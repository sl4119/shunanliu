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4DDC" w:rsidRDefault="00924DDC" w:rsidP="00924DDC">
      <w:pPr>
        <w:widowControl w:val="0"/>
        <w:kinsoku w:val="0"/>
        <w:overflowPunct w:val="0"/>
        <w:spacing w:line="274" w:lineRule="exact"/>
        <w:jc w:val="both"/>
        <w:textAlignment w:val="baseline"/>
        <w:rPr>
          <w:rFonts w:eastAsia="SimSun"/>
        </w:rPr>
      </w:pPr>
    </w:p>
    <w:p w:rsidR="00924DDC" w:rsidRDefault="007D3E42" w:rsidP="007D3E42">
      <w:pPr>
        <w:pStyle w:val="Title"/>
        <w:jc w:val="center"/>
      </w:pPr>
      <w:r>
        <w:t>H-1B JD Explanation</w:t>
      </w:r>
    </w:p>
    <w:p w:rsidR="00924DDC" w:rsidRDefault="00924DDC" w:rsidP="00924DDC">
      <w:pPr>
        <w:widowControl w:val="0"/>
        <w:kinsoku w:val="0"/>
        <w:overflowPunct w:val="0"/>
        <w:spacing w:line="274" w:lineRule="exact"/>
        <w:jc w:val="both"/>
        <w:textAlignment w:val="baseline"/>
        <w:rPr>
          <w:rFonts w:eastAsia="SimSun"/>
        </w:rPr>
      </w:pPr>
      <w:r w:rsidRPr="0052021B">
        <w:rPr>
          <w:rFonts w:eastAsia="SimSun"/>
        </w:rPr>
        <w:t xml:space="preserve">What follows below is a detailed description of the job duties of the </w:t>
      </w:r>
      <w:r>
        <w:rPr>
          <w:rFonts w:eastAsia="SimSun"/>
        </w:rPr>
        <w:t xml:space="preserve">Associate, Risk Management position </w:t>
      </w:r>
      <w:r w:rsidRPr="0052021B">
        <w:rPr>
          <w:rFonts w:eastAsia="SimSun"/>
        </w:rPr>
        <w:t xml:space="preserve">we </w:t>
      </w:r>
      <w:r>
        <w:rPr>
          <w:rFonts w:eastAsia="SimSun"/>
        </w:rPr>
        <w:t>offer to M</w:t>
      </w:r>
      <w:r w:rsidR="00F81F25">
        <w:rPr>
          <w:rFonts w:eastAsia="SimSun"/>
        </w:rPr>
        <w:t>r</w:t>
      </w:r>
      <w:r>
        <w:rPr>
          <w:rFonts w:eastAsia="SimSun"/>
        </w:rPr>
        <w:t xml:space="preserve">. </w:t>
      </w:r>
      <w:r w:rsidR="00F81F25">
        <w:rPr>
          <w:rFonts w:eastAsia="SimSun"/>
        </w:rPr>
        <w:t>Liu</w:t>
      </w:r>
      <w:r>
        <w:rPr>
          <w:rFonts w:eastAsia="SimSun"/>
        </w:rPr>
        <w:t xml:space="preserve"> at </w:t>
      </w:r>
      <w:r w:rsidR="00F81F25">
        <w:rPr>
          <w:rFonts w:eastAsia="SimSun"/>
        </w:rPr>
        <w:t>Bank of China</w:t>
      </w:r>
      <w:r>
        <w:rPr>
          <w:rFonts w:eastAsia="SimSun"/>
        </w:rPr>
        <w:t>’s New York Branch (“</w:t>
      </w:r>
      <w:r w:rsidR="00F81F25">
        <w:rPr>
          <w:rFonts w:eastAsia="SimSun"/>
        </w:rPr>
        <w:t>BOC</w:t>
      </w:r>
      <w:r>
        <w:rPr>
          <w:rFonts w:eastAsia="SimSun"/>
        </w:rPr>
        <w:t xml:space="preserve">-NY”).  </w:t>
      </w:r>
      <w:r w:rsidRPr="0052021B">
        <w:rPr>
          <w:rFonts w:eastAsia="SimSun"/>
        </w:rPr>
        <w:t>They reflect not only the specialized and complex nature of the position</w:t>
      </w:r>
      <w:r>
        <w:rPr>
          <w:rFonts w:eastAsia="SimSun"/>
        </w:rPr>
        <w:t xml:space="preserve">, but also demonstrate that its professional </w:t>
      </w:r>
      <w:r w:rsidRPr="0052021B">
        <w:rPr>
          <w:rFonts w:eastAsia="SimSun"/>
        </w:rPr>
        <w:t xml:space="preserve">responsibilities require the body of specialized professional knowledge in </w:t>
      </w:r>
      <w:r w:rsidR="00F81F25">
        <w:rPr>
          <w:rFonts w:eastAsia="SimSun"/>
        </w:rPr>
        <w:t xml:space="preserve">data analysis, statistical modeling, </w:t>
      </w:r>
      <w:r>
        <w:rPr>
          <w:rFonts w:eastAsia="SimSun"/>
        </w:rPr>
        <w:t>finance</w:t>
      </w:r>
      <w:r w:rsidR="00F81F25">
        <w:rPr>
          <w:rFonts w:eastAsia="SimSun"/>
        </w:rPr>
        <w:t xml:space="preserve"> and</w:t>
      </w:r>
      <w:r w:rsidRPr="0052021B">
        <w:rPr>
          <w:rFonts w:eastAsia="SimSun"/>
        </w:rPr>
        <w:t xml:space="preserve"> economics</w:t>
      </w:r>
      <w:r>
        <w:rPr>
          <w:rFonts w:eastAsia="SimSun"/>
        </w:rPr>
        <w:t xml:space="preserve">, </w:t>
      </w:r>
      <w:r w:rsidRPr="0052021B">
        <w:rPr>
          <w:rFonts w:eastAsia="SimSun"/>
        </w:rPr>
        <w:t xml:space="preserve">etc. that is normally taught by courses taken in these </w:t>
      </w:r>
      <w:r w:rsidR="00F81F25">
        <w:rPr>
          <w:rFonts w:eastAsia="SimSun"/>
        </w:rPr>
        <w:t>master</w:t>
      </w:r>
      <w:r w:rsidRPr="0052021B">
        <w:rPr>
          <w:rFonts w:eastAsia="SimSun"/>
        </w:rPr>
        <w:t xml:space="preserve">-level university </w:t>
      </w:r>
      <w:r w:rsidR="00F81F25">
        <w:rPr>
          <w:rFonts w:eastAsia="SimSun"/>
        </w:rPr>
        <w:t>science</w:t>
      </w:r>
      <w:r w:rsidRPr="0052021B">
        <w:rPr>
          <w:rFonts w:eastAsia="SimSun"/>
        </w:rPr>
        <w:t xml:space="preserve"> degree programs.</w:t>
      </w:r>
      <w:r>
        <w:rPr>
          <w:rFonts w:eastAsia="SimSun"/>
        </w:rPr>
        <w:t xml:space="preserve"> </w:t>
      </w:r>
    </w:p>
    <w:p w:rsidR="00F81F25" w:rsidRDefault="00F81F25" w:rsidP="00924DDC">
      <w:pPr>
        <w:widowControl w:val="0"/>
        <w:kinsoku w:val="0"/>
        <w:overflowPunct w:val="0"/>
        <w:spacing w:line="274" w:lineRule="exact"/>
        <w:jc w:val="both"/>
        <w:textAlignment w:val="baseline"/>
        <w:rPr>
          <w:rFonts w:eastAsia="SimSun"/>
        </w:rPr>
      </w:pPr>
    </w:p>
    <w:p w:rsidR="003004BF" w:rsidRPr="00F81F25" w:rsidRDefault="00ED4685" w:rsidP="003004BF">
      <w:pPr>
        <w:pStyle w:val="ListParagraph"/>
        <w:widowControl w:val="0"/>
        <w:numPr>
          <w:ilvl w:val="0"/>
          <w:numId w:val="6"/>
        </w:numPr>
        <w:kinsoku w:val="0"/>
        <w:overflowPunct w:val="0"/>
        <w:spacing w:line="274" w:lineRule="exact"/>
        <w:jc w:val="both"/>
        <w:textAlignment w:val="baseline"/>
        <w:rPr>
          <w:rFonts w:eastAsia="SimSun"/>
          <w:b/>
        </w:rPr>
      </w:pPr>
      <w:r w:rsidRPr="00F81F25">
        <w:rPr>
          <w:rFonts w:eastAsia="SimSun"/>
          <w:b/>
        </w:rPr>
        <w:t>Liquidity</w:t>
      </w:r>
      <w:r w:rsidR="00E5003B" w:rsidRPr="00F81F25">
        <w:rPr>
          <w:rFonts w:eastAsia="SimSun"/>
          <w:b/>
        </w:rPr>
        <w:t xml:space="preserve"> Oversight and </w:t>
      </w:r>
      <w:r w:rsidR="00E2494E" w:rsidRPr="00F81F25">
        <w:rPr>
          <w:rFonts w:eastAsia="SimSun"/>
          <w:b/>
        </w:rPr>
        <w:t xml:space="preserve">Exposure </w:t>
      </w:r>
      <w:r w:rsidR="00E5003B" w:rsidRPr="00F81F25">
        <w:rPr>
          <w:rFonts w:eastAsia="SimSun"/>
          <w:b/>
        </w:rPr>
        <w:t>Monitoring</w:t>
      </w:r>
      <w:r w:rsidR="009D2B16" w:rsidRPr="00F81F25">
        <w:rPr>
          <w:rFonts w:eastAsia="SimSun"/>
          <w:b/>
        </w:rPr>
        <w:t xml:space="preserve"> (</w:t>
      </w:r>
      <w:r w:rsidR="00924DDC" w:rsidRPr="00F81F25">
        <w:rPr>
          <w:rFonts w:eastAsia="SimSun"/>
          <w:b/>
        </w:rPr>
        <w:t xml:space="preserve">Percentage of time spent: </w:t>
      </w:r>
      <w:r w:rsidR="00E47405" w:rsidRPr="00F81F25">
        <w:rPr>
          <w:rFonts w:eastAsia="SimSun"/>
          <w:b/>
        </w:rPr>
        <w:t>30%)</w:t>
      </w:r>
    </w:p>
    <w:p w:rsidR="008A57A9" w:rsidRDefault="0001353B" w:rsidP="00E2494E">
      <w:r>
        <w:t xml:space="preserve">This requires the employee to have thorough academic understanding of database system structure, plus a specialized theoretical knowledge of data visualization and storytelling with data necessary to perform such duties. </w:t>
      </w:r>
      <w:r w:rsidR="00ED4685" w:rsidRPr="00626044">
        <w:t xml:space="preserve">The employee is required to review, </w:t>
      </w:r>
      <w:r w:rsidR="006C783A">
        <w:t xml:space="preserve">monitor and </w:t>
      </w:r>
      <w:r w:rsidR="00ED4685" w:rsidRPr="00626044">
        <w:t xml:space="preserve">analyze the Bank’s </w:t>
      </w:r>
      <w:r w:rsidR="00E5003B">
        <w:t>Risk Data</w:t>
      </w:r>
      <w:r w:rsidR="00E2494E">
        <w:t xml:space="preserve"> </w:t>
      </w:r>
      <w:r w:rsidR="00ED4685">
        <w:t xml:space="preserve">to ensure </w:t>
      </w:r>
      <w:r w:rsidR="008A57A9">
        <w:t xml:space="preserve">data mapping and collection process is valid and data elements have been reconciled across systems, data attributes </w:t>
      </w:r>
      <w:proofErr w:type="gramStart"/>
      <w:r w:rsidR="008A57A9">
        <w:t>are in</w:t>
      </w:r>
      <w:ins w:id="0" w:author="LIU, SHUNAN" w:date="2019-03-19T16:45:00Z">
        <w:r w:rsidR="00D078A0">
          <w:t xml:space="preserve"> </w:t>
        </w:r>
      </w:ins>
      <w:del w:id="1" w:author="LIU, SHUNAN" w:date="2019-03-19T16:45:00Z">
        <w:r w:rsidR="008A57A9" w:rsidDel="00D078A0">
          <w:delText xml:space="preserve"> </w:delText>
        </w:r>
      </w:del>
      <w:r w:rsidR="008A57A9">
        <w:t>compliance</w:t>
      </w:r>
      <w:proofErr w:type="gramEnd"/>
      <w:r w:rsidR="008A57A9">
        <w:t xml:space="preserve"> with Fed instructions</w:t>
      </w:r>
      <w:r w:rsidR="00782F5C">
        <w:t xml:space="preserve"> and</w:t>
      </w:r>
      <w:r w:rsidR="008A57A9">
        <w:t xml:space="preserve"> </w:t>
      </w:r>
      <w:r w:rsidR="00D51445">
        <w:t>liquidity risk exposure</w:t>
      </w:r>
      <w:r w:rsidR="00E5003B">
        <w:t>s</w:t>
      </w:r>
      <w:r w:rsidR="00D51445">
        <w:t xml:space="preserve"> align with the risk appetite</w:t>
      </w:r>
      <w:r w:rsidR="00782F5C">
        <w:t xml:space="preserve">. </w:t>
      </w:r>
      <w:r w:rsidR="00ED4685" w:rsidRPr="00E47094">
        <w:t>The results of this complex review process will affe</w:t>
      </w:r>
      <w:r w:rsidR="00ED4685">
        <w:t>ct the B</w:t>
      </w:r>
      <w:r w:rsidR="00281D70">
        <w:t>ank</w:t>
      </w:r>
      <w:r w:rsidR="00ED4685">
        <w:t>’s regulatory report directly</w:t>
      </w:r>
      <w:r w:rsidR="00ED4685" w:rsidRPr="00E47094">
        <w:t>.</w:t>
      </w:r>
      <w:r w:rsidR="003004BF">
        <w:t xml:space="preserve"> </w:t>
      </w:r>
    </w:p>
    <w:p w:rsidR="008A57A9" w:rsidRPr="00F81F25" w:rsidRDefault="008A57A9" w:rsidP="00F81F25">
      <w:r>
        <w:t xml:space="preserve">Such work requires the employee to </w:t>
      </w:r>
      <w:ins w:id="2" w:author="LI, MENGXI" w:date="2019-03-19T13:33:00Z">
        <w:r w:rsidR="00DC1FAC">
          <w:t xml:space="preserve">analyze </w:t>
        </w:r>
      </w:ins>
      <w:del w:id="3" w:author="LI, MENGXI" w:date="2019-03-19T13:33:00Z">
        <w:r w:rsidDel="00DC1FAC">
          <w:delText xml:space="preserve">analysis </w:delText>
        </w:r>
      </w:del>
      <w:r>
        <w:t xml:space="preserve">and validate data of the Bank’s liquidity portfolio from multiple database system, build up methodology to perform statistical oriented risk analysis </w:t>
      </w:r>
      <w:del w:id="4" w:author="LI, MENGXI" w:date="2019-03-19T13:45:00Z">
        <w:r w:rsidDel="00C85133">
          <w:delText xml:space="preserve">and visualize the data </w:delText>
        </w:r>
      </w:del>
      <w:r>
        <w:t>to i</w:t>
      </w:r>
      <w:r w:rsidRPr="00ED4685">
        <w:t xml:space="preserve">dentify, </w:t>
      </w:r>
      <w:del w:id="5" w:author="LI, MENGXI" w:date="2019-03-19T13:45:00Z">
        <w:r w:rsidRPr="00ED4685" w:rsidDel="00C85133">
          <w:delText xml:space="preserve">measure, </w:delText>
        </w:r>
      </w:del>
      <w:r w:rsidRPr="00ED4685">
        <w:t>monitor and track liquidity</w:t>
      </w:r>
      <w:r>
        <w:t xml:space="preserve"> position and</w:t>
      </w:r>
      <w:r w:rsidRPr="00ED4685">
        <w:t xml:space="preserve"> risk exposure</w:t>
      </w:r>
      <w:r>
        <w:t xml:space="preserve"> and </w:t>
      </w:r>
      <w:r w:rsidR="00782F5C">
        <w:t>predict</w:t>
      </w:r>
      <w:r w:rsidRPr="00ED4685">
        <w:t xml:space="preserve"> future trends</w:t>
      </w:r>
      <w:r>
        <w:t>.</w:t>
      </w:r>
      <w:r w:rsidR="00782F5C">
        <w:t xml:space="preserve"> </w:t>
      </w:r>
      <w:r w:rsidR="00D51445">
        <w:t xml:space="preserve">The employee must be able to </w:t>
      </w:r>
      <w:r w:rsidR="00220E8B">
        <w:t xml:space="preserve">analyze and </w:t>
      </w:r>
      <w:r w:rsidR="00D51445">
        <w:t>assess the B</w:t>
      </w:r>
      <w:r w:rsidR="00E5003B">
        <w:t>an</w:t>
      </w:r>
      <w:r w:rsidR="00D51445">
        <w:t xml:space="preserve">k’s </w:t>
      </w:r>
      <w:r w:rsidR="00220E8B">
        <w:t xml:space="preserve">funding structure, risk profile, complexity and activities </w:t>
      </w:r>
      <w:r w:rsidR="00E5003B">
        <w:t xml:space="preserve">to provide insight and commentary on the liquidity risk </w:t>
      </w:r>
      <w:r w:rsidR="00220E8B">
        <w:t>management.</w:t>
      </w:r>
      <w:r w:rsidR="003004BF">
        <w:t xml:space="preserve"> </w:t>
      </w:r>
      <w:r w:rsidR="00E2494E" w:rsidRPr="00056183">
        <w:rPr>
          <w:color w:val="000000" w:themeColor="text1"/>
        </w:rPr>
        <w:t xml:space="preserve">The employee must be able to </w:t>
      </w:r>
      <w:r w:rsidR="00E2494E">
        <w:rPr>
          <w:color w:val="000000" w:themeColor="text1"/>
        </w:rPr>
        <w:t>analyze</w:t>
      </w:r>
      <w:r w:rsidR="003004BF">
        <w:rPr>
          <w:color w:val="000000" w:themeColor="text1"/>
        </w:rPr>
        <w:t xml:space="preserve"> </w:t>
      </w:r>
      <w:r w:rsidR="00E2494E">
        <w:rPr>
          <w:color w:val="000000" w:themeColor="text1"/>
        </w:rPr>
        <w:t xml:space="preserve">risk data intelligently and use it to </w:t>
      </w:r>
      <w:r w:rsidR="00E2494E" w:rsidRPr="00056183">
        <w:rPr>
          <w:color w:val="000000" w:themeColor="text1"/>
        </w:rPr>
        <w:t xml:space="preserve">build </w:t>
      </w:r>
      <w:r w:rsidR="00E2494E">
        <w:rPr>
          <w:color w:val="000000" w:themeColor="text1"/>
        </w:rPr>
        <w:t xml:space="preserve">the </w:t>
      </w:r>
      <w:r w:rsidR="00E2494E" w:rsidRPr="00056183">
        <w:rPr>
          <w:color w:val="000000" w:themeColor="text1"/>
        </w:rPr>
        <w:t xml:space="preserve">quantitative </w:t>
      </w:r>
      <w:r w:rsidR="00E2494E">
        <w:rPr>
          <w:color w:val="000000" w:themeColor="text1"/>
        </w:rPr>
        <w:t xml:space="preserve">methodologies required </w:t>
      </w:r>
      <w:r w:rsidR="00E2494E" w:rsidRPr="00056183">
        <w:rPr>
          <w:color w:val="000000" w:themeColor="text1"/>
        </w:rPr>
        <w:t xml:space="preserve">to derive the </w:t>
      </w:r>
      <w:r w:rsidR="00E2494E">
        <w:rPr>
          <w:color w:val="000000" w:themeColor="text1"/>
        </w:rPr>
        <w:t>exposure</w:t>
      </w:r>
      <w:r w:rsidR="00E2494E" w:rsidRPr="00056183">
        <w:rPr>
          <w:color w:val="000000" w:themeColor="text1"/>
        </w:rPr>
        <w:t xml:space="preserve"> of the </w:t>
      </w:r>
      <w:r w:rsidR="00E2494E">
        <w:rPr>
          <w:color w:val="000000" w:themeColor="text1"/>
        </w:rPr>
        <w:t>liquidity</w:t>
      </w:r>
      <w:r w:rsidR="00E2494E" w:rsidRPr="00056183">
        <w:rPr>
          <w:color w:val="000000" w:themeColor="text1"/>
        </w:rPr>
        <w:t xml:space="preserve"> portfolio</w:t>
      </w:r>
      <w:r w:rsidR="003004BF">
        <w:rPr>
          <w:color w:val="000000" w:themeColor="text1"/>
        </w:rPr>
        <w:t xml:space="preserve">. </w:t>
      </w:r>
    </w:p>
    <w:p w:rsidR="00782F5C" w:rsidRDefault="008A57A9" w:rsidP="00F81F25">
      <w:pPr>
        <w:spacing w:before="120"/>
        <w:jc w:val="both"/>
        <w:rPr>
          <w:color w:val="000000" w:themeColor="text1"/>
        </w:rPr>
      </w:pPr>
      <w:r>
        <w:t>The analysis</w:t>
      </w:r>
      <w:r w:rsidR="00700D9B">
        <w:t xml:space="preserve"> process</w:t>
      </w:r>
      <w:r>
        <w:t xml:space="preserve"> typically requires skills from spreadsheet analysis to application of advanced techniques such as </w:t>
      </w:r>
      <w:r w:rsidR="0024677E">
        <w:t xml:space="preserve">VBA, </w:t>
      </w:r>
      <w:r>
        <w:t>SQL</w:t>
      </w:r>
      <w:r w:rsidR="00700D9B">
        <w:t xml:space="preserve"> </w:t>
      </w:r>
      <w:r>
        <w:t xml:space="preserve">and Bloomberg. Because the employee will be exposed to a large amount of financial data, specialized </w:t>
      </w:r>
      <w:r w:rsidRPr="0000239E">
        <w:t>quantitative</w:t>
      </w:r>
      <w:r>
        <w:rPr>
          <w:rFonts w:hint="eastAsia"/>
        </w:rPr>
        <w:t xml:space="preserve"> </w:t>
      </w:r>
      <w:r>
        <w:t>knowledge in statistics and data analytics is required to perform these complex and sophisticated analytical responsivities.</w:t>
      </w:r>
      <w:r w:rsidR="00782F5C">
        <w:t xml:space="preserve"> </w:t>
      </w:r>
      <w:r>
        <w:t>Based on the results</w:t>
      </w:r>
      <w:del w:id="6" w:author="LI, MENGXI" w:date="2019-03-19T13:36:00Z">
        <w:r w:rsidDel="00DC1FAC">
          <w:delText>,</w:delText>
        </w:r>
      </w:del>
      <w:r>
        <w:t xml:space="preserve"> the employee derived, he is required to formulate a dashboard to address the Bank’s liquidity portfolio risk status.</w:t>
      </w:r>
    </w:p>
    <w:p w:rsidR="007852F5" w:rsidRPr="00D43724" w:rsidRDefault="00782F5C" w:rsidP="00782F5C">
      <w:pPr>
        <w:jc w:val="both"/>
      </w:pPr>
      <w:r w:rsidRPr="00056183">
        <w:rPr>
          <w:color w:val="000000" w:themeColor="text1"/>
        </w:rPr>
        <w:t>A sample of the analysis M</w:t>
      </w:r>
      <w:r w:rsidR="00E241BB">
        <w:rPr>
          <w:color w:val="000000" w:themeColor="text1"/>
        </w:rPr>
        <w:t>r</w:t>
      </w:r>
      <w:r w:rsidRPr="00056183">
        <w:rPr>
          <w:color w:val="000000" w:themeColor="text1"/>
        </w:rPr>
        <w:t xml:space="preserve">. </w:t>
      </w:r>
      <w:r w:rsidR="00E241BB">
        <w:rPr>
          <w:color w:val="000000" w:themeColor="text1"/>
        </w:rPr>
        <w:t>Liu</w:t>
      </w:r>
      <w:r w:rsidRPr="00056183">
        <w:rPr>
          <w:color w:val="000000" w:themeColor="text1"/>
        </w:rPr>
        <w:t xml:space="preserve"> has done </w:t>
      </w:r>
      <w:r>
        <w:rPr>
          <w:color w:val="000000" w:themeColor="text1"/>
        </w:rPr>
        <w:t>is at</w:t>
      </w:r>
      <w:r w:rsidR="00D43724">
        <w:rPr>
          <w:color w:val="000000" w:themeColor="text1"/>
        </w:rPr>
        <w:t xml:space="preserve">tached here for your reference. </w:t>
      </w:r>
      <w:r w:rsidRPr="00D43724">
        <w:rPr>
          <w:b/>
          <w:u w:val="single"/>
        </w:rPr>
        <w:t>(</w:t>
      </w:r>
      <w:r w:rsidR="005A2767" w:rsidRPr="00D43724">
        <w:rPr>
          <w:b/>
          <w:u w:val="single"/>
        </w:rPr>
        <w:t xml:space="preserve">FR2052a </w:t>
      </w:r>
      <w:r w:rsidRPr="00D43724">
        <w:rPr>
          <w:b/>
          <w:u w:val="single"/>
        </w:rPr>
        <w:t xml:space="preserve">Liquidity </w:t>
      </w:r>
      <w:r w:rsidR="005A2767" w:rsidRPr="00D43724">
        <w:rPr>
          <w:b/>
          <w:u w:val="single"/>
        </w:rPr>
        <w:t xml:space="preserve">Reporting </w:t>
      </w:r>
      <w:r w:rsidRPr="00D43724">
        <w:rPr>
          <w:b/>
          <w:u w:val="single"/>
        </w:rPr>
        <w:t>Dashboard)</w:t>
      </w:r>
      <w:r w:rsidRPr="00D43724">
        <w:t xml:space="preserve"> </w:t>
      </w:r>
    </w:p>
    <w:p w:rsidR="007852F5" w:rsidRDefault="009E07F8" w:rsidP="00782F5C">
      <w:pPr>
        <w:jc w:val="both"/>
        <w:rPr>
          <w:color w:val="000000" w:themeColor="text1"/>
        </w:rPr>
      </w:pPr>
      <w:r>
        <w:rPr>
          <w:color w:val="000000" w:themeColor="text1"/>
        </w:rPr>
        <w:lastRenderedPageBreak/>
        <w:pict w14:anchorId="2E6777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8.2pt;height:186.55pt">
            <v:imagedata r:id="rId6" o:title="Dashboard1"/>
          </v:shape>
        </w:pict>
      </w:r>
    </w:p>
    <w:p w:rsidR="007852F5" w:rsidRDefault="009E07F8" w:rsidP="00782F5C">
      <w:pPr>
        <w:jc w:val="both"/>
        <w:rPr>
          <w:color w:val="000000" w:themeColor="text1"/>
        </w:rPr>
      </w:pPr>
      <w:r>
        <w:rPr>
          <w:color w:val="000000" w:themeColor="text1"/>
        </w:rPr>
        <w:pict w14:anchorId="775766ED">
          <v:shape id="_x0000_i1026" type="#_x0000_t75" style="width:278.2pt;height:186.55pt">
            <v:imagedata r:id="rId7" o:title="Dashboard3"/>
          </v:shape>
        </w:pict>
      </w:r>
    </w:p>
    <w:p w:rsidR="00782F5C" w:rsidRPr="00056183" w:rsidRDefault="00782F5C" w:rsidP="00782F5C">
      <w:pPr>
        <w:jc w:val="both"/>
        <w:rPr>
          <w:color w:val="000000" w:themeColor="text1"/>
        </w:rPr>
      </w:pPr>
      <w:r>
        <w:rPr>
          <w:color w:val="000000" w:themeColor="text1"/>
        </w:rPr>
        <w:t>The</w:t>
      </w:r>
      <w:r w:rsidRPr="00056183">
        <w:rPr>
          <w:color w:val="000000" w:themeColor="text1"/>
        </w:rPr>
        <w:t xml:space="preserve"> analysis was performed on the </w:t>
      </w:r>
      <w:r>
        <w:rPr>
          <w:color w:val="000000" w:themeColor="text1"/>
        </w:rPr>
        <w:t xml:space="preserve">Bank’s liquidity </w:t>
      </w:r>
      <w:r w:rsidR="002F0DB3">
        <w:rPr>
          <w:color w:val="000000" w:themeColor="text1"/>
        </w:rPr>
        <w:t>report including FR2052a, Liquidity Stress Testing and Cash Flow Projection etc</w:t>
      </w:r>
      <w:r>
        <w:rPr>
          <w:color w:val="000000" w:themeColor="text1"/>
        </w:rPr>
        <w:t xml:space="preserve">. </w:t>
      </w:r>
      <w:del w:id="7" w:author="LI, MENGXI" w:date="2019-03-19T13:46:00Z">
        <w:r w:rsidRPr="00DC1FAC" w:rsidDel="00C85133">
          <w:rPr>
            <w:color w:val="000000" w:themeColor="text1"/>
            <w:highlight w:val="yellow"/>
            <w:rPrChange w:id="8" w:author="LI, MENGXI" w:date="2019-03-19T13:37:00Z">
              <w:rPr>
                <w:color w:val="000000" w:themeColor="text1"/>
              </w:rPr>
            </w:rPrChange>
          </w:rPr>
          <w:delText>Ms</w:delText>
        </w:r>
      </w:del>
      <w:ins w:id="9" w:author="LI, MENGXI" w:date="2019-03-19T13:46:00Z">
        <w:r w:rsidR="00C85133" w:rsidRPr="00DC1FAC">
          <w:rPr>
            <w:color w:val="000000" w:themeColor="text1"/>
            <w:highlight w:val="yellow"/>
            <w:rPrChange w:id="10" w:author="LI, MENGXI" w:date="2019-03-19T13:37:00Z">
              <w:rPr>
                <w:color w:val="000000" w:themeColor="text1"/>
              </w:rPr>
            </w:rPrChange>
          </w:rPr>
          <w:t>M</w:t>
        </w:r>
        <w:r w:rsidR="00C85133">
          <w:rPr>
            <w:color w:val="000000" w:themeColor="text1"/>
            <w:highlight w:val="yellow"/>
          </w:rPr>
          <w:t>r</w:t>
        </w:r>
      </w:ins>
      <w:r w:rsidRPr="00DC1FAC">
        <w:rPr>
          <w:color w:val="000000" w:themeColor="text1"/>
          <w:highlight w:val="yellow"/>
          <w:rPrChange w:id="11" w:author="LI, MENGXI" w:date="2019-03-19T13:37:00Z">
            <w:rPr>
              <w:color w:val="000000" w:themeColor="text1"/>
            </w:rPr>
          </w:rPrChange>
        </w:rPr>
        <w:t xml:space="preserve">. </w:t>
      </w:r>
      <w:del w:id="12" w:author="LI, MENGXI" w:date="2019-03-19T13:47:00Z">
        <w:r w:rsidRPr="00DC1FAC" w:rsidDel="00C85133">
          <w:rPr>
            <w:color w:val="000000" w:themeColor="text1"/>
            <w:highlight w:val="yellow"/>
            <w:rPrChange w:id="13" w:author="LI, MENGXI" w:date="2019-03-19T13:37:00Z">
              <w:rPr>
                <w:color w:val="000000" w:themeColor="text1"/>
              </w:rPr>
            </w:rPrChange>
          </w:rPr>
          <w:delText xml:space="preserve">Chang </w:delText>
        </w:r>
      </w:del>
      <w:ins w:id="14" w:author="LI, MENGXI" w:date="2019-03-19T13:47:00Z">
        <w:r w:rsidR="00C85133">
          <w:rPr>
            <w:color w:val="000000" w:themeColor="text1"/>
            <w:highlight w:val="yellow"/>
          </w:rPr>
          <w:t>Liu</w:t>
        </w:r>
        <w:r w:rsidR="00C85133" w:rsidRPr="00DC1FAC">
          <w:rPr>
            <w:color w:val="000000" w:themeColor="text1"/>
            <w:highlight w:val="yellow"/>
            <w:rPrChange w:id="15" w:author="LI, MENGXI" w:date="2019-03-19T13:37:00Z">
              <w:rPr>
                <w:color w:val="000000" w:themeColor="text1"/>
              </w:rPr>
            </w:rPrChange>
          </w:rPr>
          <w:t xml:space="preserve"> </w:t>
        </w:r>
      </w:ins>
      <w:r w:rsidRPr="00DC1FAC">
        <w:rPr>
          <w:color w:val="000000" w:themeColor="text1"/>
          <w:highlight w:val="yellow"/>
          <w:rPrChange w:id="16" w:author="LI, MENGXI" w:date="2019-03-19T13:37:00Z">
            <w:rPr>
              <w:color w:val="000000" w:themeColor="text1"/>
            </w:rPr>
          </w:rPrChange>
        </w:rPr>
        <w:t>analyzed</w:t>
      </w:r>
      <w:r w:rsidRPr="00056183">
        <w:rPr>
          <w:color w:val="000000" w:themeColor="text1"/>
        </w:rPr>
        <w:t xml:space="preserve"> the </w:t>
      </w:r>
      <w:r w:rsidR="002F0DB3">
        <w:rPr>
          <w:color w:val="000000" w:themeColor="text1"/>
        </w:rPr>
        <w:t xml:space="preserve">cash </w:t>
      </w:r>
      <w:del w:id="17" w:author="LI, MENGXI" w:date="2019-03-19T13:47:00Z">
        <w:r w:rsidR="002F0DB3" w:rsidDel="00C85133">
          <w:rPr>
            <w:color w:val="000000" w:themeColor="text1"/>
          </w:rPr>
          <w:delText>inflows and outflows</w:delText>
        </w:r>
      </w:del>
      <w:ins w:id="18" w:author="LI, MENGXI" w:date="2019-03-19T13:47:00Z">
        <w:r w:rsidR="00C85133">
          <w:rPr>
            <w:color w:val="000000" w:themeColor="text1"/>
          </w:rPr>
          <w:t>flows</w:t>
        </w:r>
      </w:ins>
      <w:del w:id="19" w:author="LI, MENGXI" w:date="2019-03-19T13:47:00Z">
        <w:r w:rsidR="002F0DB3" w:rsidDel="00C85133">
          <w:rPr>
            <w:color w:val="000000" w:themeColor="text1"/>
          </w:rPr>
          <w:delText xml:space="preserve"> arising from asset, liability and off-balance sheet exposure</w:delText>
        </w:r>
      </w:del>
      <w:r w:rsidR="002F0DB3">
        <w:rPr>
          <w:color w:val="000000" w:themeColor="text1"/>
        </w:rPr>
        <w:t>, funding structure, risk profile and product complexity</w:t>
      </w:r>
      <w:r w:rsidRPr="00056183">
        <w:rPr>
          <w:color w:val="000000" w:themeColor="text1"/>
        </w:rPr>
        <w:t xml:space="preserve"> with a focus on </w:t>
      </w:r>
      <w:r w:rsidR="002F0DB3">
        <w:rPr>
          <w:color w:val="000000" w:themeColor="text1"/>
        </w:rPr>
        <w:t>the potential impact on the liquidity position and exposures.</w:t>
      </w:r>
      <w:r w:rsidR="009D2B16">
        <w:rPr>
          <w:color w:val="000000" w:themeColor="text1"/>
        </w:rPr>
        <w:t xml:space="preserve"> </w:t>
      </w:r>
      <w:r w:rsidRPr="00056183">
        <w:rPr>
          <w:color w:val="000000" w:themeColor="text1"/>
        </w:rPr>
        <w:t xml:space="preserve">The analysis has been </w:t>
      </w:r>
      <w:r w:rsidR="00E47405">
        <w:rPr>
          <w:color w:val="000000" w:themeColor="text1"/>
        </w:rPr>
        <w:t>included</w:t>
      </w:r>
      <w:r w:rsidR="009D2B16">
        <w:rPr>
          <w:color w:val="000000" w:themeColor="text1"/>
        </w:rPr>
        <w:t xml:space="preserve"> in the CRO </w:t>
      </w:r>
      <w:r w:rsidR="00243448">
        <w:rPr>
          <w:color w:val="000000" w:themeColor="text1"/>
        </w:rPr>
        <w:t xml:space="preserve">monthly </w:t>
      </w:r>
      <w:r w:rsidR="009D2B16">
        <w:rPr>
          <w:color w:val="000000" w:themeColor="text1"/>
        </w:rPr>
        <w:t xml:space="preserve">report package and </w:t>
      </w:r>
      <w:r w:rsidRPr="00056183">
        <w:rPr>
          <w:color w:val="000000" w:themeColor="text1"/>
        </w:rPr>
        <w:t xml:space="preserve">presented to the </w:t>
      </w:r>
      <w:r w:rsidR="00243448">
        <w:rPr>
          <w:color w:val="000000" w:themeColor="text1"/>
        </w:rPr>
        <w:t>Bank</w:t>
      </w:r>
      <w:r w:rsidRPr="00056183">
        <w:rPr>
          <w:color w:val="000000" w:themeColor="text1"/>
        </w:rPr>
        <w:t xml:space="preserve"> senior management </w:t>
      </w:r>
      <w:r w:rsidR="009D2B16">
        <w:rPr>
          <w:color w:val="000000" w:themeColor="text1"/>
        </w:rPr>
        <w:t>to provide insight and commentary on the</w:t>
      </w:r>
      <w:r w:rsidRPr="00056183">
        <w:rPr>
          <w:color w:val="000000" w:themeColor="text1"/>
        </w:rPr>
        <w:t xml:space="preserve"> </w:t>
      </w:r>
      <w:r w:rsidR="009D2B16">
        <w:rPr>
          <w:color w:val="000000" w:themeColor="text1"/>
        </w:rPr>
        <w:t>risk management</w:t>
      </w:r>
      <w:r w:rsidRPr="00056183">
        <w:rPr>
          <w:color w:val="000000" w:themeColor="text1"/>
        </w:rPr>
        <w:t xml:space="preserve">. (Customer name and sensitive information was replaced/covered for confidentiality purpose).  </w:t>
      </w:r>
    </w:p>
    <w:p w:rsidR="00782F5C" w:rsidRPr="00056183" w:rsidRDefault="00782F5C" w:rsidP="00782F5C">
      <w:pPr>
        <w:jc w:val="both"/>
        <w:rPr>
          <w:color w:val="000000" w:themeColor="text1"/>
        </w:rPr>
      </w:pPr>
      <w:r w:rsidRPr="00056183">
        <w:rPr>
          <w:color w:val="000000" w:themeColor="text1"/>
        </w:rPr>
        <w:t>In M</w:t>
      </w:r>
      <w:r w:rsidR="005B1062">
        <w:rPr>
          <w:color w:val="000000" w:themeColor="text1"/>
        </w:rPr>
        <w:t>r</w:t>
      </w:r>
      <w:r w:rsidRPr="00056183">
        <w:rPr>
          <w:color w:val="000000" w:themeColor="text1"/>
        </w:rPr>
        <w:t xml:space="preserve">. </w:t>
      </w:r>
      <w:r w:rsidR="005B1062">
        <w:rPr>
          <w:color w:val="000000" w:themeColor="text1"/>
        </w:rPr>
        <w:t>Liu</w:t>
      </w:r>
      <w:r w:rsidRPr="00056183">
        <w:rPr>
          <w:color w:val="000000" w:themeColor="text1"/>
        </w:rPr>
        <w:t xml:space="preserve">’s case, the graduate level courses </w:t>
      </w:r>
      <w:r w:rsidR="005B1062">
        <w:rPr>
          <w:color w:val="000000" w:themeColor="text1"/>
        </w:rPr>
        <w:t>he</w:t>
      </w:r>
      <w:r w:rsidRPr="00056183">
        <w:rPr>
          <w:color w:val="000000" w:themeColor="text1"/>
        </w:rPr>
        <w:t xml:space="preserve"> took </w:t>
      </w:r>
      <w:r w:rsidRPr="00396F08">
        <w:rPr>
          <w:color w:val="000000" w:themeColor="text1"/>
        </w:rPr>
        <w:t xml:space="preserve">in </w:t>
      </w:r>
      <w:r w:rsidR="005B1062" w:rsidRPr="005B1062">
        <w:rPr>
          <w:b/>
          <w:i/>
          <w:color w:val="000000" w:themeColor="text1"/>
        </w:rPr>
        <w:t xml:space="preserve">Applied Analytics Framework and Methods </w:t>
      </w:r>
      <w:r w:rsidR="005B1062" w:rsidRPr="005B1062">
        <w:rPr>
          <w:b/>
          <w:color w:val="000000" w:themeColor="text1"/>
        </w:rPr>
        <w:t>and</w:t>
      </w:r>
      <w:r w:rsidR="005B1062">
        <w:rPr>
          <w:b/>
          <w:i/>
          <w:color w:val="000000" w:themeColor="text1"/>
        </w:rPr>
        <w:t xml:space="preserve"> </w:t>
      </w:r>
      <w:r w:rsidR="00396F08" w:rsidRPr="005B1062">
        <w:rPr>
          <w:b/>
          <w:i/>
          <w:color w:val="000000" w:themeColor="text1"/>
        </w:rPr>
        <w:t>Modern Database Architecture</w:t>
      </w:r>
      <w:r w:rsidR="00396F08" w:rsidRPr="00396F08">
        <w:rPr>
          <w:b/>
          <w:color w:val="000000" w:themeColor="text1"/>
        </w:rPr>
        <w:t xml:space="preserve"> and </w:t>
      </w:r>
      <w:r w:rsidR="00396F08" w:rsidRPr="005B1062">
        <w:rPr>
          <w:b/>
          <w:i/>
          <w:color w:val="000000" w:themeColor="text1"/>
        </w:rPr>
        <w:t>Data Visualization</w:t>
      </w:r>
      <w:r w:rsidR="005B1062">
        <w:rPr>
          <w:b/>
          <w:i/>
          <w:color w:val="000000" w:themeColor="text1"/>
        </w:rPr>
        <w:t xml:space="preserve"> and Design</w:t>
      </w:r>
      <w:r w:rsidR="00396F08" w:rsidRPr="00396F08">
        <w:rPr>
          <w:b/>
          <w:color w:val="000000" w:themeColor="text1"/>
        </w:rPr>
        <w:t xml:space="preserve"> </w:t>
      </w:r>
      <w:r w:rsidRPr="00396F08">
        <w:rPr>
          <w:b/>
          <w:color w:val="000000" w:themeColor="text1"/>
        </w:rPr>
        <w:t xml:space="preserve">at </w:t>
      </w:r>
      <w:r w:rsidR="00396F08" w:rsidRPr="00396F08">
        <w:rPr>
          <w:b/>
          <w:color w:val="000000" w:themeColor="text1"/>
        </w:rPr>
        <w:t>Columbia University</w:t>
      </w:r>
      <w:r w:rsidRPr="00056183">
        <w:rPr>
          <w:color w:val="000000" w:themeColor="text1"/>
        </w:rPr>
        <w:t xml:space="preserve"> provided </w:t>
      </w:r>
      <w:r w:rsidR="00356864">
        <w:rPr>
          <w:color w:val="000000" w:themeColor="text1"/>
        </w:rPr>
        <w:t>him</w:t>
      </w:r>
      <w:r w:rsidRPr="00056183">
        <w:rPr>
          <w:color w:val="000000" w:themeColor="text1"/>
        </w:rPr>
        <w:t xml:space="preserve"> with the theoretical academic preparation required to perform these sophisticated responsibilities. </w:t>
      </w:r>
    </w:p>
    <w:p w:rsidR="008A57A9" w:rsidRPr="003004BF" w:rsidRDefault="008A57A9" w:rsidP="003004BF">
      <w:pPr>
        <w:spacing w:before="120"/>
        <w:jc w:val="both"/>
        <w:rPr>
          <w:color w:val="000000" w:themeColor="text1"/>
        </w:rPr>
      </w:pPr>
    </w:p>
    <w:p w:rsidR="004C481F" w:rsidRPr="00F81F25" w:rsidRDefault="0052396B" w:rsidP="004C481F">
      <w:pPr>
        <w:pStyle w:val="ListParagraph"/>
        <w:widowControl w:val="0"/>
        <w:numPr>
          <w:ilvl w:val="0"/>
          <w:numId w:val="6"/>
        </w:numPr>
        <w:kinsoku w:val="0"/>
        <w:overflowPunct w:val="0"/>
        <w:spacing w:line="274" w:lineRule="exact"/>
        <w:jc w:val="both"/>
        <w:textAlignment w:val="baseline"/>
        <w:rPr>
          <w:rFonts w:eastAsia="SimSun"/>
          <w:b/>
        </w:rPr>
      </w:pPr>
      <w:r w:rsidRPr="00F81F25">
        <w:rPr>
          <w:rFonts w:eastAsia="SimSun"/>
          <w:b/>
        </w:rPr>
        <w:t xml:space="preserve">Liquidity </w:t>
      </w:r>
      <w:del w:id="20" w:author="LIU, SHUNAN" w:date="2019-03-19T16:16:00Z">
        <w:r w:rsidR="0001612E" w:rsidRPr="00F81F25" w:rsidDel="0043742A">
          <w:rPr>
            <w:rFonts w:eastAsia="SimSun"/>
            <w:b/>
          </w:rPr>
          <w:delText xml:space="preserve">Position </w:delText>
        </w:r>
        <w:r w:rsidR="0001353B" w:rsidRPr="00F81F25" w:rsidDel="0043742A">
          <w:rPr>
            <w:rFonts w:eastAsia="SimSun"/>
            <w:b/>
          </w:rPr>
          <w:delText xml:space="preserve">Analysis </w:delText>
        </w:r>
        <w:r w:rsidR="0001612E" w:rsidRPr="00F81F25" w:rsidDel="0043742A">
          <w:rPr>
            <w:rFonts w:eastAsia="SimSun"/>
            <w:b/>
          </w:rPr>
          <w:delText xml:space="preserve">and </w:delText>
        </w:r>
      </w:del>
      <w:r w:rsidRPr="00F81F25">
        <w:rPr>
          <w:rFonts w:eastAsia="SimSun"/>
          <w:b/>
        </w:rPr>
        <w:t>Behavior Modeling</w:t>
      </w:r>
      <w:r w:rsidR="00E47405" w:rsidRPr="00F81F25">
        <w:rPr>
          <w:rFonts w:eastAsia="SimSun"/>
          <w:b/>
        </w:rPr>
        <w:t xml:space="preserve"> (</w:t>
      </w:r>
      <w:r w:rsidR="00F81F25" w:rsidRPr="00F81F25">
        <w:rPr>
          <w:rFonts w:eastAsia="SimSun"/>
          <w:b/>
        </w:rPr>
        <w:t xml:space="preserve">Percentage of time spent: </w:t>
      </w:r>
      <w:r w:rsidR="00E47405" w:rsidRPr="00F81F25">
        <w:rPr>
          <w:rFonts w:eastAsia="SimSun"/>
          <w:b/>
        </w:rPr>
        <w:t>20%)</w:t>
      </w:r>
    </w:p>
    <w:p w:rsidR="0001353B" w:rsidRDefault="004C481F" w:rsidP="0001353B">
      <w:r>
        <w:t xml:space="preserve">This requires the employee to have thorough academic understanding of </w:t>
      </w:r>
      <w:r w:rsidR="0001353B">
        <w:t>statistical regression and time series analysis</w:t>
      </w:r>
      <w:r>
        <w:t xml:space="preserve">, plus a specialized theoretical knowledge of </w:t>
      </w:r>
      <w:r w:rsidR="0001353B">
        <w:t xml:space="preserve">data analytic framework and methods </w:t>
      </w:r>
      <w:r>
        <w:lastRenderedPageBreak/>
        <w:t xml:space="preserve">necessary to perform such duties. </w:t>
      </w:r>
      <w:r w:rsidR="001744B2">
        <w:t>The employee is required to</w:t>
      </w:r>
      <w:r w:rsidR="00281D70">
        <w:t xml:space="preserve"> establish cash segmentation model and</w:t>
      </w:r>
      <w:r w:rsidR="001744B2">
        <w:t xml:space="preserve"> perform customer behavior analysis to enhance the Bank’s asset</w:t>
      </w:r>
      <w:ins w:id="21" w:author="LI, MENGXI" w:date="2019-03-19T13:40:00Z">
        <w:r w:rsidR="00C85133">
          <w:t xml:space="preserve"> and</w:t>
        </w:r>
      </w:ins>
      <w:r w:rsidR="001744B2">
        <w:t xml:space="preserve"> liability </w:t>
      </w:r>
      <w:del w:id="22" w:author="LI, MENGXI" w:date="2019-03-19T13:40:00Z">
        <w:r w:rsidR="001744B2" w:rsidDel="00C85133">
          <w:delText xml:space="preserve">and funding </w:delText>
        </w:r>
      </w:del>
      <w:r w:rsidR="001744B2">
        <w:t xml:space="preserve">management to forecast the future </w:t>
      </w:r>
      <w:r w:rsidR="0052396B">
        <w:t xml:space="preserve">liquidity </w:t>
      </w:r>
      <w:r w:rsidR="001744B2">
        <w:t>position</w:t>
      </w:r>
      <w:r w:rsidR="0052396B">
        <w:t>s</w:t>
      </w:r>
      <w:r w:rsidR="001744B2">
        <w:t xml:space="preserve"> and funding structures. </w:t>
      </w:r>
      <w:r w:rsidR="00F81F25" w:rsidRPr="00E47094">
        <w:t xml:space="preserve">The results of this complex </w:t>
      </w:r>
      <w:r w:rsidR="00F81F25">
        <w:t>analysis and modeling</w:t>
      </w:r>
      <w:r w:rsidR="00F81F25" w:rsidRPr="00E47094">
        <w:t xml:space="preserve"> process will </w:t>
      </w:r>
      <w:r w:rsidR="00F81F25">
        <w:t xml:space="preserve">enhance the Bank’s </w:t>
      </w:r>
      <w:r w:rsidR="004E4B0A">
        <w:t>strategic plan and</w:t>
      </w:r>
      <w:r w:rsidR="00F81F25">
        <w:t xml:space="preserve"> risk management directly</w:t>
      </w:r>
      <w:r w:rsidR="00F81F25" w:rsidRPr="00E47094">
        <w:t>.</w:t>
      </w:r>
      <w:r w:rsidR="00F81F25">
        <w:t xml:space="preserve"> </w:t>
      </w:r>
    </w:p>
    <w:p w:rsidR="00AD4FEA" w:rsidRDefault="0001353B" w:rsidP="00AD4FEA">
      <w:r>
        <w:t xml:space="preserve">Such work requires the employee to </w:t>
      </w:r>
      <w:ins w:id="23" w:author="LI, MENGXI" w:date="2019-03-19T13:41:00Z">
        <w:r w:rsidR="00C85133">
          <w:t xml:space="preserve">analyze </w:t>
        </w:r>
      </w:ins>
      <w:del w:id="24" w:author="LI, MENGXI" w:date="2019-03-19T13:41:00Z">
        <w:r w:rsidDel="00C85133">
          <w:delText xml:space="preserve">analysis </w:delText>
        </w:r>
      </w:del>
      <w:r>
        <w:t xml:space="preserve">and model customer behavior by </w:t>
      </w:r>
      <w:del w:id="25" w:author="LI, MENGXI" w:date="2019-03-19T13:49:00Z">
        <w:r w:rsidDel="00995D37">
          <w:delText xml:space="preserve">leveraging industry practice </w:delText>
        </w:r>
      </w:del>
      <w:ins w:id="26" w:author="LI, MENGXI" w:date="2019-03-19T13:50:00Z">
        <w:r w:rsidR="00995D37">
          <w:t xml:space="preserve">various </w:t>
        </w:r>
      </w:ins>
      <w:r>
        <w:t>statistic approach</w:t>
      </w:r>
      <w:ins w:id="27" w:author="LI, MENGXI" w:date="2019-03-19T13:50:00Z">
        <w:r w:rsidR="00995D37">
          <w:t>es</w:t>
        </w:r>
      </w:ins>
      <w:r>
        <w:t xml:space="preserve"> including</w:t>
      </w:r>
      <w:del w:id="28" w:author="LI, MENGXI" w:date="2019-03-19T13:50:00Z">
        <w:r w:rsidDel="00995D37">
          <w:delText xml:space="preserve"> peak and valley</w:delText>
        </w:r>
      </w:del>
      <w:del w:id="29" w:author="LI, MENGXI" w:date="2019-03-19T13:49:00Z">
        <w:r w:rsidDel="00995D37">
          <w:delText>s</w:delText>
        </w:r>
      </w:del>
      <w:del w:id="30" w:author="LI, MENGXI" w:date="2019-03-19T13:50:00Z">
        <w:r w:rsidDel="00995D37">
          <w:delText xml:space="preserve"> analysis,</w:delText>
        </w:r>
      </w:del>
      <w:r>
        <w:t xml:space="preserve"> volatility analysis, linear/logistic regression model, </w:t>
      </w:r>
      <w:proofErr w:type="gramStart"/>
      <w:r>
        <w:t>time</w:t>
      </w:r>
      <w:proofErr w:type="gramEnd"/>
      <w:r>
        <w:t xml:space="preserve"> series model and replicating portfolio etc.</w:t>
      </w:r>
      <w:r w:rsidR="00DC5E80">
        <w:t xml:space="preserve"> </w:t>
      </w:r>
      <w:r w:rsidR="001744B2">
        <w:t>The employee must be able to analyze and assess the Bank’s</w:t>
      </w:r>
      <w:r w:rsidR="00AD4FEA">
        <w:t xml:space="preserve"> </w:t>
      </w:r>
      <w:r w:rsidR="001744B2">
        <w:t xml:space="preserve">current deposit </w:t>
      </w:r>
      <w:r w:rsidR="00AD4FEA">
        <w:t xml:space="preserve">operational level, </w:t>
      </w:r>
      <w:r w:rsidR="001744B2">
        <w:t>runoff and sedimentation, term deposit rollover and early remediation</w:t>
      </w:r>
      <w:r w:rsidR="00AD4FEA">
        <w:t xml:space="preserve"> behaviors</w:t>
      </w:r>
      <w:r w:rsidR="001744B2">
        <w:t xml:space="preserve">, loan prepayment and off-balance-sheet facilities contingent withdraw </w:t>
      </w:r>
      <w:r w:rsidR="00AD4FEA">
        <w:t>risk</w:t>
      </w:r>
      <w:r w:rsidR="00182B9C">
        <w:t xml:space="preserve"> based on </w:t>
      </w:r>
      <w:r w:rsidR="00AD4FEA">
        <w:t xml:space="preserve">internal </w:t>
      </w:r>
      <w:r w:rsidR="00182B9C">
        <w:t>historical data</w:t>
      </w:r>
      <w:r w:rsidR="00AD4FEA">
        <w:t xml:space="preserve">, </w:t>
      </w:r>
      <w:r w:rsidR="00182B9C">
        <w:t>market dynamic data</w:t>
      </w:r>
      <w:r w:rsidR="00AD4FEA">
        <w:t xml:space="preserve"> and industry benchmark</w:t>
      </w:r>
      <w:r w:rsidR="001744B2">
        <w:t>.</w:t>
      </w:r>
      <w:r w:rsidR="003004BF">
        <w:t xml:space="preserve"> </w:t>
      </w:r>
    </w:p>
    <w:p w:rsidR="00E47405" w:rsidRDefault="0052396B" w:rsidP="003004BF">
      <w:pPr>
        <w:spacing w:before="120"/>
        <w:jc w:val="both"/>
      </w:pPr>
      <w:r>
        <w:t xml:space="preserve">The modeling </w:t>
      </w:r>
      <w:r w:rsidR="00700D9B">
        <w:t xml:space="preserve">process </w:t>
      </w:r>
      <w:r>
        <w:t xml:space="preserve">typically requires skills from </w:t>
      </w:r>
      <w:r w:rsidR="0024677E">
        <w:t>time series analysis</w:t>
      </w:r>
      <w:r>
        <w:t xml:space="preserve"> to application of </w:t>
      </w:r>
      <w:r w:rsidR="0024677E">
        <w:t>regression models</w:t>
      </w:r>
      <w:r>
        <w:t xml:space="preserve"> such as </w:t>
      </w:r>
      <w:r w:rsidR="0024677E">
        <w:t>ARIMA and logistic regression</w:t>
      </w:r>
      <w:r>
        <w:t xml:space="preserve">. Because the employee will </w:t>
      </w:r>
      <w:r w:rsidR="00700D9B">
        <w:t>need to build internal model based on historical data and industry modeling practices</w:t>
      </w:r>
      <w:r>
        <w:t xml:space="preserve">, specialized </w:t>
      </w:r>
      <w:r w:rsidRPr="0000239E">
        <w:t>quantitative</w:t>
      </w:r>
      <w:r>
        <w:rPr>
          <w:rFonts w:hint="eastAsia"/>
        </w:rPr>
        <w:t xml:space="preserve"> </w:t>
      </w:r>
      <w:r>
        <w:t xml:space="preserve">knowledge in statistics and data analytics is required to perform these complex and sophisticated </w:t>
      </w:r>
      <w:r w:rsidR="0024677E">
        <w:t>model</w:t>
      </w:r>
      <w:r>
        <w:t xml:space="preserve"> responsivities.</w:t>
      </w:r>
      <w:r w:rsidR="00E47405">
        <w:t xml:space="preserve"> </w:t>
      </w:r>
      <w:r w:rsidR="008A57A9">
        <w:t>Based on the results</w:t>
      </w:r>
      <w:del w:id="31" w:author="LI, MENGXI" w:date="2019-03-19T13:52:00Z">
        <w:r w:rsidR="008A57A9" w:rsidDel="00995D37">
          <w:delText>,</w:delText>
        </w:r>
      </w:del>
      <w:r w:rsidR="008A57A9">
        <w:t xml:space="preserve"> the employee derived, he is required to formulate a dashboard to address the Bank’s liquidity portfolio risk status.</w:t>
      </w:r>
    </w:p>
    <w:p w:rsidR="00DC5E80" w:rsidRPr="00056183" w:rsidRDefault="00DC5E80" w:rsidP="00DC5E80">
      <w:pPr>
        <w:jc w:val="both"/>
        <w:rPr>
          <w:color w:val="000000" w:themeColor="text1"/>
        </w:rPr>
      </w:pPr>
      <w:r w:rsidRPr="00056183">
        <w:rPr>
          <w:color w:val="000000" w:themeColor="text1"/>
        </w:rPr>
        <w:t>In M</w:t>
      </w:r>
      <w:r w:rsidR="005B1062">
        <w:rPr>
          <w:color w:val="000000" w:themeColor="text1"/>
        </w:rPr>
        <w:t>r</w:t>
      </w:r>
      <w:r w:rsidRPr="00056183">
        <w:rPr>
          <w:color w:val="000000" w:themeColor="text1"/>
        </w:rPr>
        <w:t xml:space="preserve">. </w:t>
      </w:r>
      <w:r w:rsidR="005B1062">
        <w:rPr>
          <w:color w:val="000000" w:themeColor="text1"/>
        </w:rPr>
        <w:t>Liu</w:t>
      </w:r>
      <w:r w:rsidRPr="00056183">
        <w:rPr>
          <w:color w:val="000000" w:themeColor="text1"/>
        </w:rPr>
        <w:t xml:space="preserve">’s case, the graduate level courses </w:t>
      </w:r>
      <w:r w:rsidR="005B1062">
        <w:rPr>
          <w:color w:val="000000" w:themeColor="text1"/>
        </w:rPr>
        <w:t>he</w:t>
      </w:r>
      <w:r w:rsidRPr="00056183">
        <w:rPr>
          <w:color w:val="000000" w:themeColor="text1"/>
        </w:rPr>
        <w:t xml:space="preserve"> took </w:t>
      </w:r>
      <w:r w:rsidRPr="00396F08">
        <w:rPr>
          <w:color w:val="000000" w:themeColor="text1"/>
        </w:rPr>
        <w:t xml:space="preserve">in </w:t>
      </w:r>
      <w:r w:rsidRPr="005B1062">
        <w:rPr>
          <w:b/>
          <w:i/>
          <w:color w:val="000000" w:themeColor="text1"/>
        </w:rPr>
        <w:t>Applied Analytics Framework and Methods</w:t>
      </w:r>
      <w:r>
        <w:rPr>
          <w:b/>
          <w:color w:val="000000" w:themeColor="text1"/>
        </w:rPr>
        <w:t xml:space="preserve">, </w:t>
      </w:r>
      <w:r w:rsidRPr="005B1062">
        <w:rPr>
          <w:b/>
          <w:i/>
          <w:color w:val="000000" w:themeColor="text1"/>
        </w:rPr>
        <w:t>Research Design</w:t>
      </w:r>
      <w:r>
        <w:rPr>
          <w:b/>
          <w:color w:val="000000" w:themeColor="text1"/>
        </w:rPr>
        <w:t xml:space="preserve"> and </w:t>
      </w:r>
      <w:r w:rsidR="005B1062" w:rsidRPr="005B1062">
        <w:rPr>
          <w:b/>
          <w:i/>
          <w:color w:val="000000" w:themeColor="text1"/>
        </w:rPr>
        <w:t>Analytics and Leading Change</w:t>
      </w:r>
      <w:r w:rsidRPr="00396F08">
        <w:rPr>
          <w:b/>
          <w:color w:val="000000" w:themeColor="text1"/>
        </w:rPr>
        <w:t xml:space="preserve"> at Columbia University</w:t>
      </w:r>
      <w:r w:rsidRPr="00056183">
        <w:rPr>
          <w:color w:val="000000" w:themeColor="text1"/>
        </w:rPr>
        <w:t xml:space="preserve"> provided </w:t>
      </w:r>
      <w:r w:rsidR="00356864">
        <w:rPr>
          <w:color w:val="000000" w:themeColor="text1"/>
        </w:rPr>
        <w:t>him</w:t>
      </w:r>
      <w:r w:rsidRPr="00056183">
        <w:rPr>
          <w:color w:val="000000" w:themeColor="text1"/>
        </w:rPr>
        <w:t xml:space="preserve"> with the theoretical academic preparation required to perform these sophisticated responsibilities. </w:t>
      </w:r>
    </w:p>
    <w:p w:rsidR="00E47405" w:rsidRPr="008A57A9" w:rsidRDefault="00E47405" w:rsidP="003004BF">
      <w:pPr>
        <w:spacing w:before="120"/>
        <w:jc w:val="both"/>
      </w:pPr>
    </w:p>
    <w:p w:rsidR="00B06AEA" w:rsidRPr="00F81F25" w:rsidRDefault="001D0636" w:rsidP="00BC48A9">
      <w:pPr>
        <w:pStyle w:val="ListParagraph"/>
        <w:widowControl w:val="0"/>
        <w:numPr>
          <w:ilvl w:val="0"/>
          <w:numId w:val="6"/>
        </w:numPr>
        <w:kinsoku w:val="0"/>
        <w:overflowPunct w:val="0"/>
        <w:spacing w:line="274" w:lineRule="exact"/>
        <w:jc w:val="both"/>
        <w:textAlignment w:val="baseline"/>
        <w:rPr>
          <w:rFonts w:eastAsia="SimSun"/>
          <w:b/>
        </w:rPr>
      </w:pPr>
      <w:ins w:id="32" w:author="LIU, SHUNAN" w:date="2019-03-19T14:14:00Z">
        <w:r>
          <w:rPr>
            <w:rFonts w:eastAsia="SimSun"/>
            <w:b/>
          </w:rPr>
          <w:t xml:space="preserve">Enhance </w:t>
        </w:r>
      </w:ins>
      <w:r w:rsidR="0052396B" w:rsidRPr="00F81F25">
        <w:rPr>
          <w:rFonts w:eastAsia="SimSun"/>
          <w:b/>
        </w:rPr>
        <w:t xml:space="preserve">Liquidity </w:t>
      </w:r>
      <w:r w:rsidR="00142F7B" w:rsidRPr="00F81F25">
        <w:rPr>
          <w:rFonts w:eastAsia="SimSun"/>
          <w:b/>
        </w:rPr>
        <w:t xml:space="preserve">Risk </w:t>
      </w:r>
      <w:ins w:id="33" w:author="LIU, SHUNAN" w:date="2019-03-19T14:14:00Z">
        <w:r>
          <w:rPr>
            <w:rFonts w:eastAsia="SimSun"/>
            <w:b/>
          </w:rPr>
          <w:t xml:space="preserve">Management </w:t>
        </w:r>
      </w:ins>
      <w:ins w:id="34" w:author="LIU, SHUNAN" w:date="2019-03-19T14:05:00Z">
        <w:r>
          <w:rPr>
            <w:rFonts w:eastAsia="SimSun"/>
            <w:b/>
          </w:rPr>
          <w:t>Practices</w:t>
        </w:r>
      </w:ins>
      <w:ins w:id="35" w:author="LIU, SHUNAN" w:date="2019-03-19T14:14:00Z">
        <w:r>
          <w:rPr>
            <w:rFonts w:eastAsia="SimSun"/>
            <w:b/>
          </w:rPr>
          <w:t xml:space="preserve"> </w:t>
        </w:r>
      </w:ins>
      <w:del w:id="36" w:author="LIU, SHUNAN" w:date="2019-03-19T14:14:00Z">
        <w:r w:rsidR="0052396B" w:rsidRPr="00F81F25" w:rsidDel="001D0636">
          <w:rPr>
            <w:rFonts w:eastAsia="SimSun"/>
            <w:b/>
          </w:rPr>
          <w:delText xml:space="preserve">Model Validation </w:delText>
        </w:r>
      </w:del>
      <w:r w:rsidR="0052396B" w:rsidRPr="00F81F25">
        <w:rPr>
          <w:rFonts w:eastAsia="SimSun"/>
          <w:b/>
        </w:rPr>
        <w:t xml:space="preserve">- </w:t>
      </w:r>
      <w:r w:rsidR="00DF6AC8" w:rsidRPr="00F81F25">
        <w:rPr>
          <w:rFonts w:eastAsia="SimSun"/>
          <w:b/>
        </w:rPr>
        <w:t>Liquidity Stress Testing</w:t>
      </w:r>
      <w:r w:rsidR="001D6670" w:rsidRPr="00F81F25">
        <w:rPr>
          <w:rFonts w:eastAsia="SimSun"/>
          <w:b/>
        </w:rPr>
        <w:t xml:space="preserve"> </w:t>
      </w:r>
      <w:ins w:id="37" w:author="LIU, SHUNAN" w:date="2019-03-19T14:14:00Z">
        <w:r w:rsidRPr="00F81F25">
          <w:rPr>
            <w:rFonts w:eastAsia="SimSun"/>
            <w:b/>
          </w:rPr>
          <w:t>Model Validation</w:t>
        </w:r>
        <w:r>
          <w:rPr>
            <w:rFonts w:eastAsia="SimSun"/>
            <w:b/>
          </w:rPr>
          <w:t xml:space="preserve"> and Cash Flow Projection Report Review </w:t>
        </w:r>
      </w:ins>
      <w:r w:rsidR="00E47405" w:rsidRPr="00F81F25">
        <w:rPr>
          <w:rFonts w:eastAsia="SimSun"/>
          <w:b/>
        </w:rPr>
        <w:t>(</w:t>
      </w:r>
      <w:r w:rsidR="00F81F25" w:rsidRPr="00F81F25">
        <w:rPr>
          <w:rFonts w:eastAsia="SimSun"/>
          <w:b/>
        </w:rPr>
        <w:t xml:space="preserve">Percentage of time spent: </w:t>
      </w:r>
      <w:r w:rsidR="00E47405" w:rsidRPr="00F81F25">
        <w:rPr>
          <w:rFonts w:eastAsia="SimSun"/>
          <w:b/>
        </w:rPr>
        <w:t>20%)</w:t>
      </w:r>
    </w:p>
    <w:p w:rsidR="00F81F25" w:rsidRDefault="00142F7B" w:rsidP="00E47405">
      <w:r>
        <w:t>This requires the employee to have thorough academic understanding of scenario analysis</w:t>
      </w:r>
      <w:r w:rsidR="008405E2">
        <w:t xml:space="preserve"> and stress testing</w:t>
      </w:r>
      <w:r>
        <w:t xml:space="preserve">, plus a specialized theoretical knowledge of </w:t>
      </w:r>
      <w:r w:rsidR="00B06AEA">
        <w:t xml:space="preserve">financial </w:t>
      </w:r>
      <w:r>
        <w:t>model design necessary to perform such duties.</w:t>
      </w:r>
      <w:r w:rsidR="00E47405">
        <w:t xml:space="preserve"> </w:t>
      </w:r>
      <w:r w:rsidR="009D63B5">
        <w:t xml:space="preserve">The employee is required to </w:t>
      </w:r>
      <w:r w:rsidR="00BC48A9">
        <w:t>validate</w:t>
      </w:r>
      <w:r w:rsidR="009D63B5">
        <w:t>, analyze and provide recommendations on the Bank’s Liquidity Stress Testing model to ensure</w:t>
      </w:r>
      <w:r w:rsidR="00BD0732">
        <w:t xml:space="preserve"> the model is valid and fit-for-purpose, stress scenarios are sufficient and in compliance with EPS requirement</w:t>
      </w:r>
      <w:r w:rsidR="0028300E">
        <w:t xml:space="preserve">, </w:t>
      </w:r>
      <w:r w:rsidR="00BD0732">
        <w:t xml:space="preserve">and various assumptions are conceptually sound and consistent across scenarios, </w:t>
      </w:r>
      <w:r w:rsidR="00AD3872">
        <w:t>products/</w:t>
      </w:r>
      <w:r w:rsidR="00BD0732">
        <w:t>accounts and planning horizon.</w:t>
      </w:r>
      <w:r w:rsidR="003727B4">
        <w:t xml:space="preserve"> The results of </w:t>
      </w:r>
      <w:r w:rsidR="00FD4FCE">
        <w:t xml:space="preserve">this </w:t>
      </w:r>
      <w:r w:rsidR="003727B4">
        <w:t xml:space="preserve">complex review process will affect the Branch’s </w:t>
      </w:r>
      <w:del w:id="38" w:author="LI, MENGXI" w:date="2019-03-19T13:54:00Z">
        <w:r w:rsidR="00BC48A9" w:rsidDel="00995D37">
          <w:delText xml:space="preserve">safely </w:delText>
        </w:r>
      </w:del>
      <w:ins w:id="39" w:author="LI, MENGXI" w:date="2019-03-19T13:54:00Z">
        <w:r w:rsidR="00995D37">
          <w:t xml:space="preserve">safety </w:t>
        </w:r>
      </w:ins>
      <w:r w:rsidR="00BC48A9">
        <w:t xml:space="preserve">and soundness </w:t>
      </w:r>
      <w:r w:rsidR="003727B4">
        <w:t xml:space="preserve">liquidity </w:t>
      </w:r>
      <w:r w:rsidR="00736560">
        <w:t>risk management practice</w:t>
      </w:r>
      <w:r w:rsidR="00E47094">
        <w:t xml:space="preserve"> directly</w:t>
      </w:r>
      <w:r w:rsidR="00736560">
        <w:t>.</w:t>
      </w:r>
      <w:r w:rsidR="00AD4FEA">
        <w:t xml:space="preserve"> </w:t>
      </w:r>
    </w:p>
    <w:p w:rsidR="008A57A9" w:rsidRDefault="00BC48A9" w:rsidP="00E47405">
      <w:r>
        <w:t xml:space="preserve">Such work requires the employee to </w:t>
      </w:r>
      <w:r w:rsidR="003004BF">
        <w:t xml:space="preserve">reconcile model data input from different database and system, review and </w:t>
      </w:r>
      <w:del w:id="40" w:author="LI, MENGXI" w:date="2019-03-19T13:55:00Z">
        <w:r w:rsidR="003004BF" w:rsidDel="00995D37">
          <w:delText xml:space="preserve">analysis </w:delText>
        </w:r>
      </w:del>
      <w:ins w:id="41" w:author="LI, MENGXI" w:date="2019-03-19T13:55:00Z">
        <w:r w:rsidR="00995D37">
          <w:t xml:space="preserve">analyze </w:t>
        </w:r>
      </w:ins>
      <w:r w:rsidR="003004BF">
        <w:t xml:space="preserve">model scenarios and assumptions and validate the model performance by industry benchmarks. </w:t>
      </w:r>
      <w:r w:rsidR="00B4092F">
        <w:t xml:space="preserve">The employee must be able to measure and assess impact </w:t>
      </w:r>
      <w:r w:rsidR="00B06AEA">
        <w:t xml:space="preserve">assumption </w:t>
      </w:r>
      <w:r w:rsidR="00B4092F">
        <w:t>of sever</w:t>
      </w:r>
      <w:ins w:id="42" w:author="LI, MENGXI" w:date="2019-03-19T13:56:00Z">
        <w:r w:rsidR="00995D37">
          <w:t>e</w:t>
        </w:r>
      </w:ins>
      <w:r w:rsidR="00B4092F">
        <w:t xml:space="preserve"> scenarios on the Bank’s liquidity position </w:t>
      </w:r>
      <w:r w:rsidR="00B06AEA">
        <w:t xml:space="preserve">to </w:t>
      </w:r>
      <w:r w:rsidR="00B06AEA">
        <w:rPr>
          <w:color w:val="000000" w:themeColor="text1"/>
        </w:rPr>
        <w:t>identify sources of potential liquidity strain, ensure liquidity risk exposures remain in accordance with the established risk appetite and analyze any possible impact of future stresses on cash flows, liquidity position, profitability and solvency.</w:t>
      </w:r>
      <w:r w:rsidR="00B06AEA">
        <w:t xml:space="preserve"> </w:t>
      </w:r>
    </w:p>
    <w:p w:rsidR="00BC48A9" w:rsidRPr="00E47405" w:rsidRDefault="008A57A9" w:rsidP="00E47405">
      <w:pPr>
        <w:spacing w:before="120"/>
        <w:jc w:val="both"/>
        <w:rPr>
          <w:color w:val="000000" w:themeColor="text1"/>
        </w:rPr>
      </w:pPr>
      <w:r>
        <w:t xml:space="preserve">The </w:t>
      </w:r>
      <w:r w:rsidR="0024677E">
        <w:t>model validation process</w:t>
      </w:r>
      <w:r>
        <w:t xml:space="preserve"> typically requires skills from </w:t>
      </w:r>
      <w:r w:rsidR="00782F5C">
        <w:t>balance-sheet</w:t>
      </w:r>
      <w:r>
        <w:t xml:space="preserve"> analysis to application of </w:t>
      </w:r>
      <w:r w:rsidR="00782F5C">
        <w:t>financial model design</w:t>
      </w:r>
      <w:r>
        <w:t xml:space="preserve">. Because the employee will be exposed to a large amount of financial data, </w:t>
      </w:r>
      <w:r>
        <w:lastRenderedPageBreak/>
        <w:t xml:space="preserve">specialized </w:t>
      </w:r>
      <w:r w:rsidRPr="0000239E">
        <w:t>quantitative</w:t>
      </w:r>
      <w:r>
        <w:rPr>
          <w:rFonts w:hint="eastAsia"/>
        </w:rPr>
        <w:t xml:space="preserve"> </w:t>
      </w:r>
      <w:r>
        <w:t>knowledge in statistics and data analytics is required to perform these complex and sophisticated analytical responsivities.</w:t>
      </w:r>
      <w:r w:rsidR="00E47405">
        <w:rPr>
          <w:color w:val="000000" w:themeColor="text1"/>
        </w:rPr>
        <w:t xml:space="preserve"> </w:t>
      </w:r>
      <w:r w:rsidR="00BC48A9">
        <w:t xml:space="preserve">Based on the </w:t>
      </w:r>
      <w:r w:rsidR="00E14CF4">
        <w:t xml:space="preserve">validation </w:t>
      </w:r>
      <w:r w:rsidR="00BC48A9">
        <w:t>results</w:t>
      </w:r>
      <w:del w:id="43" w:author="LI, MENGXI" w:date="2019-03-19T13:57:00Z">
        <w:r w:rsidR="00BC48A9" w:rsidDel="00995D37">
          <w:delText>,</w:delText>
        </w:r>
      </w:del>
      <w:r w:rsidR="00BC48A9">
        <w:t xml:space="preserve"> the employee </w:t>
      </w:r>
      <w:r w:rsidR="00E14CF4">
        <w:t>reviewed</w:t>
      </w:r>
      <w:r w:rsidR="00BC48A9">
        <w:t xml:space="preserve">, he is required to </w:t>
      </w:r>
      <w:proofErr w:type="gramStart"/>
      <w:r w:rsidR="00BC48A9">
        <w:t>formulated</w:t>
      </w:r>
      <w:proofErr w:type="gramEnd"/>
      <w:r w:rsidR="00BC48A9">
        <w:t xml:space="preserve"> </w:t>
      </w:r>
      <w:r w:rsidR="00E14CF4">
        <w:t>recommendation</w:t>
      </w:r>
      <w:r w:rsidR="00B06AEA">
        <w:t>s</w:t>
      </w:r>
      <w:r w:rsidR="00E14CF4">
        <w:t xml:space="preserve"> </w:t>
      </w:r>
      <w:r w:rsidR="00BC48A9">
        <w:t xml:space="preserve">to </w:t>
      </w:r>
      <w:r w:rsidR="00E14CF4">
        <w:t xml:space="preserve">enhance </w:t>
      </w:r>
      <w:r w:rsidR="00BC48A9">
        <w:t xml:space="preserve">the Bank’s liquidity </w:t>
      </w:r>
      <w:r w:rsidR="00E14CF4">
        <w:t>management practices.</w:t>
      </w:r>
    </w:p>
    <w:p w:rsidR="005B1062" w:rsidRPr="00056183" w:rsidRDefault="005B1062" w:rsidP="005B1062">
      <w:pPr>
        <w:jc w:val="both"/>
        <w:rPr>
          <w:color w:val="000000" w:themeColor="text1"/>
        </w:rPr>
      </w:pPr>
      <w:r w:rsidRPr="00056183">
        <w:rPr>
          <w:color w:val="000000" w:themeColor="text1"/>
        </w:rPr>
        <w:t>In M</w:t>
      </w:r>
      <w:r>
        <w:rPr>
          <w:color w:val="000000" w:themeColor="text1"/>
        </w:rPr>
        <w:t>r</w:t>
      </w:r>
      <w:r w:rsidRPr="00056183">
        <w:rPr>
          <w:color w:val="000000" w:themeColor="text1"/>
        </w:rPr>
        <w:t xml:space="preserve">. </w:t>
      </w:r>
      <w:r>
        <w:rPr>
          <w:color w:val="000000" w:themeColor="text1"/>
        </w:rPr>
        <w:t>Liu</w:t>
      </w:r>
      <w:r w:rsidRPr="00056183">
        <w:rPr>
          <w:color w:val="000000" w:themeColor="text1"/>
        </w:rPr>
        <w:t xml:space="preserve">’s case, the graduate level courses </w:t>
      </w:r>
      <w:r>
        <w:rPr>
          <w:color w:val="000000" w:themeColor="text1"/>
        </w:rPr>
        <w:t>he</w:t>
      </w:r>
      <w:r w:rsidRPr="00056183">
        <w:rPr>
          <w:color w:val="000000" w:themeColor="text1"/>
        </w:rPr>
        <w:t xml:space="preserve"> took </w:t>
      </w:r>
      <w:r w:rsidRPr="00396F08">
        <w:rPr>
          <w:color w:val="000000" w:themeColor="text1"/>
        </w:rPr>
        <w:t xml:space="preserve">in </w:t>
      </w:r>
      <w:r>
        <w:rPr>
          <w:b/>
          <w:i/>
          <w:color w:val="000000" w:themeColor="text1"/>
        </w:rPr>
        <w:t>Security Analysis</w:t>
      </w:r>
      <w:r>
        <w:rPr>
          <w:b/>
          <w:color w:val="000000" w:themeColor="text1"/>
        </w:rPr>
        <w:t xml:space="preserve"> and </w:t>
      </w:r>
      <w:r>
        <w:rPr>
          <w:b/>
          <w:i/>
          <w:color w:val="000000" w:themeColor="text1"/>
        </w:rPr>
        <w:t>Strategic and Analytics</w:t>
      </w:r>
      <w:r>
        <w:rPr>
          <w:b/>
          <w:color w:val="000000" w:themeColor="text1"/>
        </w:rPr>
        <w:t xml:space="preserve"> </w:t>
      </w:r>
      <w:r w:rsidRPr="00396F08">
        <w:rPr>
          <w:b/>
          <w:color w:val="000000" w:themeColor="text1"/>
        </w:rPr>
        <w:t>at Columbia University</w:t>
      </w:r>
      <w:r w:rsidRPr="00056183">
        <w:rPr>
          <w:color w:val="000000" w:themeColor="text1"/>
        </w:rPr>
        <w:t xml:space="preserve"> provided </w:t>
      </w:r>
      <w:r w:rsidR="00356864">
        <w:rPr>
          <w:color w:val="000000" w:themeColor="text1"/>
        </w:rPr>
        <w:t>him</w:t>
      </w:r>
      <w:r w:rsidRPr="00056183">
        <w:rPr>
          <w:color w:val="000000" w:themeColor="text1"/>
        </w:rPr>
        <w:t xml:space="preserve"> with the theoretical academic preparation required to perform these sophisticated responsibilities. </w:t>
      </w:r>
    </w:p>
    <w:p w:rsidR="00B06AEA" w:rsidRDefault="00B06AEA" w:rsidP="00BC48A9"/>
    <w:p w:rsidR="00AD4FEA" w:rsidRPr="00F81F25" w:rsidRDefault="00520D93" w:rsidP="0094475F">
      <w:pPr>
        <w:pStyle w:val="ListParagraph"/>
        <w:widowControl w:val="0"/>
        <w:numPr>
          <w:ilvl w:val="0"/>
          <w:numId w:val="6"/>
        </w:numPr>
        <w:kinsoku w:val="0"/>
        <w:overflowPunct w:val="0"/>
        <w:spacing w:line="274" w:lineRule="exact"/>
        <w:jc w:val="both"/>
        <w:textAlignment w:val="baseline"/>
        <w:rPr>
          <w:rFonts w:eastAsia="SimSun"/>
          <w:b/>
        </w:rPr>
      </w:pPr>
      <w:r w:rsidRPr="00F81F25">
        <w:rPr>
          <w:rFonts w:eastAsia="SimSun"/>
          <w:b/>
        </w:rPr>
        <w:t xml:space="preserve"> </w:t>
      </w:r>
      <w:r w:rsidR="0052396B" w:rsidRPr="00F81F25">
        <w:rPr>
          <w:rFonts w:eastAsia="SimSun"/>
          <w:b/>
        </w:rPr>
        <w:t xml:space="preserve">Liquidity </w:t>
      </w:r>
      <w:r w:rsidR="00142F7B" w:rsidRPr="00F81F25">
        <w:rPr>
          <w:rFonts w:eastAsia="SimSun"/>
          <w:b/>
        </w:rPr>
        <w:t xml:space="preserve">Risk </w:t>
      </w:r>
      <w:r w:rsidR="0052396B" w:rsidRPr="00F81F25">
        <w:rPr>
          <w:rFonts w:eastAsia="SimSun"/>
          <w:b/>
        </w:rPr>
        <w:t xml:space="preserve">Report Review - </w:t>
      </w:r>
      <w:r w:rsidR="0094475F" w:rsidRPr="00F81F25">
        <w:rPr>
          <w:rFonts w:eastAsia="SimSun"/>
          <w:b/>
        </w:rPr>
        <w:t xml:space="preserve">Cash Flow Projection </w:t>
      </w:r>
      <w:r w:rsidR="00E47405" w:rsidRPr="00F81F25">
        <w:rPr>
          <w:rFonts w:eastAsia="SimSun"/>
          <w:b/>
        </w:rPr>
        <w:t>(</w:t>
      </w:r>
      <w:r w:rsidR="00F81F25" w:rsidRPr="00F81F25">
        <w:rPr>
          <w:rFonts w:eastAsia="SimSun"/>
          <w:b/>
        </w:rPr>
        <w:t>Percentage of time spent:</w:t>
      </w:r>
      <w:r w:rsidR="00F81F25">
        <w:rPr>
          <w:rFonts w:eastAsia="SimSun"/>
          <w:b/>
        </w:rPr>
        <w:t xml:space="preserve"> </w:t>
      </w:r>
      <w:r w:rsidR="00E47405" w:rsidRPr="00F81F25">
        <w:rPr>
          <w:rFonts w:eastAsia="SimSun"/>
          <w:b/>
        </w:rPr>
        <w:t>10%)</w:t>
      </w:r>
    </w:p>
    <w:p w:rsidR="004C481F" w:rsidRDefault="00B06AEA" w:rsidP="00A0002B">
      <w:r>
        <w:t xml:space="preserve">This requires the employee to have thorough academic understanding of </w:t>
      </w:r>
      <w:r w:rsidR="008405E2">
        <w:t>financial projection and forecast</w:t>
      </w:r>
      <w:r w:rsidR="0001353B">
        <w:t xml:space="preserve"> methodologies</w:t>
      </w:r>
      <w:r>
        <w:t xml:space="preserve">, plus a specialized theoretical knowledge of </w:t>
      </w:r>
      <w:r w:rsidR="008405E2">
        <w:t>statistical</w:t>
      </w:r>
      <w:r>
        <w:t xml:space="preserve"> </w:t>
      </w:r>
      <w:r w:rsidR="008405E2">
        <w:t xml:space="preserve">approach of </w:t>
      </w:r>
      <w:r>
        <w:t xml:space="preserve">analysis and </w:t>
      </w:r>
      <w:r w:rsidR="004C481F">
        <w:t xml:space="preserve">data </w:t>
      </w:r>
      <w:r>
        <w:t xml:space="preserve">modeling </w:t>
      </w:r>
      <w:r w:rsidR="004C481F">
        <w:t xml:space="preserve">approach </w:t>
      </w:r>
      <w:r>
        <w:t>necessary to perform such duties.</w:t>
      </w:r>
      <w:r w:rsidR="00E47405">
        <w:t xml:space="preserve"> </w:t>
      </w:r>
      <w:r w:rsidR="0094475F" w:rsidRPr="00626044">
        <w:t xml:space="preserve">The employee is required to review, analyze and </w:t>
      </w:r>
      <w:r w:rsidR="004C481F">
        <w:t>enhance</w:t>
      </w:r>
      <w:r w:rsidR="0094475F">
        <w:t xml:space="preserve"> </w:t>
      </w:r>
      <w:r w:rsidR="0094475F" w:rsidRPr="00626044">
        <w:t xml:space="preserve">the Bank’s </w:t>
      </w:r>
      <w:r w:rsidR="0094475F">
        <w:t>Cash Flow Projection</w:t>
      </w:r>
      <w:r w:rsidR="0094475F" w:rsidRPr="00626044">
        <w:t xml:space="preserve"> </w:t>
      </w:r>
      <w:r w:rsidR="0052396B">
        <w:t xml:space="preserve">framework </w:t>
      </w:r>
      <w:r w:rsidR="0094475F" w:rsidRPr="00626044">
        <w:t xml:space="preserve">to ensure </w:t>
      </w:r>
      <w:r w:rsidR="004C481F">
        <w:t>the rational and approach of the assumption to support the cash flow projection is reasonable, forecast assumption is consisted across products, services and key clients and recommend methodologies to enhance the projection accuracy.</w:t>
      </w:r>
      <w:r w:rsidR="00E47405">
        <w:t xml:space="preserve"> </w:t>
      </w:r>
      <w:r w:rsidR="0094475F">
        <w:t xml:space="preserve">The results of this complex review process will affect the Branch’s </w:t>
      </w:r>
      <w:r w:rsidR="0052396B">
        <w:t>s</w:t>
      </w:r>
      <w:r w:rsidR="00BC48A9" w:rsidRPr="00BC48A9">
        <w:t xml:space="preserve"> </w:t>
      </w:r>
      <w:r w:rsidR="00BC48A9">
        <w:t>safely and soundness</w:t>
      </w:r>
      <w:r w:rsidR="0052396B">
        <w:t xml:space="preserve"> </w:t>
      </w:r>
      <w:r w:rsidR="0094475F">
        <w:t>liquidity management practice directly.</w:t>
      </w:r>
      <w:r w:rsidR="00A0002B">
        <w:t xml:space="preserve"> </w:t>
      </w:r>
    </w:p>
    <w:p w:rsidR="004C481F" w:rsidRDefault="004C481F" w:rsidP="00E47405">
      <w:r>
        <w:t xml:space="preserve">Such work requires the employee to review the contractual cash flow projection arising from maturities, intercompany transactions, new business funding renewals and customer options. </w:t>
      </w:r>
      <w:r w:rsidRPr="00056183">
        <w:rPr>
          <w:color w:val="000000" w:themeColor="text1"/>
        </w:rPr>
        <w:t xml:space="preserve">The employee </w:t>
      </w:r>
      <w:r>
        <w:rPr>
          <w:color w:val="000000" w:themeColor="text1"/>
        </w:rPr>
        <w:t>needs</w:t>
      </w:r>
      <w:r w:rsidRPr="00056183">
        <w:rPr>
          <w:color w:val="000000" w:themeColor="text1"/>
        </w:rPr>
        <w:t xml:space="preserve"> to </w:t>
      </w:r>
      <w:r>
        <w:rPr>
          <w:color w:val="000000" w:themeColor="text1"/>
        </w:rPr>
        <w:t xml:space="preserve">analyze and validate assumptions regarding the future behaviors of assets, liability and off-balance exposures. In addition, the employee is responsible for identifies and quantifies discrete and cumulative cash-flow mismatches includes sufficient detail to reflect the risk profile, complexity, currency exposures and activities. </w:t>
      </w:r>
      <w:r w:rsidR="0052396B">
        <w:t>The employee must be able to analyze and assess the Bank’s data source and inputs</w:t>
      </w:r>
      <w:r w:rsidR="002F6D2E">
        <w:t>, cash flow calculation engine including contractual and behavioral projection, liquidity funding gap</w:t>
      </w:r>
      <w:r w:rsidR="00C9384F">
        <w:t xml:space="preserve"> to measure of the Bank’s liquidity risk exposures</w:t>
      </w:r>
      <w:r>
        <w:t xml:space="preserve"> based on </w:t>
      </w:r>
      <w:r w:rsidR="008405E2">
        <w:t>historical data analysis</w:t>
      </w:r>
      <w:r>
        <w:t>.</w:t>
      </w:r>
    </w:p>
    <w:p w:rsidR="0052396B" w:rsidRPr="00E47405" w:rsidRDefault="008A57A9" w:rsidP="00A0002B">
      <w:pPr>
        <w:spacing w:before="120"/>
        <w:jc w:val="both"/>
      </w:pPr>
      <w:r>
        <w:t xml:space="preserve">The modeling typically requires skills from </w:t>
      </w:r>
      <w:r w:rsidR="009F306A">
        <w:t>balance-sheet</w:t>
      </w:r>
      <w:r>
        <w:t xml:space="preserve"> analysis to application of </w:t>
      </w:r>
      <w:r w:rsidR="009F306A">
        <w:t xml:space="preserve">analytics </w:t>
      </w:r>
      <w:r>
        <w:t xml:space="preserve">tools such as SQL, VBA and Bloomberg. Because the employee will be exposed to a large amount of financial data, specialized </w:t>
      </w:r>
      <w:r w:rsidRPr="0000239E">
        <w:t>quantitative</w:t>
      </w:r>
      <w:r>
        <w:rPr>
          <w:rFonts w:hint="eastAsia"/>
        </w:rPr>
        <w:t xml:space="preserve"> </w:t>
      </w:r>
      <w:r>
        <w:t>knowledge in statistics and data analytics is required to perform these complex and sophisticated analytical responsivities.</w:t>
      </w:r>
      <w:r w:rsidR="00E47405">
        <w:t xml:space="preserve"> </w:t>
      </w:r>
      <w:r w:rsidR="0052396B">
        <w:t xml:space="preserve">Based on the results, the employee </w:t>
      </w:r>
      <w:r w:rsidR="00A0002B">
        <w:t>reviewed</w:t>
      </w:r>
      <w:r w:rsidR="0052396B">
        <w:t xml:space="preserve">, he is required to </w:t>
      </w:r>
      <w:r w:rsidR="00A0002B">
        <w:t>formulate</w:t>
      </w:r>
      <w:r w:rsidR="0052396B">
        <w:t xml:space="preserve"> a </w:t>
      </w:r>
      <w:r w:rsidR="00A0002B">
        <w:t>review report</w:t>
      </w:r>
      <w:r w:rsidR="0052396B">
        <w:t xml:space="preserve"> to </w:t>
      </w:r>
      <w:r w:rsidR="00A0002B">
        <w:t>enhance</w:t>
      </w:r>
      <w:r w:rsidR="0052396B">
        <w:t xml:space="preserve"> the Bank’s liquidity </w:t>
      </w:r>
      <w:r w:rsidR="00A0002B">
        <w:t>management practices.</w:t>
      </w:r>
    </w:p>
    <w:p w:rsidR="005B1062" w:rsidRPr="00056183" w:rsidRDefault="005B1062" w:rsidP="005B1062">
      <w:pPr>
        <w:jc w:val="both"/>
        <w:rPr>
          <w:color w:val="000000" w:themeColor="text1"/>
        </w:rPr>
      </w:pPr>
      <w:r w:rsidRPr="00056183">
        <w:rPr>
          <w:color w:val="000000" w:themeColor="text1"/>
        </w:rPr>
        <w:t>In M</w:t>
      </w:r>
      <w:r>
        <w:rPr>
          <w:color w:val="000000" w:themeColor="text1"/>
        </w:rPr>
        <w:t>r</w:t>
      </w:r>
      <w:r w:rsidRPr="00056183">
        <w:rPr>
          <w:color w:val="000000" w:themeColor="text1"/>
        </w:rPr>
        <w:t xml:space="preserve">. </w:t>
      </w:r>
      <w:r>
        <w:rPr>
          <w:color w:val="000000" w:themeColor="text1"/>
        </w:rPr>
        <w:t>Liu</w:t>
      </w:r>
      <w:r w:rsidRPr="00056183">
        <w:rPr>
          <w:color w:val="000000" w:themeColor="text1"/>
        </w:rPr>
        <w:t xml:space="preserve">’s case, the graduate level courses </w:t>
      </w:r>
      <w:r>
        <w:rPr>
          <w:color w:val="000000" w:themeColor="text1"/>
        </w:rPr>
        <w:t>he</w:t>
      </w:r>
      <w:r w:rsidRPr="00056183">
        <w:rPr>
          <w:color w:val="000000" w:themeColor="text1"/>
        </w:rPr>
        <w:t xml:space="preserve"> took </w:t>
      </w:r>
      <w:r w:rsidRPr="00396F08">
        <w:rPr>
          <w:color w:val="000000" w:themeColor="text1"/>
        </w:rPr>
        <w:t xml:space="preserve">in </w:t>
      </w:r>
      <w:r>
        <w:rPr>
          <w:b/>
          <w:i/>
          <w:color w:val="000000" w:themeColor="text1"/>
        </w:rPr>
        <w:t>Corporate Finance</w:t>
      </w:r>
      <w:r>
        <w:rPr>
          <w:b/>
          <w:color w:val="000000" w:themeColor="text1"/>
        </w:rPr>
        <w:t xml:space="preserve"> and </w:t>
      </w:r>
      <w:r>
        <w:rPr>
          <w:b/>
          <w:i/>
          <w:color w:val="000000" w:themeColor="text1"/>
        </w:rPr>
        <w:t>Strategic Communications</w:t>
      </w:r>
      <w:r>
        <w:rPr>
          <w:b/>
          <w:color w:val="000000" w:themeColor="text1"/>
        </w:rPr>
        <w:t xml:space="preserve"> </w:t>
      </w:r>
      <w:r w:rsidRPr="00396F08">
        <w:rPr>
          <w:b/>
          <w:color w:val="000000" w:themeColor="text1"/>
        </w:rPr>
        <w:t>at Columbia University</w:t>
      </w:r>
      <w:r w:rsidRPr="00056183">
        <w:rPr>
          <w:color w:val="000000" w:themeColor="text1"/>
        </w:rPr>
        <w:t xml:space="preserve"> provided </w:t>
      </w:r>
      <w:r w:rsidR="00356864">
        <w:rPr>
          <w:color w:val="000000" w:themeColor="text1"/>
        </w:rPr>
        <w:t>him</w:t>
      </w:r>
      <w:r w:rsidRPr="00056183">
        <w:rPr>
          <w:color w:val="000000" w:themeColor="text1"/>
        </w:rPr>
        <w:t xml:space="preserve"> with the theoretical academic preparation required to perform these sophisticated responsibilities. </w:t>
      </w:r>
    </w:p>
    <w:p w:rsidR="0052396B" w:rsidRPr="0094475F" w:rsidRDefault="0052396B" w:rsidP="0094475F"/>
    <w:p w:rsidR="001D6670" w:rsidRPr="00F81F25" w:rsidRDefault="00924DDC" w:rsidP="00F81F25">
      <w:pPr>
        <w:pStyle w:val="ListParagraph"/>
        <w:widowControl w:val="0"/>
        <w:numPr>
          <w:ilvl w:val="0"/>
          <w:numId w:val="6"/>
        </w:numPr>
        <w:kinsoku w:val="0"/>
        <w:overflowPunct w:val="0"/>
        <w:spacing w:line="274" w:lineRule="exact"/>
        <w:jc w:val="both"/>
        <w:textAlignment w:val="baseline"/>
        <w:rPr>
          <w:rFonts w:eastAsia="SimSun"/>
          <w:b/>
        </w:rPr>
      </w:pPr>
      <w:r w:rsidRPr="00F81F25">
        <w:rPr>
          <w:rFonts w:eastAsia="SimSun"/>
          <w:b/>
        </w:rPr>
        <w:t xml:space="preserve">Assisting in </w:t>
      </w:r>
      <w:r w:rsidR="00142F7B" w:rsidRPr="00F81F25">
        <w:rPr>
          <w:rFonts w:eastAsia="SimSun"/>
          <w:b/>
        </w:rPr>
        <w:t xml:space="preserve">Control of Liquidity Risk </w:t>
      </w:r>
      <w:r w:rsidR="00E47405" w:rsidRPr="00F81F25">
        <w:rPr>
          <w:rFonts w:eastAsia="SimSun"/>
          <w:b/>
        </w:rPr>
        <w:t>(</w:t>
      </w:r>
      <w:r w:rsidR="00F81F25" w:rsidRPr="00F81F25">
        <w:rPr>
          <w:rFonts w:eastAsia="SimSun"/>
          <w:b/>
        </w:rPr>
        <w:t xml:space="preserve">Percentage of time spent: </w:t>
      </w:r>
      <w:r w:rsidR="00E47405" w:rsidRPr="00F81F25">
        <w:rPr>
          <w:rFonts w:eastAsia="SimSun"/>
          <w:b/>
        </w:rPr>
        <w:t>10%)</w:t>
      </w:r>
    </w:p>
    <w:p w:rsidR="00E27441" w:rsidRDefault="0060492F" w:rsidP="00C173E0">
      <w:r>
        <w:lastRenderedPageBreak/>
        <w:t xml:space="preserve">This requires the employee to have thorough academic understanding of </w:t>
      </w:r>
      <w:r w:rsidR="00924DDC">
        <w:t>financial position and risk exposure measurement and projection</w:t>
      </w:r>
      <w:r>
        <w:t xml:space="preserve">, plus a specialized </w:t>
      </w:r>
      <w:r w:rsidR="002F5445">
        <w:t>practices</w:t>
      </w:r>
      <w:r>
        <w:t xml:space="preserve"> </w:t>
      </w:r>
      <w:r w:rsidR="002F5445">
        <w:t>experience</w:t>
      </w:r>
      <w:r>
        <w:t xml:space="preserve"> of </w:t>
      </w:r>
      <w:r w:rsidR="00924DDC">
        <w:t xml:space="preserve">payments, clearing and settlement actives </w:t>
      </w:r>
      <w:r>
        <w:t xml:space="preserve">necessary to perform such duties. </w:t>
      </w:r>
      <w:r w:rsidR="00923895" w:rsidRPr="00626044">
        <w:t xml:space="preserve">The employee is required to </w:t>
      </w:r>
      <w:r w:rsidR="003C034D">
        <w:t>monitor</w:t>
      </w:r>
      <w:r>
        <w:t>,</w:t>
      </w:r>
      <w:r w:rsidR="003C034D">
        <w:t xml:space="preserve"> measure </w:t>
      </w:r>
      <w:r>
        <w:t xml:space="preserve">and management </w:t>
      </w:r>
      <w:r w:rsidR="003C034D">
        <w:t>intraday liquidity</w:t>
      </w:r>
      <w:r>
        <w:t>, high liquid assets and investment collateral</w:t>
      </w:r>
      <w:r w:rsidR="003C034D">
        <w:t xml:space="preserve"> to ensure </w:t>
      </w:r>
      <w:r>
        <w:t>adequate</w:t>
      </w:r>
      <w:r w:rsidR="003C034D">
        <w:t xml:space="preserve"> </w:t>
      </w:r>
      <w:r w:rsidR="00C173E0">
        <w:t xml:space="preserve">liquidity </w:t>
      </w:r>
      <w:r w:rsidR="003C034D">
        <w:t xml:space="preserve">positions to </w:t>
      </w:r>
      <w:r>
        <w:t xml:space="preserve">timely </w:t>
      </w:r>
      <w:r w:rsidR="003C034D">
        <w:t xml:space="preserve">meet the </w:t>
      </w:r>
      <w:r w:rsidR="00C173E0">
        <w:t>payment</w:t>
      </w:r>
      <w:r w:rsidR="003C034D">
        <w:t xml:space="preserve"> demands against normal conditions and under stress scenarios</w:t>
      </w:r>
      <w:r w:rsidR="0050527E">
        <w:t xml:space="preserve">. </w:t>
      </w:r>
      <w:r w:rsidR="00923895">
        <w:t xml:space="preserve">The results of this complex </w:t>
      </w:r>
      <w:r w:rsidR="003C034D">
        <w:t>monitoring</w:t>
      </w:r>
      <w:r w:rsidR="00923895">
        <w:t xml:space="preserve"> process will affect the B</w:t>
      </w:r>
      <w:r w:rsidR="00C173E0">
        <w:t>ank</w:t>
      </w:r>
      <w:r w:rsidR="00923895">
        <w:t xml:space="preserve">’s </w:t>
      </w:r>
      <w:r w:rsidR="00F81F25">
        <w:t>robust</w:t>
      </w:r>
      <w:r w:rsidR="00923895">
        <w:t xml:space="preserve"> liquidity </w:t>
      </w:r>
      <w:r w:rsidR="00F81F25">
        <w:t xml:space="preserve">risk </w:t>
      </w:r>
      <w:r w:rsidR="00923895">
        <w:t xml:space="preserve">management </w:t>
      </w:r>
      <w:r w:rsidR="00F81F25">
        <w:t>framework</w:t>
      </w:r>
      <w:r w:rsidR="00923895">
        <w:t xml:space="preserve"> directly. </w:t>
      </w:r>
    </w:p>
    <w:p w:rsidR="00923895" w:rsidRPr="00F81F25" w:rsidRDefault="00C173E0" w:rsidP="00F81F25">
      <w:r>
        <w:t xml:space="preserve">Such work requires the employee to </w:t>
      </w:r>
      <w:r w:rsidR="00E27441">
        <w:t xml:space="preserve">identify, </w:t>
      </w:r>
      <w:r>
        <w:t xml:space="preserve">assess and monitor the Bank’s </w:t>
      </w:r>
      <w:r w:rsidR="00E27441">
        <w:t xml:space="preserve">source and use of liquidity, </w:t>
      </w:r>
      <w:r>
        <w:t>intraday settlement and payment activities,</w:t>
      </w:r>
      <w:r w:rsidR="00E27441">
        <w:t xml:space="preserve"> liquidity buffer </w:t>
      </w:r>
      <w:r>
        <w:t xml:space="preserve">composition </w:t>
      </w:r>
      <w:r w:rsidR="00E27441">
        <w:t>and haircut</w:t>
      </w:r>
      <w:r>
        <w:t xml:space="preserve">, investment available to be pledged and (un)committed credit </w:t>
      </w:r>
      <w:r w:rsidR="00E27441">
        <w:t xml:space="preserve">facilities. </w:t>
      </w:r>
      <w:r>
        <w:t xml:space="preserve">The employee must be able to </w:t>
      </w:r>
      <w:r w:rsidR="00652BBF">
        <w:t xml:space="preserve">perform </w:t>
      </w:r>
      <w:r w:rsidR="00652BBF">
        <w:rPr>
          <w:color w:val="000000" w:themeColor="text1"/>
        </w:rPr>
        <w:t xml:space="preserve">statistical </w:t>
      </w:r>
      <w:r w:rsidR="00652BBF">
        <w:t xml:space="preserve">analysis and </w:t>
      </w:r>
      <w:r>
        <w:t xml:space="preserve">assess </w:t>
      </w:r>
      <w:r w:rsidR="00652BBF">
        <w:t xml:space="preserve">the potential funding gap to apply and utilize </w:t>
      </w:r>
      <w:r w:rsidR="00E27441">
        <w:t>Net Debit Cap from Fed</w:t>
      </w:r>
      <w:r w:rsidR="00652BBF">
        <w:t xml:space="preserve"> based on intraday liquidity inflow and outflow trends and seasonality patterns.</w:t>
      </w:r>
    </w:p>
    <w:p w:rsidR="00E47405" w:rsidRPr="00056183" w:rsidRDefault="00652BBF" w:rsidP="00F81F25">
      <w:pPr>
        <w:spacing w:before="120"/>
        <w:jc w:val="both"/>
        <w:rPr>
          <w:color w:val="000000" w:themeColor="text1"/>
        </w:rPr>
      </w:pPr>
      <w:r>
        <w:t xml:space="preserve">The assess and monitor process typically requires skills from </w:t>
      </w:r>
      <w:r w:rsidR="007D712A">
        <w:t>data</w:t>
      </w:r>
      <w:r>
        <w:t xml:space="preserve"> analysis to application of </w:t>
      </w:r>
      <w:r w:rsidR="007D712A">
        <w:t xml:space="preserve">probability concepts </w:t>
      </w:r>
      <w:r>
        <w:t xml:space="preserve">such as </w:t>
      </w:r>
      <w:r w:rsidR="007D712A">
        <w:t xml:space="preserve">skewness, kurtoses and confidence interval of assumed </w:t>
      </w:r>
      <w:r w:rsidR="007D3E42">
        <w:t xml:space="preserve">financial data </w:t>
      </w:r>
      <w:r w:rsidR="007D712A">
        <w:t>distribution</w:t>
      </w:r>
      <w:r w:rsidR="007D3E42">
        <w:t>s</w:t>
      </w:r>
      <w:r w:rsidR="007D712A">
        <w:t>.</w:t>
      </w:r>
      <w:r>
        <w:t xml:space="preserve"> Because the employee will be exposed to a large amount of </w:t>
      </w:r>
      <w:r w:rsidR="007D712A">
        <w:t>transactional</w:t>
      </w:r>
      <w:r>
        <w:t xml:space="preserve"> data, specialized </w:t>
      </w:r>
      <w:r w:rsidRPr="0000239E">
        <w:t>quantitative</w:t>
      </w:r>
      <w:r>
        <w:rPr>
          <w:rFonts w:hint="eastAsia"/>
        </w:rPr>
        <w:t xml:space="preserve"> </w:t>
      </w:r>
      <w:r>
        <w:t xml:space="preserve">knowledge in </w:t>
      </w:r>
      <w:r w:rsidR="007D6015">
        <w:t xml:space="preserve">probability and </w:t>
      </w:r>
      <w:r>
        <w:t>statistic</w:t>
      </w:r>
      <w:r w:rsidR="0050527E">
        <w:t>al</w:t>
      </w:r>
      <w:r>
        <w:t xml:space="preserve"> analytics is required to perform these complex and sophisticated analytical responsivities.</w:t>
      </w:r>
      <w:r w:rsidR="0050527E">
        <w:rPr>
          <w:color w:val="000000" w:themeColor="text1"/>
        </w:rPr>
        <w:t xml:space="preserve"> </w:t>
      </w:r>
      <w:r>
        <w:t xml:space="preserve">Based on the </w:t>
      </w:r>
      <w:r w:rsidR="007D712A">
        <w:t>monitor</w:t>
      </w:r>
      <w:r>
        <w:t xml:space="preserve"> results, the employee </w:t>
      </w:r>
      <w:r w:rsidR="007D712A">
        <w:t>assessed</w:t>
      </w:r>
      <w:r>
        <w:t>, he is required to formulated recommendations to enhance the Bank’s liquidity management practices.</w:t>
      </w:r>
    </w:p>
    <w:p w:rsidR="00356864" w:rsidRPr="00056183" w:rsidRDefault="00356864" w:rsidP="00356864">
      <w:pPr>
        <w:jc w:val="both"/>
        <w:rPr>
          <w:color w:val="000000" w:themeColor="text1"/>
        </w:rPr>
      </w:pPr>
      <w:r w:rsidRPr="00056183">
        <w:rPr>
          <w:color w:val="000000" w:themeColor="text1"/>
        </w:rPr>
        <w:t>In M</w:t>
      </w:r>
      <w:r>
        <w:rPr>
          <w:color w:val="000000" w:themeColor="text1"/>
        </w:rPr>
        <w:t>r</w:t>
      </w:r>
      <w:r w:rsidRPr="00056183">
        <w:rPr>
          <w:color w:val="000000" w:themeColor="text1"/>
        </w:rPr>
        <w:t xml:space="preserve">. </w:t>
      </w:r>
      <w:r>
        <w:rPr>
          <w:color w:val="000000" w:themeColor="text1"/>
        </w:rPr>
        <w:t>Liu</w:t>
      </w:r>
      <w:r w:rsidRPr="00056183">
        <w:rPr>
          <w:color w:val="000000" w:themeColor="text1"/>
        </w:rPr>
        <w:t xml:space="preserve">’s case, the graduate level courses </w:t>
      </w:r>
      <w:r>
        <w:rPr>
          <w:color w:val="000000" w:themeColor="text1"/>
        </w:rPr>
        <w:t>he</w:t>
      </w:r>
      <w:r w:rsidRPr="00056183">
        <w:rPr>
          <w:color w:val="000000" w:themeColor="text1"/>
        </w:rPr>
        <w:t xml:space="preserve"> took </w:t>
      </w:r>
      <w:r w:rsidRPr="00396F08">
        <w:rPr>
          <w:color w:val="000000" w:themeColor="text1"/>
        </w:rPr>
        <w:t xml:space="preserve">in </w:t>
      </w:r>
      <w:r>
        <w:rPr>
          <w:b/>
          <w:i/>
          <w:color w:val="000000" w:themeColor="text1"/>
        </w:rPr>
        <w:t>Applied Analytics Frameworks and Methods</w:t>
      </w:r>
      <w:r w:rsidRPr="00056183">
        <w:rPr>
          <w:b/>
          <w:color w:val="000000" w:themeColor="text1"/>
        </w:rPr>
        <w:t xml:space="preserve"> and </w:t>
      </w:r>
      <w:r>
        <w:rPr>
          <w:b/>
          <w:i/>
          <w:color w:val="000000" w:themeColor="text1"/>
        </w:rPr>
        <w:t>Applied Analytics in the Organizational Context</w:t>
      </w:r>
      <w:r>
        <w:rPr>
          <w:b/>
          <w:color w:val="000000" w:themeColor="text1"/>
        </w:rPr>
        <w:t xml:space="preserve"> </w:t>
      </w:r>
      <w:r w:rsidRPr="00396F08">
        <w:rPr>
          <w:b/>
          <w:color w:val="000000" w:themeColor="text1"/>
        </w:rPr>
        <w:t>at Columbia University</w:t>
      </w:r>
      <w:r w:rsidRPr="00056183">
        <w:rPr>
          <w:color w:val="000000" w:themeColor="text1"/>
        </w:rPr>
        <w:t xml:space="preserve"> provided </w:t>
      </w:r>
      <w:r>
        <w:rPr>
          <w:color w:val="000000" w:themeColor="text1"/>
        </w:rPr>
        <w:t>him</w:t>
      </w:r>
      <w:r w:rsidRPr="00056183">
        <w:rPr>
          <w:color w:val="000000" w:themeColor="text1"/>
        </w:rPr>
        <w:t xml:space="preserve"> with the theoretical academic preparation required to perform these sophisticated responsibilities. </w:t>
      </w:r>
    </w:p>
    <w:p w:rsidR="006F4C0E" w:rsidRDefault="006F4C0E" w:rsidP="00652BBF">
      <w:pPr>
        <w:spacing w:before="120"/>
        <w:jc w:val="both"/>
        <w:rPr>
          <w:ins w:id="44" w:author="LIU, SHUNAN" w:date="2019-03-19T14:15:00Z"/>
        </w:rPr>
      </w:pPr>
    </w:p>
    <w:p w:rsidR="006F4C0E" w:rsidRPr="00F81F25" w:rsidRDefault="00A65628" w:rsidP="006F4C0E">
      <w:pPr>
        <w:pStyle w:val="ListParagraph"/>
        <w:widowControl w:val="0"/>
        <w:numPr>
          <w:ilvl w:val="0"/>
          <w:numId w:val="6"/>
        </w:numPr>
        <w:kinsoku w:val="0"/>
        <w:overflowPunct w:val="0"/>
        <w:spacing w:line="274" w:lineRule="exact"/>
        <w:jc w:val="both"/>
        <w:textAlignment w:val="baseline"/>
        <w:rPr>
          <w:ins w:id="45" w:author="LIU, SHUNAN" w:date="2019-03-19T14:15:00Z"/>
          <w:rFonts w:eastAsia="SimSun"/>
          <w:b/>
        </w:rPr>
      </w:pPr>
      <w:ins w:id="46" w:author="LIU, SHUNAN" w:date="2019-03-19T15:19:00Z">
        <w:r>
          <w:rPr>
            <w:rFonts w:eastAsia="SimSun"/>
            <w:b/>
          </w:rPr>
          <w:t>Implement liquidity risk management regulatory projects and m</w:t>
        </w:r>
      </w:ins>
      <w:ins w:id="47" w:author="LIU, SHUNAN" w:date="2019-03-19T14:15:00Z">
        <w:r>
          <w:rPr>
            <w:rFonts w:eastAsia="SimSun"/>
            <w:b/>
          </w:rPr>
          <w:t>aintain</w:t>
        </w:r>
      </w:ins>
      <w:ins w:id="48" w:author="LIU, SHUNAN" w:date="2019-03-19T14:16:00Z">
        <w:r w:rsidR="006F4C0E">
          <w:rPr>
            <w:rFonts w:eastAsia="SimSun"/>
            <w:b/>
          </w:rPr>
          <w:t xml:space="preserve"> related policy, procedures and </w:t>
        </w:r>
      </w:ins>
      <w:ins w:id="49" w:author="LIU, SHUNAN" w:date="2019-03-19T14:24:00Z">
        <w:r w:rsidR="006F4C0E">
          <w:rPr>
            <w:rFonts w:eastAsia="SimSun"/>
            <w:b/>
          </w:rPr>
          <w:t>governance</w:t>
        </w:r>
      </w:ins>
      <w:ins w:id="50" w:author="LIU, SHUNAN" w:date="2019-03-19T14:15:00Z">
        <w:r w:rsidR="006F4C0E" w:rsidRPr="00F81F25">
          <w:rPr>
            <w:rFonts w:eastAsia="SimSun"/>
            <w:b/>
          </w:rPr>
          <w:t xml:space="preserve"> (Percentage of time spent: </w:t>
        </w:r>
      </w:ins>
      <w:ins w:id="51" w:author="LIU, SHUNAN" w:date="2019-03-19T15:20:00Z">
        <w:r>
          <w:rPr>
            <w:rFonts w:eastAsia="SimSun"/>
            <w:b/>
          </w:rPr>
          <w:t>2</w:t>
        </w:r>
      </w:ins>
      <w:ins w:id="52" w:author="LIU, SHUNAN" w:date="2019-03-19T14:15:00Z">
        <w:r w:rsidR="006F4C0E" w:rsidRPr="00F81F25">
          <w:rPr>
            <w:rFonts w:eastAsia="SimSun"/>
            <w:b/>
          </w:rPr>
          <w:t>0%)</w:t>
        </w:r>
      </w:ins>
    </w:p>
    <w:p w:rsidR="00136D43" w:rsidRDefault="00136D43" w:rsidP="006F4C0E">
      <w:pPr>
        <w:rPr>
          <w:ins w:id="53" w:author="LIU, SHUNAN" w:date="2019-03-19T15:40:00Z"/>
        </w:rPr>
      </w:pPr>
      <w:bookmarkStart w:id="54" w:name="_GoBack"/>
      <w:bookmarkEnd w:id="54"/>
    </w:p>
    <w:p w:rsidR="00136D43" w:rsidRDefault="00136D43" w:rsidP="00136D43">
      <w:pPr>
        <w:rPr>
          <w:ins w:id="55" w:author="LIU, SHUNAN" w:date="2019-03-19T15:41:00Z"/>
        </w:rPr>
      </w:pPr>
      <w:ins w:id="56" w:author="LIU, SHUNAN" w:date="2019-03-19T15:41:00Z">
        <w:r w:rsidRPr="00626044">
          <w:t xml:space="preserve">The employee is required to </w:t>
        </w:r>
        <w:r>
          <w:t xml:space="preserve">implement and execute liquidity risk management regulatory projects. In addition, the employee also need to develop and improve the policies procedures on liquidity risk management and implement the requirement of the Bank’s risk governance framework to improve the Bank’s asset liability and funding management. </w:t>
        </w:r>
      </w:ins>
    </w:p>
    <w:p w:rsidR="00136D43" w:rsidRDefault="00136D43" w:rsidP="006F4C0E">
      <w:pPr>
        <w:rPr>
          <w:ins w:id="57" w:author="LIU, SHUNAN" w:date="2019-03-19T15:40:00Z"/>
        </w:rPr>
      </w:pPr>
      <w:ins w:id="58" w:author="LIU, SHUNAN" w:date="2019-03-19T15:41:00Z">
        <w:r w:rsidRPr="006708D1">
          <w:t xml:space="preserve">This duty requires effective communication with outside regulators such as Fed or OCC with regard to any particular aspects of the Bank’s market </w:t>
        </w:r>
      </w:ins>
      <w:ins w:id="59" w:author="LIU, SHUNAN" w:date="2019-03-19T15:50:00Z">
        <w:r w:rsidR="00270D98">
          <w:t xml:space="preserve">and liquidity </w:t>
        </w:r>
      </w:ins>
      <w:ins w:id="60" w:author="LIU, SHUNAN" w:date="2019-03-19T15:41:00Z">
        <w:r w:rsidRPr="006708D1">
          <w:t xml:space="preserve">risk management. This duty </w:t>
        </w:r>
        <w:proofErr w:type="gramStart"/>
        <w:r w:rsidRPr="006708D1">
          <w:t>is performed</w:t>
        </w:r>
        <w:proofErr w:type="gramEnd"/>
        <w:r w:rsidRPr="006708D1">
          <w:t xml:space="preserve"> under the direct and close sup</w:t>
        </w:r>
        <w:r>
          <w:t>ervision of the department head</w:t>
        </w:r>
        <w:r w:rsidRPr="006708D1">
          <w:t>.</w:t>
        </w:r>
      </w:ins>
      <w:ins w:id="61" w:author="LIU, SHUNAN" w:date="2019-03-19T15:42:00Z">
        <w:r>
          <w:t xml:space="preserve"> </w:t>
        </w:r>
      </w:ins>
      <w:ins w:id="62" w:author="LIU, SHUNAN" w:date="2019-03-19T15:41:00Z">
        <w:r w:rsidRPr="006708D1">
          <w:t xml:space="preserve">The </w:t>
        </w:r>
      </w:ins>
      <w:ins w:id="63" w:author="LIU, SHUNAN" w:date="2019-03-19T15:42:00Z">
        <w:r w:rsidRPr="00626044">
          <w:t xml:space="preserve">employee </w:t>
        </w:r>
      </w:ins>
      <w:ins w:id="64" w:author="LIU, SHUNAN" w:date="2019-03-19T15:41:00Z">
        <w:r w:rsidRPr="006708D1">
          <w:t xml:space="preserve">needs to have strong business knowledge and analytical skills </w:t>
        </w:r>
        <w:proofErr w:type="gramStart"/>
        <w:r w:rsidRPr="006708D1">
          <w:t>to fully understand</w:t>
        </w:r>
        <w:proofErr w:type="gramEnd"/>
        <w:r w:rsidRPr="006708D1">
          <w:t xml:space="preserve"> the issue or subject. It also requires the beneficiary to have good communication skills to put across the main points and interact well with outside officers. Besides the above qualifications that Mr. </w:t>
        </w:r>
      </w:ins>
      <w:ins w:id="65" w:author="LIU, SHUNAN" w:date="2019-03-19T15:42:00Z">
        <w:r>
          <w:t>Liu</w:t>
        </w:r>
      </w:ins>
      <w:ins w:id="66" w:author="LIU, SHUNAN" w:date="2019-03-19T15:41:00Z">
        <w:r w:rsidRPr="006708D1">
          <w:t xml:space="preserve"> possesses, he also has the knowledge in compliance and risk </w:t>
        </w:r>
        <w:proofErr w:type="gramStart"/>
        <w:r w:rsidRPr="006708D1">
          <w:t>management which</w:t>
        </w:r>
        <w:proofErr w:type="gramEnd"/>
        <w:r w:rsidRPr="006708D1">
          <w:t xml:space="preserve"> has a great pertinence to the risk business.</w:t>
        </w:r>
      </w:ins>
    </w:p>
    <w:p w:rsidR="006708D1" w:rsidRDefault="00136D43" w:rsidP="006F4C0E">
      <w:pPr>
        <w:rPr>
          <w:ins w:id="67" w:author="LIU, SHUNAN" w:date="2019-03-19T15:35:00Z"/>
        </w:rPr>
      </w:pPr>
      <w:ins w:id="68" w:author="LIU, SHUNAN" w:date="2019-03-19T15:44:00Z">
        <w:r>
          <w:lastRenderedPageBreak/>
          <w:t xml:space="preserve">Such work requires the employee to work with first line units to standardize and deliver the risk information </w:t>
        </w:r>
        <w:r>
          <w:t>to</w:t>
        </w:r>
        <w:r>
          <w:t xml:space="preserve"> fulfill regulatory related projects. </w:t>
        </w:r>
      </w:ins>
      <w:ins w:id="69" w:author="LIU, SHUNAN" w:date="2019-03-19T15:35:00Z">
        <w:r w:rsidR="006708D1" w:rsidRPr="006708D1">
          <w:t xml:space="preserve">This </w:t>
        </w:r>
      </w:ins>
      <w:ins w:id="70" w:author="LIU, SHUNAN" w:date="2019-03-19T15:41:00Z">
        <w:r>
          <w:t xml:space="preserve">also </w:t>
        </w:r>
      </w:ins>
      <w:ins w:id="71" w:author="LIU, SHUNAN" w:date="2019-03-19T15:35:00Z">
        <w:r w:rsidR="006708D1" w:rsidRPr="006708D1">
          <w:t xml:space="preserve">requires the </w:t>
        </w:r>
      </w:ins>
      <w:ins w:id="72" w:author="LIU, SHUNAN" w:date="2019-03-19T15:40:00Z">
        <w:r w:rsidRPr="00626044">
          <w:t xml:space="preserve">employee </w:t>
        </w:r>
      </w:ins>
      <w:ins w:id="73" w:author="LIU, SHUNAN" w:date="2019-03-19T15:35:00Z">
        <w:r w:rsidR="006708D1" w:rsidRPr="006708D1">
          <w:t xml:space="preserve">to take a role in annual review of policies and procedures owned by Market Risk Management Department. The annual review includes past </w:t>
        </w:r>
        <w:proofErr w:type="gramStart"/>
        <w:r w:rsidR="006708D1" w:rsidRPr="006708D1">
          <w:t>year limit performance analysis</w:t>
        </w:r>
        <w:proofErr w:type="gramEnd"/>
        <w:r w:rsidR="006708D1" w:rsidRPr="006708D1">
          <w:t xml:space="preserve">, compliance analysis, complement analysis and add-value analysis. The beneficiary should have clear understanding and sensitiveness towards changes from regulator’s action and Head Office’s authorization, investigate historical data in previous years for recommendation to this year, and straighten out the logic of the policies or procedures. The beneficiary needs to have strong </w:t>
        </w:r>
        <w:r w:rsidR="006708D1">
          <w:t>applied analytics</w:t>
        </w:r>
        <w:r w:rsidR="006708D1" w:rsidRPr="006708D1">
          <w:t xml:space="preserve"> background </w:t>
        </w:r>
        <w:proofErr w:type="gramStart"/>
        <w:r w:rsidR="006708D1" w:rsidRPr="006708D1">
          <w:t>to fully understand</w:t>
        </w:r>
        <w:proofErr w:type="gramEnd"/>
        <w:r w:rsidR="006708D1" w:rsidRPr="006708D1">
          <w:t xml:space="preserve"> the department structure and operation.  Mr. </w:t>
        </w:r>
        <w:r w:rsidR="006708D1">
          <w:t>Liu</w:t>
        </w:r>
        <w:r w:rsidR="006708D1" w:rsidRPr="006708D1">
          <w:t xml:space="preserve"> completed his Master’s Degree in </w:t>
        </w:r>
      </w:ins>
      <w:ins w:id="74" w:author="LIU, SHUNAN" w:date="2019-03-19T15:36:00Z">
        <w:r w:rsidR="006708D1">
          <w:t>Applied Analytics</w:t>
        </w:r>
      </w:ins>
      <w:ins w:id="75" w:author="LIU, SHUNAN" w:date="2019-03-19T15:35:00Z">
        <w:r w:rsidR="006708D1" w:rsidRPr="006708D1">
          <w:t>, which helps him to comprehend the overview of risk management and theoretical application. He has deep research at the market risk transmutation.</w:t>
        </w:r>
      </w:ins>
    </w:p>
    <w:p w:rsidR="006708D1" w:rsidRDefault="006708D1" w:rsidP="006F4C0E">
      <w:pPr>
        <w:rPr>
          <w:ins w:id="76" w:author="LIU, SHUNAN" w:date="2019-03-19T15:27:00Z"/>
        </w:rPr>
      </w:pPr>
    </w:p>
    <w:p w:rsidR="006F4C0E" w:rsidRPr="00056183" w:rsidRDefault="006F4C0E" w:rsidP="006F4C0E">
      <w:pPr>
        <w:jc w:val="both"/>
        <w:rPr>
          <w:ins w:id="77" w:author="LIU, SHUNAN" w:date="2019-03-19T14:15:00Z"/>
          <w:color w:val="000000" w:themeColor="text1"/>
        </w:rPr>
      </w:pPr>
      <w:ins w:id="78" w:author="LIU, SHUNAN" w:date="2019-03-19T14:15:00Z">
        <w:r w:rsidRPr="00056183">
          <w:rPr>
            <w:color w:val="000000" w:themeColor="text1"/>
          </w:rPr>
          <w:t>In M</w:t>
        </w:r>
        <w:r>
          <w:rPr>
            <w:color w:val="000000" w:themeColor="text1"/>
          </w:rPr>
          <w:t>r</w:t>
        </w:r>
        <w:r w:rsidRPr="00056183">
          <w:rPr>
            <w:color w:val="000000" w:themeColor="text1"/>
          </w:rPr>
          <w:t xml:space="preserve">. </w:t>
        </w:r>
        <w:r>
          <w:rPr>
            <w:color w:val="000000" w:themeColor="text1"/>
          </w:rPr>
          <w:t>Liu</w:t>
        </w:r>
        <w:r w:rsidRPr="00056183">
          <w:rPr>
            <w:color w:val="000000" w:themeColor="text1"/>
          </w:rPr>
          <w:t xml:space="preserve">’s case, the graduate level courses </w:t>
        </w:r>
        <w:r>
          <w:rPr>
            <w:color w:val="000000" w:themeColor="text1"/>
          </w:rPr>
          <w:t>he</w:t>
        </w:r>
        <w:r w:rsidRPr="00056183">
          <w:rPr>
            <w:color w:val="000000" w:themeColor="text1"/>
          </w:rPr>
          <w:t xml:space="preserve"> took </w:t>
        </w:r>
        <w:r w:rsidRPr="00396F08">
          <w:rPr>
            <w:color w:val="000000" w:themeColor="text1"/>
          </w:rPr>
          <w:t xml:space="preserve">in </w:t>
        </w:r>
      </w:ins>
      <w:ins w:id="79" w:author="LIU, SHUNAN" w:date="2019-03-19T15:45:00Z">
        <w:r w:rsidR="00136D43" w:rsidRPr="00136D43">
          <w:rPr>
            <w:b/>
            <w:i/>
            <w:color w:val="000000" w:themeColor="text1"/>
          </w:rPr>
          <w:t xml:space="preserve">Strategic Communications </w:t>
        </w:r>
      </w:ins>
      <w:ins w:id="80" w:author="LIU, SHUNAN" w:date="2019-03-19T14:15:00Z">
        <w:r w:rsidRPr="00056183">
          <w:rPr>
            <w:b/>
            <w:color w:val="000000" w:themeColor="text1"/>
          </w:rPr>
          <w:t xml:space="preserve">and </w:t>
        </w:r>
        <w:r>
          <w:rPr>
            <w:b/>
            <w:i/>
            <w:color w:val="000000" w:themeColor="text1"/>
          </w:rPr>
          <w:t>Applied Analytics in the Organizational Context</w:t>
        </w:r>
        <w:r>
          <w:rPr>
            <w:b/>
            <w:color w:val="000000" w:themeColor="text1"/>
          </w:rPr>
          <w:t xml:space="preserve"> </w:t>
        </w:r>
        <w:r w:rsidRPr="00396F08">
          <w:rPr>
            <w:b/>
            <w:color w:val="000000" w:themeColor="text1"/>
          </w:rPr>
          <w:t>at Columbia University</w:t>
        </w:r>
        <w:r w:rsidRPr="00056183">
          <w:rPr>
            <w:color w:val="000000" w:themeColor="text1"/>
          </w:rPr>
          <w:t xml:space="preserve"> provided </w:t>
        </w:r>
        <w:r>
          <w:rPr>
            <w:color w:val="000000" w:themeColor="text1"/>
          </w:rPr>
          <w:t>him</w:t>
        </w:r>
        <w:r w:rsidRPr="00056183">
          <w:rPr>
            <w:color w:val="000000" w:themeColor="text1"/>
          </w:rPr>
          <w:t xml:space="preserve"> with the theoretical academic preparation required to perform these sophisticated responsibilities. </w:t>
        </w:r>
      </w:ins>
    </w:p>
    <w:p w:rsidR="006F4C0E" w:rsidRDefault="006F4C0E" w:rsidP="00652BBF">
      <w:pPr>
        <w:spacing w:before="120"/>
        <w:jc w:val="both"/>
      </w:pPr>
    </w:p>
    <w:sectPr w:rsidR="006F4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A3090"/>
    <w:multiLevelType w:val="hybridMultilevel"/>
    <w:tmpl w:val="5DEEE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3D1023"/>
    <w:multiLevelType w:val="hybridMultilevel"/>
    <w:tmpl w:val="86BE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8DB393B"/>
    <w:multiLevelType w:val="hybridMultilevel"/>
    <w:tmpl w:val="810C4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92B36CC"/>
    <w:multiLevelType w:val="hybridMultilevel"/>
    <w:tmpl w:val="5DEEE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CEE0907"/>
    <w:multiLevelType w:val="hybridMultilevel"/>
    <w:tmpl w:val="5DEEE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0FF0E51"/>
    <w:multiLevelType w:val="hybridMultilevel"/>
    <w:tmpl w:val="5DEEE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63B5"/>
    <w:rsid w:val="0000239E"/>
    <w:rsid w:val="0001353B"/>
    <w:rsid w:val="0001612E"/>
    <w:rsid w:val="0004376C"/>
    <w:rsid w:val="000706B8"/>
    <w:rsid w:val="00106D0D"/>
    <w:rsid w:val="00136D43"/>
    <w:rsid w:val="00142F7B"/>
    <w:rsid w:val="001744B2"/>
    <w:rsid w:val="00182B9C"/>
    <w:rsid w:val="001B4B59"/>
    <w:rsid w:val="001D0636"/>
    <w:rsid w:val="001D6670"/>
    <w:rsid w:val="00220E8B"/>
    <w:rsid w:val="00236965"/>
    <w:rsid w:val="00243448"/>
    <w:rsid w:val="0024677E"/>
    <w:rsid w:val="00270D98"/>
    <w:rsid w:val="00281D70"/>
    <w:rsid w:val="0028300E"/>
    <w:rsid w:val="002B6942"/>
    <w:rsid w:val="002F0DB3"/>
    <w:rsid w:val="002F5445"/>
    <w:rsid w:val="002F6D2E"/>
    <w:rsid w:val="003004BF"/>
    <w:rsid w:val="003015D3"/>
    <w:rsid w:val="00352947"/>
    <w:rsid w:val="00356864"/>
    <w:rsid w:val="00360791"/>
    <w:rsid w:val="003727B4"/>
    <w:rsid w:val="00396F08"/>
    <w:rsid w:val="003B0376"/>
    <w:rsid w:val="003C034D"/>
    <w:rsid w:val="0043742A"/>
    <w:rsid w:val="004B4195"/>
    <w:rsid w:val="004C481F"/>
    <w:rsid w:val="004E4B0A"/>
    <w:rsid w:val="0050527E"/>
    <w:rsid w:val="00520D93"/>
    <w:rsid w:val="0052396B"/>
    <w:rsid w:val="005553F5"/>
    <w:rsid w:val="005A2767"/>
    <w:rsid w:val="005A3465"/>
    <w:rsid w:val="005B1062"/>
    <w:rsid w:val="0060492F"/>
    <w:rsid w:val="00626044"/>
    <w:rsid w:val="00652BBF"/>
    <w:rsid w:val="006708D1"/>
    <w:rsid w:val="006C783A"/>
    <w:rsid w:val="006D126D"/>
    <w:rsid w:val="006F4C0E"/>
    <w:rsid w:val="00700D9B"/>
    <w:rsid w:val="00736560"/>
    <w:rsid w:val="00772380"/>
    <w:rsid w:val="00782F5C"/>
    <w:rsid w:val="007852F5"/>
    <w:rsid w:val="007C4A9C"/>
    <w:rsid w:val="007D3E42"/>
    <w:rsid w:val="007D6015"/>
    <w:rsid w:val="007D712A"/>
    <w:rsid w:val="00812552"/>
    <w:rsid w:val="008405E2"/>
    <w:rsid w:val="00870516"/>
    <w:rsid w:val="008A57A9"/>
    <w:rsid w:val="008E0E2C"/>
    <w:rsid w:val="00923895"/>
    <w:rsid w:val="00924DDC"/>
    <w:rsid w:val="0094475F"/>
    <w:rsid w:val="00995D37"/>
    <w:rsid w:val="009D2B16"/>
    <w:rsid w:val="009D63B5"/>
    <w:rsid w:val="009D78D5"/>
    <w:rsid w:val="009E07F8"/>
    <w:rsid w:val="009F306A"/>
    <w:rsid w:val="00A0002B"/>
    <w:rsid w:val="00A21E67"/>
    <w:rsid w:val="00A65628"/>
    <w:rsid w:val="00AC3D40"/>
    <w:rsid w:val="00AD3872"/>
    <w:rsid w:val="00AD4FEA"/>
    <w:rsid w:val="00B06AEA"/>
    <w:rsid w:val="00B4092F"/>
    <w:rsid w:val="00B87507"/>
    <w:rsid w:val="00BC48A9"/>
    <w:rsid w:val="00BD0732"/>
    <w:rsid w:val="00C173E0"/>
    <w:rsid w:val="00C85133"/>
    <w:rsid w:val="00C9384F"/>
    <w:rsid w:val="00D078A0"/>
    <w:rsid w:val="00D146D4"/>
    <w:rsid w:val="00D43724"/>
    <w:rsid w:val="00D51445"/>
    <w:rsid w:val="00DC1FAC"/>
    <w:rsid w:val="00DC5E80"/>
    <w:rsid w:val="00DF6AC8"/>
    <w:rsid w:val="00E074E7"/>
    <w:rsid w:val="00E14CF4"/>
    <w:rsid w:val="00E2089A"/>
    <w:rsid w:val="00E241BB"/>
    <w:rsid w:val="00E2494E"/>
    <w:rsid w:val="00E27441"/>
    <w:rsid w:val="00E47094"/>
    <w:rsid w:val="00E47405"/>
    <w:rsid w:val="00E5003B"/>
    <w:rsid w:val="00ED4685"/>
    <w:rsid w:val="00F6544B"/>
    <w:rsid w:val="00F81F25"/>
    <w:rsid w:val="00FA7B6C"/>
    <w:rsid w:val="00FD4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46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05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468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468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D4685"/>
    <w:rPr>
      <w:rFonts w:asciiTheme="majorHAnsi" w:eastAsiaTheme="majorEastAsia" w:hAnsiTheme="majorHAnsi" w:cstheme="majorBidi"/>
      <w:b/>
      <w:bCs/>
      <w:color w:val="365F91" w:themeColor="accent1" w:themeShade="BF"/>
      <w:sz w:val="28"/>
      <w:szCs w:val="28"/>
    </w:rPr>
  </w:style>
  <w:style w:type="paragraph" w:styleId="IntenseQuote">
    <w:name w:val="Intense Quote"/>
    <w:basedOn w:val="Normal"/>
    <w:next w:val="Normal"/>
    <w:link w:val="IntenseQuoteChar"/>
    <w:uiPriority w:val="30"/>
    <w:qFormat/>
    <w:rsid w:val="00ED468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D4685"/>
    <w:rPr>
      <w:b/>
      <w:bCs/>
      <w:i/>
      <w:iCs/>
      <w:color w:val="4F81BD" w:themeColor="accent1"/>
    </w:rPr>
  </w:style>
  <w:style w:type="paragraph" w:styleId="Quote">
    <w:name w:val="Quote"/>
    <w:basedOn w:val="Normal"/>
    <w:next w:val="Normal"/>
    <w:link w:val="QuoteChar"/>
    <w:uiPriority w:val="29"/>
    <w:qFormat/>
    <w:rsid w:val="00870516"/>
    <w:rPr>
      <w:i/>
      <w:iCs/>
      <w:color w:val="000000" w:themeColor="text1"/>
    </w:rPr>
  </w:style>
  <w:style w:type="character" w:customStyle="1" w:styleId="QuoteChar">
    <w:name w:val="Quote Char"/>
    <w:basedOn w:val="DefaultParagraphFont"/>
    <w:link w:val="Quote"/>
    <w:uiPriority w:val="29"/>
    <w:rsid w:val="00870516"/>
    <w:rPr>
      <w:i/>
      <w:iCs/>
      <w:color w:val="000000" w:themeColor="text1"/>
    </w:rPr>
  </w:style>
  <w:style w:type="character" w:customStyle="1" w:styleId="Heading2Char">
    <w:name w:val="Heading 2 Char"/>
    <w:basedOn w:val="DefaultParagraphFont"/>
    <w:link w:val="Heading2"/>
    <w:uiPriority w:val="9"/>
    <w:rsid w:val="00870516"/>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C48A9"/>
    <w:pPr>
      <w:ind w:left="720"/>
      <w:contextualSpacing/>
    </w:pPr>
  </w:style>
  <w:style w:type="paragraph" w:styleId="BalloonText">
    <w:name w:val="Balloon Text"/>
    <w:basedOn w:val="Normal"/>
    <w:link w:val="BalloonTextChar"/>
    <w:uiPriority w:val="99"/>
    <w:semiHidden/>
    <w:unhideWhenUsed/>
    <w:rsid w:val="00DC1F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46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05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468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468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D4685"/>
    <w:rPr>
      <w:rFonts w:asciiTheme="majorHAnsi" w:eastAsiaTheme="majorEastAsia" w:hAnsiTheme="majorHAnsi" w:cstheme="majorBidi"/>
      <w:b/>
      <w:bCs/>
      <w:color w:val="365F91" w:themeColor="accent1" w:themeShade="BF"/>
      <w:sz w:val="28"/>
      <w:szCs w:val="28"/>
    </w:rPr>
  </w:style>
  <w:style w:type="paragraph" w:styleId="IntenseQuote">
    <w:name w:val="Intense Quote"/>
    <w:basedOn w:val="Normal"/>
    <w:next w:val="Normal"/>
    <w:link w:val="IntenseQuoteChar"/>
    <w:uiPriority w:val="30"/>
    <w:qFormat/>
    <w:rsid w:val="00ED468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D4685"/>
    <w:rPr>
      <w:b/>
      <w:bCs/>
      <w:i/>
      <w:iCs/>
      <w:color w:val="4F81BD" w:themeColor="accent1"/>
    </w:rPr>
  </w:style>
  <w:style w:type="paragraph" w:styleId="Quote">
    <w:name w:val="Quote"/>
    <w:basedOn w:val="Normal"/>
    <w:next w:val="Normal"/>
    <w:link w:val="QuoteChar"/>
    <w:uiPriority w:val="29"/>
    <w:qFormat/>
    <w:rsid w:val="00870516"/>
    <w:rPr>
      <w:i/>
      <w:iCs/>
      <w:color w:val="000000" w:themeColor="text1"/>
    </w:rPr>
  </w:style>
  <w:style w:type="character" w:customStyle="1" w:styleId="QuoteChar">
    <w:name w:val="Quote Char"/>
    <w:basedOn w:val="DefaultParagraphFont"/>
    <w:link w:val="Quote"/>
    <w:uiPriority w:val="29"/>
    <w:rsid w:val="00870516"/>
    <w:rPr>
      <w:i/>
      <w:iCs/>
      <w:color w:val="000000" w:themeColor="text1"/>
    </w:rPr>
  </w:style>
  <w:style w:type="character" w:customStyle="1" w:styleId="Heading2Char">
    <w:name w:val="Heading 2 Char"/>
    <w:basedOn w:val="DefaultParagraphFont"/>
    <w:link w:val="Heading2"/>
    <w:uiPriority w:val="9"/>
    <w:rsid w:val="00870516"/>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C48A9"/>
    <w:pPr>
      <w:ind w:left="720"/>
      <w:contextualSpacing/>
    </w:pPr>
  </w:style>
  <w:style w:type="paragraph" w:styleId="BalloonText">
    <w:name w:val="Balloon Text"/>
    <w:basedOn w:val="Normal"/>
    <w:link w:val="BalloonTextChar"/>
    <w:uiPriority w:val="99"/>
    <w:semiHidden/>
    <w:unhideWhenUsed/>
    <w:rsid w:val="00DC1F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6</Pages>
  <Words>2202</Words>
  <Characters>12552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SHUNAN</dc:creator>
  <cp:lastModifiedBy>LIU, SHUNAN</cp:lastModifiedBy>
  <cp:revision>4</cp:revision>
  <dcterms:created xsi:type="dcterms:W3CDTF">2019-03-19T18:04:00Z</dcterms:created>
  <dcterms:modified xsi:type="dcterms:W3CDTF">2019-03-19T21:30:00Z</dcterms:modified>
</cp:coreProperties>
</file>