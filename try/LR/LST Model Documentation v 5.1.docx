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HAnsi"/>
        </w:rPr>
        <w:id w:val="563302928"/>
        <w:docPartObj>
          <w:docPartGallery w:val="Cover Pages"/>
          <w:docPartUnique/>
        </w:docPartObj>
      </w:sdtPr>
      <w:sdtEndPr/>
      <w:sdtContent>
        <w:p w14:paraId="7D207966" w14:textId="77777777" w:rsidR="0052060F" w:rsidRPr="00EA6591" w:rsidRDefault="0052060F" w:rsidP="001011E2">
          <w:pPr>
            <w:spacing w:before="0"/>
            <w:jc w:val="center"/>
            <w:rPr>
              <w:rFonts w:cstheme="minorHAnsi"/>
            </w:rPr>
          </w:pPr>
        </w:p>
        <w:p w14:paraId="26AB1447" w14:textId="77777777" w:rsidR="0052060F" w:rsidRPr="00EA6591" w:rsidRDefault="0052060F" w:rsidP="001011E2">
          <w:pPr>
            <w:spacing w:before="0"/>
            <w:jc w:val="center"/>
            <w:rPr>
              <w:rFonts w:cstheme="minorHAnsi"/>
            </w:rPr>
          </w:pPr>
        </w:p>
        <w:p w14:paraId="03FD65D8" w14:textId="77777777" w:rsidR="00627AA6" w:rsidRDefault="00627AA6" w:rsidP="001011E2">
          <w:pPr>
            <w:spacing w:before="0"/>
          </w:pPr>
        </w:p>
        <w:p w14:paraId="2B38B48F" w14:textId="77777777" w:rsidR="00627AA6" w:rsidRDefault="00627AA6" w:rsidP="001011E2">
          <w:pPr>
            <w:spacing w:before="0"/>
            <w:jc w:val="center"/>
          </w:pPr>
        </w:p>
        <w:p w14:paraId="3973A86B" w14:textId="77777777" w:rsidR="00627AA6" w:rsidRDefault="00627AA6" w:rsidP="001011E2">
          <w:pPr>
            <w:spacing w:before="0"/>
            <w:jc w:val="center"/>
          </w:pPr>
        </w:p>
        <w:p w14:paraId="2510DBE0" w14:textId="77777777" w:rsidR="00627AA6" w:rsidRDefault="00627AA6" w:rsidP="001011E2">
          <w:pPr>
            <w:spacing w:before="0"/>
            <w:jc w:val="center"/>
          </w:pPr>
        </w:p>
        <w:p w14:paraId="12CFF366" w14:textId="77777777" w:rsidR="00627AA6" w:rsidRDefault="00627AA6" w:rsidP="001011E2">
          <w:pPr>
            <w:spacing w:before="0"/>
            <w:jc w:val="center"/>
          </w:pPr>
          <w:r>
            <w:rPr>
              <w:noProof/>
            </w:rPr>
            <w:drawing>
              <wp:inline distT="0" distB="0" distL="0" distR="0" wp14:anchorId="4C6AAAA4" wp14:editId="33213BA2">
                <wp:extent cx="3438525" cy="971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8525" cy="971550"/>
                        </a:xfrm>
                        <a:prstGeom prst="rect">
                          <a:avLst/>
                        </a:prstGeom>
                        <a:noFill/>
                        <a:ln>
                          <a:noFill/>
                        </a:ln>
                      </pic:spPr>
                    </pic:pic>
                  </a:graphicData>
                </a:graphic>
              </wp:inline>
            </w:drawing>
          </w:r>
        </w:p>
        <w:p w14:paraId="4EB94D6C" w14:textId="77777777" w:rsidR="00627AA6" w:rsidRDefault="00627AA6" w:rsidP="001011E2">
          <w:pPr>
            <w:spacing w:before="0"/>
            <w:jc w:val="center"/>
            <w:rPr>
              <w:b/>
              <w:color w:val="C00000"/>
              <w:sz w:val="48"/>
              <w:szCs w:val="48"/>
            </w:rPr>
          </w:pPr>
        </w:p>
        <w:p w14:paraId="35DBF902" w14:textId="77777777" w:rsidR="00627AA6" w:rsidRDefault="00627AA6" w:rsidP="001011E2">
          <w:pPr>
            <w:spacing w:before="0"/>
            <w:jc w:val="center"/>
            <w:rPr>
              <w:b/>
              <w:color w:val="C00000"/>
              <w:sz w:val="48"/>
              <w:szCs w:val="48"/>
            </w:rPr>
          </w:pPr>
        </w:p>
        <w:p w14:paraId="52EC9439" w14:textId="77777777" w:rsidR="00627AA6" w:rsidRDefault="00627AA6" w:rsidP="001011E2">
          <w:pPr>
            <w:spacing w:before="0"/>
            <w:rPr>
              <w:b/>
              <w:color w:val="C00000"/>
              <w:sz w:val="48"/>
              <w:szCs w:val="48"/>
            </w:rPr>
          </w:pPr>
        </w:p>
        <w:p w14:paraId="58FF2805" w14:textId="77777777" w:rsidR="00627AA6" w:rsidRPr="001864A4" w:rsidRDefault="00627AA6" w:rsidP="001011E2">
          <w:pPr>
            <w:spacing w:before="0"/>
            <w:jc w:val="center"/>
            <w:rPr>
              <w:rFonts w:cstheme="minorHAnsi"/>
              <w:b/>
              <w:sz w:val="40"/>
              <w:szCs w:val="24"/>
            </w:rPr>
          </w:pPr>
          <w:r w:rsidRPr="001864A4">
            <w:rPr>
              <w:rFonts w:cstheme="minorHAnsi"/>
              <w:b/>
              <w:sz w:val="40"/>
              <w:szCs w:val="24"/>
            </w:rPr>
            <w:t>Bank of China New York Branch Model Documentation</w:t>
          </w:r>
        </w:p>
        <w:p w14:paraId="4FAF3570" w14:textId="77777777" w:rsidR="00627AA6" w:rsidRDefault="00627AA6" w:rsidP="001011E2">
          <w:pPr>
            <w:spacing w:before="0"/>
            <w:rPr>
              <w:b/>
              <w:sz w:val="48"/>
              <w:szCs w:val="48"/>
            </w:rPr>
          </w:pPr>
          <w:r>
            <w:rPr>
              <w:b/>
              <w:noProof/>
              <w:sz w:val="48"/>
              <w:szCs w:val="48"/>
            </w:rPr>
            <mc:AlternateContent>
              <mc:Choice Requires="wps">
                <w:drawing>
                  <wp:anchor distT="0" distB="0" distL="114300" distR="114300" simplePos="0" relativeHeight="251679744" behindDoc="0" locked="0" layoutInCell="1" allowOverlap="1" wp14:anchorId="1CF97877" wp14:editId="356A62C0">
                    <wp:simplePos x="0" y="0"/>
                    <wp:positionH relativeFrom="column">
                      <wp:posOffset>0</wp:posOffset>
                    </wp:positionH>
                    <wp:positionV relativeFrom="paragraph">
                      <wp:posOffset>66675</wp:posOffset>
                    </wp:positionV>
                    <wp:extent cx="5962650" cy="0"/>
                    <wp:effectExtent l="0" t="19050" r="0" b="19050"/>
                    <wp:wrapNone/>
                    <wp:docPr id="11" name="Straight Connector 11"/>
                    <wp:cNvGraphicFramePr/>
                    <a:graphic xmlns:a="http://schemas.openxmlformats.org/drawingml/2006/main">
                      <a:graphicData uri="http://schemas.microsoft.com/office/word/2010/wordprocessingShape">
                        <wps:wsp>
                          <wps:cNvCnPr/>
                          <wps:spPr>
                            <a:xfrm>
                              <a:off x="0" y="0"/>
                              <a:ext cx="5962650" cy="0"/>
                            </a:xfrm>
                            <a:prstGeom prst="line">
                              <a:avLst/>
                            </a:prstGeom>
                            <a:ln w="38100" cmpd="sng">
                              <a:solidFill>
                                <a:srgbClr val="C00000"/>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37A1C70" id="Straight Connector 11"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25pt" to="469.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" strokecolor="#c00000" strokeweight="3pt">
                    <v:stroke joinstyle="miter"/>
                  </v:line>
                </w:pict>
              </mc:Fallback>
            </mc:AlternateContent>
          </w:r>
        </w:p>
        <w:p w14:paraId="0FA1D990" w14:textId="77777777" w:rsidR="00627AA6" w:rsidRDefault="00627AA6" w:rsidP="001011E2">
          <w:pPr>
            <w:spacing w:before="0"/>
            <w:jc w:val="center"/>
            <w:rPr>
              <w:b/>
              <w:sz w:val="48"/>
              <w:szCs w:val="48"/>
            </w:rPr>
          </w:pPr>
        </w:p>
        <w:p w14:paraId="4F2434EA" w14:textId="275D9547" w:rsidR="00627AA6" w:rsidRDefault="00627AA6" w:rsidP="001011E2">
          <w:pPr>
            <w:spacing w:before="0"/>
            <w:jc w:val="center"/>
            <w:rPr>
              <w:b/>
              <w:sz w:val="48"/>
              <w:szCs w:val="48"/>
            </w:rPr>
          </w:pPr>
          <w:r w:rsidRPr="00627AA6">
            <w:rPr>
              <w:b/>
              <w:sz w:val="48"/>
              <w:szCs w:val="48"/>
            </w:rPr>
            <w:t xml:space="preserve">Liquidity Stress Testing Documentation </w:t>
          </w:r>
          <w:r w:rsidR="002B42B3">
            <w:rPr>
              <w:rFonts w:hint="eastAsia"/>
              <w:b/>
              <w:sz w:val="36"/>
              <w:szCs w:val="48"/>
            </w:rPr>
            <w:t>V</w:t>
          </w:r>
          <w:r w:rsidR="002B42B3">
            <w:rPr>
              <w:b/>
              <w:sz w:val="36"/>
              <w:szCs w:val="48"/>
            </w:rPr>
            <w:t xml:space="preserve"> 5.1</w:t>
          </w:r>
        </w:p>
        <w:p w14:paraId="3B0ED96A" w14:textId="77777777" w:rsidR="00627AA6" w:rsidRDefault="00627AA6" w:rsidP="001011E2">
          <w:pPr>
            <w:spacing w:before="0"/>
            <w:jc w:val="center"/>
            <w:rPr>
              <w:b/>
              <w:sz w:val="48"/>
              <w:szCs w:val="48"/>
            </w:rPr>
          </w:pPr>
        </w:p>
        <w:p w14:paraId="43B77A45" w14:textId="21ED42D3" w:rsidR="00627AA6" w:rsidRDefault="00627AA6" w:rsidP="001011E2">
          <w:pPr>
            <w:spacing w:before="0"/>
            <w:jc w:val="center"/>
            <w:rPr>
              <w:b/>
              <w:color w:val="7F7F7F" w:themeColor="text1" w:themeTint="80"/>
              <w:sz w:val="44"/>
              <w:szCs w:val="48"/>
            </w:rPr>
          </w:pPr>
          <w:r>
            <w:rPr>
              <w:b/>
              <w:color w:val="7F7F7F" w:themeColor="text1" w:themeTint="80"/>
              <w:sz w:val="44"/>
              <w:szCs w:val="48"/>
            </w:rPr>
            <w:t>Treasury</w:t>
          </w:r>
        </w:p>
        <w:p w14:paraId="70DA7CD5" w14:textId="77777777" w:rsidR="00627AA6" w:rsidRDefault="00627AA6" w:rsidP="001011E2">
          <w:pPr>
            <w:spacing w:before="0"/>
            <w:jc w:val="center"/>
            <w:rPr>
              <w:b/>
              <w:color w:val="7F7F7F" w:themeColor="text1" w:themeTint="80"/>
              <w:sz w:val="44"/>
              <w:szCs w:val="48"/>
            </w:rPr>
          </w:pPr>
        </w:p>
        <w:p w14:paraId="08F3FA6F" w14:textId="635A45F6" w:rsidR="00627AA6" w:rsidRPr="003C3FA7" w:rsidRDefault="002B42B3" w:rsidP="001011E2">
          <w:pPr>
            <w:spacing w:before="0"/>
            <w:jc w:val="center"/>
            <w:rPr>
              <w:color w:val="7F7F7F" w:themeColor="text1" w:themeTint="80"/>
              <w:sz w:val="44"/>
              <w:szCs w:val="48"/>
            </w:rPr>
          </w:pPr>
          <w:r>
            <w:rPr>
              <w:rFonts w:hint="eastAsia"/>
              <w:color w:val="7F7F7F" w:themeColor="text1" w:themeTint="80"/>
              <w:sz w:val="44"/>
              <w:szCs w:val="48"/>
            </w:rPr>
            <w:t>Aug</w:t>
          </w:r>
          <w:r w:rsidR="00666ED7">
            <w:rPr>
              <w:color w:val="7F7F7F" w:themeColor="text1" w:themeTint="80"/>
              <w:sz w:val="44"/>
              <w:szCs w:val="48"/>
            </w:rPr>
            <w:t xml:space="preserve"> </w:t>
          </w:r>
          <w:r w:rsidR="00627AA6">
            <w:rPr>
              <w:color w:val="7F7F7F" w:themeColor="text1" w:themeTint="80"/>
              <w:sz w:val="44"/>
              <w:szCs w:val="48"/>
            </w:rPr>
            <w:t>202</w:t>
          </w:r>
          <w:r w:rsidR="00666ED7">
            <w:rPr>
              <w:color w:val="7F7F7F" w:themeColor="text1" w:themeTint="80"/>
              <w:sz w:val="44"/>
              <w:szCs w:val="48"/>
            </w:rPr>
            <w:t>1</w:t>
          </w:r>
        </w:p>
        <w:p w14:paraId="12DB1BF7" w14:textId="77777777" w:rsidR="00627AA6" w:rsidRDefault="00627AA6" w:rsidP="001011E2">
          <w:pPr>
            <w:spacing w:before="0"/>
            <w:jc w:val="center"/>
            <w:rPr>
              <w:b/>
              <w:sz w:val="48"/>
              <w:szCs w:val="48"/>
            </w:rPr>
          </w:pPr>
        </w:p>
        <w:p w14:paraId="11E9905B" w14:textId="0823DA4F" w:rsidR="003968FA" w:rsidRDefault="003968FA" w:rsidP="001011E2">
          <w:pPr>
            <w:spacing w:before="0"/>
            <w:rPr>
              <w:rFonts w:cstheme="minorHAnsi"/>
            </w:rPr>
          </w:pPr>
        </w:p>
        <w:p w14:paraId="627AAE76" w14:textId="1783D3B0" w:rsidR="001011E2" w:rsidRDefault="001011E2" w:rsidP="001011E2">
          <w:pPr>
            <w:spacing w:before="0"/>
            <w:rPr>
              <w:rFonts w:cstheme="minorHAnsi"/>
            </w:rPr>
          </w:pPr>
        </w:p>
        <w:p w14:paraId="375CD337" w14:textId="7F1FBB5F" w:rsidR="001011E2" w:rsidRDefault="001011E2" w:rsidP="001011E2">
          <w:pPr>
            <w:spacing w:before="0"/>
            <w:rPr>
              <w:rFonts w:cstheme="minorHAnsi"/>
            </w:rPr>
          </w:pPr>
        </w:p>
        <w:p w14:paraId="7F6415E8" w14:textId="706725E4" w:rsidR="001011E2" w:rsidRDefault="001011E2" w:rsidP="001011E2">
          <w:pPr>
            <w:spacing w:before="0"/>
            <w:rPr>
              <w:rFonts w:cstheme="minorHAnsi"/>
            </w:rPr>
          </w:pPr>
        </w:p>
        <w:p w14:paraId="2DC73A2C" w14:textId="15CB072F" w:rsidR="001011E2" w:rsidRDefault="001011E2" w:rsidP="001011E2">
          <w:pPr>
            <w:spacing w:before="0" w:after="160"/>
            <w:rPr>
              <w:rFonts w:cstheme="minorHAnsi"/>
            </w:rPr>
          </w:pPr>
        </w:p>
        <w:p w14:paraId="28DF4EF2" w14:textId="77777777" w:rsidR="00133F9D" w:rsidRPr="00EA6591" w:rsidRDefault="00133F9D" w:rsidP="001011E2">
          <w:pPr>
            <w:spacing w:before="0" w:after="160"/>
            <w:rPr>
              <w:rFonts w:cstheme="minorHAnsi"/>
            </w:rPr>
          </w:pPr>
        </w:p>
        <w:tbl>
          <w:tblPr>
            <w:tblW w:w="9550" w:type="dxa"/>
            <w:tblInd w:w="108" w:type="dxa"/>
            <w:tblLook w:val="04A0" w:firstRow="1" w:lastRow="0" w:firstColumn="1" w:lastColumn="0" w:noHBand="0" w:noVBand="1"/>
            <w:tblPrChange w:id="0" w:author="Chen, Christine" w:date="2021-08-20T16:23:00Z">
              <w:tblPr>
                <w:tblW w:w="9550" w:type="dxa"/>
                <w:tblInd w:w="108" w:type="dxa"/>
                <w:tblLook w:val="04A0" w:firstRow="1" w:lastRow="0" w:firstColumn="1" w:lastColumn="0" w:noHBand="0" w:noVBand="1"/>
              </w:tblPr>
            </w:tblPrChange>
          </w:tblPr>
          <w:tblGrid>
            <w:gridCol w:w="920"/>
            <w:gridCol w:w="1355"/>
            <w:gridCol w:w="2188"/>
            <w:gridCol w:w="1657"/>
            <w:gridCol w:w="1499"/>
            <w:gridCol w:w="1931"/>
            <w:tblGridChange w:id="1">
              <w:tblGrid>
                <w:gridCol w:w="920"/>
                <w:gridCol w:w="1355"/>
                <w:gridCol w:w="2188"/>
                <w:gridCol w:w="1657"/>
                <w:gridCol w:w="1499"/>
                <w:gridCol w:w="1931"/>
              </w:tblGrid>
            </w:tblGridChange>
          </w:tblGrid>
          <w:tr w:rsidR="003968FA" w:rsidRPr="00EA6591" w14:paraId="1C7D3890" w14:textId="77777777" w:rsidTr="00437044">
            <w:trPr>
              <w:trHeight w:val="430"/>
              <w:trPrChange w:id="2" w:author="Chen, Christine" w:date="2021-08-20T16:23:00Z">
                <w:trPr>
                  <w:trHeight w:val="430"/>
                </w:trPr>
              </w:trPrChange>
            </w:trPr>
            <w:tc>
              <w:tcPr>
                <w:tcW w:w="920" w:type="dxa"/>
                <w:tcBorders>
                  <w:top w:val="single" w:sz="8" w:space="0" w:color="auto"/>
                  <w:left w:val="single" w:sz="8" w:space="0" w:color="auto"/>
                  <w:bottom w:val="single" w:sz="4" w:space="0" w:color="auto"/>
                  <w:right w:val="nil"/>
                </w:tcBorders>
                <w:shd w:val="clear" w:color="auto" w:fill="2E74B5" w:themeFill="accent1" w:themeFillShade="BF"/>
                <w:vAlign w:val="center"/>
                <w:hideMark/>
                <w:tcPrChange w:id="3" w:author="Chen, Christine" w:date="2021-08-20T16:23:00Z">
                  <w:tcPr>
                    <w:tcW w:w="920" w:type="dxa"/>
                    <w:tcBorders>
                      <w:top w:val="single" w:sz="8" w:space="0" w:color="auto"/>
                      <w:left w:val="single" w:sz="8" w:space="0" w:color="auto"/>
                      <w:bottom w:val="single" w:sz="4" w:space="0" w:color="auto"/>
                      <w:right w:val="nil"/>
                    </w:tcBorders>
                    <w:shd w:val="clear" w:color="auto" w:fill="2E74B5" w:themeFill="accent1" w:themeFillShade="BF"/>
                    <w:vAlign w:val="center"/>
                    <w:hideMark/>
                  </w:tcPr>
                </w:tcPrChange>
              </w:tcPr>
              <w:p w14:paraId="7B322972" w14:textId="77777777" w:rsidR="003968FA" w:rsidRPr="00EA6591" w:rsidRDefault="003968FA" w:rsidP="001011E2">
                <w:pPr>
                  <w:spacing w:before="0" w:line="240" w:lineRule="auto"/>
                  <w:rPr>
                    <w:rFonts w:eastAsia="Times New Roman" w:cstheme="minorHAnsi"/>
                    <w:b/>
                    <w:bCs/>
                    <w:color w:val="FFFFFF"/>
                    <w:sz w:val="20"/>
                    <w:szCs w:val="24"/>
                  </w:rPr>
                </w:pPr>
                <w:r w:rsidRPr="00EA6591">
                  <w:rPr>
                    <w:rFonts w:eastAsia="Times New Roman" w:cstheme="minorHAnsi"/>
                    <w:b/>
                    <w:bCs/>
                    <w:color w:val="FFFFFF"/>
                    <w:sz w:val="20"/>
                    <w:szCs w:val="24"/>
                  </w:rPr>
                  <w:lastRenderedPageBreak/>
                  <w:t>Version</w:t>
                </w:r>
              </w:p>
            </w:tc>
            <w:tc>
              <w:tcPr>
                <w:tcW w:w="1355" w:type="dxa"/>
                <w:tcBorders>
                  <w:top w:val="single" w:sz="8" w:space="0" w:color="auto"/>
                  <w:left w:val="nil"/>
                  <w:bottom w:val="single" w:sz="4" w:space="0" w:color="auto"/>
                  <w:right w:val="nil"/>
                </w:tcBorders>
                <w:shd w:val="clear" w:color="auto" w:fill="2E74B5" w:themeFill="accent1" w:themeFillShade="BF"/>
                <w:vAlign w:val="center"/>
                <w:hideMark/>
                <w:tcPrChange w:id="4" w:author="Chen, Christine" w:date="2021-08-20T16:23:00Z">
                  <w:tcPr>
                    <w:tcW w:w="1355" w:type="dxa"/>
                    <w:tcBorders>
                      <w:top w:val="single" w:sz="8" w:space="0" w:color="auto"/>
                      <w:left w:val="nil"/>
                      <w:bottom w:val="single" w:sz="4" w:space="0" w:color="auto"/>
                      <w:right w:val="nil"/>
                    </w:tcBorders>
                    <w:shd w:val="clear" w:color="auto" w:fill="2E74B5" w:themeFill="accent1" w:themeFillShade="BF"/>
                    <w:vAlign w:val="center"/>
                    <w:hideMark/>
                  </w:tcPr>
                </w:tcPrChange>
              </w:tcPr>
              <w:p w14:paraId="4E6CFA64" w14:textId="3B9B9643" w:rsidR="003968FA" w:rsidRPr="00EA6591" w:rsidRDefault="003968FA" w:rsidP="001011E2">
                <w:pPr>
                  <w:spacing w:before="0" w:line="240" w:lineRule="auto"/>
                  <w:jc w:val="center"/>
                  <w:rPr>
                    <w:rFonts w:eastAsia="Times New Roman" w:cstheme="minorHAnsi"/>
                    <w:b/>
                    <w:bCs/>
                    <w:color w:val="FFFFFF"/>
                    <w:sz w:val="20"/>
                    <w:szCs w:val="24"/>
                  </w:rPr>
                </w:pPr>
                <w:r w:rsidRPr="00EA6591">
                  <w:rPr>
                    <w:rFonts w:eastAsia="Times New Roman" w:cstheme="minorHAnsi"/>
                    <w:b/>
                    <w:bCs/>
                    <w:color w:val="FFFFFF"/>
                    <w:sz w:val="20"/>
                    <w:szCs w:val="24"/>
                  </w:rPr>
                  <w:t>Date</w:t>
                </w:r>
                <w:r w:rsidR="003F02B6" w:rsidRPr="00EA6591">
                  <w:rPr>
                    <w:rFonts w:eastAsia="Times New Roman" w:cstheme="minorHAnsi"/>
                    <w:b/>
                    <w:bCs/>
                    <w:color w:val="FFFFFF"/>
                    <w:sz w:val="20"/>
                    <w:szCs w:val="24"/>
                  </w:rPr>
                  <w:t xml:space="preserve"> Change Made</w:t>
                </w:r>
              </w:p>
            </w:tc>
            <w:tc>
              <w:tcPr>
                <w:tcW w:w="2188" w:type="dxa"/>
                <w:tcBorders>
                  <w:top w:val="single" w:sz="8" w:space="0" w:color="auto"/>
                  <w:left w:val="nil"/>
                  <w:bottom w:val="single" w:sz="4" w:space="0" w:color="auto"/>
                  <w:right w:val="nil"/>
                </w:tcBorders>
                <w:shd w:val="clear" w:color="auto" w:fill="2E74B5" w:themeFill="accent1" w:themeFillShade="BF"/>
                <w:vAlign w:val="center"/>
                <w:hideMark/>
                <w:tcPrChange w:id="5" w:author="Chen, Christine" w:date="2021-08-20T16:23:00Z">
                  <w:tcPr>
                    <w:tcW w:w="2188" w:type="dxa"/>
                    <w:tcBorders>
                      <w:top w:val="single" w:sz="8" w:space="0" w:color="auto"/>
                      <w:left w:val="nil"/>
                      <w:bottom w:val="single" w:sz="4" w:space="0" w:color="auto"/>
                      <w:right w:val="nil"/>
                    </w:tcBorders>
                    <w:shd w:val="clear" w:color="auto" w:fill="2E74B5" w:themeFill="accent1" w:themeFillShade="BF"/>
                    <w:vAlign w:val="center"/>
                    <w:hideMark/>
                  </w:tcPr>
                </w:tcPrChange>
              </w:tcPr>
              <w:p w14:paraId="45CEB175" w14:textId="77777777" w:rsidR="003968FA" w:rsidRPr="00EA6591" w:rsidRDefault="003968FA" w:rsidP="00437044">
                <w:pPr>
                  <w:spacing w:before="0" w:line="240" w:lineRule="auto"/>
                  <w:ind w:firstLineChars="200" w:firstLine="402"/>
                  <w:jc w:val="center"/>
                  <w:rPr>
                    <w:rFonts w:eastAsia="Times New Roman" w:cstheme="minorHAnsi"/>
                    <w:b/>
                    <w:bCs/>
                    <w:color w:val="FFFFFF"/>
                    <w:sz w:val="20"/>
                    <w:szCs w:val="24"/>
                  </w:rPr>
                </w:pPr>
                <w:r w:rsidRPr="00EA6591">
                  <w:rPr>
                    <w:rFonts w:eastAsia="Times New Roman" w:cstheme="minorHAnsi"/>
                    <w:b/>
                    <w:bCs/>
                    <w:color w:val="FFFFFF"/>
                    <w:sz w:val="20"/>
                    <w:szCs w:val="24"/>
                  </w:rPr>
                  <w:t>Drafter</w:t>
                </w:r>
              </w:p>
            </w:tc>
            <w:tc>
              <w:tcPr>
                <w:tcW w:w="1657" w:type="dxa"/>
                <w:tcBorders>
                  <w:top w:val="single" w:sz="8" w:space="0" w:color="auto"/>
                  <w:left w:val="nil"/>
                  <w:bottom w:val="single" w:sz="4" w:space="0" w:color="auto"/>
                  <w:right w:val="nil"/>
                </w:tcBorders>
                <w:shd w:val="clear" w:color="auto" w:fill="2E74B5" w:themeFill="accent1" w:themeFillShade="BF"/>
                <w:vAlign w:val="center"/>
                <w:hideMark/>
                <w:tcPrChange w:id="6" w:author="Chen, Christine" w:date="2021-08-20T16:23:00Z">
                  <w:tcPr>
                    <w:tcW w:w="1657" w:type="dxa"/>
                    <w:tcBorders>
                      <w:top w:val="single" w:sz="8" w:space="0" w:color="auto"/>
                      <w:left w:val="nil"/>
                      <w:bottom w:val="single" w:sz="4" w:space="0" w:color="auto"/>
                      <w:right w:val="nil"/>
                    </w:tcBorders>
                    <w:shd w:val="clear" w:color="auto" w:fill="2E74B5" w:themeFill="accent1" w:themeFillShade="BF"/>
                    <w:vAlign w:val="center"/>
                    <w:hideMark/>
                  </w:tcPr>
                </w:tcPrChange>
              </w:tcPr>
              <w:p w14:paraId="257ABB42" w14:textId="77777777" w:rsidR="003968FA" w:rsidRPr="00EA6591" w:rsidRDefault="003968FA">
                <w:pPr>
                  <w:spacing w:before="0" w:line="240" w:lineRule="auto"/>
                  <w:ind w:firstLineChars="200" w:firstLine="402"/>
                  <w:rPr>
                    <w:rFonts w:eastAsia="Times New Roman" w:cstheme="minorHAnsi"/>
                    <w:b/>
                    <w:bCs/>
                    <w:color w:val="FFFFFF"/>
                    <w:sz w:val="20"/>
                    <w:szCs w:val="24"/>
                  </w:rPr>
                  <w:pPrChange w:id="7" w:author="Chen, Christine" w:date="2021-08-20T16:23:00Z">
                    <w:pPr>
                      <w:spacing w:before="0" w:line="240" w:lineRule="auto"/>
                      <w:ind w:firstLineChars="200" w:firstLine="402"/>
                      <w:jc w:val="center"/>
                    </w:pPr>
                  </w:pPrChange>
                </w:pPr>
                <w:r w:rsidRPr="00EA6591">
                  <w:rPr>
                    <w:rFonts w:eastAsia="Times New Roman" w:cstheme="minorHAnsi"/>
                    <w:b/>
                    <w:bCs/>
                    <w:color w:val="FFFFFF"/>
                    <w:sz w:val="20"/>
                    <w:szCs w:val="24"/>
                  </w:rPr>
                  <w:t>Reviewer</w:t>
                </w:r>
              </w:p>
            </w:tc>
            <w:tc>
              <w:tcPr>
                <w:tcW w:w="1499" w:type="dxa"/>
                <w:tcBorders>
                  <w:top w:val="single" w:sz="8" w:space="0" w:color="auto"/>
                  <w:left w:val="nil"/>
                  <w:bottom w:val="single" w:sz="4" w:space="0" w:color="auto"/>
                  <w:right w:val="nil"/>
                </w:tcBorders>
                <w:shd w:val="clear" w:color="auto" w:fill="2E74B5" w:themeFill="accent1" w:themeFillShade="BF"/>
                <w:vAlign w:val="center"/>
                <w:hideMark/>
                <w:tcPrChange w:id="8" w:author="Chen, Christine" w:date="2021-08-20T16:23:00Z">
                  <w:tcPr>
                    <w:tcW w:w="1499" w:type="dxa"/>
                    <w:tcBorders>
                      <w:top w:val="single" w:sz="8" w:space="0" w:color="auto"/>
                      <w:left w:val="nil"/>
                      <w:bottom w:val="single" w:sz="4" w:space="0" w:color="auto"/>
                      <w:right w:val="nil"/>
                    </w:tcBorders>
                    <w:shd w:val="clear" w:color="auto" w:fill="2E74B5" w:themeFill="accent1" w:themeFillShade="BF"/>
                    <w:vAlign w:val="center"/>
                    <w:hideMark/>
                  </w:tcPr>
                </w:tcPrChange>
              </w:tcPr>
              <w:p w14:paraId="706EA013" w14:textId="77777777" w:rsidR="003968FA" w:rsidRPr="00EA6591" w:rsidRDefault="003968FA">
                <w:pPr>
                  <w:spacing w:before="0" w:line="240" w:lineRule="auto"/>
                  <w:ind w:firstLineChars="200" w:firstLine="402"/>
                  <w:rPr>
                    <w:rFonts w:eastAsia="Times New Roman" w:cstheme="minorHAnsi"/>
                    <w:b/>
                    <w:bCs/>
                    <w:color w:val="FFFFFF"/>
                    <w:sz w:val="20"/>
                    <w:szCs w:val="24"/>
                  </w:rPr>
                  <w:pPrChange w:id="9" w:author="Chen, Christine" w:date="2021-08-20T16:23:00Z">
                    <w:pPr>
                      <w:spacing w:before="0" w:line="240" w:lineRule="auto"/>
                      <w:ind w:firstLineChars="200" w:firstLine="402"/>
                      <w:jc w:val="center"/>
                    </w:pPr>
                  </w:pPrChange>
                </w:pPr>
                <w:r w:rsidRPr="00EA6591">
                  <w:rPr>
                    <w:rFonts w:eastAsia="Times New Roman" w:cstheme="minorHAnsi"/>
                    <w:b/>
                    <w:bCs/>
                    <w:color w:val="FFFFFF"/>
                    <w:sz w:val="20"/>
                    <w:szCs w:val="24"/>
                  </w:rPr>
                  <w:t>Approver</w:t>
                </w:r>
              </w:p>
            </w:tc>
            <w:tc>
              <w:tcPr>
                <w:tcW w:w="1931" w:type="dxa"/>
                <w:tcBorders>
                  <w:top w:val="single" w:sz="8" w:space="0" w:color="auto"/>
                  <w:left w:val="nil"/>
                  <w:bottom w:val="single" w:sz="4" w:space="0" w:color="auto"/>
                  <w:right w:val="single" w:sz="8" w:space="0" w:color="auto"/>
                </w:tcBorders>
                <w:shd w:val="clear" w:color="auto" w:fill="2E74B5" w:themeFill="accent1" w:themeFillShade="BF"/>
                <w:vAlign w:val="center"/>
                <w:hideMark/>
                <w:tcPrChange w:id="10" w:author="Chen, Christine" w:date="2021-08-20T16:23:00Z">
                  <w:tcPr>
                    <w:tcW w:w="1931" w:type="dxa"/>
                    <w:tcBorders>
                      <w:top w:val="single" w:sz="8" w:space="0" w:color="auto"/>
                      <w:left w:val="nil"/>
                      <w:bottom w:val="single" w:sz="4" w:space="0" w:color="auto"/>
                      <w:right w:val="single" w:sz="8" w:space="0" w:color="auto"/>
                    </w:tcBorders>
                    <w:shd w:val="clear" w:color="auto" w:fill="2E74B5" w:themeFill="accent1" w:themeFillShade="BF"/>
                    <w:vAlign w:val="center"/>
                    <w:hideMark/>
                  </w:tcPr>
                </w:tcPrChange>
              </w:tcPr>
              <w:p w14:paraId="5EFFF595" w14:textId="77777777" w:rsidR="003968FA" w:rsidRPr="00EA6591" w:rsidRDefault="003968FA" w:rsidP="00437044">
                <w:pPr>
                  <w:spacing w:before="0" w:line="240" w:lineRule="auto"/>
                  <w:jc w:val="center"/>
                  <w:rPr>
                    <w:rFonts w:eastAsia="Times New Roman" w:cstheme="minorHAnsi"/>
                    <w:b/>
                    <w:bCs/>
                    <w:color w:val="FFFFFF"/>
                    <w:sz w:val="20"/>
                    <w:szCs w:val="24"/>
                  </w:rPr>
                </w:pPr>
                <w:r w:rsidRPr="00EA6591">
                  <w:rPr>
                    <w:rFonts w:eastAsia="Times New Roman" w:cstheme="minorHAnsi"/>
                    <w:b/>
                    <w:bCs/>
                    <w:color w:val="FFFFFF"/>
                    <w:sz w:val="20"/>
                    <w:szCs w:val="24"/>
                  </w:rPr>
                  <w:t>Description of Changes</w:t>
                </w:r>
              </w:p>
            </w:tc>
          </w:tr>
          <w:tr w:rsidR="003968FA" w:rsidRPr="00EA6591" w14:paraId="0D8A05E9" w14:textId="77777777" w:rsidTr="00CB2738">
            <w:trPr>
              <w:trHeight w:val="293"/>
            </w:trPr>
            <w:tc>
              <w:tcPr>
                <w:tcW w:w="9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AEFA137" w14:textId="77777777" w:rsidR="003968FA" w:rsidRPr="00D25256" w:rsidRDefault="003968FA" w:rsidP="00D25256">
                <w:pPr>
                  <w:spacing w:before="0" w:line="240" w:lineRule="auto"/>
                  <w:rPr>
                    <w:rFonts w:cstheme="minorHAnsi"/>
                    <w:sz w:val="16"/>
                  </w:rPr>
                </w:pPr>
                <w:r w:rsidRPr="00D25256">
                  <w:rPr>
                    <w:rFonts w:cstheme="minorHAnsi"/>
                    <w:sz w:val="16"/>
                  </w:rPr>
                  <w:t>V1.0</w:t>
                </w:r>
              </w:p>
            </w:tc>
            <w:tc>
              <w:tcPr>
                <w:tcW w:w="135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6087799" w14:textId="77777777" w:rsidR="003968FA" w:rsidRPr="00D25256" w:rsidRDefault="003968FA" w:rsidP="00D25256">
                <w:pPr>
                  <w:spacing w:before="0" w:line="240" w:lineRule="auto"/>
                  <w:rPr>
                    <w:rFonts w:cstheme="minorHAnsi"/>
                    <w:sz w:val="16"/>
                  </w:rPr>
                </w:pPr>
                <w:r w:rsidRPr="00D25256">
                  <w:rPr>
                    <w:rFonts w:cstheme="minorHAnsi"/>
                    <w:sz w:val="16"/>
                  </w:rPr>
                  <w:t>05/31/2016</w:t>
                </w:r>
              </w:p>
            </w:tc>
            <w:tc>
              <w:tcPr>
                <w:tcW w:w="218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DE10066" w14:textId="77777777" w:rsidR="003968FA" w:rsidRPr="00D25256" w:rsidRDefault="003968FA" w:rsidP="00D25256">
                <w:pPr>
                  <w:spacing w:before="0" w:line="240" w:lineRule="auto"/>
                  <w:rPr>
                    <w:rFonts w:cstheme="minorHAnsi"/>
                    <w:sz w:val="16"/>
                  </w:rPr>
                </w:pPr>
                <w:r w:rsidRPr="00D25256">
                  <w:rPr>
                    <w:rFonts w:cstheme="minorHAnsi"/>
                    <w:sz w:val="16"/>
                  </w:rPr>
                  <w:t>Xiang Fang</w:t>
                </w:r>
              </w:p>
            </w:tc>
            <w:tc>
              <w:tcPr>
                <w:tcW w:w="165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BD91E66" w14:textId="500D4ECE" w:rsidR="003968FA" w:rsidRPr="00D25256" w:rsidRDefault="003968FA" w:rsidP="00D25256">
                <w:pPr>
                  <w:spacing w:before="0" w:line="240" w:lineRule="auto"/>
                  <w:rPr>
                    <w:rFonts w:cstheme="minorHAnsi"/>
                    <w:sz w:val="16"/>
                  </w:rPr>
                </w:pPr>
                <w:r w:rsidRPr="00D25256">
                  <w:rPr>
                    <w:rFonts w:cstheme="minorHAnsi"/>
                    <w:sz w:val="16"/>
                  </w:rPr>
                  <w:t>Niraj Biswas</w:t>
                </w:r>
              </w:p>
            </w:tc>
            <w:tc>
              <w:tcPr>
                <w:tcW w:w="149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370049F" w14:textId="77777777" w:rsidR="003968FA" w:rsidRPr="00D25256" w:rsidRDefault="003968FA" w:rsidP="00D25256">
                <w:pPr>
                  <w:spacing w:before="0" w:line="240" w:lineRule="auto"/>
                  <w:rPr>
                    <w:rFonts w:cstheme="minorHAnsi"/>
                    <w:sz w:val="16"/>
                  </w:rPr>
                </w:pPr>
                <w:r w:rsidRPr="00D25256">
                  <w:rPr>
                    <w:rFonts w:cstheme="minorHAnsi"/>
                    <w:sz w:val="16"/>
                  </w:rPr>
                  <w:t>Min Li</w:t>
                </w:r>
              </w:p>
            </w:tc>
            <w:tc>
              <w:tcPr>
                <w:tcW w:w="193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B6E323C" w14:textId="77777777" w:rsidR="003968FA" w:rsidRPr="00D25256" w:rsidRDefault="003968FA" w:rsidP="00D25256">
                <w:pPr>
                  <w:spacing w:before="0" w:line="240" w:lineRule="auto"/>
                  <w:rPr>
                    <w:rFonts w:cstheme="minorHAnsi"/>
                    <w:sz w:val="16"/>
                  </w:rPr>
                </w:pPr>
                <w:r w:rsidRPr="00D25256">
                  <w:rPr>
                    <w:rFonts w:cstheme="minorHAnsi"/>
                    <w:sz w:val="16"/>
                  </w:rPr>
                  <w:t>Creation</w:t>
                </w:r>
              </w:p>
            </w:tc>
          </w:tr>
          <w:tr w:rsidR="003968FA" w:rsidRPr="00EA6591" w14:paraId="244B0B63" w14:textId="77777777" w:rsidTr="00CB2738">
            <w:trPr>
              <w:trHeight w:hRule="exact" w:val="83"/>
            </w:trPr>
            <w:tc>
              <w:tcPr>
                <w:tcW w:w="920" w:type="dxa"/>
                <w:vMerge/>
                <w:tcBorders>
                  <w:top w:val="single" w:sz="4" w:space="0" w:color="auto"/>
                  <w:left w:val="single" w:sz="4" w:space="0" w:color="auto"/>
                  <w:bottom w:val="single" w:sz="4" w:space="0" w:color="auto"/>
                  <w:right w:val="single" w:sz="4" w:space="0" w:color="auto"/>
                </w:tcBorders>
                <w:vAlign w:val="center"/>
                <w:hideMark/>
              </w:tcPr>
              <w:p w14:paraId="03117485" w14:textId="77777777" w:rsidR="003968FA" w:rsidRPr="00D25256" w:rsidRDefault="003968FA" w:rsidP="00D25256">
                <w:pPr>
                  <w:spacing w:before="0" w:line="240" w:lineRule="auto"/>
                  <w:rPr>
                    <w:rFonts w:cstheme="minorHAnsi"/>
                    <w:sz w:val="16"/>
                  </w:rPr>
                </w:pPr>
              </w:p>
            </w:tc>
            <w:tc>
              <w:tcPr>
                <w:tcW w:w="1355" w:type="dxa"/>
                <w:vMerge/>
                <w:tcBorders>
                  <w:top w:val="single" w:sz="4" w:space="0" w:color="auto"/>
                  <w:left w:val="single" w:sz="4" w:space="0" w:color="auto"/>
                  <w:bottom w:val="single" w:sz="4" w:space="0" w:color="auto"/>
                  <w:right w:val="single" w:sz="4" w:space="0" w:color="auto"/>
                </w:tcBorders>
                <w:vAlign w:val="center"/>
                <w:hideMark/>
              </w:tcPr>
              <w:p w14:paraId="4FAFC09F" w14:textId="77777777" w:rsidR="003968FA" w:rsidRPr="00D25256" w:rsidRDefault="003968FA" w:rsidP="00D25256">
                <w:pPr>
                  <w:spacing w:before="0" w:line="240" w:lineRule="auto"/>
                  <w:rPr>
                    <w:rFonts w:cstheme="minorHAnsi"/>
                    <w:sz w:val="16"/>
                  </w:rPr>
                </w:pPr>
              </w:p>
            </w:tc>
            <w:tc>
              <w:tcPr>
                <w:tcW w:w="2188" w:type="dxa"/>
                <w:vMerge/>
                <w:tcBorders>
                  <w:top w:val="single" w:sz="4" w:space="0" w:color="auto"/>
                  <w:left w:val="single" w:sz="4" w:space="0" w:color="auto"/>
                  <w:bottom w:val="single" w:sz="4" w:space="0" w:color="auto"/>
                  <w:right w:val="single" w:sz="4" w:space="0" w:color="auto"/>
                </w:tcBorders>
                <w:vAlign w:val="center"/>
                <w:hideMark/>
              </w:tcPr>
              <w:p w14:paraId="247D7759" w14:textId="77777777" w:rsidR="003968FA" w:rsidRPr="00D25256" w:rsidRDefault="003968FA" w:rsidP="00D25256">
                <w:pPr>
                  <w:spacing w:before="0" w:line="240" w:lineRule="auto"/>
                  <w:rPr>
                    <w:rFonts w:cstheme="minorHAnsi"/>
                    <w:sz w:val="16"/>
                  </w:rPr>
                </w:pPr>
              </w:p>
            </w:tc>
            <w:tc>
              <w:tcPr>
                <w:tcW w:w="1657" w:type="dxa"/>
                <w:vMerge/>
                <w:tcBorders>
                  <w:top w:val="single" w:sz="4" w:space="0" w:color="auto"/>
                  <w:left w:val="single" w:sz="4" w:space="0" w:color="auto"/>
                  <w:bottom w:val="single" w:sz="4" w:space="0" w:color="auto"/>
                  <w:right w:val="single" w:sz="4" w:space="0" w:color="auto"/>
                </w:tcBorders>
                <w:vAlign w:val="center"/>
                <w:hideMark/>
              </w:tcPr>
              <w:p w14:paraId="7C5844CE" w14:textId="77777777" w:rsidR="003968FA" w:rsidRPr="00D25256" w:rsidRDefault="003968FA" w:rsidP="00D25256">
                <w:pPr>
                  <w:spacing w:before="0" w:line="240" w:lineRule="auto"/>
                  <w:rPr>
                    <w:rFonts w:cstheme="minorHAnsi"/>
                    <w:sz w:val="16"/>
                  </w:rPr>
                </w:pPr>
              </w:p>
            </w:tc>
            <w:tc>
              <w:tcPr>
                <w:tcW w:w="1499" w:type="dxa"/>
                <w:vMerge/>
                <w:tcBorders>
                  <w:top w:val="single" w:sz="4" w:space="0" w:color="auto"/>
                  <w:left w:val="single" w:sz="4" w:space="0" w:color="auto"/>
                  <w:bottom w:val="single" w:sz="4" w:space="0" w:color="auto"/>
                  <w:right w:val="single" w:sz="4" w:space="0" w:color="auto"/>
                </w:tcBorders>
                <w:vAlign w:val="center"/>
                <w:hideMark/>
              </w:tcPr>
              <w:p w14:paraId="61548ADF" w14:textId="77777777" w:rsidR="003968FA" w:rsidRPr="00D25256" w:rsidRDefault="003968FA" w:rsidP="00D25256">
                <w:pPr>
                  <w:spacing w:before="0" w:line="240" w:lineRule="auto"/>
                  <w:rPr>
                    <w:rFonts w:cstheme="minorHAnsi"/>
                    <w:sz w:val="16"/>
                  </w:rPr>
                </w:pPr>
              </w:p>
            </w:tc>
            <w:tc>
              <w:tcPr>
                <w:tcW w:w="1931" w:type="dxa"/>
                <w:vMerge/>
                <w:tcBorders>
                  <w:top w:val="single" w:sz="4" w:space="0" w:color="auto"/>
                  <w:left w:val="single" w:sz="4" w:space="0" w:color="auto"/>
                  <w:bottom w:val="single" w:sz="4" w:space="0" w:color="auto"/>
                  <w:right w:val="single" w:sz="4" w:space="0" w:color="auto"/>
                </w:tcBorders>
                <w:vAlign w:val="center"/>
                <w:hideMark/>
              </w:tcPr>
              <w:p w14:paraId="0360668E" w14:textId="77777777" w:rsidR="003968FA" w:rsidRPr="00D25256" w:rsidRDefault="003968FA" w:rsidP="00D25256">
                <w:pPr>
                  <w:spacing w:before="0" w:line="240" w:lineRule="auto"/>
                  <w:rPr>
                    <w:rFonts w:cstheme="minorHAnsi"/>
                    <w:sz w:val="16"/>
                  </w:rPr>
                </w:pPr>
              </w:p>
            </w:tc>
          </w:tr>
          <w:tr w:rsidR="003968FA" w:rsidRPr="00EA6591" w14:paraId="2AC9CC56" w14:textId="77777777" w:rsidTr="00CB2738">
            <w:trPr>
              <w:trHeight w:hRule="exact" w:val="344"/>
            </w:trPr>
            <w:tc>
              <w:tcPr>
                <w:tcW w:w="9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009879" w14:textId="77777777" w:rsidR="003968FA" w:rsidRPr="00D25256" w:rsidRDefault="003968FA" w:rsidP="00D25256">
                <w:pPr>
                  <w:spacing w:before="0" w:line="240" w:lineRule="auto"/>
                  <w:rPr>
                    <w:rFonts w:cstheme="minorHAnsi"/>
                    <w:sz w:val="16"/>
                  </w:rPr>
                </w:pPr>
                <w:r w:rsidRPr="00D25256">
                  <w:rPr>
                    <w:rFonts w:cstheme="minorHAnsi"/>
                    <w:sz w:val="16"/>
                  </w:rPr>
                  <w:t>V2.0</w:t>
                </w:r>
              </w:p>
            </w:tc>
            <w:tc>
              <w:tcPr>
                <w:tcW w:w="13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E64D0C" w14:textId="77777777" w:rsidR="003968FA" w:rsidRPr="00D25256" w:rsidRDefault="003968FA" w:rsidP="00D25256">
                <w:pPr>
                  <w:spacing w:before="0" w:line="240" w:lineRule="auto"/>
                  <w:rPr>
                    <w:rFonts w:cstheme="minorHAnsi"/>
                    <w:sz w:val="16"/>
                  </w:rPr>
                </w:pPr>
                <w:r w:rsidRPr="00D25256">
                  <w:rPr>
                    <w:rFonts w:cstheme="minorHAnsi"/>
                    <w:sz w:val="16"/>
                  </w:rPr>
                  <w:t>11/29/2017</w:t>
                </w:r>
              </w:p>
            </w:tc>
            <w:tc>
              <w:tcPr>
                <w:tcW w:w="21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269F33" w14:textId="77777777" w:rsidR="003968FA" w:rsidRPr="00D25256" w:rsidRDefault="003968FA" w:rsidP="00D25256">
                <w:pPr>
                  <w:spacing w:before="0" w:line="240" w:lineRule="auto"/>
                  <w:rPr>
                    <w:rFonts w:cstheme="minorHAnsi"/>
                    <w:sz w:val="16"/>
                  </w:rPr>
                </w:pPr>
                <w:r w:rsidRPr="00D25256">
                  <w:rPr>
                    <w:rFonts w:cstheme="minorHAnsi"/>
                    <w:sz w:val="16"/>
                  </w:rPr>
                  <w:t>Yuanyuan Ma/Xiang Fang</w:t>
                </w:r>
              </w:p>
            </w:tc>
            <w:tc>
              <w:tcPr>
                <w:tcW w:w="16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B63932" w14:textId="77777777" w:rsidR="003968FA" w:rsidRPr="00D25256" w:rsidRDefault="003968FA" w:rsidP="00D25256">
                <w:pPr>
                  <w:spacing w:before="0" w:line="240" w:lineRule="auto"/>
                  <w:rPr>
                    <w:rFonts w:cstheme="minorHAnsi"/>
                    <w:sz w:val="16"/>
                  </w:rPr>
                </w:pPr>
                <w:r w:rsidRPr="00D25256">
                  <w:rPr>
                    <w:rFonts w:cstheme="minorHAnsi"/>
                    <w:sz w:val="16"/>
                  </w:rPr>
                  <w:t>Kexiang Xiang</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BD32EC" w14:textId="77777777" w:rsidR="003968FA" w:rsidRPr="00D25256" w:rsidRDefault="003968FA" w:rsidP="00D25256">
                <w:pPr>
                  <w:spacing w:before="0" w:line="240" w:lineRule="auto"/>
                  <w:rPr>
                    <w:rFonts w:cstheme="minorHAnsi"/>
                    <w:sz w:val="16"/>
                  </w:rPr>
                </w:pPr>
                <w:r w:rsidRPr="00D25256">
                  <w:rPr>
                    <w:rFonts w:cstheme="minorHAnsi"/>
                    <w:sz w:val="16"/>
                  </w:rPr>
                  <w:t>Min Li</w:t>
                </w:r>
              </w:p>
            </w:tc>
            <w:tc>
              <w:tcPr>
                <w:tcW w:w="19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572F9A" w14:textId="77777777" w:rsidR="003968FA" w:rsidRPr="00D25256" w:rsidRDefault="003968FA" w:rsidP="00D25256">
                <w:pPr>
                  <w:spacing w:before="0" w:line="240" w:lineRule="auto"/>
                  <w:rPr>
                    <w:rFonts w:cstheme="minorHAnsi"/>
                    <w:sz w:val="16"/>
                  </w:rPr>
                </w:pPr>
                <w:r w:rsidRPr="00D25256">
                  <w:rPr>
                    <w:rFonts w:cstheme="minorHAnsi"/>
                    <w:sz w:val="16"/>
                  </w:rPr>
                  <w:t>Annual Review Update</w:t>
                </w:r>
              </w:p>
            </w:tc>
          </w:tr>
          <w:tr w:rsidR="003968FA" w:rsidRPr="00EA6591" w14:paraId="09636ECD" w14:textId="77777777" w:rsidTr="00CB2738">
            <w:trPr>
              <w:trHeight w:hRule="exact" w:val="371"/>
            </w:trPr>
            <w:tc>
              <w:tcPr>
                <w:tcW w:w="9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B0CB39" w14:textId="77777777" w:rsidR="003968FA" w:rsidRPr="00D25256" w:rsidRDefault="003968FA" w:rsidP="00D25256">
                <w:pPr>
                  <w:spacing w:before="0" w:line="240" w:lineRule="auto"/>
                  <w:rPr>
                    <w:rFonts w:cstheme="minorHAnsi"/>
                    <w:sz w:val="16"/>
                  </w:rPr>
                </w:pPr>
                <w:r w:rsidRPr="00D25256">
                  <w:rPr>
                    <w:rFonts w:cstheme="minorHAnsi"/>
                    <w:sz w:val="16"/>
                  </w:rPr>
                  <w:t>V2.1</w:t>
                </w:r>
              </w:p>
            </w:tc>
            <w:tc>
              <w:tcPr>
                <w:tcW w:w="13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71043B" w14:textId="77777777" w:rsidR="003968FA" w:rsidRPr="00D25256" w:rsidRDefault="003968FA" w:rsidP="00D25256">
                <w:pPr>
                  <w:spacing w:before="0" w:line="240" w:lineRule="auto"/>
                  <w:rPr>
                    <w:rFonts w:cstheme="minorHAnsi"/>
                    <w:sz w:val="16"/>
                  </w:rPr>
                </w:pPr>
                <w:r w:rsidRPr="00D25256">
                  <w:rPr>
                    <w:rFonts w:cstheme="minorHAnsi"/>
                    <w:sz w:val="16"/>
                  </w:rPr>
                  <w:t>5/1/2018</w:t>
                </w:r>
              </w:p>
            </w:tc>
            <w:tc>
              <w:tcPr>
                <w:tcW w:w="21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BBF998" w14:textId="77777777" w:rsidR="003968FA" w:rsidRPr="00D25256" w:rsidRDefault="003968FA" w:rsidP="00D25256">
                <w:pPr>
                  <w:spacing w:before="0" w:line="240" w:lineRule="auto"/>
                  <w:rPr>
                    <w:rFonts w:cstheme="minorHAnsi"/>
                    <w:sz w:val="16"/>
                  </w:rPr>
                </w:pPr>
                <w:r w:rsidRPr="00D25256">
                  <w:rPr>
                    <w:rFonts w:cstheme="minorHAnsi"/>
                    <w:sz w:val="16"/>
                  </w:rPr>
                  <w:t>Xiang Fang</w:t>
                </w:r>
              </w:p>
            </w:tc>
            <w:tc>
              <w:tcPr>
                <w:tcW w:w="16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62EB81" w14:textId="77777777" w:rsidR="003968FA" w:rsidRPr="00D25256" w:rsidRDefault="003968FA" w:rsidP="00D25256">
                <w:pPr>
                  <w:spacing w:before="0" w:line="240" w:lineRule="auto"/>
                  <w:rPr>
                    <w:rFonts w:cstheme="minorHAnsi"/>
                    <w:sz w:val="16"/>
                  </w:rPr>
                </w:pPr>
                <w:r w:rsidRPr="00D25256">
                  <w:rPr>
                    <w:rFonts w:cstheme="minorHAnsi"/>
                    <w:sz w:val="16"/>
                  </w:rPr>
                  <w:t>Kexiang Xiang</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F15893" w14:textId="77777777" w:rsidR="003968FA" w:rsidRPr="00D25256" w:rsidRDefault="003968FA" w:rsidP="00D25256">
                <w:pPr>
                  <w:spacing w:before="0" w:line="240" w:lineRule="auto"/>
                  <w:rPr>
                    <w:rFonts w:cstheme="minorHAnsi"/>
                    <w:sz w:val="16"/>
                  </w:rPr>
                </w:pPr>
                <w:r w:rsidRPr="00D25256">
                  <w:rPr>
                    <w:rFonts w:cstheme="minorHAnsi"/>
                    <w:sz w:val="16"/>
                  </w:rPr>
                  <w:t>Min Li</w:t>
                </w:r>
              </w:p>
            </w:tc>
            <w:tc>
              <w:tcPr>
                <w:tcW w:w="19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DFFFC2" w14:textId="77777777" w:rsidR="003968FA" w:rsidRPr="00D25256" w:rsidRDefault="003968FA" w:rsidP="00D25256">
                <w:pPr>
                  <w:spacing w:before="0" w:line="240" w:lineRule="auto"/>
                  <w:rPr>
                    <w:rFonts w:cstheme="minorHAnsi"/>
                    <w:sz w:val="16"/>
                  </w:rPr>
                </w:pPr>
                <w:r w:rsidRPr="00D25256">
                  <w:rPr>
                    <w:rFonts w:cstheme="minorHAnsi"/>
                    <w:sz w:val="16"/>
                  </w:rPr>
                  <w:t>Loan Commitment Ratio Update</w:t>
                </w:r>
              </w:p>
            </w:tc>
          </w:tr>
          <w:tr w:rsidR="003968FA" w:rsidRPr="00EA6591" w14:paraId="405DC872" w14:textId="77777777" w:rsidTr="00CB2738">
            <w:trPr>
              <w:trHeight w:hRule="exact" w:val="371"/>
            </w:trPr>
            <w:tc>
              <w:tcPr>
                <w:tcW w:w="9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9E603A" w14:textId="77777777" w:rsidR="003968FA" w:rsidRPr="00D25256" w:rsidRDefault="003968FA" w:rsidP="00D25256">
                <w:pPr>
                  <w:spacing w:before="0" w:line="240" w:lineRule="auto"/>
                  <w:rPr>
                    <w:rFonts w:cstheme="minorHAnsi"/>
                    <w:sz w:val="16"/>
                  </w:rPr>
                </w:pPr>
                <w:r w:rsidRPr="00D25256">
                  <w:rPr>
                    <w:rFonts w:cstheme="minorHAnsi"/>
                    <w:sz w:val="16"/>
                  </w:rPr>
                  <w:t>V2.2</w:t>
                </w:r>
              </w:p>
            </w:tc>
            <w:tc>
              <w:tcPr>
                <w:tcW w:w="13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DE72EB" w14:textId="77777777" w:rsidR="003968FA" w:rsidRPr="00D25256" w:rsidRDefault="003968FA" w:rsidP="00D25256">
                <w:pPr>
                  <w:spacing w:before="0" w:line="240" w:lineRule="auto"/>
                  <w:rPr>
                    <w:rFonts w:cstheme="minorHAnsi"/>
                    <w:sz w:val="16"/>
                  </w:rPr>
                </w:pPr>
                <w:r w:rsidRPr="00D25256">
                  <w:rPr>
                    <w:rFonts w:cstheme="minorHAnsi"/>
                    <w:sz w:val="16"/>
                  </w:rPr>
                  <w:t>12/1/2018</w:t>
                </w:r>
              </w:p>
            </w:tc>
            <w:tc>
              <w:tcPr>
                <w:tcW w:w="21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EB7478" w14:textId="77777777" w:rsidR="003968FA" w:rsidRPr="00D25256" w:rsidRDefault="003968FA" w:rsidP="00D25256">
                <w:pPr>
                  <w:spacing w:before="0" w:line="240" w:lineRule="auto"/>
                  <w:rPr>
                    <w:rFonts w:cstheme="minorHAnsi"/>
                    <w:sz w:val="16"/>
                  </w:rPr>
                </w:pPr>
                <w:r w:rsidRPr="00D25256">
                  <w:rPr>
                    <w:rFonts w:cstheme="minorHAnsi"/>
                    <w:sz w:val="16"/>
                  </w:rPr>
                  <w:t>Xiang Fang</w:t>
                </w:r>
              </w:p>
            </w:tc>
            <w:tc>
              <w:tcPr>
                <w:tcW w:w="16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DFE3ED" w14:textId="77777777" w:rsidR="003968FA" w:rsidRPr="00D25256" w:rsidRDefault="003968FA" w:rsidP="00D25256">
                <w:pPr>
                  <w:spacing w:before="0" w:line="240" w:lineRule="auto"/>
                  <w:rPr>
                    <w:rFonts w:cstheme="minorHAnsi"/>
                    <w:sz w:val="16"/>
                  </w:rPr>
                </w:pPr>
                <w:r w:rsidRPr="00D25256">
                  <w:rPr>
                    <w:rFonts w:cstheme="minorHAnsi"/>
                    <w:sz w:val="16"/>
                  </w:rPr>
                  <w:t>Kexiang Xiang</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37EE1C" w14:textId="77777777" w:rsidR="003968FA" w:rsidRPr="00D25256" w:rsidRDefault="003968FA" w:rsidP="00D25256">
                <w:pPr>
                  <w:spacing w:before="0" w:line="240" w:lineRule="auto"/>
                  <w:rPr>
                    <w:rFonts w:cstheme="minorHAnsi"/>
                    <w:sz w:val="16"/>
                  </w:rPr>
                </w:pPr>
                <w:r w:rsidRPr="00D25256">
                  <w:rPr>
                    <w:rFonts w:cstheme="minorHAnsi"/>
                    <w:sz w:val="16"/>
                  </w:rPr>
                  <w:t>Min Li</w:t>
                </w:r>
              </w:p>
            </w:tc>
            <w:tc>
              <w:tcPr>
                <w:tcW w:w="19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B6A17A" w14:textId="77777777" w:rsidR="003968FA" w:rsidRPr="00D25256" w:rsidRDefault="003968FA" w:rsidP="00D25256">
                <w:pPr>
                  <w:spacing w:before="0" w:line="240" w:lineRule="auto"/>
                  <w:rPr>
                    <w:rFonts w:cstheme="minorHAnsi"/>
                    <w:sz w:val="16"/>
                  </w:rPr>
                </w:pPr>
                <w:r w:rsidRPr="00D25256">
                  <w:rPr>
                    <w:rFonts w:cstheme="minorHAnsi"/>
                    <w:sz w:val="16"/>
                  </w:rPr>
                  <w:t>Annual Review Update Ratio Update</w:t>
                </w:r>
              </w:p>
            </w:tc>
          </w:tr>
          <w:tr w:rsidR="003968FA" w:rsidRPr="00EA6591" w14:paraId="30257394" w14:textId="77777777" w:rsidTr="00CB2738">
            <w:trPr>
              <w:trHeight w:hRule="exact" w:val="371"/>
            </w:trPr>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14:paraId="68DF9275" w14:textId="77777777" w:rsidR="003968FA" w:rsidRPr="00D25256" w:rsidRDefault="003968FA" w:rsidP="00D25256">
                <w:pPr>
                  <w:spacing w:before="0" w:line="240" w:lineRule="auto"/>
                  <w:rPr>
                    <w:rFonts w:cstheme="minorHAnsi"/>
                    <w:sz w:val="16"/>
                  </w:rPr>
                </w:pPr>
                <w:r w:rsidRPr="00D25256">
                  <w:rPr>
                    <w:rFonts w:cstheme="minorHAnsi"/>
                    <w:sz w:val="16"/>
                  </w:rPr>
                  <w:t>V3.0</w:t>
                </w:r>
              </w:p>
            </w:tc>
            <w:tc>
              <w:tcPr>
                <w:tcW w:w="1355" w:type="dxa"/>
                <w:tcBorders>
                  <w:top w:val="single" w:sz="4" w:space="0" w:color="auto"/>
                  <w:left w:val="single" w:sz="4" w:space="0" w:color="auto"/>
                  <w:bottom w:val="single" w:sz="4" w:space="0" w:color="auto"/>
                  <w:right w:val="single" w:sz="4" w:space="0" w:color="auto"/>
                </w:tcBorders>
                <w:shd w:val="clear" w:color="auto" w:fill="auto"/>
                <w:vAlign w:val="center"/>
              </w:tcPr>
              <w:p w14:paraId="6402728F" w14:textId="77777777" w:rsidR="003968FA" w:rsidRPr="00D25256" w:rsidRDefault="003968FA" w:rsidP="00D25256">
                <w:pPr>
                  <w:spacing w:before="0" w:line="240" w:lineRule="auto"/>
                  <w:rPr>
                    <w:rFonts w:cstheme="minorHAnsi"/>
                    <w:sz w:val="16"/>
                  </w:rPr>
                </w:pPr>
                <w:r w:rsidRPr="00D25256">
                  <w:rPr>
                    <w:rFonts w:cstheme="minorHAnsi"/>
                    <w:sz w:val="16"/>
                  </w:rPr>
                  <w:t>03/06/2019</w:t>
                </w:r>
              </w:p>
            </w:tc>
            <w:tc>
              <w:tcPr>
                <w:tcW w:w="2188" w:type="dxa"/>
                <w:tcBorders>
                  <w:top w:val="single" w:sz="4" w:space="0" w:color="auto"/>
                  <w:left w:val="single" w:sz="4" w:space="0" w:color="auto"/>
                  <w:bottom w:val="single" w:sz="4" w:space="0" w:color="auto"/>
                  <w:right w:val="single" w:sz="4" w:space="0" w:color="auto"/>
                </w:tcBorders>
                <w:shd w:val="clear" w:color="auto" w:fill="auto"/>
                <w:vAlign w:val="center"/>
              </w:tcPr>
              <w:p w14:paraId="4CF1D2E8" w14:textId="77777777" w:rsidR="003968FA" w:rsidRPr="00D25256" w:rsidRDefault="003968FA" w:rsidP="00D25256">
                <w:pPr>
                  <w:spacing w:before="0" w:line="240" w:lineRule="auto"/>
                  <w:rPr>
                    <w:rFonts w:cstheme="minorHAnsi"/>
                    <w:sz w:val="16"/>
                  </w:rPr>
                </w:pPr>
                <w:r w:rsidRPr="00D25256">
                  <w:rPr>
                    <w:rFonts w:cstheme="minorHAnsi"/>
                    <w:sz w:val="16"/>
                  </w:rPr>
                  <w:t>Xiang Fang</w:t>
                </w:r>
              </w:p>
            </w:tc>
            <w:tc>
              <w:tcPr>
                <w:tcW w:w="1657" w:type="dxa"/>
                <w:tcBorders>
                  <w:top w:val="single" w:sz="4" w:space="0" w:color="auto"/>
                  <w:left w:val="single" w:sz="4" w:space="0" w:color="auto"/>
                  <w:bottom w:val="single" w:sz="4" w:space="0" w:color="auto"/>
                  <w:right w:val="single" w:sz="4" w:space="0" w:color="auto"/>
                </w:tcBorders>
                <w:shd w:val="clear" w:color="auto" w:fill="auto"/>
                <w:vAlign w:val="center"/>
              </w:tcPr>
              <w:p w14:paraId="7434EAE4" w14:textId="77777777" w:rsidR="003968FA" w:rsidRPr="00D25256" w:rsidRDefault="003968FA" w:rsidP="00D25256">
                <w:pPr>
                  <w:spacing w:before="0" w:line="240" w:lineRule="auto"/>
                  <w:rPr>
                    <w:rFonts w:cstheme="minorHAnsi"/>
                    <w:sz w:val="16"/>
                  </w:rPr>
                </w:pPr>
                <w:r w:rsidRPr="00D25256">
                  <w:rPr>
                    <w:rFonts w:cstheme="minorHAnsi"/>
                    <w:sz w:val="16"/>
                  </w:rPr>
                  <w:t>Kexiang Xiang</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2D241A26" w14:textId="77777777" w:rsidR="003968FA" w:rsidRPr="00D25256" w:rsidRDefault="003968FA" w:rsidP="00D25256">
                <w:pPr>
                  <w:spacing w:before="0" w:line="240" w:lineRule="auto"/>
                  <w:rPr>
                    <w:rFonts w:cstheme="minorHAnsi"/>
                    <w:sz w:val="16"/>
                  </w:rPr>
                </w:pPr>
                <w:r w:rsidRPr="00D25256">
                  <w:rPr>
                    <w:rFonts w:cstheme="minorHAnsi"/>
                    <w:sz w:val="16"/>
                  </w:rPr>
                  <w:t>Xiaowei Zhang</w:t>
                </w:r>
              </w:p>
            </w:tc>
            <w:tc>
              <w:tcPr>
                <w:tcW w:w="1931" w:type="dxa"/>
                <w:tcBorders>
                  <w:top w:val="single" w:sz="4" w:space="0" w:color="auto"/>
                  <w:left w:val="single" w:sz="4" w:space="0" w:color="auto"/>
                  <w:bottom w:val="single" w:sz="4" w:space="0" w:color="auto"/>
                  <w:right w:val="single" w:sz="4" w:space="0" w:color="auto"/>
                </w:tcBorders>
                <w:shd w:val="clear" w:color="auto" w:fill="auto"/>
                <w:vAlign w:val="center"/>
              </w:tcPr>
              <w:p w14:paraId="5D0BFE3E" w14:textId="77777777" w:rsidR="003968FA" w:rsidRPr="00D25256" w:rsidRDefault="003968FA" w:rsidP="00D25256">
                <w:pPr>
                  <w:spacing w:before="0" w:line="240" w:lineRule="auto"/>
                  <w:rPr>
                    <w:rFonts w:cstheme="minorHAnsi"/>
                    <w:sz w:val="16"/>
                  </w:rPr>
                </w:pPr>
                <w:r w:rsidRPr="00D25256">
                  <w:rPr>
                    <w:rFonts w:cstheme="minorHAnsi"/>
                    <w:sz w:val="16"/>
                  </w:rPr>
                  <w:t>Transferred to TRY</w:t>
                </w:r>
              </w:p>
            </w:tc>
          </w:tr>
          <w:tr w:rsidR="003968FA" w:rsidRPr="00EA6591" w14:paraId="7B77798E" w14:textId="77777777" w:rsidTr="00CB2738">
            <w:trPr>
              <w:trHeight w:hRule="exact" w:val="371"/>
            </w:trPr>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14:paraId="71732279" w14:textId="69D79198" w:rsidR="003968FA" w:rsidRPr="00D25256" w:rsidRDefault="007E1A69" w:rsidP="00D25256">
                <w:pPr>
                  <w:spacing w:before="0" w:line="240" w:lineRule="auto"/>
                  <w:rPr>
                    <w:rFonts w:cstheme="minorHAnsi"/>
                    <w:sz w:val="16"/>
                  </w:rPr>
                </w:pPr>
                <w:r w:rsidRPr="00D25256">
                  <w:rPr>
                    <w:rFonts w:cstheme="minorHAnsi"/>
                    <w:sz w:val="16"/>
                  </w:rPr>
                  <w:t>V4.0</w:t>
                </w:r>
              </w:p>
            </w:tc>
            <w:tc>
              <w:tcPr>
                <w:tcW w:w="1355" w:type="dxa"/>
                <w:tcBorders>
                  <w:top w:val="single" w:sz="4" w:space="0" w:color="auto"/>
                  <w:left w:val="single" w:sz="4" w:space="0" w:color="auto"/>
                  <w:bottom w:val="single" w:sz="4" w:space="0" w:color="auto"/>
                  <w:right w:val="single" w:sz="4" w:space="0" w:color="auto"/>
                </w:tcBorders>
                <w:shd w:val="clear" w:color="auto" w:fill="auto"/>
                <w:vAlign w:val="center"/>
              </w:tcPr>
              <w:p w14:paraId="68FE66CE" w14:textId="309697EE" w:rsidR="003968FA" w:rsidRPr="00D25256" w:rsidRDefault="005D2146" w:rsidP="00D25256">
                <w:pPr>
                  <w:spacing w:before="0" w:line="240" w:lineRule="auto"/>
                  <w:rPr>
                    <w:rFonts w:cstheme="minorHAnsi"/>
                    <w:sz w:val="16"/>
                  </w:rPr>
                </w:pPr>
                <w:r w:rsidRPr="00D25256">
                  <w:rPr>
                    <w:rFonts w:cstheme="minorHAnsi"/>
                    <w:sz w:val="16"/>
                  </w:rPr>
                  <w:t>11/25</w:t>
                </w:r>
                <w:r w:rsidR="007E1A69" w:rsidRPr="00D25256">
                  <w:rPr>
                    <w:rFonts w:cstheme="minorHAnsi"/>
                    <w:sz w:val="16"/>
                  </w:rPr>
                  <w:t>/2019</w:t>
                </w:r>
              </w:p>
            </w:tc>
            <w:tc>
              <w:tcPr>
                <w:tcW w:w="2188" w:type="dxa"/>
                <w:tcBorders>
                  <w:top w:val="single" w:sz="4" w:space="0" w:color="auto"/>
                  <w:left w:val="single" w:sz="4" w:space="0" w:color="auto"/>
                  <w:bottom w:val="single" w:sz="4" w:space="0" w:color="auto"/>
                  <w:right w:val="single" w:sz="4" w:space="0" w:color="auto"/>
                </w:tcBorders>
                <w:shd w:val="clear" w:color="auto" w:fill="auto"/>
                <w:vAlign w:val="center"/>
              </w:tcPr>
              <w:p w14:paraId="02BAD55D" w14:textId="7F9390C3" w:rsidR="003968FA" w:rsidRPr="00D25256" w:rsidRDefault="007E1A69" w:rsidP="00D25256">
                <w:pPr>
                  <w:spacing w:before="0" w:line="240" w:lineRule="auto"/>
                  <w:rPr>
                    <w:rFonts w:cstheme="minorHAnsi"/>
                    <w:sz w:val="16"/>
                  </w:rPr>
                </w:pPr>
                <w:r w:rsidRPr="00D25256">
                  <w:rPr>
                    <w:rFonts w:cstheme="minorHAnsi"/>
                    <w:sz w:val="16"/>
                  </w:rPr>
                  <w:t>Shiyao Lu/Xiangjun Chen</w:t>
                </w:r>
              </w:p>
            </w:tc>
            <w:tc>
              <w:tcPr>
                <w:tcW w:w="1657" w:type="dxa"/>
                <w:tcBorders>
                  <w:top w:val="single" w:sz="4" w:space="0" w:color="auto"/>
                  <w:left w:val="single" w:sz="4" w:space="0" w:color="auto"/>
                  <w:bottom w:val="single" w:sz="4" w:space="0" w:color="auto"/>
                  <w:right w:val="single" w:sz="4" w:space="0" w:color="auto"/>
                </w:tcBorders>
                <w:shd w:val="clear" w:color="auto" w:fill="auto"/>
                <w:vAlign w:val="center"/>
              </w:tcPr>
              <w:p w14:paraId="5498132C" w14:textId="7F401DCA" w:rsidR="003968FA" w:rsidRPr="00D25256" w:rsidRDefault="007E1A69" w:rsidP="00D25256">
                <w:pPr>
                  <w:spacing w:before="0" w:line="240" w:lineRule="auto"/>
                  <w:rPr>
                    <w:rFonts w:cstheme="minorHAnsi"/>
                    <w:sz w:val="16"/>
                  </w:rPr>
                </w:pPr>
                <w:r w:rsidRPr="00D25256">
                  <w:rPr>
                    <w:rFonts w:cstheme="minorHAnsi"/>
                    <w:sz w:val="16"/>
                  </w:rPr>
                  <w:t>Hongsheng Guo</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69245647" w14:textId="4C17B7F7" w:rsidR="003968FA" w:rsidRPr="00D25256" w:rsidRDefault="007E1A69" w:rsidP="00D25256">
                <w:pPr>
                  <w:spacing w:before="0" w:line="240" w:lineRule="auto"/>
                  <w:rPr>
                    <w:rFonts w:cstheme="minorHAnsi"/>
                    <w:sz w:val="16"/>
                  </w:rPr>
                </w:pPr>
                <w:r w:rsidRPr="00D25256">
                  <w:rPr>
                    <w:rFonts w:cstheme="minorHAnsi"/>
                    <w:sz w:val="16"/>
                  </w:rPr>
                  <w:t>Xiaowei Zhang</w:t>
                </w:r>
              </w:p>
            </w:tc>
            <w:tc>
              <w:tcPr>
                <w:tcW w:w="1931" w:type="dxa"/>
                <w:tcBorders>
                  <w:top w:val="single" w:sz="4" w:space="0" w:color="auto"/>
                  <w:left w:val="single" w:sz="4" w:space="0" w:color="auto"/>
                  <w:bottom w:val="single" w:sz="4" w:space="0" w:color="auto"/>
                  <w:right w:val="single" w:sz="4" w:space="0" w:color="auto"/>
                </w:tcBorders>
                <w:shd w:val="clear" w:color="auto" w:fill="auto"/>
                <w:vAlign w:val="center"/>
              </w:tcPr>
              <w:p w14:paraId="320EC3BA" w14:textId="3CFF6EA5" w:rsidR="003968FA" w:rsidRPr="00D25256" w:rsidRDefault="004A52C6" w:rsidP="00D25256">
                <w:pPr>
                  <w:spacing w:before="0" w:line="240" w:lineRule="auto"/>
                  <w:rPr>
                    <w:rFonts w:cstheme="minorHAnsi"/>
                    <w:sz w:val="16"/>
                  </w:rPr>
                </w:pPr>
                <w:r w:rsidRPr="00D25256">
                  <w:rPr>
                    <w:rFonts w:cstheme="minorHAnsi"/>
                    <w:sz w:val="16"/>
                  </w:rPr>
                  <w:t>Revisit and u</w:t>
                </w:r>
                <w:r w:rsidR="00CF4C70" w:rsidRPr="00D25256">
                  <w:rPr>
                    <w:rFonts w:cstheme="minorHAnsi"/>
                    <w:sz w:val="16"/>
                  </w:rPr>
                  <w:t>pdate</w:t>
                </w:r>
              </w:p>
            </w:tc>
          </w:tr>
          <w:tr w:rsidR="00D47873" w:rsidRPr="00EA6591" w14:paraId="15D91BE0" w14:textId="77777777" w:rsidTr="00CB2738">
            <w:trPr>
              <w:trHeight w:hRule="exact" w:val="371"/>
            </w:trPr>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14:paraId="65279216" w14:textId="131B435C" w:rsidR="00D47873" w:rsidRPr="00D25256" w:rsidRDefault="00D47873" w:rsidP="00D25256">
                <w:pPr>
                  <w:spacing w:before="0" w:line="240" w:lineRule="auto"/>
                  <w:rPr>
                    <w:rFonts w:cstheme="minorHAnsi"/>
                    <w:sz w:val="16"/>
                  </w:rPr>
                </w:pPr>
                <w:r w:rsidRPr="00D25256">
                  <w:rPr>
                    <w:rFonts w:cstheme="minorHAnsi"/>
                    <w:sz w:val="16"/>
                  </w:rPr>
                  <w:t>V4.1</w:t>
                </w:r>
              </w:p>
            </w:tc>
            <w:tc>
              <w:tcPr>
                <w:tcW w:w="1355" w:type="dxa"/>
                <w:tcBorders>
                  <w:top w:val="single" w:sz="4" w:space="0" w:color="auto"/>
                  <w:left w:val="single" w:sz="4" w:space="0" w:color="auto"/>
                  <w:bottom w:val="single" w:sz="4" w:space="0" w:color="auto"/>
                  <w:right w:val="single" w:sz="4" w:space="0" w:color="auto"/>
                </w:tcBorders>
                <w:shd w:val="clear" w:color="auto" w:fill="auto"/>
                <w:vAlign w:val="center"/>
              </w:tcPr>
              <w:p w14:paraId="3A1C5346" w14:textId="25AB1207" w:rsidR="00D47873" w:rsidRPr="00D25256" w:rsidRDefault="004A52C6" w:rsidP="00D25256">
                <w:pPr>
                  <w:spacing w:before="0" w:line="240" w:lineRule="auto"/>
                  <w:rPr>
                    <w:rFonts w:cstheme="minorHAnsi"/>
                    <w:sz w:val="16"/>
                  </w:rPr>
                </w:pPr>
                <w:r w:rsidRPr="00D25256">
                  <w:rPr>
                    <w:rFonts w:cstheme="minorHAnsi"/>
                    <w:sz w:val="16"/>
                  </w:rPr>
                  <w:t>03</w:t>
                </w:r>
                <w:r w:rsidR="00D47873" w:rsidRPr="00D25256">
                  <w:rPr>
                    <w:rFonts w:cstheme="minorHAnsi"/>
                    <w:sz w:val="16"/>
                  </w:rPr>
                  <w:t>/25/2020</w:t>
                </w:r>
              </w:p>
            </w:tc>
            <w:tc>
              <w:tcPr>
                <w:tcW w:w="2188" w:type="dxa"/>
                <w:tcBorders>
                  <w:top w:val="single" w:sz="4" w:space="0" w:color="auto"/>
                  <w:left w:val="single" w:sz="4" w:space="0" w:color="auto"/>
                  <w:bottom w:val="single" w:sz="4" w:space="0" w:color="auto"/>
                  <w:right w:val="single" w:sz="4" w:space="0" w:color="auto"/>
                </w:tcBorders>
                <w:shd w:val="clear" w:color="auto" w:fill="auto"/>
                <w:vAlign w:val="center"/>
              </w:tcPr>
              <w:p w14:paraId="6BB372E1" w14:textId="0E714CEC" w:rsidR="00D47873" w:rsidRPr="00D25256" w:rsidRDefault="00D47873" w:rsidP="00D25256">
                <w:pPr>
                  <w:spacing w:before="0" w:line="240" w:lineRule="auto"/>
                  <w:rPr>
                    <w:rFonts w:cstheme="minorHAnsi"/>
                    <w:sz w:val="16"/>
                  </w:rPr>
                </w:pPr>
                <w:r w:rsidRPr="00D25256">
                  <w:rPr>
                    <w:rFonts w:cstheme="minorHAnsi"/>
                    <w:sz w:val="16"/>
                  </w:rPr>
                  <w:t>Xiangjun Chen</w:t>
                </w:r>
              </w:p>
            </w:tc>
            <w:tc>
              <w:tcPr>
                <w:tcW w:w="1657" w:type="dxa"/>
                <w:tcBorders>
                  <w:top w:val="single" w:sz="4" w:space="0" w:color="auto"/>
                  <w:left w:val="single" w:sz="4" w:space="0" w:color="auto"/>
                  <w:bottom w:val="single" w:sz="4" w:space="0" w:color="auto"/>
                  <w:right w:val="single" w:sz="4" w:space="0" w:color="auto"/>
                </w:tcBorders>
                <w:shd w:val="clear" w:color="auto" w:fill="auto"/>
                <w:vAlign w:val="center"/>
              </w:tcPr>
              <w:p w14:paraId="5E4B0265" w14:textId="7C3ECDBE" w:rsidR="00D47873" w:rsidRPr="00D25256" w:rsidRDefault="00D47873" w:rsidP="00D25256">
                <w:pPr>
                  <w:spacing w:before="0" w:line="240" w:lineRule="auto"/>
                  <w:rPr>
                    <w:rFonts w:cstheme="minorHAnsi"/>
                    <w:sz w:val="16"/>
                  </w:rPr>
                </w:pPr>
                <w:r w:rsidRPr="00D25256">
                  <w:rPr>
                    <w:rFonts w:cstheme="minorHAnsi"/>
                    <w:sz w:val="16"/>
                  </w:rPr>
                  <w:t>Hongsheng Guo</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7EA7C2D1" w14:textId="1067DA2D" w:rsidR="00D47873" w:rsidRPr="00D25256" w:rsidRDefault="00D47873" w:rsidP="00D25256">
                <w:pPr>
                  <w:spacing w:before="0" w:line="240" w:lineRule="auto"/>
                  <w:rPr>
                    <w:rFonts w:cstheme="minorHAnsi"/>
                    <w:sz w:val="16"/>
                  </w:rPr>
                </w:pPr>
                <w:r w:rsidRPr="00D25256">
                  <w:rPr>
                    <w:rFonts w:cstheme="minorHAnsi"/>
                    <w:sz w:val="16"/>
                  </w:rPr>
                  <w:t>Xiaowei Zhang</w:t>
                </w:r>
              </w:p>
            </w:tc>
            <w:tc>
              <w:tcPr>
                <w:tcW w:w="1931" w:type="dxa"/>
                <w:tcBorders>
                  <w:top w:val="single" w:sz="4" w:space="0" w:color="auto"/>
                  <w:left w:val="single" w:sz="4" w:space="0" w:color="auto"/>
                  <w:bottom w:val="single" w:sz="4" w:space="0" w:color="auto"/>
                  <w:right w:val="single" w:sz="4" w:space="0" w:color="auto"/>
                </w:tcBorders>
                <w:shd w:val="clear" w:color="auto" w:fill="auto"/>
                <w:vAlign w:val="center"/>
              </w:tcPr>
              <w:p w14:paraId="04E9BBDF" w14:textId="0E900D57" w:rsidR="00D47873" w:rsidRPr="00D25256" w:rsidRDefault="002D0929" w:rsidP="00D25256">
                <w:pPr>
                  <w:spacing w:before="0" w:line="240" w:lineRule="auto"/>
                  <w:rPr>
                    <w:rFonts w:cstheme="minorHAnsi"/>
                    <w:sz w:val="16"/>
                  </w:rPr>
                </w:pPr>
                <w:r w:rsidRPr="00D25256">
                  <w:rPr>
                    <w:rFonts w:cstheme="minorHAnsi"/>
                    <w:sz w:val="16"/>
                  </w:rPr>
                  <w:t>Revisit and u</w:t>
                </w:r>
                <w:r w:rsidR="00D47873" w:rsidRPr="00D25256">
                  <w:rPr>
                    <w:rFonts w:cstheme="minorHAnsi"/>
                    <w:sz w:val="16"/>
                  </w:rPr>
                  <w:t>pdate</w:t>
                </w:r>
              </w:p>
            </w:tc>
          </w:tr>
          <w:tr w:rsidR="004A52C6" w:rsidRPr="00EA6591" w14:paraId="2525C338" w14:textId="77777777" w:rsidTr="00CB2738">
            <w:trPr>
              <w:trHeight w:hRule="exact" w:val="371"/>
            </w:trPr>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14:paraId="06C0A826" w14:textId="5B3ADAD7" w:rsidR="004A52C6" w:rsidRPr="00D25256" w:rsidRDefault="004A52C6" w:rsidP="00D25256">
                <w:pPr>
                  <w:spacing w:before="0" w:line="240" w:lineRule="auto"/>
                  <w:rPr>
                    <w:rFonts w:cstheme="minorHAnsi"/>
                    <w:sz w:val="16"/>
                  </w:rPr>
                </w:pPr>
                <w:r w:rsidRPr="00D25256">
                  <w:rPr>
                    <w:rFonts w:cstheme="minorHAnsi"/>
                    <w:sz w:val="16"/>
                  </w:rPr>
                  <w:t>V4.2</w:t>
                </w:r>
              </w:p>
            </w:tc>
            <w:tc>
              <w:tcPr>
                <w:tcW w:w="1355" w:type="dxa"/>
                <w:tcBorders>
                  <w:top w:val="single" w:sz="4" w:space="0" w:color="auto"/>
                  <w:left w:val="single" w:sz="4" w:space="0" w:color="auto"/>
                  <w:bottom w:val="single" w:sz="4" w:space="0" w:color="auto"/>
                  <w:right w:val="single" w:sz="4" w:space="0" w:color="auto"/>
                </w:tcBorders>
                <w:shd w:val="clear" w:color="auto" w:fill="auto"/>
                <w:vAlign w:val="center"/>
              </w:tcPr>
              <w:p w14:paraId="27FF773F" w14:textId="2E822D5C" w:rsidR="004A52C6" w:rsidRPr="00D25256" w:rsidRDefault="004A52C6" w:rsidP="00D25256">
                <w:pPr>
                  <w:spacing w:before="0" w:line="240" w:lineRule="auto"/>
                  <w:rPr>
                    <w:rFonts w:cstheme="minorHAnsi"/>
                    <w:sz w:val="16"/>
                  </w:rPr>
                </w:pPr>
                <w:r w:rsidRPr="00D25256">
                  <w:rPr>
                    <w:rFonts w:cstheme="minorHAnsi"/>
                    <w:sz w:val="16"/>
                  </w:rPr>
                  <w:t>09/28/2020</w:t>
                </w:r>
              </w:p>
            </w:tc>
            <w:tc>
              <w:tcPr>
                <w:tcW w:w="2188" w:type="dxa"/>
                <w:tcBorders>
                  <w:top w:val="single" w:sz="4" w:space="0" w:color="auto"/>
                  <w:left w:val="single" w:sz="4" w:space="0" w:color="auto"/>
                  <w:bottom w:val="single" w:sz="4" w:space="0" w:color="auto"/>
                  <w:right w:val="single" w:sz="4" w:space="0" w:color="auto"/>
                </w:tcBorders>
                <w:shd w:val="clear" w:color="auto" w:fill="auto"/>
                <w:vAlign w:val="center"/>
              </w:tcPr>
              <w:p w14:paraId="0E8E83A2" w14:textId="4BF94379" w:rsidR="004A52C6" w:rsidRPr="00D25256" w:rsidRDefault="004A52C6" w:rsidP="00D25256">
                <w:pPr>
                  <w:spacing w:before="0" w:line="240" w:lineRule="auto"/>
                  <w:rPr>
                    <w:rFonts w:cstheme="minorHAnsi"/>
                    <w:sz w:val="16"/>
                  </w:rPr>
                </w:pPr>
                <w:r w:rsidRPr="00D25256">
                  <w:rPr>
                    <w:rFonts w:cstheme="minorHAnsi"/>
                    <w:sz w:val="16"/>
                  </w:rPr>
                  <w:t>Xiangjun Chen</w:t>
                </w:r>
              </w:p>
            </w:tc>
            <w:tc>
              <w:tcPr>
                <w:tcW w:w="1657" w:type="dxa"/>
                <w:tcBorders>
                  <w:top w:val="single" w:sz="4" w:space="0" w:color="auto"/>
                  <w:left w:val="single" w:sz="4" w:space="0" w:color="auto"/>
                  <w:bottom w:val="single" w:sz="4" w:space="0" w:color="auto"/>
                  <w:right w:val="single" w:sz="4" w:space="0" w:color="auto"/>
                </w:tcBorders>
                <w:shd w:val="clear" w:color="auto" w:fill="auto"/>
                <w:vAlign w:val="center"/>
              </w:tcPr>
              <w:p w14:paraId="0C5C85DE" w14:textId="349E5485" w:rsidR="004A52C6" w:rsidRPr="00D25256" w:rsidRDefault="004A52C6" w:rsidP="00D25256">
                <w:pPr>
                  <w:spacing w:before="0" w:line="240" w:lineRule="auto"/>
                  <w:rPr>
                    <w:rFonts w:cstheme="minorHAnsi"/>
                    <w:sz w:val="16"/>
                  </w:rPr>
                </w:pPr>
                <w:r w:rsidRPr="00D25256">
                  <w:rPr>
                    <w:rFonts w:cstheme="minorHAnsi"/>
                    <w:sz w:val="16"/>
                  </w:rPr>
                  <w:t>Hongsheng Guo</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548848F9" w14:textId="391D4ACF" w:rsidR="004A52C6" w:rsidRPr="00D25256" w:rsidRDefault="004A52C6" w:rsidP="00D25256">
                <w:pPr>
                  <w:spacing w:before="0" w:line="240" w:lineRule="auto"/>
                  <w:rPr>
                    <w:rFonts w:cstheme="minorHAnsi"/>
                    <w:sz w:val="16"/>
                  </w:rPr>
                </w:pPr>
                <w:r w:rsidRPr="00D25256">
                  <w:rPr>
                    <w:rFonts w:cstheme="minorHAnsi"/>
                    <w:sz w:val="16"/>
                  </w:rPr>
                  <w:t>Xiaowei Zhang</w:t>
                </w:r>
              </w:p>
            </w:tc>
            <w:tc>
              <w:tcPr>
                <w:tcW w:w="1931" w:type="dxa"/>
                <w:tcBorders>
                  <w:top w:val="single" w:sz="4" w:space="0" w:color="auto"/>
                  <w:left w:val="single" w:sz="4" w:space="0" w:color="auto"/>
                  <w:bottom w:val="single" w:sz="4" w:space="0" w:color="auto"/>
                  <w:right w:val="single" w:sz="4" w:space="0" w:color="auto"/>
                </w:tcBorders>
                <w:shd w:val="clear" w:color="auto" w:fill="auto"/>
                <w:vAlign w:val="center"/>
              </w:tcPr>
              <w:p w14:paraId="0B64628F" w14:textId="4CFF1A18" w:rsidR="004A52C6" w:rsidRPr="00D25256" w:rsidRDefault="004A52C6" w:rsidP="00D25256">
                <w:pPr>
                  <w:spacing w:before="0" w:line="240" w:lineRule="auto"/>
                  <w:rPr>
                    <w:rFonts w:cstheme="minorHAnsi"/>
                    <w:sz w:val="16"/>
                  </w:rPr>
                </w:pPr>
                <w:r w:rsidRPr="00D25256">
                  <w:rPr>
                    <w:rFonts w:cstheme="minorHAnsi"/>
                    <w:sz w:val="16"/>
                  </w:rPr>
                  <w:t>Assumption update</w:t>
                </w:r>
              </w:p>
            </w:tc>
          </w:tr>
          <w:tr w:rsidR="00CB2738" w:rsidRPr="00EA6591" w14:paraId="0B38742A" w14:textId="77777777" w:rsidTr="00CB2738">
            <w:trPr>
              <w:trHeight w:hRule="exact" w:val="371"/>
            </w:trPr>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14:paraId="47E58ADA" w14:textId="1A273CE5" w:rsidR="00CB2738" w:rsidRPr="00D25256" w:rsidRDefault="002B42B3" w:rsidP="00D25256">
                <w:pPr>
                  <w:spacing w:before="0" w:line="240" w:lineRule="auto"/>
                  <w:rPr>
                    <w:rFonts w:cstheme="minorHAnsi"/>
                    <w:sz w:val="16"/>
                  </w:rPr>
                </w:pPr>
                <w:ins w:id="11" w:author="Chen, Christine" w:date="2021-08-13T14:58:00Z">
                  <w:r>
                    <w:rPr>
                      <w:rFonts w:cstheme="minorHAnsi" w:hint="eastAsia"/>
                      <w:sz w:val="16"/>
                    </w:rPr>
                    <w:t>V</w:t>
                  </w:r>
                </w:ins>
                <w:del w:id="12" w:author="Chen, Christine" w:date="2021-08-13T14:58:00Z">
                  <w:r w:rsidR="00CB2738" w:rsidRPr="00D25256" w:rsidDel="002B42B3">
                    <w:rPr>
                      <w:rFonts w:cstheme="minorHAnsi"/>
                      <w:sz w:val="16"/>
                    </w:rPr>
                    <w:delText>v</w:delText>
                  </w:r>
                </w:del>
                <w:r w:rsidR="00CB2738" w:rsidRPr="00D25256">
                  <w:rPr>
                    <w:rFonts w:cstheme="minorHAnsi"/>
                    <w:sz w:val="16"/>
                  </w:rPr>
                  <w:t>5.0</w:t>
                </w:r>
              </w:p>
            </w:tc>
            <w:tc>
              <w:tcPr>
                <w:tcW w:w="1355" w:type="dxa"/>
                <w:tcBorders>
                  <w:top w:val="single" w:sz="4" w:space="0" w:color="auto"/>
                  <w:left w:val="single" w:sz="4" w:space="0" w:color="auto"/>
                  <w:bottom w:val="single" w:sz="4" w:space="0" w:color="auto"/>
                  <w:right w:val="single" w:sz="4" w:space="0" w:color="auto"/>
                </w:tcBorders>
                <w:shd w:val="clear" w:color="auto" w:fill="auto"/>
                <w:vAlign w:val="center"/>
              </w:tcPr>
              <w:p w14:paraId="4C0CABFB" w14:textId="6AE999E3" w:rsidR="00CB2738" w:rsidRPr="00D25256" w:rsidRDefault="00CB2738" w:rsidP="00D25256">
                <w:pPr>
                  <w:spacing w:before="0" w:line="240" w:lineRule="auto"/>
                  <w:rPr>
                    <w:rFonts w:cstheme="minorHAnsi"/>
                    <w:sz w:val="16"/>
                  </w:rPr>
                </w:pPr>
                <w:r w:rsidRPr="00D25256">
                  <w:rPr>
                    <w:rFonts w:cstheme="minorHAnsi"/>
                    <w:sz w:val="16"/>
                  </w:rPr>
                  <w:t>05/07/2021</w:t>
                </w:r>
              </w:p>
            </w:tc>
            <w:tc>
              <w:tcPr>
                <w:tcW w:w="2188" w:type="dxa"/>
                <w:tcBorders>
                  <w:top w:val="single" w:sz="4" w:space="0" w:color="auto"/>
                  <w:left w:val="single" w:sz="4" w:space="0" w:color="auto"/>
                  <w:bottom w:val="single" w:sz="4" w:space="0" w:color="auto"/>
                  <w:right w:val="single" w:sz="4" w:space="0" w:color="auto"/>
                </w:tcBorders>
                <w:shd w:val="clear" w:color="auto" w:fill="auto"/>
                <w:vAlign w:val="center"/>
              </w:tcPr>
              <w:p w14:paraId="1D2E8D69" w14:textId="0B5EB421" w:rsidR="00CB2738" w:rsidRPr="00D25256" w:rsidRDefault="00CB2738" w:rsidP="00D25256">
                <w:pPr>
                  <w:spacing w:before="0" w:line="240" w:lineRule="auto"/>
                  <w:rPr>
                    <w:rFonts w:cstheme="minorHAnsi"/>
                    <w:sz w:val="16"/>
                  </w:rPr>
                </w:pPr>
                <w:r w:rsidRPr="00D25256">
                  <w:rPr>
                    <w:rFonts w:cstheme="minorHAnsi"/>
                    <w:sz w:val="16"/>
                  </w:rPr>
                  <w:t>Xiangjun Chen/Chulin Yan</w:t>
                </w:r>
              </w:p>
            </w:tc>
            <w:tc>
              <w:tcPr>
                <w:tcW w:w="1657" w:type="dxa"/>
                <w:tcBorders>
                  <w:top w:val="single" w:sz="4" w:space="0" w:color="auto"/>
                  <w:left w:val="single" w:sz="4" w:space="0" w:color="auto"/>
                  <w:bottom w:val="single" w:sz="4" w:space="0" w:color="auto"/>
                  <w:right w:val="single" w:sz="4" w:space="0" w:color="auto"/>
                </w:tcBorders>
                <w:shd w:val="clear" w:color="auto" w:fill="auto"/>
                <w:vAlign w:val="center"/>
              </w:tcPr>
              <w:p w14:paraId="1DF3A4BA" w14:textId="544801B4" w:rsidR="00CB2738" w:rsidRPr="00D25256" w:rsidRDefault="00CB2738" w:rsidP="00D25256">
                <w:pPr>
                  <w:spacing w:before="0" w:line="240" w:lineRule="auto"/>
                  <w:rPr>
                    <w:rFonts w:cstheme="minorHAnsi"/>
                    <w:sz w:val="16"/>
                  </w:rPr>
                </w:pPr>
                <w:r w:rsidRPr="00D25256">
                  <w:rPr>
                    <w:rFonts w:cstheme="minorHAnsi"/>
                    <w:sz w:val="16"/>
                  </w:rPr>
                  <w:t>Hongsheng Guo</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27033429" w14:textId="44145335" w:rsidR="00CB2738" w:rsidRPr="00D25256" w:rsidRDefault="00CB2738" w:rsidP="00D25256">
                <w:pPr>
                  <w:spacing w:before="0" w:line="240" w:lineRule="auto"/>
                  <w:rPr>
                    <w:rFonts w:cstheme="minorHAnsi"/>
                    <w:sz w:val="16"/>
                  </w:rPr>
                </w:pPr>
                <w:del w:id="13" w:author="Chen, Christine" w:date="2021-08-20T16:24:00Z">
                  <w:r w:rsidRPr="00D25256" w:rsidDel="00DD443A">
                    <w:rPr>
                      <w:rFonts w:cstheme="minorHAnsi"/>
                      <w:sz w:val="16"/>
                    </w:rPr>
                    <w:delText>Peng, Qian</w:delText>
                  </w:r>
                </w:del>
                <w:ins w:id="14" w:author="Chen, Christine" w:date="2021-08-20T16:24:00Z">
                  <w:r w:rsidR="00DD443A">
                    <w:rPr>
                      <w:rFonts w:cstheme="minorHAnsi"/>
                      <w:sz w:val="16"/>
                    </w:rPr>
                    <w:t>Qian Peng</w:t>
                  </w:r>
                </w:ins>
              </w:p>
            </w:tc>
            <w:tc>
              <w:tcPr>
                <w:tcW w:w="1931" w:type="dxa"/>
                <w:tcBorders>
                  <w:top w:val="single" w:sz="4" w:space="0" w:color="auto"/>
                  <w:left w:val="single" w:sz="4" w:space="0" w:color="auto"/>
                  <w:bottom w:val="single" w:sz="4" w:space="0" w:color="auto"/>
                  <w:right w:val="single" w:sz="4" w:space="0" w:color="auto"/>
                </w:tcBorders>
                <w:shd w:val="clear" w:color="auto" w:fill="auto"/>
                <w:vAlign w:val="center"/>
              </w:tcPr>
              <w:p w14:paraId="40F4D266" w14:textId="689A01AF" w:rsidR="00CB2738" w:rsidRPr="00D25256" w:rsidRDefault="00CB2738" w:rsidP="00D25256">
                <w:pPr>
                  <w:spacing w:before="0" w:line="240" w:lineRule="auto"/>
                  <w:rPr>
                    <w:rFonts w:cstheme="minorHAnsi"/>
                    <w:sz w:val="16"/>
                  </w:rPr>
                </w:pPr>
                <w:r w:rsidRPr="00D25256">
                  <w:rPr>
                    <w:rFonts w:cstheme="minorHAnsi"/>
                    <w:sz w:val="16"/>
                  </w:rPr>
                  <w:t>Revisit and update</w:t>
                </w:r>
              </w:p>
            </w:tc>
          </w:tr>
          <w:tr w:rsidR="002B42B3" w:rsidRPr="00EA6591" w14:paraId="01538089" w14:textId="77777777" w:rsidTr="00CB2738">
            <w:trPr>
              <w:trHeight w:hRule="exact" w:val="371"/>
              <w:ins w:id="15" w:author="Chen, Christine" w:date="2021-08-13T14:58:00Z"/>
            </w:trPr>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14:paraId="5EEC07AF" w14:textId="12D66F86" w:rsidR="002B42B3" w:rsidRPr="00D25256" w:rsidRDefault="002B42B3" w:rsidP="002B42B3">
                <w:pPr>
                  <w:spacing w:before="0" w:line="240" w:lineRule="auto"/>
                  <w:rPr>
                    <w:ins w:id="16" w:author="Chen, Christine" w:date="2021-08-13T14:58:00Z"/>
                    <w:rFonts w:cstheme="minorHAnsi"/>
                    <w:sz w:val="16"/>
                  </w:rPr>
                </w:pPr>
                <w:ins w:id="17" w:author="Chen, Christine" w:date="2021-08-13T14:58:00Z">
                  <w:r>
                    <w:rPr>
                      <w:rFonts w:cstheme="minorHAnsi" w:hint="eastAsia"/>
                      <w:sz w:val="16"/>
                    </w:rPr>
                    <w:t>V</w:t>
                  </w:r>
                  <w:r w:rsidR="00B84E52">
                    <w:rPr>
                      <w:rFonts w:cstheme="minorHAnsi"/>
                      <w:sz w:val="16"/>
                    </w:rPr>
                    <w:t>5.</w:t>
                  </w:r>
                </w:ins>
                <w:ins w:id="18" w:author="Chen, Christine" w:date="2021-08-20T16:21:00Z">
                  <w:r w:rsidR="00B84E52">
                    <w:rPr>
                      <w:rFonts w:cstheme="minorHAnsi"/>
                      <w:sz w:val="16"/>
                    </w:rPr>
                    <w:t>1</w:t>
                  </w:r>
                </w:ins>
              </w:p>
            </w:tc>
            <w:tc>
              <w:tcPr>
                <w:tcW w:w="1355" w:type="dxa"/>
                <w:tcBorders>
                  <w:top w:val="single" w:sz="4" w:space="0" w:color="auto"/>
                  <w:left w:val="single" w:sz="4" w:space="0" w:color="auto"/>
                  <w:bottom w:val="single" w:sz="4" w:space="0" w:color="auto"/>
                  <w:right w:val="single" w:sz="4" w:space="0" w:color="auto"/>
                </w:tcBorders>
                <w:shd w:val="clear" w:color="auto" w:fill="auto"/>
                <w:vAlign w:val="center"/>
              </w:tcPr>
              <w:p w14:paraId="1FEFA54F" w14:textId="7423B5D6" w:rsidR="002B42B3" w:rsidRPr="00D25256" w:rsidRDefault="002B42B3" w:rsidP="002B42B3">
                <w:pPr>
                  <w:spacing w:before="0" w:line="240" w:lineRule="auto"/>
                  <w:rPr>
                    <w:ins w:id="19" w:author="Chen, Christine" w:date="2021-08-13T14:58:00Z"/>
                    <w:rFonts w:cstheme="minorHAnsi"/>
                    <w:sz w:val="16"/>
                  </w:rPr>
                </w:pPr>
                <w:ins w:id="20" w:author="Chen, Christine" w:date="2021-08-13T14:58:00Z">
                  <w:r>
                    <w:rPr>
                      <w:rFonts w:cstheme="minorHAnsi"/>
                      <w:sz w:val="16"/>
                    </w:rPr>
                    <w:t>08/</w:t>
                  </w:r>
                </w:ins>
                <w:ins w:id="21" w:author="Chen, Christine" w:date="2021-08-20T16:23:00Z">
                  <w:r w:rsidR="007B3409">
                    <w:rPr>
                      <w:rFonts w:cstheme="minorHAnsi"/>
                      <w:sz w:val="16"/>
                    </w:rPr>
                    <w:t>2</w:t>
                  </w:r>
                </w:ins>
                <w:ins w:id="22" w:author="Chen, Christine" w:date="2021-08-23T15:55:00Z">
                  <w:r w:rsidR="007B3409">
                    <w:rPr>
                      <w:rFonts w:cstheme="minorHAnsi"/>
                      <w:sz w:val="16"/>
                    </w:rPr>
                    <w:t>3</w:t>
                  </w:r>
                </w:ins>
                <w:bookmarkStart w:id="23" w:name="_GoBack"/>
                <w:bookmarkEnd w:id="23"/>
                <w:ins w:id="24" w:author="Chen, Christine" w:date="2021-08-13T14:59:00Z">
                  <w:r>
                    <w:rPr>
                      <w:rFonts w:cstheme="minorHAnsi"/>
                      <w:sz w:val="16"/>
                    </w:rPr>
                    <w:t>/2021</w:t>
                  </w:r>
                </w:ins>
              </w:p>
            </w:tc>
            <w:tc>
              <w:tcPr>
                <w:tcW w:w="2188" w:type="dxa"/>
                <w:tcBorders>
                  <w:top w:val="single" w:sz="4" w:space="0" w:color="auto"/>
                  <w:left w:val="single" w:sz="4" w:space="0" w:color="auto"/>
                  <w:bottom w:val="single" w:sz="4" w:space="0" w:color="auto"/>
                  <w:right w:val="single" w:sz="4" w:space="0" w:color="auto"/>
                </w:tcBorders>
                <w:shd w:val="clear" w:color="auto" w:fill="auto"/>
                <w:vAlign w:val="center"/>
              </w:tcPr>
              <w:p w14:paraId="47A58E48" w14:textId="32653E7B" w:rsidR="002B42B3" w:rsidRPr="00D25256" w:rsidRDefault="002B42B3" w:rsidP="002B42B3">
                <w:pPr>
                  <w:spacing w:before="0" w:line="240" w:lineRule="auto"/>
                  <w:rPr>
                    <w:ins w:id="25" w:author="Chen, Christine" w:date="2021-08-13T14:58:00Z"/>
                    <w:rFonts w:cstheme="minorHAnsi"/>
                    <w:sz w:val="16"/>
                  </w:rPr>
                </w:pPr>
                <w:ins w:id="26" w:author="Chen, Christine" w:date="2021-08-13T14:59:00Z">
                  <w:r w:rsidRPr="00D25256">
                    <w:rPr>
                      <w:rFonts w:cstheme="minorHAnsi"/>
                      <w:sz w:val="16"/>
                    </w:rPr>
                    <w:t>Xiangjun Chen/Chulin Yan</w:t>
                  </w:r>
                </w:ins>
              </w:p>
            </w:tc>
            <w:tc>
              <w:tcPr>
                <w:tcW w:w="1657" w:type="dxa"/>
                <w:tcBorders>
                  <w:top w:val="single" w:sz="4" w:space="0" w:color="auto"/>
                  <w:left w:val="single" w:sz="4" w:space="0" w:color="auto"/>
                  <w:bottom w:val="single" w:sz="4" w:space="0" w:color="auto"/>
                  <w:right w:val="single" w:sz="4" w:space="0" w:color="auto"/>
                </w:tcBorders>
                <w:shd w:val="clear" w:color="auto" w:fill="auto"/>
                <w:vAlign w:val="center"/>
              </w:tcPr>
              <w:p w14:paraId="35503E0B" w14:textId="5FC9BA8B" w:rsidR="002B42B3" w:rsidRPr="00D25256" w:rsidRDefault="002B42B3" w:rsidP="002B42B3">
                <w:pPr>
                  <w:spacing w:before="0" w:line="240" w:lineRule="auto"/>
                  <w:rPr>
                    <w:ins w:id="27" w:author="Chen, Christine" w:date="2021-08-13T14:58:00Z"/>
                    <w:rFonts w:cstheme="minorHAnsi"/>
                    <w:sz w:val="16"/>
                  </w:rPr>
                </w:pPr>
                <w:ins w:id="28" w:author="Chen, Christine" w:date="2021-08-13T14:59:00Z">
                  <w:r w:rsidRPr="00D25256">
                    <w:rPr>
                      <w:rFonts w:cstheme="minorHAnsi"/>
                      <w:sz w:val="16"/>
                    </w:rPr>
                    <w:t>Hongsheng Guo</w:t>
                  </w:r>
                </w:ins>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6268F653" w14:textId="04F68EE1" w:rsidR="002B42B3" w:rsidRPr="00D25256" w:rsidRDefault="00DD443A" w:rsidP="002B42B3">
                <w:pPr>
                  <w:spacing w:before="0" w:line="240" w:lineRule="auto"/>
                  <w:rPr>
                    <w:ins w:id="29" w:author="Chen, Christine" w:date="2021-08-13T14:58:00Z"/>
                    <w:rFonts w:cstheme="minorHAnsi"/>
                    <w:sz w:val="16"/>
                  </w:rPr>
                </w:pPr>
                <w:ins w:id="30" w:author="Chen, Christine" w:date="2021-08-20T16:24:00Z">
                  <w:r>
                    <w:rPr>
                      <w:rFonts w:cstheme="minorHAnsi"/>
                      <w:sz w:val="16"/>
                    </w:rPr>
                    <w:t>Qian Peng</w:t>
                  </w:r>
                </w:ins>
              </w:p>
            </w:tc>
            <w:tc>
              <w:tcPr>
                <w:tcW w:w="1931" w:type="dxa"/>
                <w:tcBorders>
                  <w:top w:val="single" w:sz="4" w:space="0" w:color="auto"/>
                  <w:left w:val="single" w:sz="4" w:space="0" w:color="auto"/>
                  <w:bottom w:val="single" w:sz="4" w:space="0" w:color="auto"/>
                  <w:right w:val="single" w:sz="4" w:space="0" w:color="auto"/>
                </w:tcBorders>
                <w:shd w:val="clear" w:color="auto" w:fill="auto"/>
                <w:vAlign w:val="center"/>
              </w:tcPr>
              <w:p w14:paraId="6FBEAF2F" w14:textId="616BA311" w:rsidR="002B42B3" w:rsidRPr="00D25256" w:rsidRDefault="002B42B3" w:rsidP="002B42B3">
                <w:pPr>
                  <w:spacing w:before="0" w:line="240" w:lineRule="auto"/>
                  <w:rPr>
                    <w:ins w:id="31" w:author="Chen, Christine" w:date="2021-08-13T14:58:00Z"/>
                    <w:rFonts w:cstheme="minorHAnsi"/>
                    <w:sz w:val="16"/>
                  </w:rPr>
                </w:pPr>
                <w:ins w:id="32" w:author="Chen, Christine" w:date="2021-08-13T14:59:00Z">
                  <w:r w:rsidRPr="00D25256">
                    <w:rPr>
                      <w:rFonts w:cstheme="minorHAnsi"/>
                      <w:sz w:val="16"/>
                    </w:rPr>
                    <w:t>Revisit and update</w:t>
                  </w:r>
                </w:ins>
              </w:p>
            </w:tc>
          </w:tr>
        </w:tbl>
        <w:p w14:paraId="133A83B6" w14:textId="783DD8DB" w:rsidR="003968FA" w:rsidRPr="00EA6591" w:rsidRDefault="003968FA" w:rsidP="001011E2">
          <w:pPr>
            <w:spacing w:before="0"/>
            <w:rPr>
              <w:rFonts w:cstheme="minorHAnsi"/>
            </w:rPr>
          </w:pPr>
        </w:p>
        <w:tbl>
          <w:tblPr>
            <w:tblW w:w="9512" w:type="dxa"/>
            <w:tblInd w:w="108" w:type="dxa"/>
            <w:tblBorders>
              <w:top w:val="single" w:sz="4" w:space="0" w:color="auto"/>
              <w:left w:val="single" w:sz="4" w:space="0" w:color="auto"/>
              <w:bottom w:val="single" w:sz="4" w:space="0" w:color="auto"/>
              <w:right w:val="single" w:sz="4" w:space="0" w:color="auto"/>
              <w:insideH w:val="single" w:sz="8" w:space="0" w:color="C0504D"/>
              <w:insideV w:val="single" w:sz="8" w:space="0" w:color="C0504D"/>
            </w:tblBorders>
            <w:tblLook w:val="04A0" w:firstRow="1" w:lastRow="0" w:firstColumn="1" w:lastColumn="0" w:noHBand="0" w:noVBand="1"/>
          </w:tblPr>
          <w:tblGrid>
            <w:gridCol w:w="3060"/>
            <w:gridCol w:w="6452"/>
          </w:tblGrid>
          <w:tr w:rsidR="003968FA" w:rsidRPr="00EA6591" w14:paraId="177B35E1" w14:textId="77777777" w:rsidTr="001011E2">
            <w:trPr>
              <w:trHeight w:val="197"/>
            </w:trPr>
            <w:tc>
              <w:tcPr>
                <w:tcW w:w="3060" w:type="dxa"/>
                <w:tcBorders>
                  <w:bottom w:val="single" w:sz="4" w:space="0" w:color="auto"/>
                </w:tcBorders>
                <w:shd w:val="clear" w:color="auto" w:fill="2E74B5" w:themeFill="accent1" w:themeFillShade="BF"/>
                <w:vAlign w:val="center"/>
              </w:tcPr>
              <w:p w14:paraId="7DBC7389" w14:textId="77777777" w:rsidR="003968FA" w:rsidRPr="00EA6591" w:rsidRDefault="003968FA" w:rsidP="001011E2">
                <w:pPr>
                  <w:spacing w:before="0" w:line="240" w:lineRule="auto"/>
                  <w:rPr>
                    <w:rFonts w:cstheme="minorHAnsi"/>
                    <w:b/>
                    <w:bCs/>
                    <w:color w:val="FFFFFF"/>
                  </w:rPr>
                </w:pPr>
                <w:r w:rsidRPr="00EA6591">
                  <w:rPr>
                    <w:rFonts w:eastAsia="Times New Roman" w:cstheme="minorHAnsi"/>
                    <w:b/>
                    <w:bCs/>
                    <w:color w:val="FFFFFF"/>
                    <w:sz w:val="20"/>
                    <w:szCs w:val="24"/>
                  </w:rPr>
                  <w:t>Identifying Information</w:t>
                </w:r>
              </w:p>
            </w:tc>
            <w:tc>
              <w:tcPr>
                <w:tcW w:w="6452" w:type="dxa"/>
                <w:tcBorders>
                  <w:bottom w:val="single" w:sz="4" w:space="0" w:color="auto"/>
                </w:tcBorders>
                <w:shd w:val="clear" w:color="auto" w:fill="2E74B5" w:themeFill="accent1" w:themeFillShade="BF"/>
                <w:vAlign w:val="center"/>
              </w:tcPr>
              <w:p w14:paraId="41A95052" w14:textId="77777777" w:rsidR="003968FA" w:rsidRPr="00EA6591" w:rsidRDefault="003968FA" w:rsidP="001011E2">
                <w:pPr>
                  <w:spacing w:before="0"/>
                  <w:rPr>
                    <w:rFonts w:cstheme="minorHAnsi"/>
                    <w:b/>
                    <w:bCs/>
                    <w:color w:val="FFFFFF"/>
                  </w:rPr>
                </w:pPr>
              </w:p>
            </w:tc>
          </w:tr>
          <w:tr w:rsidR="003968FA" w:rsidRPr="00EA6591" w14:paraId="088F6BE8" w14:textId="77777777" w:rsidTr="007B08EC">
            <w:trPr>
              <w:trHeight w:val="403"/>
            </w:trPr>
            <w:tc>
              <w:tcPr>
                <w:tcW w:w="3060" w:type="dxa"/>
                <w:tcBorders>
                  <w:top w:val="single" w:sz="4" w:space="0" w:color="auto"/>
                  <w:bottom w:val="single" w:sz="4" w:space="0" w:color="auto"/>
                  <w:right w:val="single" w:sz="4" w:space="0" w:color="auto"/>
                </w:tcBorders>
                <w:shd w:val="clear" w:color="auto" w:fill="auto"/>
                <w:vAlign w:val="center"/>
              </w:tcPr>
              <w:p w14:paraId="6CCEB547" w14:textId="77777777" w:rsidR="003968FA" w:rsidRPr="00D25256" w:rsidRDefault="003968FA" w:rsidP="007B08EC">
                <w:pPr>
                  <w:spacing w:before="0" w:line="240" w:lineRule="auto"/>
                  <w:rPr>
                    <w:rFonts w:cstheme="minorHAnsi"/>
                  </w:rPr>
                </w:pPr>
                <w:r w:rsidRPr="00D25256">
                  <w:rPr>
                    <w:rFonts w:cstheme="minorHAnsi"/>
                  </w:rPr>
                  <w:t>Title</w:t>
                </w:r>
              </w:p>
            </w:tc>
            <w:tc>
              <w:tcPr>
                <w:tcW w:w="6452" w:type="dxa"/>
                <w:tcBorders>
                  <w:top w:val="single" w:sz="4" w:space="0" w:color="auto"/>
                  <w:left w:val="single" w:sz="4" w:space="0" w:color="auto"/>
                  <w:bottom w:val="single" w:sz="4" w:space="0" w:color="auto"/>
                </w:tcBorders>
                <w:shd w:val="clear" w:color="auto" w:fill="auto"/>
                <w:vAlign w:val="center"/>
              </w:tcPr>
              <w:p w14:paraId="510D5C01" w14:textId="77777777" w:rsidR="003968FA" w:rsidRPr="00D25256" w:rsidRDefault="003968FA" w:rsidP="007B08EC">
                <w:pPr>
                  <w:spacing w:before="0" w:line="240" w:lineRule="auto"/>
                  <w:rPr>
                    <w:rFonts w:cstheme="minorHAnsi"/>
                  </w:rPr>
                </w:pPr>
                <w:r w:rsidRPr="00D25256">
                  <w:rPr>
                    <w:rFonts w:cstheme="minorHAnsi"/>
                  </w:rPr>
                  <w:t>EPS Liquidity Stress Testing Documentation</w:t>
                </w:r>
              </w:p>
            </w:tc>
          </w:tr>
          <w:tr w:rsidR="003968FA" w:rsidRPr="00EA6591" w14:paraId="1F2DB7CF" w14:textId="77777777" w:rsidTr="007B08EC">
            <w:trPr>
              <w:trHeight w:val="403"/>
            </w:trPr>
            <w:tc>
              <w:tcPr>
                <w:tcW w:w="3060" w:type="dxa"/>
                <w:tcBorders>
                  <w:top w:val="single" w:sz="4" w:space="0" w:color="auto"/>
                  <w:bottom w:val="single" w:sz="4" w:space="0" w:color="auto"/>
                  <w:right w:val="single" w:sz="4" w:space="0" w:color="auto"/>
                </w:tcBorders>
                <w:shd w:val="clear" w:color="auto" w:fill="auto"/>
                <w:vAlign w:val="center"/>
              </w:tcPr>
              <w:p w14:paraId="012B5915" w14:textId="77777777" w:rsidR="003968FA" w:rsidRPr="00D25256" w:rsidRDefault="003968FA" w:rsidP="007B08EC">
                <w:pPr>
                  <w:spacing w:before="0" w:line="240" w:lineRule="auto"/>
                  <w:rPr>
                    <w:rFonts w:cstheme="minorHAnsi"/>
                  </w:rPr>
                </w:pPr>
                <w:r w:rsidRPr="00D25256">
                  <w:rPr>
                    <w:rFonts w:cstheme="minorHAnsi"/>
                  </w:rPr>
                  <w:t>Procedure Owner</w:t>
                </w:r>
              </w:p>
            </w:tc>
            <w:tc>
              <w:tcPr>
                <w:tcW w:w="6452" w:type="dxa"/>
                <w:tcBorders>
                  <w:top w:val="single" w:sz="4" w:space="0" w:color="auto"/>
                  <w:left w:val="single" w:sz="4" w:space="0" w:color="auto"/>
                  <w:bottom w:val="single" w:sz="4" w:space="0" w:color="auto"/>
                </w:tcBorders>
                <w:shd w:val="clear" w:color="auto" w:fill="auto"/>
                <w:vAlign w:val="center"/>
              </w:tcPr>
              <w:p w14:paraId="77053E23" w14:textId="77777777" w:rsidR="003968FA" w:rsidRPr="00D25256" w:rsidRDefault="003968FA" w:rsidP="007B08EC">
                <w:pPr>
                  <w:spacing w:before="0" w:line="240" w:lineRule="auto"/>
                  <w:rPr>
                    <w:rFonts w:cstheme="minorHAnsi"/>
                  </w:rPr>
                </w:pPr>
                <w:r w:rsidRPr="00D25256">
                  <w:rPr>
                    <w:rFonts w:cstheme="minorHAnsi"/>
                  </w:rPr>
                  <w:t>TRY</w:t>
                </w:r>
              </w:p>
            </w:tc>
          </w:tr>
          <w:tr w:rsidR="003968FA" w:rsidRPr="00EA6591" w14:paraId="1ACB8BDF" w14:textId="77777777" w:rsidTr="007B08EC">
            <w:trPr>
              <w:trHeight w:val="403"/>
            </w:trPr>
            <w:tc>
              <w:tcPr>
                <w:tcW w:w="3060" w:type="dxa"/>
                <w:tcBorders>
                  <w:top w:val="single" w:sz="4" w:space="0" w:color="auto"/>
                  <w:bottom w:val="single" w:sz="4" w:space="0" w:color="auto"/>
                  <w:right w:val="single" w:sz="4" w:space="0" w:color="auto"/>
                </w:tcBorders>
                <w:shd w:val="clear" w:color="auto" w:fill="auto"/>
                <w:vAlign w:val="center"/>
              </w:tcPr>
              <w:p w14:paraId="37F13F37" w14:textId="77777777" w:rsidR="003968FA" w:rsidRPr="00D25256" w:rsidRDefault="003968FA" w:rsidP="007B08EC">
                <w:pPr>
                  <w:spacing w:before="0" w:line="240" w:lineRule="auto"/>
                  <w:rPr>
                    <w:rFonts w:cstheme="minorHAnsi"/>
                  </w:rPr>
                </w:pPr>
                <w:r w:rsidRPr="00D25256">
                  <w:rPr>
                    <w:rFonts w:cstheme="minorHAnsi"/>
                  </w:rPr>
                  <w:t>Contact Information</w:t>
                </w:r>
              </w:p>
            </w:tc>
            <w:tc>
              <w:tcPr>
                <w:tcW w:w="6452" w:type="dxa"/>
                <w:tcBorders>
                  <w:top w:val="single" w:sz="4" w:space="0" w:color="auto"/>
                  <w:left w:val="single" w:sz="4" w:space="0" w:color="auto"/>
                  <w:bottom w:val="single" w:sz="4" w:space="0" w:color="auto"/>
                </w:tcBorders>
                <w:shd w:val="clear" w:color="auto" w:fill="auto"/>
                <w:vAlign w:val="center"/>
              </w:tcPr>
              <w:p w14:paraId="3D12F19B" w14:textId="206626D3" w:rsidR="003968FA" w:rsidRPr="00D25256" w:rsidRDefault="00CF4C70" w:rsidP="007B08EC">
                <w:pPr>
                  <w:spacing w:before="0" w:line="240" w:lineRule="auto"/>
                  <w:rPr>
                    <w:rFonts w:cstheme="minorHAnsi"/>
                  </w:rPr>
                </w:pPr>
                <w:r w:rsidRPr="00D25256">
                  <w:rPr>
                    <w:rFonts w:cstheme="minorHAnsi"/>
                  </w:rPr>
                  <w:t>Hongsheng Guo, SVP</w:t>
                </w:r>
              </w:p>
            </w:tc>
          </w:tr>
          <w:tr w:rsidR="003968FA" w:rsidRPr="00EA6591" w14:paraId="63B617C1" w14:textId="77777777" w:rsidTr="007B08EC">
            <w:trPr>
              <w:trHeight w:val="403"/>
            </w:trPr>
            <w:tc>
              <w:tcPr>
                <w:tcW w:w="3060" w:type="dxa"/>
                <w:tcBorders>
                  <w:top w:val="single" w:sz="4" w:space="0" w:color="auto"/>
                  <w:bottom w:val="single" w:sz="4" w:space="0" w:color="auto"/>
                  <w:right w:val="single" w:sz="4" w:space="0" w:color="auto"/>
                </w:tcBorders>
                <w:shd w:val="clear" w:color="auto" w:fill="auto"/>
                <w:vAlign w:val="center"/>
              </w:tcPr>
              <w:p w14:paraId="0DC1A535" w14:textId="77777777" w:rsidR="003968FA" w:rsidRPr="00D25256" w:rsidRDefault="003968FA" w:rsidP="007B08EC">
                <w:pPr>
                  <w:spacing w:before="0" w:line="240" w:lineRule="auto"/>
                  <w:rPr>
                    <w:rFonts w:cstheme="minorHAnsi"/>
                  </w:rPr>
                </w:pPr>
                <w:r w:rsidRPr="00D25256">
                  <w:rPr>
                    <w:rFonts w:cstheme="minorHAnsi"/>
                  </w:rPr>
                  <w:t>Effective Date</w:t>
                </w:r>
              </w:p>
            </w:tc>
            <w:tc>
              <w:tcPr>
                <w:tcW w:w="6452" w:type="dxa"/>
                <w:tcBorders>
                  <w:top w:val="single" w:sz="4" w:space="0" w:color="auto"/>
                  <w:left w:val="single" w:sz="4" w:space="0" w:color="auto"/>
                  <w:bottom w:val="single" w:sz="4" w:space="0" w:color="auto"/>
                </w:tcBorders>
                <w:shd w:val="clear" w:color="auto" w:fill="auto"/>
                <w:vAlign w:val="center"/>
              </w:tcPr>
              <w:p w14:paraId="58EBA8C3" w14:textId="56BD3362" w:rsidR="003968FA" w:rsidRPr="00D25256" w:rsidRDefault="00DD443A" w:rsidP="007B08EC">
                <w:pPr>
                  <w:spacing w:before="0" w:line="240" w:lineRule="auto"/>
                  <w:rPr>
                    <w:rFonts w:cstheme="minorHAnsi"/>
                  </w:rPr>
                </w:pPr>
                <w:ins w:id="33" w:author="Chen, Christine" w:date="2021-08-13T14:59:00Z">
                  <w:r>
                    <w:rPr>
                      <w:rFonts w:cstheme="minorHAnsi"/>
                    </w:rPr>
                    <w:t>08/</w:t>
                  </w:r>
                </w:ins>
                <w:ins w:id="34" w:author="Chen, Christine" w:date="2021-08-20T16:24:00Z">
                  <w:r w:rsidR="007B3409">
                    <w:rPr>
                      <w:rFonts w:cstheme="minorHAnsi"/>
                    </w:rPr>
                    <w:t>2</w:t>
                  </w:r>
                </w:ins>
                <w:ins w:id="35" w:author="Chen, Christine" w:date="2021-08-23T15:54:00Z">
                  <w:r w:rsidR="007B3409">
                    <w:rPr>
                      <w:rFonts w:cstheme="minorHAnsi"/>
                    </w:rPr>
                    <w:t>3</w:t>
                  </w:r>
                </w:ins>
                <w:ins w:id="36" w:author="Chen, Christine" w:date="2021-08-13T14:59:00Z">
                  <w:r w:rsidR="002B42B3" w:rsidRPr="002B42B3">
                    <w:rPr>
                      <w:rFonts w:cstheme="minorHAnsi"/>
                    </w:rPr>
                    <w:t>/2021</w:t>
                  </w:r>
                </w:ins>
                <w:del w:id="37" w:author="Chen, Christine" w:date="2021-08-13T14:59:00Z">
                  <w:r w:rsidR="007B08EC" w:rsidDel="002B42B3">
                    <w:rPr>
                      <w:rFonts w:cstheme="minorHAnsi"/>
                    </w:rPr>
                    <w:delText>0</w:delText>
                  </w:r>
                  <w:r w:rsidR="00E31562" w:rsidRPr="00D25256" w:rsidDel="002B42B3">
                    <w:rPr>
                      <w:rFonts w:cstheme="minorHAnsi"/>
                    </w:rPr>
                    <w:delText>5/11/2021</w:delText>
                  </w:r>
                </w:del>
              </w:p>
            </w:tc>
          </w:tr>
          <w:tr w:rsidR="003968FA" w:rsidRPr="00EA6591" w14:paraId="325D7918" w14:textId="77777777" w:rsidTr="007B08EC">
            <w:trPr>
              <w:trHeight w:val="403"/>
            </w:trPr>
            <w:tc>
              <w:tcPr>
                <w:tcW w:w="3060" w:type="dxa"/>
                <w:tcBorders>
                  <w:top w:val="single" w:sz="4" w:space="0" w:color="auto"/>
                  <w:bottom w:val="single" w:sz="4" w:space="0" w:color="auto"/>
                  <w:right w:val="single" w:sz="4" w:space="0" w:color="auto"/>
                </w:tcBorders>
                <w:shd w:val="clear" w:color="auto" w:fill="auto"/>
                <w:vAlign w:val="center"/>
              </w:tcPr>
              <w:p w14:paraId="5BBA3BED" w14:textId="694CE343" w:rsidR="003968FA" w:rsidRPr="00D25256" w:rsidRDefault="003968FA" w:rsidP="007B08EC">
                <w:pPr>
                  <w:spacing w:before="0" w:line="240" w:lineRule="auto"/>
                  <w:rPr>
                    <w:rFonts w:cstheme="minorHAnsi"/>
                  </w:rPr>
                </w:pPr>
                <w:r w:rsidRPr="00D25256">
                  <w:rPr>
                    <w:rFonts w:cstheme="minorHAnsi"/>
                  </w:rPr>
                  <w:t>Location</w:t>
                </w:r>
              </w:p>
            </w:tc>
            <w:tc>
              <w:tcPr>
                <w:tcW w:w="6452" w:type="dxa"/>
                <w:tcBorders>
                  <w:top w:val="single" w:sz="4" w:space="0" w:color="auto"/>
                  <w:left w:val="single" w:sz="4" w:space="0" w:color="auto"/>
                  <w:bottom w:val="single" w:sz="4" w:space="0" w:color="auto"/>
                </w:tcBorders>
                <w:shd w:val="clear" w:color="auto" w:fill="auto"/>
                <w:vAlign w:val="center"/>
              </w:tcPr>
              <w:p w14:paraId="1299D3C2" w14:textId="77777777" w:rsidR="003968FA" w:rsidRPr="00D25256" w:rsidRDefault="003968FA" w:rsidP="007B08EC">
                <w:pPr>
                  <w:spacing w:before="0" w:line="240" w:lineRule="auto"/>
                  <w:rPr>
                    <w:rFonts w:cstheme="minorHAnsi"/>
                  </w:rPr>
                </w:pPr>
                <w:r w:rsidRPr="00D25256">
                  <w:rPr>
                    <w:rFonts w:cstheme="minorHAnsi"/>
                  </w:rPr>
                  <w:t>J:\1. Policy, Procedure &amp; Plan\2. TRY Procedures</w:t>
                </w:r>
              </w:p>
            </w:tc>
          </w:tr>
          <w:tr w:rsidR="003968FA" w:rsidRPr="00EA6591" w14:paraId="2285BD37" w14:textId="77777777" w:rsidTr="007B08EC">
            <w:trPr>
              <w:trHeight w:val="403"/>
            </w:trPr>
            <w:tc>
              <w:tcPr>
                <w:tcW w:w="3060" w:type="dxa"/>
                <w:tcBorders>
                  <w:top w:val="single" w:sz="4" w:space="0" w:color="auto"/>
                  <w:bottom w:val="single" w:sz="4" w:space="0" w:color="auto"/>
                  <w:right w:val="single" w:sz="4" w:space="0" w:color="auto"/>
                </w:tcBorders>
                <w:shd w:val="clear" w:color="auto" w:fill="auto"/>
                <w:vAlign w:val="center"/>
              </w:tcPr>
              <w:p w14:paraId="46FB495D" w14:textId="77777777" w:rsidR="003968FA" w:rsidRPr="00D25256" w:rsidRDefault="003968FA" w:rsidP="007B08EC">
                <w:pPr>
                  <w:spacing w:before="0" w:line="240" w:lineRule="auto"/>
                  <w:rPr>
                    <w:rFonts w:cstheme="minorHAnsi"/>
                  </w:rPr>
                </w:pPr>
                <w:r w:rsidRPr="00D25256">
                  <w:rPr>
                    <w:rFonts w:cstheme="minorHAnsi"/>
                  </w:rPr>
                  <w:t>Document Type</w:t>
                </w:r>
              </w:p>
            </w:tc>
            <w:tc>
              <w:tcPr>
                <w:tcW w:w="6452" w:type="dxa"/>
                <w:tcBorders>
                  <w:top w:val="single" w:sz="4" w:space="0" w:color="auto"/>
                  <w:left w:val="single" w:sz="4" w:space="0" w:color="auto"/>
                  <w:bottom w:val="single" w:sz="4" w:space="0" w:color="auto"/>
                </w:tcBorders>
                <w:shd w:val="clear" w:color="auto" w:fill="auto"/>
                <w:vAlign w:val="center"/>
              </w:tcPr>
              <w:p w14:paraId="313A3EBE" w14:textId="77777777" w:rsidR="003968FA" w:rsidRPr="00D25256" w:rsidRDefault="003968FA" w:rsidP="007B08EC">
                <w:pPr>
                  <w:spacing w:before="0" w:line="240" w:lineRule="auto"/>
                  <w:rPr>
                    <w:rFonts w:cstheme="minorHAnsi"/>
                  </w:rPr>
                </w:pPr>
                <w:r w:rsidRPr="00D25256">
                  <w:rPr>
                    <w:rFonts w:cstheme="minorHAnsi"/>
                  </w:rPr>
                  <w:t>Methodology Documentation</w:t>
                </w:r>
              </w:p>
            </w:tc>
          </w:tr>
        </w:tbl>
        <w:p w14:paraId="77B534EE" w14:textId="107A402E" w:rsidR="003968FA" w:rsidRPr="00EA6591" w:rsidDel="00437044" w:rsidRDefault="003968FA" w:rsidP="001011E2">
          <w:pPr>
            <w:spacing w:before="0"/>
            <w:rPr>
              <w:del w:id="38" w:author="Chen, Christine" w:date="2021-08-20T16:22:00Z"/>
              <w:rFonts w:cstheme="minorHAnsi"/>
            </w:rPr>
          </w:pPr>
        </w:p>
        <w:p w14:paraId="3CFCE97F" w14:textId="4123DE1F" w:rsidR="003968FA" w:rsidRPr="00EA6591" w:rsidRDefault="003968FA" w:rsidP="001011E2">
          <w:pPr>
            <w:spacing w:before="0"/>
            <w:rPr>
              <w:rFonts w:cstheme="minorHAnsi"/>
            </w:rPr>
          </w:pPr>
        </w:p>
        <w:tbl>
          <w:tblPr>
            <w:tblW w:w="9540" w:type="dxa"/>
            <w:tblInd w:w="108" w:type="dxa"/>
            <w:tblBorders>
              <w:top w:val="single" w:sz="4" w:space="0" w:color="auto"/>
              <w:left w:val="single" w:sz="4" w:space="0" w:color="auto"/>
              <w:bottom w:val="single" w:sz="4" w:space="0" w:color="auto"/>
              <w:right w:val="single" w:sz="4" w:space="0" w:color="auto"/>
              <w:insideH w:val="single" w:sz="8" w:space="0" w:color="C0504D"/>
              <w:insideV w:val="single" w:sz="8" w:space="0" w:color="C0504D"/>
            </w:tblBorders>
            <w:tblLook w:val="04A0" w:firstRow="1" w:lastRow="0" w:firstColumn="1" w:lastColumn="0" w:noHBand="0" w:noVBand="1"/>
          </w:tblPr>
          <w:tblGrid>
            <w:gridCol w:w="3060"/>
            <w:gridCol w:w="3690"/>
            <w:gridCol w:w="360"/>
            <w:gridCol w:w="2430"/>
          </w:tblGrid>
          <w:tr w:rsidR="00AD727E" w:rsidRPr="00EA6591" w14:paraId="6119B4EC" w14:textId="77777777" w:rsidTr="001011E2">
            <w:trPr>
              <w:trHeight w:val="197"/>
            </w:trPr>
            <w:tc>
              <w:tcPr>
                <w:tcW w:w="3060" w:type="dxa"/>
                <w:tcBorders>
                  <w:bottom w:val="single" w:sz="4" w:space="0" w:color="auto"/>
                </w:tcBorders>
                <w:shd w:val="clear" w:color="auto" w:fill="2E74B5" w:themeFill="accent1" w:themeFillShade="BF"/>
                <w:vAlign w:val="center"/>
              </w:tcPr>
              <w:p w14:paraId="4C355E08" w14:textId="77777777" w:rsidR="003968FA" w:rsidRPr="00EA6591" w:rsidRDefault="003968FA" w:rsidP="001011E2">
                <w:pPr>
                  <w:spacing w:before="0" w:line="240" w:lineRule="auto"/>
                  <w:rPr>
                    <w:rFonts w:cstheme="minorHAnsi"/>
                    <w:b/>
                    <w:bCs/>
                    <w:color w:val="FFFFFF"/>
                  </w:rPr>
                </w:pPr>
                <w:r w:rsidRPr="00EA6591">
                  <w:rPr>
                    <w:rFonts w:eastAsia="Times New Roman" w:cstheme="minorHAnsi"/>
                    <w:b/>
                    <w:bCs/>
                    <w:color w:val="FFFFFF"/>
                    <w:sz w:val="20"/>
                    <w:szCs w:val="24"/>
                  </w:rPr>
                  <w:t>Reviewed by</w:t>
                </w:r>
              </w:p>
            </w:tc>
            <w:tc>
              <w:tcPr>
                <w:tcW w:w="6480" w:type="dxa"/>
                <w:gridSpan w:val="3"/>
                <w:tcBorders>
                  <w:bottom w:val="single" w:sz="4" w:space="0" w:color="auto"/>
                </w:tcBorders>
                <w:shd w:val="clear" w:color="auto" w:fill="2E74B5" w:themeFill="accent1" w:themeFillShade="BF"/>
              </w:tcPr>
              <w:p w14:paraId="366523C3" w14:textId="77777777" w:rsidR="003968FA" w:rsidRPr="00EA6591" w:rsidRDefault="003968FA" w:rsidP="001011E2">
                <w:pPr>
                  <w:spacing w:before="0"/>
                  <w:rPr>
                    <w:rFonts w:cstheme="minorHAnsi"/>
                    <w:bCs/>
                    <w:color w:val="FFFFFF"/>
                  </w:rPr>
                </w:pPr>
              </w:p>
            </w:tc>
          </w:tr>
          <w:tr w:rsidR="00AD727E" w:rsidRPr="00EA6591" w14:paraId="5D272F87" w14:textId="77777777" w:rsidTr="00E31562">
            <w:trPr>
              <w:trHeight w:val="245"/>
            </w:trPr>
            <w:tc>
              <w:tcPr>
                <w:tcW w:w="3060" w:type="dxa"/>
                <w:vMerge w:val="restart"/>
                <w:tcBorders>
                  <w:top w:val="single" w:sz="4" w:space="0" w:color="auto"/>
                  <w:right w:val="single" w:sz="4" w:space="0" w:color="auto"/>
                </w:tcBorders>
                <w:shd w:val="clear" w:color="auto" w:fill="auto"/>
                <w:vAlign w:val="center"/>
              </w:tcPr>
              <w:p w14:paraId="7DCC08E8" w14:textId="7B9887D8" w:rsidR="00602E55" w:rsidRPr="00EA6591" w:rsidRDefault="00CF4C70" w:rsidP="001011E2">
                <w:pPr>
                  <w:spacing w:before="0" w:line="360" w:lineRule="auto"/>
                  <w:rPr>
                    <w:rFonts w:cstheme="minorHAnsi"/>
                  </w:rPr>
                </w:pPr>
                <w:r w:rsidRPr="00EA6591">
                  <w:rPr>
                    <w:rFonts w:cstheme="minorHAnsi"/>
                  </w:rPr>
                  <w:t>Hongsheng Guo</w:t>
                </w:r>
                <w:del w:id="39" w:author="Chen, Christine" w:date="2021-08-20T16:25:00Z">
                  <w:r w:rsidR="003968FA" w:rsidRPr="00EA6591" w:rsidDel="004F6917">
                    <w:rPr>
                      <w:rFonts w:cstheme="minorHAnsi"/>
                    </w:rPr>
                    <w:delText xml:space="preserve">, </w:delText>
                  </w:r>
                </w:del>
              </w:p>
              <w:p w14:paraId="323EADB5" w14:textId="41CC7A5D" w:rsidR="003968FA" w:rsidRPr="00EA6591" w:rsidRDefault="00CF4C70" w:rsidP="00935B68">
                <w:pPr>
                  <w:spacing w:before="0" w:line="360" w:lineRule="auto"/>
                  <w:rPr>
                    <w:rFonts w:cstheme="minorHAnsi"/>
                    <w:bCs/>
                  </w:rPr>
                </w:pPr>
                <w:r w:rsidRPr="00EA6591">
                  <w:rPr>
                    <w:rFonts w:cstheme="minorHAnsi"/>
                  </w:rPr>
                  <w:t>S</w:t>
                </w:r>
                <w:r w:rsidR="003968FA" w:rsidRPr="00EA6591">
                  <w:rPr>
                    <w:rFonts w:cstheme="minorHAnsi"/>
                  </w:rPr>
                  <w:t>VP</w:t>
                </w:r>
                <w:del w:id="40" w:author="Chen, Christine" w:date="2021-08-20T13:44:00Z">
                  <w:r w:rsidR="003968FA" w:rsidRPr="00EA6591" w:rsidDel="00935B68">
                    <w:rPr>
                      <w:rFonts w:cstheme="minorHAnsi"/>
                    </w:rPr>
                    <w:delText xml:space="preserve"> of Treasury</w:delText>
                  </w:r>
                </w:del>
              </w:p>
            </w:tc>
            <w:tc>
              <w:tcPr>
                <w:tcW w:w="3690" w:type="dxa"/>
                <w:tcBorders>
                  <w:top w:val="single" w:sz="4" w:space="0" w:color="auto"/>
                  <w:left w:val="single" w:sz="4" w:space="0" w:color="auto"/>
                  <w:bottom w:val="single" w:sz="4" w:space="0" w:color="auto"/>
                  <w:right w:val="nil"/>
                </w:tcBorders>
                <w:shd w:val="clear" w:color="auto" w:fill="auto"/>
              </w:tcPr>
              <w:p w14:paraId="299AC8C7" w14:textId="77777777" w:rsidR="003968FA" w:rsidRPr="00EA6591" w:rsidRDefault="003968FA" w:rsidP="001011E2">
                <w:pPr>
                  <w:spacing w:before="0"/>
                  <w:rPr>
                    <w:rFonts w:cstheme="minorHAnsi"/>
                  </w:rPr>
                </w:pPr>
              </w:p>
              <w:p w14:paraId="321553D5" w14:textId="22ACB848" w:rsidR="003968FA" w:rsidRPr="00EA6591" w:rsidRDefault="007B3409" w:rsidP="001011E2">
                <w:pPr>
                  <w:spacing w:before="0"/>
                  <w:rPr>
                    <w:rFonts w:cstheme="minorHAnsi"/>
                  </w:rPr>
                </w:pPr>
                <w:ins w:id="41" w:author="Chen, Christine" w:date="2021-08-23T15:54:00Z">
                  <w:r>
                    <w:rPr>
                      <w:rFonts w:cstheme="minorHAnsi"/>
                      <w:noProof/>
                    </w:rPr>
                    <w:drawing>
                      <wp:inline distT="0" distB="0" distL="0" distR="0" wp14:anchorId="57265E3F" wp14:editId="0090F0BC">
                        <wp:extent cx="1098714" cy="34417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rry Guo Signatur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8807" cy="444438"/>
                                </a:xfrm>
                                <a:prstGeom prst="rect">
                                  <a:avLst/>
                                </a:prstGeom>
                              </pic:spPr>
                            </pic:pic>
                          </a:graphicData>
                        </a:graphic>
                      </wp:inline>
                    </w:drawing>
                  </w:r>
                </w:ins>
                <w:del w:id="42" w:author="Chen, Christine" w:date="2021-08-13T15:00:00Z">
                  <w:r w:rsidR="00E31562" w:rsidDel="002B42B3">
                    <w:rPr>
                      <w:rFonts w:cstheme="minorHAnsi"/>
                    </w:rPr>
                    <w:delText>Email Approval</w:delText>
                  </w:r>
                </w:del>
              </w:p>
            </w:tc>
            <w:tc>
              <w:tcPr>
                <w:tcW w:w="360" w:type="dxa"/>
                <w:tcBorders>
                  <w:top w:val="single" w:sz="4" w:space="0" w:color="auto"/>
                  <w:left w:val="nil"/>
                  <w:bottom w:val="nil"/>
                  <w:right w:val="nil"/>
                </w:tcBorders>
                <w:shd w:val="clear" w:color="auto" w:fill="auto"/>
              </w:tcPr>
              <w:p w14:paraId="773DEE8A" w14:textId="77777777" w:rsidR="003968FA" w:rsidRPr="00EA6591" w:rsidRDefault="003968FA" w:rsidP="001011E2">
                <w:pPr>
                  <w:spacing w:before="0"/>
                  <w:rPr>
                    <w:rFonts w:cstheme="minorHAnsi"/>
                  </w:rPr>
                </w:pPr>
              </w:p>
            </w:tc>
            <w:tc>
              <w:tcPr>
                <w:tcW w:w="2430" w:type="dxa"/>
                <w:tcBorders>
                  <w:top w:val="single" w:sz="4" w:space="0" w:color="auto"/>
                  <w:left w:val="nil"/>
                  <w:bottom w:val="single" w:sz="4" w:space="0" w:color="auto"/>
                </w:tcBorders>
                <w:shd w:val="clear" w:color="auto" w:fill="auto"/>
                <w:vAlign w:val="bottom"/>
              </w:tcPr>
              <w:p w14:paraId="1DF50E02" w14:textId="1CDC8C99" w:rsidR="003968FA" w:rsidRPr="00EA6591" w:rsidRDefault="007B3409" w:rsidP="00E31562">
                <w:pPr>
                  <w:spacing w:before="0"/>
                  <w:rPr>
                    <w:rFonts w:cstheme="minorHAnsi"/>
                  </w:rPr>
                </w:pPr>
                <w:ins w:id="43" w:author="Chen, Christine" w:date="2021-08-23T15:54:00Z">
                  <w:r>
                    <w:rPr>
                      <w:rFonts w:cstheme="minorHAnsi"/>
                    </w:rPr>
                    <w:t>8/23/2021</w:t>
                  </w:r>
                </w:ins>
                <w:del w:id="44" w:author="Chen, Christine" w:date="2021-08-13T15:00:00Z">
                  <w:r w:rsidR="00E31562" w:rsidDel="002B42B3">
                    <w:rPr>
                      <w:rFonts w:cstheme="minorHAnsi"/>
                    </w:rPr>
                    <w:delText>05/</w:delText>
                  </w:r>
                  <w:r w:rsidR="00E329F4" w:rsidDel="002B42B3">
                    <w:rPr>
                      <w:rFonts w:cstheme="minorHAnsi"/>
                    </w:rPr>
                    <w:delText>0</w:delText>
                  </w:r>
                  <w:r w:rsidR="00E31562" w:rsidDel="002B42B3">
                    <w:rPr>
                      <w:rFonts w:cstheme="minorHAnsi"/>
                    </w:rPr>
                    <w:delText>6/2021</w:delText>
                  </w:r>
                </w:del>
              </w:p>
            </w:tc>
          </w:tr>
          <w:tr w:rsidR="00AD727E" w:rsidRPr="00EA6591" w14:paraId="31362087" w14:textId="77777777" w:rsidTr="00B37055">
            <w:trPr>
              <w:trHeight w:val="244"/>
            </w:trPr>
            <w:tc>
              <w:tcPr>
                <w:tcW w:w="3060" w:type="dxa"/>
                <w:vMerge/>
                <w:tcBorders>
                  <w:bottom w:val="single" w:sz="4" w:space="0" w:color="auto"/>
                  <w:right w:val="single" w:sz="4" w:space="0" w:color="auto"/>
                </w:tcBorders>
                <w:shd w:val="clear" w:color="auto" w:fill="auto"/>
              </w:tcPr>
              <w:p w14:paraId="43572EDA" w14:textId="77777777" w:rsidR="003968FA" w:rsidRPr="00EA6591" w:rsidRDefault="003968FA" w:rsidP="001011E2">
                <w:pPr>
                  <w:spacing w:before="0"/>
                  <w:rPr>
                    <w:rFonts w:cstheme="minorHAnsi"/>
                    <w:bCs/>
                  </w:rPr>
                </w:pPr>
              </w:p>
            </w:tc>
            <w:tc>
              <w:tcPr>
                <w:tcW w:w="3690" w:type="dxa"/>
                <w:tcBorders>
                  <w:top w:val="single" w:sz="4" w:space="0" w:color="auto"/>
                  <w:left w:val="single" w:sz="4" w:space="0" w:color="auto"/>
                  <w:bottom w:val="single" w:sz="4" w:space="0" w:color="auto"/>
                  <w:right w:val="nil"/>
                </w:tcBorders>
                <w:shd w:val="clear" w:color="auto" w:fill="auto"/>
              </w:tcPr>
              <w:p w14:paraId="02AD2EC0" w14:textId="77777777" w:rsidR="003968FA" w:rsidRPr="00EA6591" w:rsidRDefault="003968FA" w:rsidP="001011E2">
                <w:pPr>
                  <w:spacing w:before="0"/>
                  <w:rPr>
                    <w:rFonts w:cstheme="minorHAnsi"/>
                  </w:rPr>
                </w:pPr>
                <w:r w:rsidRPr="00EA6591">
                  <w:rPr>
                    <w:rFonts w:cstheme="minorHAnsi"/>
                  </w:rPr>
                  <w:t>Signature</w:t>
                </w:r>
              </w:p>
            </w:tc>
            <w:tc>
              <w:tcPr>
                <w:tcW w:w="360" w:type="dxa"/>
                <w:tcBorders>
                  <w:top w:val="nil"/>
                  <w:left w:val="nil"/>
                  <w:bottom w:val="single" w:sz="4" w:space="0" w:color="auto"/>
                  <w:right w:val="nil"/>
                </w:tcBorders>
                <w:shd w:val="clear" w:color="auto" w:fill="auto"/>
              </w:tcPr>
              <w:p w14:paraId="48E72F27" w14:textId="77777777" w:rsidR="003968FA" w:rsidRPr="00EA6591" w:rsidRDefault="003968FA" w:rsidP="001011E2">
                <w:pPr>
                  <w:spacing w:before="0"/>
                  <w:rPr>
                    <w:rFonts w:cstheme="minorHAnsi"/>
                  </w:rPr>
                </w:pPr>
              </w:p>
            </w:tc>
            <w:tc>
              <w:tcPr>
                <w:tcW w:w="2430" w:type="dxa"/>
                <w:tcBorders>
                  <w:top w:val="single" w:sz="4" w:space="0" w:color="auto"/>
                  <w:left w:val="nil"/>
                  <w:bottom w:val="single" w:sz="4" w:space="0" w:color="auto"/>
                </w:tcBorders>
                <w:shd w:val="clear" w:color="auto" w:fill="auto"/>
              </w:tcPr>
              <w:p w14:paraId="6808B5DF" w14:textId="56500824" w:rsidR="003968FA" w:rsidRPr="00EA6591" w:rsidRDefault="003968FA" w:rsidP="00D00BDA">
                <w:pPr>
                  <w:spacing w:before="0"/>
                  <w:rPr>
                    <w:rFonts w:cstheme="minorHAnsi"/>
                  </w:rPr>
                </w:pPr>
                <w:r w:rsidRPr="00EA6591">
                  <w:rPr>
                    <w:rFonts w:cstheme="minorHAnsi"/>
                  </w:rPr>
                  <w:t>Date</w:t>
                </w:r>
                <w:del w:id="45" w:author="Chen, Christine" w:date="2021-08-23T15:54:00Z">
                  <w:r w:rsidRPr="00EA6591" w:rsidDel="007B3409">
                    <w:rPr>
                      <w:rFonts w:cstheme="minorHAnsi"/>
                    </w:rPr>
                    <w:delText xml:space="preserve">: </w:delText>
                  </w:r>
                </w:del>
              </w:p>
            </w:tc>
          </w:tr>
        </w:tbl>
        <w:p w14:paraId="180D2AF3" w14:textId="77777777" w:rsidR="003968FA" w:rsidRPr="00EA6591" w:rsidRDefault="003968FA" w:rsidP="001011E2">
          <w:pPr>
            <w:spacing w:before="0"/>
            <w:rPr>
              <w:rFonts w:cstheme="minorHAnsi"/>
            </w:rPr>
          </w:pPr>
        </w:p>
        <w:tbl>
          <w:tblPr>
            <w:tblW w:w="9512" w:type="dxa"/>
            <w:tblInd w:w="108" w:type="dxa"/>
            <w:tblBorders>
              <w:top w:val="single" w:sz="4" w:space="0" w:color="auto"/>
              <w:left w:val="single" w:sz="4" w:space="0" w:color="auto"/>
              <w:bottom w:val="single" w:sz="4" w:space="0" w:color="auto"/>
              <w:right w:val="single" w:sz="4" w:space="0" w:color="auto"/>
              <w:insideH w:val="single" w:sz="8" w:space="0" w:color="C0504D"/>
              <w:insideV w:val="single" w:sz="8" w:space="0" w:color="C0504D"/>
            </w:tblBorders>
            <w:tblLook w:val="04A0" w:firstRow="1" w:lastRow="0" w:firstColumn="1" w:lastColumn="0" w:noHBand="0" w:noVBand="1"/>
            <w:tblPrChange w:id="46" w:author="Chen, Christine" w:date="2021-08-20T16:21:00Z">
              <w:tblPr>
                <w:tblW w:w="9540" w:type="dxa"/>
                <w:tblInd w:w="108" w:type="dxa"/>
                <w:tblBorders>
                  <w:top w:val="single" w:sz="4" w:space="0" w:color="auto"/>
                  <w:left w:val="single" w:sz="4" w:space="0" w:color="auto"/>
                  <w:bottom w:val="single" w:sz="4" w:space="0" w:color="auto"/>
                  <w:right w:val="single" w:sz="4" w:space="0" w:color="auto"/>
                  <w:insideH w:val="single" w:sz="8" w:space="0" w:color="C0504D"/>
                  <w:insideV w:val="single" w:sz="8" w:space="0" w:color="C0504D"/>
                </w:tblBorders>
                <w:tblLook w:val="04A0" w:firstRow="1" w:lastRow="0" w:firstColumn="1" w:lastColumn="0" w:noHBand="0" w:noVBand="1"/>
              </w:tblPr>
            </w:tblPrChange>
          </w:tblPr>
          <w:tblGrid>
            <w:gridCol w:w="3060"/>
            <w:gridCol w:w="3690"/>
            <w:gridCol w:w="360"/>
            <w:gridCol w:w="2402"/>
            <w:tblGridChange w:id="47">
              <w:tblGrid>
                <w:gridCol w:w="3060"/>
                <w:gridCol w:w="3690"/>
                <w:gridCol w:w="360"/>
                <w:gridCol w:w="2402"/>
                <w:gridCol w:w="28"/>
              </w:tblGrid>
            </w:tblGridChange>
          </w:tblGrid>
          <w:tr w:rsidR="00437044" w:rsidRPr="00EA6591" w14:paraId="2D2880B0" w14:textId="77777777" w:rsidTr="00437044">
            <w:trPr>
              <w:trHeight w:val="197"/>
              <w:ins w:id="48" w:author="Chen, Christine" w:date="2021-08-20T16:21:00Z"/>
              <w:trPrChange w:id="49" w:author="Chen, Christine" w:date="2021-08-20T16:21:00Z">
                <w:trPr>
                  <w:gridAfter w:val="0"/>
                  <w:wAfter w:w="28" w:type="dxa"/>
                  <w:trHeight w:val="197"/>
                </w:trPr>
              </w:trPrChange>
            </w:trPr>
            <w:tc>
              <w:tcPr>
                <w:tcW w:w="3060" w:type="dxa"/>
                <w:tcBorders>
                  <w:top w:val="single" w:sz="4" w:space="0" w:color="auto"/>
                  <w:left w:val="single" w:sz="4" w:space="0" w:color="auto"/>
                  <w:bottom w:val="single" w:sz="4" w:space="0" w:color="auto"/>
                  <w:right w:val="single" w:sz="8" w:space="0" w:color="C0504D"/>
                </w:tcBorders>
                <w:shd w:val="clear" w:color="auto" w:fill="2E74B5" w:themeFill="accent1" w:themeFillShade="BF"/>
                <w:vAlign w:val="center"/>
                <w:tcPrChange w:id="50" w:author="Chen, Christine" w:date="2021-08-20T16:21:00Z">
                  <w:tcPr>
                    <w:tcW w:w="3060" w:type="dxa"/>
                    <w:tcBorders>
                      <w:top w:val="single" w:sz="4" w:space="0" w:color="auto"/>
                      <w:left w:val="single" w:sz="4" w:space="0" w:color="auto"/>
                      <w:bottom w:val="single" w:sz="4" w:space="0" w:color="auto"/>
                      <w:right w:val="single" w:sz="8" w:space="0" w:color="C0504D"/>
                    </w:tcBorders>
                    <w:shd w:val="clear" w:color="auto" w:fill="2E74B5" w:themeFill="accent1" w:themeFillShade="BF"/>
                    <w:vAlign w:val="center"/>
                  </w:tcPr>
                </w:tcPrChange>
              </w:tcPr>
              <w:p w14:paraId="4E8412BD" w14:textId="77777777" w:rsidR="00437044" w:rsidRPr="00EA6591" w:rsidRDefault="00437044" w:rsidP="00AF519D">
                <w:pPr>
                  <w:spacing w:before="0" w:line="240" w:lineRule="auto"/>
                  <w:rPr>
                    <w:ins w:id="51" w:author="Chen, Christine" w:date="2021-08-20T16:21:00Z"/>
                    <w:rFonts w:cstheme="minorHAnsi"/>
                    <w:b/>
                    <w:bCs/>
                    <w:color w:val="FFFFFF"/>
                  </w:rPr>
                </w:pPr>
                <w:ins w:id="52" w:author="Chen, Christine" w:date="2021-08-20T16:21:00Z">
                  <w:r w:rsidRPr="00EA6591">
                    <w:rPr>
                      <w:rFonts w:eastAsia="Times New Roman" w:cstheme="minorHAnsi"/>
                      <w:b/>
                      <w:bCs/>
                      <w:color w:val="FFFFFF"/>
                      <w:sz w:val="20"/>
                      <w:szCs w:val="24"/>
                    </w:rPr>
                    <w:t>Approved by</w:t>
                  </w:r>
                </w:ins>
              </w:p>
            </w:tc>
            <w:tc>
              <w:tcPr>
                <w:tcW w:w="6452" w:type="dxa"/>
                <w:gridSpan w:val="3"/>
                <w:tcBorders>
                  <w:top w:val="single" w:sz="4" w:space="0" w:color="auto"/>
                  <w:left w:val="single" w:sz="8" w:space="0" w:color="C0504D"/>
                  <w:bottom w:val="single" w:sz="4" w:space="0" w:color="auto"/>
                  <w:right w:val="single" w:sz="4" w:space="0" w:color="auto"/>
                </w:tcBorders>
                <w:shd w:val="clear" w:color="auto" w:fill="2E74B5" w:themeFill="accent1" w:themeFillShade="BF"/>
                <w:vAlign w:val="center"/>
                <w:tcPrChange w:id="53" w:author="Chen, Christine" w:date="2021-08-20T16:21:00Z">
                  <w:tcPr>
                    <w:tcW w:w="6452" w:type="dxa"/>
                    <w:gridSpan w:val="3"/>
                    <w:tcBorders>
                      <w:top w:val="single" w:sz="4" w:space="0" w:color="auto"/>
                      <w:left w:val="single" w:sz="8" w:space="0" w:color="C0504D"/>
                      <w:bottom w:val="single" w:sz="4" w:space="0" w:color="auto"/>
                      <w:right w:val="single" w:sz="4" w:space="0" w:color="auto"/>
                    </w:tcBorders>
                    <w:shd w:val="clear" w:color="auto" w:fill="2E74B5" w:themeFill="accent1" w:themeFillShade="BF"/>
                    <w:vAlign w:val="center"/>
                  </w:tcPr>
                </w:tcPrChange>
              </w:tcPr>
              <w:p w14:paraId="3BCFC795" w14:textId="77777777" w:rsidR="00437044" w:rsidRPr="00EA6591" w:rsidRDefault="00437044" w:rsidP="00AF519D">
                <w:pPr>
                  <w:spacing w:before="0"/>
                  <w:rPr>
                    <w:ins w:id="54" w:author="Chen, Christine" w:date="2021-08-20T16:21:00Z"/>
                    <w:rFonts w:cstheme="minorHAnsi"/>
                    <w:b/>
                    <w:bCs/>
                    <w:color w:val="FFFFFF"/>
                  </w:rPr>
                </w:pPr>
              </w:p>
            </w:tc>
          </w:tr>
          <w:tr w:rsidR="00437044" w:rsidRPr="00EA6591" w14:paraId="4F72089C" w14:textId="77777777" w:rsidTr="00437044">
            <w:trPr>
              <w:trHeight w:val="245"/>
              <w:ins w:id="55" w:author="Chen, Christine" w:date="2021-08-20T16:21:00Z"/>
              <w:trPrChange w:id="56" w:author="Chen, Christine" w:date="2021-08-20T16:21:00Z">
                <w:trPr>
                  <w:trHeight w:val="245"/>
                </w:trPr>
              </w:trPrChange>
            </w:trPr>
            <w:tc>
              <w:tcPr>
                <w:tcW w:w="3060" w:type="dxa"/>
                <w:vMerge w:val="restart"/>
                <w:tcBorders>
                  <w:top w:val="single" w:sz="4" w:space="0" w:color="auto"/>
                  <w:right w:val="single" w:sz="4" w:space="0" w:color="auto"/>
                </w:tcBorders>
                <w:shd w:val="clear" w:color="auto" w:fill="auto"/>
                <w:vAlign w:val="center"/>
                <w:tcPrChange w:id="57" w:author="Chen, Christine" w:date="2021-08-20T16:21:00Z">
                  <w:tcPr>
                    <w:tcW w:w="3060" w:type="dxa"/>
                    <w:vMerge w:val="restart"/>
                    <w:tcBorders>
                      <w:top w:val="single" w:sz="4" w:space="0" w:color="auto"/>
                      <w:right w:val="single" w:sz="4" w:space="0" w:color="auto"/>
                    </w:tcBorders>
                    <w:shd w:val="clear" w:color="auto" w:fill="auto"/>
                    <w:vAlign w:val="center"/>
                  </w:tcPr>
                </w:tcPrChange>
              </w:tcPr>
              <w:p w14:paraId="05DDA673" w14:textId="610D3A06" w:rsidR="00437044" w:rsidRPr="00EA6591" w:rsidRDefault="00DD443A" w:rsidP="00AF519D">
                <w:pPr>
                  <w:spacing w:before="0" w:line="360" w:lineRule="auto"/>
                  <w:rPr>
                    <w:ins w:id="58" w:author="Chen, Christine" w:date="2021-08-20T16:21:00Z"/>
                    <w:rFonts w:cstheme="minorHAnsi"/>
                  </w:rPr>
                </w:pPr>
                <w:ins w:id="59" w:author="Chen, Christine" w:date="2021-08-20T16:24:00Z">
                  <w:r>
                    <w:rPr>
                      <w:rFonts w:cstheme="minorHAnsi"/>
                    </w:rPr>
                    <w:t>Qian Peng</w:t>
                  </w:r>
                </w:ins>
              </w:p>
              <w:p w14:paraId="23473A55" w14:textId="77777777" w:rsidR="00437044" w:rsidRPr="00EA6591" w:rsidRDefault="00437044" w:rsidP="00AF519D">
                <w:pPr>
                  <w:spacing w:before="0" w:line="360" w:lineRule="auto"/>
                  <w:rPr>
                    <w:ins w:id="60" w:author="Chen, Christine" w:date="2021-08-20T16:21:00Z"/>
                    <w:rFonts w:cstheme="minorHAnsi"/>
                    <w:bCs/>
                  </w:rPr>
                </w:pPr>
                <w:ins w:id="61" w:author="Chen, Christine" w:date="2021-08-20T16:21:00Z">
                  <w:r w:rsidRPr="00EA6591">
                    <w:rPr>
                      <w:rFonts w:cstheme="minorHAnsi"/>
                    </w:rPr>
                    <w:t>SVP &amp; Head of Treasury</w:t>
                  </w:r>
                </w:ins>
              </w:p>
            </w:tc>
            <w:tc>
              <w:tcPr>
                <w:tcW w:w="3690" w:type="dxa"/>
                <w:tcBorders>
                  <w:top w:val="single" w:sz="4" w:space="0" w:color="auto"/>
                  <w:left w:val="single" w:sz="4" w:space="0" w:color="auto"/>
                  <w:bottom w:val="single" w:sz="4" w:space="0" w:color="auto"/>
                  <w:right w:val="nil"/>
                </w:tcBorders>
                <w:shd w:val="clear" w:color="auto" w:fill="auto"/>
                <w:tcPrChange w:id="62" w:author="Chen, Christine" w:date="2021-08-20T16:21:00Z">
                  <w:tcPr>
                    <w:tcW w:w="3690" w:type="dxa"/>
                    <w:tcBorders>
                      <w:top w:val="single" w:sz="4" w:space="0" w:color="auto"/>
                      <w:left w:val="single" w:sz="4" w:space="0" w:color="auto"/>
                      <w:bottom w:val="single" w:sz="4" w:space="0" w:color="auto"/>
                      <w:right w:val="nil"/>
                    </w:tcBorders>
                    <w:shd w:val="clear" w:color="auto" w:fill="auto"/>
                  </w:tcPr>
                </w:tcPrChange>
              </w:tcPr>
              <w:p w14:paraId="7E959D53" w14:textId="77777777" w:rsidR="00437044" w:rsidRPr="00EA6591" w:rsidRDefault="00437044" w:rsidP="00AF519D">
                <w:pPr>
                  <w:spacing w:before="0"/>
                  <w:rPr>
                    <w:ins w:id="63" w:author="Chen, Christine" w:date="2021-08-20T16:21:00Z"/>
                    <w:rFonts w:cstheme="minorHAnsi"/>
                  </w:rPr>
                </w:pPr>
              </w:p>
              <w:p w14:paraId="4CC1802C" w14:textId="77777777" w:rsidR="00437044" w:rsidRPr="00EA6591" w:rsidRDefault="00437044" w:rsidP="00AF519D">
                <w:pPr>
                  <w:spacing w:before="0"/>
                  <w:rPr>
                    <w:ins w:id="64" w:author="Chen, Christine" w:date="2021-08-20T16:21:00Z"/>
                    <w:rFonts w:cstheme="minorHAnsi"/>
                  </w:rPr>
                </w:pPr>
                <w:ins w:id="65" w:author="Chen, Christine" w:date="2021-08-20T16:21:00Z">
                  <w:del w:id="66" w:author="Chen, Christine" w:date="2021-08-13T15:00:00Z">
                    <w:r w:rsidDel="002B42B3">
                      <w:rPr>
                        <w:rFonts w:cstheme="minorHAnsi"/>
                      </w:rPr>
                      <w:delText>Email Approval</w:delText>
                    </w:r>
                  </w:del>
                </w:ins>
              </w:p>
            </w:tc>
            <w:tc>
              <w:tcPr>
                <w:tcW w:w="360" w:type="dxa"/>
                <w:tcBorders>
                  <w:top w:val="single" w:sz="4" w:space="0" w:color="auto"/>
                  <w:left w:val="nil"/>
                  <w:bottom w:val="nil"/>
                  <w:right w:val="nil"/>
                </w:tcBorders>
                <w:shd w:val="clear" w:color="auto" w:fill="auto"/>
                <w:tcPrChange w:id="67" w:author="Chen, Christine" w:date="2021-08-20T16:21:00Z">
                  <w:tcPr>
                    <w:tcW w:w="360" w:type="dxa"/>
                    <w:tcBorders>
                      <w:top w:val="single" w:sz="4" w:space="0" w:color="auto"/>
                      <w:left w:val="nil"/>
                      <w:bottom w:val="nil"/>
                      <w:right w:val="nil"/>
                    </w:tcBorders>
                    <w:shd w:val="clear" w:color="auto" w:fill="auto"/>
                  </w:tcPr>
                </w:tcPrChange>
              </w:tcPr>
              <w:p w14:paraId="365EFE1D" w14:textId="77777777" w:rsidR="00437044" w:rsidRPr="00EA6591" w:rsidRDefault="00437044" w:rsidP="00AF519D">
                <w:pPr>
                  <w:spacing w:before="0"/>
                  <w:rPr>
                    <w:ins w:id="68" w:author="Chen, Christine" w:date="2021-08-20T16:21:00Z"/>
                    <w:rFonts w:cstheme="minorHAnsi"/>
                  </w:rPr>
                </w:pPr>
              </w:p>
            </w:tc>
            <w:tc>
              <w:tcPr>
                <w:tcW w:w="2402" w:type="dxa"/>
                <w:tcBorders>
                  <w:top w:val="single" w:sz="4" w:space="0" w:color="auto"/>
                  <w:left w:val="nil"/>
                  <w:bottom w:val="single" w:sz="4" w:space="0" w:color="auto"/>
                  <w:right w:val="single" w:sz="4" w:space="0" w:color="auto"/>
                </w:tcBorders>
                <w:shd w:val="clear" w:color="auto" w:fill="auto"/>
                <w:vAlign w:val="bottom"/>
                <w:tcPrChange w:id="69" w:author="Chen, Christine" w:date="2021-08-20T16:21:00Z">
                  <w:tcPr>
                    <w:tcW w:w="2430" w:type="dxa"/>
                    <w:gridSpan w:val="2"/>
                    <w:tcBorders>
                      <w:top w:val="single" w:sz="4" w:space="0" w:color="auto"/>
                      <w:left w:val="nil"/>
                      <w:bottom w:val="single" w:sz="4" w:space="0" w:color="auto"/>
                      <w:right w:val="single" w:sz="4" w:space="0" w:color="auto"/>
                    </w:tcBorders>
                    <w:shd w:val="clear" w:color="auto" w:fill="auto"/>
                    <w:vAlign w:val="bottom"/>
                  </w:tcPr>
                </w:tcPrChange>
              </w:tcPr>
              <w:p w14:paraId="7547681D" w14:textId="77777777" w:rsidR="00437044" w:rsidRPr="00EA6591" w:rsidRDefault="00437044" w:rsidP="00AF519D">
                <w:pPr>
                  <w:spacing w:before="0"/>
                  <w:rPr>
                    <w:ins w:id="70" w:author="Chen, Christine" w:date="2021-08-20T16:21:00Z"/>
                    <w:rFonts w:cstheme="minorHAnsi"/>
                  </w:rPr>
                </w:pPr>
                <w:ins w:id="71" w:author="Chen, Christine" w:date="2021-08-20T16:21:00Z">
                  <w:del w:id="72" w:author="Chen, Christine" w:date="2021-08-13T15:00:00Z">
                    <w:r w:rsidDel="002B42B3">
                      <w:rPr>
                        <w:rFonts w:cstheme="minorHAnsi"/>
                      </w:rPr>
                      <w:delText>05/11/2021</w:delText>
                    </w:r>
                  </w:del>
                </w:ins>
              </w:p>
            </w:tc>
          </w:tr>
          <w:tr w:rsidR="00437044" w:rsidRPr="00EA6591" w14:paraId="6D85BF78" w14:textId="77777777" w:rsidTr="00437044">
            <w:trPr>
              <w:trHeight w:val="244"/>
              <w:ins w:id="73" w:author="Chen, Christine" w:date="2021-08-20T16:21:00Z"/>
              <w:trPrChange w:id="74" w:author="Chen, Christine" w:date="2021-08-20T16:21:00Z">
                <w:trPr>
                  <w:trHeight w:val="244"/>
                </w:trPr>
              </w:trPrChange>
            </w:trPr>
            <w:tc>
              <w:tcPr>
                <w:tcW w:w="3060" w:type="dxa"/>
                <w:vMerge/>
                <w:tcBorders>
                  <w:bottom w:val="single" w:sz="4" w:space="0" w:color="auto"/>
                  <w:right w:val="single" w:sz="4" w:space="0" w:color="auto"/>
                </w:tcBorders>
                <w:shd w:val="clear" w:color="auto" w:fill="auto"/>
                <w:tcPrChange w:id="75" w:author="Chen, Christine" w:date="2021-08-20T16:21:00Z">
                  <w:tcPr>
                    <w:tcW w:w="3060" w:type="dxa"/>
                    <w:vMerge/>
                    <w:tcBorders>
                      <w:bottom w:val="single" w:sz="4" w:space="0" w:color="auto"/>
                      <w:right w:val="single" w:sz="4" w:space="0" w:color="auto"/>
                    </w:tcBorders>
                    <w:shd w:val="clear" w:color="auto" w:fill="auto"/>
                  </w:tcPr>
                </w:tcPrChange>
              </w:tcPr>
              <w:p w14:paraId="64C12E0C" w14:textId="77777777" w:rsidR="00437044" w:rsidRPr="00EA6591" w:rsidRDefault="00437044" w:rsidP="00AF519D">
                <w:pPr>
                  <w:spacing w:before="0"/>
                  <w:rPr>
                    <w:ins w:id="76" w:author="Chen, Christine" w:date="2021-08-20T16:21:00Z"/>
                    <w:rFonts w:cstheme="minorHAnsi"/>
                    <w:bCs/>
                  </w:rPr>
                </w:pPr>
              </w:p>
            </w:tc>
            <w:tc>
              <w:tcPr>
                <w:tcW w:w="3690" w:type="dxa"/>
                <w:tcBorders>
                  <w:top w:val="single" w:sz="4" w:space="0" w:color="auto"/>
                  <w:left w:val="single" w:sz="4" w:space="0" w:color="auto"/>
                  <w:bottom w:val="single" w:sz="4" w:space="0" w:color="auto"/>
                  <w:right w:val="nil"/>
                </w:tcBorders>
                <w:shd w:val="clear" w:color="auto" w:fill="auto"/>
                <w:tcPrChange w:id="77" w:author="Chen, Christine" w:date="2021-08-20T16:21:00Z">
                  <w:tcPr>
                    <w:tcW w:w="3690" w:type="dxa"/>
                    <w:tcBorders>
                      <w:top w:val="single" w:sz="4" w:space="0" w:color="auto"/>
                      <w:left w:val="single" w:sz="4" w:space="0" w:color="auto"/>
                      <w:bottom w:val="single" w:sz="4" w:space="0" w:color="auto"/>
                      <w:right w:val="nil"/>
                    </w:tcBorders>
                    <w:shd w:val="clear" w:color="auto" w:fill="auto"/>
                  </w:tcPr>
                </w:tcPrChange>
              </w:tcPr>
              <w:p w14:paraId="62107958" w14:textId="77777777" w:rsidR="00437044" w:rsidRPr="00EA6591" w:rsidRDefault="00437044" w:rsidP="00AF519D">
                <w:pPr>
                  <w:spacing w:before="0"/>
                  <w:rPr>
                    <w:ins w:id="78" w:author="Chen, Christine" w:date="2021-08-20T16:21:00Z"/>
                    <w:rFonts w:cstheme="minorHAnsi"/>
                  </w:rPr>
                </w:pPr>
                <w:ins w:id="79" w:author="Chen, Christine" w:date="2021-08-20T16:21:00Z">
                  <w:r w:rsidRPr="00EA6591">
                    <w:rPr>
                      <w:rFonts w:cstheme="minorHAnsi"/>
                    </w:rPr>
                    <w:t>Signature</w:t>
                  </w:r>
                </w:ins>
              </w:p>
            </w:tc>
            <w:tc>
              <w:tcPr>
                <w:tcW w:w="360" w:type="dxa"/>
                <w:tcBorders>
                  <w:top w:val="nil"/>
                  <w:left w:val="nil"/>
                  <w:bottom w:val="single" w:sz="4" w:space="0" w:color="auto"/>
                  <w:right w:val="nil"/>
                </w:tcBorders>
                <w:shd w:val="clear" w:color="auto" w:fill="auto"/>
                <w:tcPrChange w:id="80" w:author="Chen, Christine" w:date="2021-08-20T16:21:00Z">
                  <w:tcPr>
                    <w:tcW w:w="360" w:type="dxa"/>
                    <w:tcBorders>
                      <w:top w:val="nil"/>
                      <w:left w:val="nil"/>
                      <w:bottom w:val="single" w:sz="4" w:space="0" w:color="auto"/>
                      <w:right w:val="nil"/>
                    </w:tcBorders>
                    <w:shd w:val="clear" w:color="auto" w:fill="auto"/>
                  </w:tcPr>
                </w:tcPrChange>
              </w:tcPr>
              <w:p w14:paraId="2D0C0FE5" w14:textId="77777777" w:rsidR="00437044" w:rsidRPr="00EA6591" w:rsidRDefault="00437044" w:rsidP="00AF519D">
                <w:pPr>
                  <w:spacing w:before="0"/>
                  <w:rPr>
                    <w:ins w:id="81" w:author="Chen, Christine" w:date="2021-08-20T16:21:00Z"/>
                    <w:rFonts w:cstheme="minorHAnsi"/>
                  </w:rPr>
                </w:pPr>
              </w:p>
            </w:tc>
            <w:tc>
              <w:tcPr>
                <w:tcW w:w="2402" w:type="dxa"/>
                <w:tcBorders>
                  <w:top w:val="nil"/>
                  <w:left w:val="nil"/>
                  <w:bottom w:val="single" w:sz="4" w:space="0" w:color="auto"/>
                  <w:right w:val="single" w:sz="4" w:space="0" w:color="auto"/>
                </w:tcBorders>
                <w:shd w:val="clear" w:color="auto" w:fill="auto"/>
                <w:tcPrChange w:id="82" w:author="Chen, Christine" w:date="2021-08-20T16:21:00Z">
                  <w:tcPr>
                    <w:tcW w:w="2430" w:type="dxa"/>
                    <w:gridSpan w:val="2"/>
                    <w:tcBorders>
                      <w:top w:val="nil"/>
                      <w:left w:val="nil"/>
                      <w:bottom w:val="single" w:sz="4" w:space="0" w:color="auto"/>
                      <w:right w:val="single" w:sz="4" w:space="0" w:color="auto"/>
                    </w:tcBorders>
                    <w:shd w:val="clear" w:color="auto" w:fill="auto"/>
                  </w:tcPr>
                </w:tcPrChange>
              </w:tcPr>
              <w:p w14:paraId="42CA7F63" w14:textId="2BE616A5" w:rsidR="00437044" w:rsidRPr="00EA6591" w:rsidRDefault="007B3409" w:rsidP="00AF519D">
                <w:pPr>
                  <w:spacing w:before="0"/>
                  <w:rPr>
                    <w:ins w:id="83" w:author="Chen, Christine" w:date="2021-08-20T16:21:00Z"/>
                    <w:rFonts w:cstheme="minorHAnsi"/>
                  </w:rPr>
                </w:pPr>
                <w:ins w:id="84" w:author="Chen, Christine" w:date="2021-08-20T16:21:00Z">
                  <w:r>
                    <w:rPr>
                      <w:rFonts w:cstheme="minorHAnsi"/>
                    </w:rPr>
                    <w:t>Date</w:t>
                  </w:r>
                </w:ins>
              </w:p>
            </w:tc>
          </w:tr>
        </w:tbl>
        <w:p w14:paraId="7A82F38B" w14:textId="77777777" w:rsidR="001011E2" w:rsidRDefault="001011E2" w:rsidP="001011E2">
          <w:pPr>
            <w:spacing w:before="0"/>
            <w:rPr>
              <w:rFonts w:cstheme="minorHAnsi"/>
            </w:rPr>
          </w:pPr>
        </w:p>
        <w:p w14:paraId="604D395F" w14:textId="77777777" w:rsidR="001011E2" w:rsidRDefault="001011E2">
          <w:pPr>
            <w:rPr>
              <w:rFonts w:cstheme="minorHAnsi"/>
            </w:rPr>
          </w:pPr>
        </w:p>
        <w:p w14:paraId="23AF020C" w14:textId="77777777" w:rsidR="001011E2" w:rsidRDefault="001011E2">
          <w:pPr>
            <w:rPr>
              <w:rFonts w:cstheme="minorHAnsi"/>
            </w:rPr>
          </w:pPr>
        </w:p>
        <w:p w14:paraId="3E85C4B0" w14:textId="77EBEBD1" w:rsidR="001011E2" w:rsidRDefault="001011E2">
          <w:pPr>
            <w:rPr>
              <w:rFonts w:cstheme="minorHAnsi"/>
            </w:rPr>
          </w:pPr>
        </w:p>
        <w:p w14:paraId="1FD030B4" w14:textId="4A4718DE" w:rsidR="0052060F" w:rsidRPr="001011E2" w:rsidRDefault="007B3409" w:rsidP="001011E2">
          <w:pPr>
            <w:spacing w:line="240" w:lineRule="atLeast"/>
          </w:pPr>
        </w:p>
      </w:sdtContent>
    </w:sdt>
    <w:sdt>
      <w:sdtPr>
        <w:rPr>
          <w:rFonts w:eastAsiaTheme="minorEastAsia" w:cstheme="minorHAnsi"/>
          <w:b w:val="0"/>
          <w:color w:val="auto"/>
          <w:sz w:val="22"/>
          <w:szCs w:val="22"/>
          <w:lang w:eastAsia="zh-CN"/>
        </w:rPr>
        <w:id w:val="689340117"/>
        <w:docPartObj>
          <w:docPartGallery w:val="Table of Contents"/>
          <w:docPartUnique/>
        </w:docPartObj>
      </w:sdtPr>
      <w:sdtEndPr>
        <w:rPr>
          <w:bCs/>
          <w:noProof/>
        </w:rPr>
      </w:sdtEndPr>
      <w:sdtContent>
        <w:p w14:paraId="255A6B33" w14:textId="0209FBEB" w:rsidR="007A5680" w:rsidRPr="00D547BA" w:rsidRDefault="007A5680" w:rsidP="0040446B">
          <w:pPr>
            <w:pStyle w:val="TOCHeading"/>
            <w:spacing w:after="240"/>
            <w:rPr>
              <w:rFonts w:eastAsiaTheme="minorEastAsia" w:cstheme="minorHAnsi"/>
              <w:color w:val="auto"/>
              <w:sz w:val="22"/>
              <w:szCs w:val="22"/>
              <w:lang w:eastAsia="zh-CN"/>
            </w:rPr>
          </w:pPr>
          <w:r w:rsidRPr="00EA6591">
            <w:rPr>
              <w:rFonts w:cstheme="minorHAnsi"/>
            </w:rPr>
            <w:t>Contents</w:t>
          </w:r>
        </w:p>
        <w:p w14:paraId="034D2A42" w14:textId="3E2649F0" w:rsidR="00844AEA" w:rsidRDefault="000178FA">
          <w:pPr>
            <w:pStyle w:val="TOC1"/>
            <w:tabs>
              <w:tab w:val="right" w:leader="dot" w:pos="9350"/>
            </w:tabs>
            <w:rPr>
              <w:noProof/>
            </w:rPr>
          </w:pPr>
          <w:r w:rsidRPr="00EA6591">
            <w:rPr>
              <w:rFonts w:cstheme="minorHAnsi"/>
            </w:rPr>
            <w:fldChar w:fldCharType="begin"/>
          </w:r>
          <w:r w:rsidRPr="00EA6591">
            <w:rPr>
              <w:rFonts w:cstheme="minorHAnsi"/>
            </w:rPr>
            <w:instrText xml:space="preserve"> TOC \o "1-2" \h \z \u </w:instrText>
          </w:r>
          <w:r w:rsidRPr="00EA6591">
            <w:rPr>
              <w:rFonts w:cstheme="minorHAnsi"/>
            </w:rPr>
            <w:fldChar w:fldCharType="separate"/>
          </w:r>
          <w:hyperlink w:anchor="_Toc62754991" w:history="1">
            <w:r w:rsidR="00844AEA" w:rsidRPr="00F80F89">
              <w:rPr>
                <w:rStyle w:val="Hyperlink"/>
                <w:noProof/>
              </w:rPr>
              <w:t>1. Executive Summary</w:t>
            </w:r>
            <w:r w:rsidR="00844AEA">
              <w:rPr>
                <w:noProof/>
                <w:webHidden/>
              </w:rPr>
              <w:tab/>
            </w:r>
            <w:r w:rsidR="00844AEA">
              <w:rPr>
                <w:noProof/>
                <w:webHidden/>
              </w:rPr>
              <w:fldChar w:fldCharType="begin"/>
            </w:r>
            <w:r w:rsidR="00844AEA">
              <w:rPr>
                <w:noProof/>
                <w:webHidden/>
              </w:rPr>
              <w:instrText xml:space="preserve"> PAGEREF _Toc62754991 \h </w:instrText>
            </w:r>
            <w:r w:rsidR="00844AEA">
              <w:rPr>
                <w:noProof/>
                <w:webHidden/>
              </w:rPr>
            </w:r>
            <w:r w:rsidR="00844AEA">
              <w:rPr>
                <w:noProof/>
                <w:webHidden/>
              </w:rPr>
              <w:fldChar w:fldCharType="separate"/>
            </w:r>
            <w:r w:rsidR="000777B4">
              <w:rPr>
                <w:noProof/>
                <w:webHidden/>
              </w:rPr>
              <w:t>1</w:t>
            </w:r>
            <w:r w:rsidR="00844AEA">
              <w:rPr>
                <w:noProof/>
                <w:webHidden/>
              </w:rPr>
              <w:fldChar w:fldCharType="end"/>
            </w:r>
          </w:hyperlink>
        </w:p>
        <w:p w14:paraId="425ACC6A" w14:textId="167FCC32" w:rsidR="00844AEA" w:rsidRDefault="007B3409">
          <w:pPr>
            <w:pStyle w:val="TOC2"/>
            <w:tabs>
              <w:tab w:val="right" w:leader="dot" w:pos="9350"/>
            </w:tabs>
            <w:rPr>
              <w:noProof/>
            </w:rPr>
          </w:pPr>
          <w:hyperlink w:anchor="_Toc62754992" w:history="1">
            <w:r w:rsidR="00844AEA" w:rsidRPr="00F80F89">
              <w:rPr>
                <w:rStyle w:val="Hyperlink"/>
                <w:noProof/>
              </w:rPr>
              <w:t>1.1 Model Tiering</w:t>
            </w:r>
            <w:r w:rsidR="00844AEA">
              <w:rPr>
                <w:noProof/>
                <w:webHidden/>
              </w:rPr>
              <w:tab/>
            </w:r>
            <w:r w:rsidR="00844AEA">
              <w:rPr>
                <w:noProof/>
                <w:webHidden/>
              </w:rPr>
              <w:fldChar w:fldCharType="begin"/>
            </w:r>
            <w:r w:rsidR="00844AEA">
              <w:rPr>
                <w:noProof/>
                <w:webHidden/>
              </w:rPr>
              <w:instrText xml:space="preserve"> PAGEREF _Toc62754992 \h </w:instrText>
            </w:r>
            <w:r w:rsidR="00844AEA">
              <w:rPr>
                <w:noProof/>
                <w:webHidden/>
              </w:rPr>
            </w:r>
            <w:r w:rsidR="00844AEA">
              <w:rPr>
                <w:noProof/>
                <w:webHidden/>
              </w:rPr>
              <w:fldChar w:fldCharType="separate"/>
            </w:r>
            <w:r w:rsidR="000777B4">
              <w:rPr>
                <w:noProof/>
                <w:webHidden/>
              </w:rPr>
              <w:t>1</w:t>
            </w:r>
            <w:r w:rsidR="00844AEA">
              <w:rPr>
                <w:noProof/>
                <w:webHidden/>
              </w:rPr>
              <w:fldChar w:fldCharType="end"/>
            </w:r>
          </w:hyperlink>
        </w:p>
        <w:p w14:paraId="3060DF52" w14:textId="29E5108B" w:rsidR="00844AEA" w:rsidRDefault="007B3409">
          <w:pPr>
            <w:pStyle w:val="TOC1"/>
            <w:tabs>
              <w:tab w:val="right" w:leader="dot" w:pos="9350"/>
            </w:tabs>
            <w:rPr>
              <w:noProof/>
            </w:rPr>
          </w:pPr>
          <w:hyperlink w:anchor="_Toc62754993" w:history="1">
            <w:r w:rsidR="00844AEA" w:rsidRPr="00F80F89">
              <w:rPr>
                <w:rStyle w:val="Hyperlink"/>
                <w:noProof/>
              </w:rPr>
              <w:t>2. Business Background</w:t>
            </w:r>
            <w:r w:rsidR="00844AEA">
              <w:rPr>
                <w:noProof/>
                <w:webHidden/>
              </w:rPr>
              <w:tab/>
            </w:r>
            <w:r w:rsidR="00844AEA">
              <w:rPr>
                <w:noProof/>
                <w:webHidden/>
              </w:rPr>
              <w:fldChar w:fldCharType="begin"/>
            </w:r>
            <w:r w:rsidR="00844AEA">
              <w:rPr>
                <w:noProof/>
                <w:webHidden/>
              </w:rPr>
              <w:instrText xml:space="preserve"> PAGEREF _Toc62754993 \h </w:instrText>
            </w:r>
            <w:r w:rsidR="00844AEA">
              <w:rPr>
                <w:noProof/>
                <w:webHidden/>
              </w:rPr>
            </w:r>
            <w:r w:rsidR="00844AEA">
              <w:rPr>
                <w:noProof/>
                <w:webHidden/>
              </w:rPr>
              <w:fldChar w:fldCharType="separate"/>
            </w:r>
            <w:r w:rsidR="000777B4">
              <w:rPr>
                <w:noProof/>
                <w:webHidden/>
              </w:rPr>
              <w:t>2</w:t>
            </w:r>
            <w:r w:rsidR="00844AEA">
              <w:rPr>
                <w:noProof/>
                <w:webHidden/>
              </w:rPr>
              <w:fldChar w:fldCharType="end"/>
            </w:r>
          </w:hyperlink>
        </w:p>
        <w:p w14:paraId="0F640AFC" w14:textId="6589154B" w:rsidR="00844AEA" w:rsidRDefault="007B3409">
          <w:pPr>
            <w:pStyle w:val="TOC2"/>
            <w:tabs>
              <w:tab w:val="right" w:leader="dot" w:pos="9350"/>
            </w:tabs>
            <w:rPr>
              <w:noProof/>
            </w:rPr>
          </w:pPr>
          <w:hyperlink w:anchor="_Toc62754994" w:history="1">
            <w:r w:rsidR="00844AEA" w:rsidRPr="00F80F89">
              <w:rPr>
                <w:rStyle w:val="Hyperlink"/>
                <w:noProof/>
              </w:rPr>
              <w:t>2.1 Business Profile and Model Use</w:t>
            </w:r>
            <w:r w:rsidR="00844AEA">
              <w:rPr>
                <w:noProof/>
                <w:webHidden/>
              </w:rPr>
              <w:tab/>
            </w:r>
            <w:r w:rsidR="00844AEA">
              <w:rPr>
                <w:noProof/>
                <w:webHidden/>
              </w:rPr>
              <w:fldChar w:fldCharType="begin"/>
            </w:r>
            <w:r w:rsidR="00844AEA">
              <w:rPr>
                <w:noProof/>
                <w:webHidden/>
              </w:rPr>
              <w:instrText xml:space="preserve"> PAGEREF _Toc62754994 \h </w:instrText>
            </w:r>
            <w:r w:rsidR="00844AEA">
              <w:rPr>
                <w:noProof/>
                <w:webHidden/>
              </w:rPr>
            </w:r>
            <w:r w:rsidR="00844AEA">
              <w:rPr>
                <w:noProof/>
                <w:webHidden/>
              </w:rPr>
              <w:fldChar w:fldCharType="separate"/>
            </w:r>
            <w:r w:rsidR="000777B4">
              <w:rPr>
                <w:noProof/>
                <w:webHidden/>
              </w:rPr>
              <w:t>2</w:t>
            </w:r>
            <w:r w:rsidR="00844AEA">
              <w:rPr>
                <w:noProof/>
                <w:webHidden/>
              </w:rPr>
              <w:fldChar w:fldCharType="end"/>
            </w:r>
          </w:hyperlink>
        </w:p>
        <w:p w14:paraId="0C060FE3" w14:textId="238CF9EB" w:rsidR="00844AEA" w:rsidRDefault="007B3409">
          <w:pPr>
            <w:pStyle w:val="TOC2"/>
            <w:tabs>
              <w:tab w:val="right" w:leader="dot" w:pos="9350"/>
            </w:tabs>
            <w:rPr>
              <w:noProof/>
            </w:rPr>
          </w:pPr>
          <w:hyperlink w:anchor="_Toc62754995" w:history="1">
            <w:r w:rsidR="00844AEA" w:rsidRPr="00F80F89">
              <w:rPr>
                <w:rStyle w:val="Hyperlink"/>
                <w:noProof/>
              </w:rPr>
              <w:t>2.2 Overview of BOC Combined U.S. Operations</w:t>
            </w:r>
            <w:r w:rsidR="00844AEA">
              <w:rPr>
                <w:noProof/>
                <w:webHidden/>
              </w:rPr>
              <w:tab/>
            </w:r>
            <w:r w:rsidR="00844AEA">
              <w:rPr>
                <w:noProof/>
                <w:webHidden/>
              </w:rPr>
              <w:fldChar w:fldCharType="begin"/>
            </w:r>
            <w:r w:rsidR="00844AEA">
              <w:rPr>
                <w:noProof/>
                <w:webHidden/>
              </w:rPr>
              <w:instrText xml:space="preserve"> PAGEREF _Toc62754995 \h </w:instrText>
            </w:r>
            <w:r w:rsidR="00844AEA">
              <w:rPr>
                <w:noProof/>
                <w:webHidden/>
              </w:rPr>
            </w:r>
            <w:r w:rsidR="00844AEA">
              <w:rPr>
                <w:noProof/>
                <w:webHidden/>
              </w:rPr>
              <w:fldChar w:fldCharType="separate"/>
            </w:r>
            <w:r w:rsidR="000777B4">
              <w:rPr>
                <w:noProof/>
                <w:webHidden/>
              </w:rPr>
              <w:t>2</w:t>
            </w:r>
            <w:r w:rsidR="00844AEA">
              <w:rPr>
                <w:noProof/>
                <w:webHidden/>
              </w:rPr>
              <w:fldChar w:fldCharType="end"/>
            </w:r>
          </w:hyperlink>
        </w:p>
        <w:p w14:paraId="5F9C1CA1" w14:textId="5EE6C1B5" w:rsidR="00844AEA" w:rsidRDefault="007B3409">
          <w:pPr>
            <w:pStyle w:val="TOC1"/>
            <w:tabs>
              <w:tab w:val="right" w:leader="dot" w:pos="9350"/>
            </w:tabs>
            <w:rPr>
              <w:noProof/>
            </w:rPr>
          </w:pPr>
          <w:hyperlink w:anchor="_Toc62754996" w:history="1">
            <w:r w:rsidR="00844AEA" w:rsidRPr="00F80F89">
              <w:rPr>
                <w:rStyle w:val="Hyperlink"/>
                <w:noProof/>
              </w:rPr>
              <w:t>3. Modeling Data</w:t>
            </w:r>
            <w:r w:rsidR="00844AEA">
              <w:rPr>
                <w:noProof/>
                <w:webHidden/>
              </w:rPr>
              <w:tab/>
            </w:r>
            <w:r w:rsidR="00844AEA">
              <w:rPr>
                <w:noProof/>
                <w:webHidden/>
              </w:rPr>
              <w:fldChar w:fldCharType="begin"/>
            </w:r>
            <w:r w:rsidR="00844AEA">
              <w:rPr>
                <w:noProof/>
                <w:webHidden/>
              </w:rPr>
              <w:instrText xml:space="preserve"> PAGEREF _Toc62754996 \h </w:instrText>
            </w:r>
            <w:r w:rsidR="00844AEA">
              <w:rPr>
                <w:noProof/>
                <w:webHidden/>
              </w:rPr>
            </w:r>
            <w:r w:rsidR="00844AEA">
              <w:rPr>
                <w:noProof/>
                <w:webHidden/>
              </w:rPr>
              <w:fldChar w:fldCharType="separate"/>
            </w:r>
            <w:r w:rsidR="000777B4">
              <w:rPr>
                <w:noProof/>
                <w:webHidden/>
              </w:rPr>
              <w:t>4</w:t>
            </w:r>
            <w:r w:rsidR="00844AEA">
              <w:rPr>
                <w:noProof/>
                <w:webHidden/>
              </w:rPr>
              <w:fldChar w:fldCharType="end"/>
            </w:r>
          </w:hyperlink>
        </w:p>
        <w:p w14:paraId="030329EE" w14:textId="479707E3" w:rsidR="00844AEA" w:rsidRDefault="007B3409">
          <w:pPr>
            <w:pStyle w:val="TOC2"/>
            <w:tabs>
              <w:tab w:val="right" w:leader="dot" w:pos="9350"/>
            </w:tabs>
            <w:rPr>
              <w:noProof/>
            </w:rPr>
          </w:pPr>
          <w:hyperlink w:anchor="_Toc62754997" w:history="1">
            <w:r w:rsidR="00844AEA" w:rsidRPr="00F80F89">
              <w:rPr>
                <w:rStyle w:val="Hyperlink"/>
                <w:noProof/>
              </w:rPr>
              <w:t>3.1 Development Data</w:t>
            </w:r>
            <w:r w:rsidR="00844AEA">
              <w:rPr>
                <w:noProof/>
                <w:webHidden/>
              </w:rPr>
              <w:tab/>
            </w:r>
            <w:r w:rsidR="00844AEA">
              <w:rPr>
                <w:noProof/>
                <w:webHidden/>
              </w:rPr>
              <w:fldChar w:fldCharType="begin"/>
            </w:r>
            <w:r w:rsidR="00844AEA">
              <w:rPr>
                <w:noProof/>
                <w:webHidden/>
              </w:rPr>
              <w:instrText xml:space="preserve"> PAGEREF _Toc62754997 \h </w:instrText>
            </w:r>
            <w:r w:rsidR="00844AEA">
              <w:rPr>
                <w:noProof/>
                <w:webHidden/>
              </w:rPr>
            </w:r>
            <w:r w:rsidR="00844AEA">
              <w:rPr>
                <w:noProof/>
                <w:webHidden/>
              </w:rPr>
              <w:fldChar w:fldCharType="separate"/>
            </w:r>
            <w:r w:rsidR="000777B4">
              <w:rPr>
                <w:noProof/>
                <w:webHidden/>
              </w:rPr>
              <w:t>4</w:t>
            </w:r>
            <w:r w:rsidR="00844AEA">
              <w:rPr>
                <w:noProof/>
                <w:webHidden/>
              </w:rPr>
              <w:fldChar w:fldCharType="end"/>
            </w:r>
          </w:hyperlink>
        </w:p>
        <w:p w14:paraId="2B6C2FFB" w14:textId="61DAC417" w:rsidR="00844AEA" w:rsidRDefault="007B3409">
          <w:pPr>
            <w:pStyle w:val="TOC2"/>
            <w:tabs>
              <w:tab w:val="right" w:leader="dot" w:pos="9350"/>
            </w:tabs>
            <w:rPr>
              <w:noProof/>
            </w:rPr>
          </w:pPr>
          <w:hyperlink w:anchor="_Toc62754998" w:history="1">
            <w:r w:rsidR="00844AEA" w:rsidRPr="00F80F89">
              <w:rPr>
                <w:rStyle w:val="Hyperlink"/>
                <w:noProof/>
              </w:rPr>
              <w:t>3.2 Model Input</w:t>
            </w:r>
            <w:r w:rsidR="00844AEA">
              <w:rPr>
                <w:noProof/>
                <w:webHidden/>
              </w:rPr>
              <w:tab/>
            </w:r>
            <w:r w:rsidR="00844AEA">
              <w:rPr>
                <w:noProof/>
                <w:webHidden/>
              </w:rPr>
              <w:fldChar w:fldCharType="begin"/>
            </w:r>
            <w:r w:rsidR="00844AEA">
              <w:rPr>
                <w:noProof/>
                <w:webHidden/>
              </w:rPr>
              <w:instrText xml:space="preserve"> PAGEREF _Toc62754998 \h </w:instrText>
            </w:r>
            <w:r w:rsidR="00844AEA">
              <w:rPr>
                <w:noProof/>
                <w:webHidden/>
              </w:rPr>
            </w:r>
            <w:r w:rsidR="00844AEA">
              <w:rPr>
                <w:noProof/>
                <w:webHidden/>
              </w:rPr>
              <w:fldChar w:fldCharType="separate"/>
            </w:r>
            <w:r w:rsidR="000777B4">
              <w:rPr>
                <w:noProof/>
                <w:webHidden/>
              </w:rPr>
              <w:t>5</w:t>
            </w:r>
            <w:r w:rsidR="00844AEA">
              <w:rPr>
                <w:noProof/>
                <w:webHidden/>
              </w:rPr>
              <w:fldChar w:fldCharType="end"/>
            </w:r>
          </w:hyperlink>
        </w:p>
        <w:p w14:paraId="70798394" w14:textId="6EA8D0DE" w:rsidR="00844AEA" w:rsidRDefault="007B3409">
          <w:pPr>
            <w:pStyle w:val="TOC2"/>
            <w:tabs>
              <w:tab w:val="right" w:leader="dot" w:pos="9350"/>
            </w:tabs>
            <w:rPr>
              <w:noProof/>
            </w:rPr>
          </w:pPr>
          <w:hyperlink w:anchor="_Toc62754999" w:history="1">
            <w:r w:rsidR="00844AEA" w:rsidRPr="00F80F89">
              <w:rPr>
                <w:rStyle w:val="Hyperlink"/>
                <w:noProof/>
              </w:rPr>
              <w:t>3.3 Data Governance</w:t>
            </w:r>
            <w:r w:rsidR="00844AEA">
              <w:rPr>
                <w:noProof/>
                <w:webHidden/>
              </w:rPr>
              <w:tab/>
            </w:r>
            <w:r w:rsidR="00844AEA">
              <w:rPr>
                <w:noProof/>
                <w:webHidden/>
              </w:rPr>
              <w:fldChar w:fldCharType="begin"/>
            </w:r>
            <w:r w:rsidR="00844AEA">
              <w:rPr>
                <w:noProof/>
                <w:webHidden/>
              </w:rPr>
              <w:instrText xml:space="preserve"> PAGEREF _Toc62754999 \h </w:instrText>
            </w:r>
            <w:r w:rsidR="00844AEA">
              <w:rPr>
                <w:noProof/>
                <w:webHidden/>
              </w:rPr>
            </w:r>
            <w:r w:rsidR="00844AEA">
              <w:rPr>
                <w:noProof/>
                <w:webHidden/>
              </w:rPr>
              <w:fldChar w:fldCharType="separate"/>
            </w:r>
            <w:r w:rsidR="000777B4">
              <w:rPr>
                <w:noProof/>
                <w:webHidden/>
              </w:rPr>
              <w:t>6</w:t>
            </w:r>
            <w:r w:rsidR="00844AEA">
              <w:rPr>
                <w:noProof/>
                <w:webHidden/>
              </w:rPr>
              <w:fldChar w:fldCharType="end"/>
            </w:r>
          </w:hyperlink>
        </w:p>
        <w:p w14:paraId="00B9BBFB" w14:textId="0C4F4B08" w:rsidR="00844AEA" w:rsidRDefault="007B3409">
          <w:pPr>
            <w:pStyle w:val="TOC1"/>
            <w:tabs>
              <w:tab w:val="right" w:leader="dot" w:pos="9350"/>
            </w:tabs>
            <w:rPr>
              <w:noProof/>
            </w:rPr>
          </w:pPr>
          <w:hyperlink w:anchor="_Toc62755000" w:history="1">
            <w:r w:rsidR="00844AEA" w:rsidRPr="00F80F89">
              <w:rPr>
                <w:rStyle w:val="Hyperlink"/>
                <w:noProof/>
              </w:rPr>
              <w:t>4. Model Methodology and Development</w:t>
            </w:r>
            <w:r w:rsidR="00844AEA">
              <w:rPr>
                <w:noProof/>
                <w:webHidden/>
              </w:rPr>
              <w:tab/>
            </w:r>
            <w:r w:rsidR="00844AEA">
              <w:rPr>
                <w:noProof/>
                <w:webHidden/>
              </w:rPr>
              <w:fldChar w:fldCharType="begin"/>
            </w:r>
            <w:r w:rsidR="00844AEA">
              <w:rPr>
                <w:noProof/>
                <w:webHidden/>
              </w:rPr>
              <w:instrText xml:space="preserve"> PAGEREF _Toc62755000 \h </w:instrText>
            </w:r>
            <w:r w:rsidR="00844AEA">
              <w:rPr>
                <w:noProof/>
                <w:webHidden/>
              </w:rPr>
            </w:r>
            <w:r w:rsidR="00844AEA">
              <w:rPr>
                <w:noProof/>
                <w:webHidden/>
              </w:rPr>
              <w:fldChar w:fldCharType="separate"/>
            </w:r>
            <w:r w:rsidR="000777B4">
              <w:rPr>
                <w:noProof/>
                <w:webHidden/>
              </w:rPr>
              <w:t>8</w:t>
            </w:r>
            <w:r w:rsidR="00844AEA">
              <w:rPr>
                <w:noProof/>
                <w:webHidden/>
              </w:rPr>
              <w:fldChar w:fldCharType="end"/>
            </w:r>
          </w:hyperlink>
        </w:p>
        <w:p w14:paraId="706D3F5B" w14:textId="2C14ADEF" w:rsidR="00844AEA" w:rsidRDefault="007B3409">
          <w:pPr>
            <w:pStyle w:val="TOC2"/>
            <w:tabs>
              <w:tab w:val="right" w:leader="dot" w:pos="9350"/>
            </w:tabs>
            <w:rPr>
              <w:noProof/>
            </w:rPr>
          </w:pPr>
          <w:hyperlink w:anchor="_Toc62755001" w:history="1">
            <w:r w:rsidR="00844AEA" w:rsidRPr="00F80F89">
              <w:rPr>
                <w:rStyle w:val="Hyperlink"/>
                <w:noProof/>
              </w:rPr>
              <w:t>4.1 Stress Scenarios</w:t>
            </w:r>
            <w:r w:rsidR="00844AEA">
              <w:rPr>
                <w:noProof/>
                <w:webHidden/>
              </w:rPr>
              <w:tab/>
            </w:r>
            <w:r w:rsidR="00844AEA">
              <w:rPr>
                <w:noProof/>
                <w:webHidden/>
              </w:rPr>
              <w:fldChar w:fldCharType="begin"/>
            </w:r>
            <w:r w:rsidR="00844AEA">
              <w:rPr>
                <w:noProof/>
                <w:webHidden/>
              </w:rPr>
              <w:instrText xml:space="preserve"> PAGEREF _Toc62755001 \h </w:instrText>
            </w:r>
            <w:r w:rsidR="00844AEA">
              <w:rPr>
                <w:noProof/>
                <w:webHidden/>
              </w:rPr>
            </w:r>
            <w:r w:rsidR="00844AEA">
              <w:rPr>
                <w:noProof/>
                <w:webHidden/>
              </w:rPr>
              <w:fldChar w:fldCharType="separate"/>
            </w:r>
            <w:r w:rsidR="000777B4">
              <w:rPr>
                <w:noProof/>
                <w:webHidden/>
              </w:rPr>
              <w:t>8</w:t>
            </w:r>
            <w:r w:rsidR="00844AEA">
              <w:rPr>
                <w:noProof/>
                <w:webHidden/>
              </w:rPr>
              <w:fldChar w:fldCharType="end"/>
            </w:r>
          </w:hyperlink>
        </w:p>
        <w:p w14:paraId="2A248896" w14:textId="26E28F7E" w:rsidR="00844AEA" w:rsidRDefault="007B3409">
          <w:pPr>
            <w:pStyle w:val="TOC2"/>
            <w:tabs>
              <w:tab w:val="right" w:leader="dot" w:pos="9350"/>
            </w:tabs>
            <w:rPr>
              <w:noProof/>
            </w:rPr>
          </w:pPr>
          <w:hyperlink w:anchor="_Toc62755002" w:history="1">
            <w:r w:rsidR="00844AEA" w:rsidRPr="00F80F89">
              <w:rPr>
                <w:rStyle w:val="Hyperlink"/>
                <w:noProof/>
              </w:rPr>
              <w:t>4.2 Stress Assumptions</w:t>
            </w:r>
            <w:r w:rsidR="00844AEA">
              <w:rPr>
                <w:noProof/>
                <w:webHidden/>
              </w:rPr>
              <w:tab/>
            </w:r>
            <w:r w:rsidR="00844AEA">
              <w:rPr>
                <w:noProof/>
                <w:webHidden/>
              </w:rPr>
              <w:fldChar w:fldCharType="begin"/>
            </w:r>
            <w:r w:rsidR="00844AEA">
              <w:rPr>
                <w:noProof/>
                <w:webHidden/>
              </w:rPr>
              <w:instrText xml:space="preserve"> PAGEREF _Toc62755002 \h </w:instrText>
            </w:r>
            <w:r w:rsidR="00844AEA">
              <w:rPr>
                <w:noProof/>
                <w:webHidden/>
              </w:rPr>
            </w:r>
            <w:r w:rsidR="00844AEA">
              <w:rPr>
                <w:noProof/>
                <w:webHidden/>
              </w:rPr>
              <w:fldChar w:fldCharType="separate"/>
            </w:r>
            <w:r w:rsidR="000777B4">
              <w:rPr>
                <w:noProof/>
                <w:webHidden/>
              </w:rPr>
              <w:t>11</w:t>
            </w:r>
            <w:r w:rsidR="00844AEA">
              <w:rPr>
                <w:noProof/>
                <w:webHidden/>
              </w:rPr>
              <w:fldChar w:fldCharType="end"/>
            </w:r>
          </w:hyperlink>
        </w:p>
        <w:p w14:paraId="5698B18A" w14:textId="26F3F971" w:rsidR="00844AEA" w:rsidRDefault="007B3409">
          <w:pPr>
            <w:pStyle w:val="TOC2"/>
            <w:tabs>
              <w:tab w:val="right" w:leader="dot" w:pos="9350"/>
            </w:tabs>
            <w:rPr>
              <w:noProof/>
            </w:rPr>
          </w:pPr>
          <w:hyperlink w:anchor="_Toc62755003" w:history="1">
            <w:r w:rsidR="00844AEA" w:rsidRPr="00F80F89">
              <w:rPr>
                <w:rStyle w:val="Hyperlink"/>
                <w:noProof/>
              </w:rPr>
              <w:t>4.3 Cash Flow Projection on 14-Day Horizon</w:t>
            </w:r>
            <w:r w:rsidR="00844AEA">
              <w:rPr>
                <w:noProof/>
                <w:webHidden/>
              </w:rPr>
              <w:tab/>
            </w:r>
            <w:r w:rsidR="00844AEA">
              <w:rPr>
                <w:noProof/>
                <w:webHidden/>
              </w:rPr>
              <w:fldChar w:fldCharType="begin"/>
            </w:r>
            <w:r w:rsidR="00844AEA">
              <w:rPr>
                <w:noProof/>
                <w:webHidden/>
              </w:rPr>
              <w:instrText xml:space="preserve"> PAGEREF _Toc62755003 \h </w:instrText>
            </w:r>
            <w:r w:rsidR="00844AEA">
              <w:rPr>
                <w:noProof/>
                <w:webHidden/>
              </w:rPr>
            </w:r>
            <w:r w:rsidR="00844AEA">
              <w:rPr>
                <w:noProof/>
                <w:webHidden/>
              </w:rPr>
              <w:fldChar w:fldCharType="separate"/>
            </w:r>
            <w:r w:rsidR="000777B4">
              <w:rPr>
                <w:noProof/>
                <w:webHidden/>
              </w:rPr>
              <w:t>58</w:t>
            </w:r>
            <w:r w:rsidR="00844AEA">
              <w:rPr>
                <w:noProof/>
                <w:webHidden/>
              </w:rPr>
              <w:fldChar w:fldCharType="end"/>
            </w:r>
          </w:hyperlink>
        </w:p>
        <w:p w14:paraId="3ADFED2D" w14:textId="5B874BD6" w:rsidR="00844AEA" w:rsidRDefault="007B3409">
          <w:pPr>
            <w:pStyle w:val="TOC2"/>
            <w:tabs>
              <w:tab w:val="right" w:leader="dot" w:pos="9350"/>
            </w:tabs>
            <w:rPr>
              <w:noProof/>
            </w:rPr>
          </w:pPr>
          <w:hyperlink w:anchor="_Toc62755004" w:history="1">
            <w:r w:rsidR="00844AEA" w:rsidRPr="00F80F89">
              <w:rPr>
                <w:rStyle w:val="Hyperlink"/>
                <w:noProof/>
              </w:rPr>
              <w:t>4.4 Excess Liquidity Buffer Ratio</w:t>
            </w:r>
            <w:r w:rsidR="00844AEA">
              <w:rPr>
                <w:noProof/>
                <w:webHidden/>
              </w:rPr>
              <w:tab/>
            </w:r>
            <w:r w:rsidR="00844AEA">
              <w:rPr>
                <w:noProof/>
                <w:webHidden/>
              </w:rPr>
              <w:fldChar w:fldCharType="begin"/>
            </w:r>
            <w:r w:rsidR="00844AEA">
              <w:rPr>
                <w:noProof/>
                <w:webHidden/>
              </w:rPr>
              <w:instrText xml:space="preserve"> PAGEREF _Toc62755004 \h </w:instrText>
            </w:r>
            <w:r w:rsidR="00844AEA">
              <w:rPr>
                <w:noProof/>
                <w:webHidden/>
              </w:rPr>
            </w:r>
            <w:r w:rsidR="00844AEA">
              <w:rPr>
                <w:noProof/>
                <w:webHidden/>
              </w:rPr>
              <w:fldChar w:fldCharType="separate"/>
            </w:r>
            <w:r w:rsidR="000777B4">
              <w:rPr>
                <w:noProof/>
                <w:webHidden/>
              </w:rPr>
              <w:t>64</w:t>
            </w:r>
            <w:r w:rsidR="00844AEA">
              <w:rPr>
                <w:noProof/>
                <w:webHidden/>
              </w:rPr>
              <w:fldChar w:fldCharType="end"/>
            </w:r>
          </w:hyperlink>
        </w:p>
        <w:p w14:paraId="3B9A9C5B" w14:textId="5B6516FD" w:rsidR="00844AEA" w:rsidRDefault="007B3409">
          <w:pPr>
            <w:pStyle w:val="TOC2"/>
            <w:tabs>
              <w:tab w:val="right" w:leader="dot" w:pos="9350"/>
            </w:tabs>
            <w:rPr>
              <w:noProof/>
            </w:rPr>
          </w:pPr>
          <w:hyperlink w:anchor="_Toc62755005" w:history="1">
            <w:r w:rsidR="00844AEA" w:rsidRPr="00F80F89">
              <w:rPr>
                <w:rStyle w:val="Hyperlink"/>
                <w:noProof/>
              </w:rPr>
              <w:t>4.5 Future Enhancement</w:t>
            </w:r>
            <w:r w:rsidR="00844AEA">
              <w:rPr>
                <w:noProof/>
                <w:webHidden/>
              </w:rPr>
              <w:tab/>
            </w:r>
            <w:r w:rsidR="00844AEA">
              <w:rPr>
                <w:noProof/>
                <w:webHidden/>
              </w:rPr>
              <w:fldChar w:fldCharType="begin"/>
            </w:r>
            <w:r w:rsidR="00844AEA">
              <w:rPr>
                <w:noProof/>
                <w:webHidden/>
              </w:rPr>
              <w:instrText xml:space="preserve"> PAGEREF _Toc62755005 \h </w:instrText>
            </w:r>
            <w:r w:rsidR="00844AEA">
              <w:rPr>
                <w:noProof/>
                <w:webHidden/>
              </w:rPr>
            </w:r>
            <w:r w:rsidR="00844AEA">
              <w:rPr>
                <w:noProof/>
                <w:webHidden/>
              </w:rPr>
              <w:fldChar w:fldCharType="separate"/>
            </w:r>
            <w:r w:rsidR="000777B4">
              <w:rPr>
                <w:noProof/>
                <w:webHidden/>
              </w:rPr>
              <w:t>64</w:t>
            </w:r>
            <w:r w:rsidR="00844AEA">
              <w:rPr>
                <w:noProof/>
                <w:webHidden/>
              </w:rPr>
              <w:fldChar w:fldCharType="end"/>
            </w:r>
          </w:hyperlink>
        </w:p>
        <w:p w14:paraId="356D3410" w14:textId="534B32DE" w:rsidR="00844AEA" w:rsidRDefault="007B3409">
          <w:pPr>
            <w:pStyle w:val="TOC1"/>
            <w:tabs>
              <w:tab w:val="right" w:leader="dot" w:pos="9350"/>
            </w:tabs>
            <w:rPr>
              <w:noProof/>
            </w:rPr>
          </w:pPr>
          <w:hyperlink w:anchor="_Toc62755006" w:history="1">
            <w:r w:rsidR="00844AEA" w:rsidRPr="00F80F89">
              <w:rPr>
                <w:rStyle w:val="Hyperlink"/>
                <w:noProof/>
              </w:rPr>
              <w:t>5. Model Output Analysis</w:t>
            </w:r>
            <w:r w:rsidR="00844AEA">
              <w:rPr>
                <w:noProof/>
                <w:webHidden/>
              </w:rPr>
              <w:tab/>
            </w:r>
            <w:r w:rsidR="00844AEA">
              <w:rPr>
                <w:noProof/>
                <w:webHidden/>
              </w:rPr>
              <w:fldChar w:fldCharType="begin"/>
            </w:r>
            <w:r w:rsidR="00844AEA">
              <w:rPr>
                <w:noProof/>
                <w:webHidden/>
              </w:rPr>
              <w:instrText xml:space="preserve"> PAGEREF _Toc62755006 \h </w:instrText>
            </w:r>
            <w:r w:rsidR="00844AEA">
              <w:rPr>
                <w:noProof/>
                <w:webHidden/>
              </w:rPr>
            </w:r>
            <w:r w:rsidR="00844AEA">
              <w:rPr>
                <w:noProof/>
                <w:webHidden/>
              </w:rPr>
              <w:fldChar w:fldCharType="separate"/>
            </w:r>
            <w:r w:rsidR="000777B4">
              <w:rPr>
                <w:noProof/>
                <w:webHidden/>
              </w:rPr>
              <w:t>66</w:t>
            </w:r>
            <w:r w:rsidR="00844AEA">
              <w:rPr>
                <w:noProof/>
                <w:webHidden/>
              </w:rPr>
              <w:fldChar w:fldCharType="end"/>
            </w:r>
          </w:hyperlink>
        </w:p>
        <w:p w14:paraId="39731DF5" w14:textId="0F4DC6C9" w:rsidR="00844AEA" w:rsidRDefault="007B3409">
          <w:pPr>
            <w:pStyle w:val="TOC2"/>
            <w:tabs>
              <w:tab w:val="right" w:leader="dot" w:pos="9350"/>
            </w:tabs>
            <w:rPr>
              <w:noProof/>
            </w:rPr>
          </w:pPr>
          <w:hyperlink w:anchor="_Toc62755007" w:history="1">
            <w:r w:rsidR="00844AEA" w:rsidRPr="00F80F89">
              <w:rPr>
                <w:rStyle w:val="Hyperlink"/>
                <w:noProof/>
              </w:rPr>
              <w:t>5.1 Ad hoc Analysis</w:t>
            </w:r>
            <w:r w:rsidR="00844AEA">
              <w:rPr>
                <w:noProof/>
                <w:webHidden/>
              </w:rPr>
              <w:tab/>
            </w:r>
            <w:r w:rsidR="00844AEA">
              <w:rPr>
                <w:noProof/>
                <w:webHidden/>
              </w:rPr>
              <w:fldChar w:fldCharType="begin"/>
            </w:r>
            <w:r w:rsidR="00844AEA">
              <w:rPr>
                <w:noProof/>
                <w:webHidden/>
              </w:rPr>
              <w:instrText xml:space="preserve"> PAGEREF _Toc62755007 \h </w:instrText>
            </w:r>
            <w:r w:rsidR="00844AEA">
              <w:rPr>
                <w:noProof/>
                <w:webHidden/>
              </w:rPr>
            </w:r>
            <w:r w:rsidR="00844AEA">
              <w:rPr>
                <w:noProof/>
                <w:webHidden/>
              </w:rPr>
              <w:fldChar w:fldCharType="separate"/>
            </w:r>
            <w:r w:rsidR="000777B4">
              <w:rPr>
                <w:noProof/>
                <w:webHidden/>
              </w:rPr>
              <w:t>66</w:t>
            </w:r>
            <w:r w:rsidR="00844AEA">
              <w:rPr>
                <w:noProof/>
                <w:webHidden/>
              </w:rPr>
              <w:fldChar w:fldCharType="end"/>
            </w:r>
          </w:hyperlink>
        </w:p>
        <w:p w14:paraId="1051192C" w14:textId="012676A3" w:rsidR="00844AEA" w:rsidRDefault="007B3409">
          <w:pPr>
            <w:pStyle w:val="TOC2"/>
            <w:tabs>
              <w:tab w:val="right" w:leader="dot" w:pos="9350"/>
            </w:tabs>
            <w:rPr>
              <w:noProof/>
            </w:rPr>
          </w:pPr>
          <w:hyperlink w:anchor="_Toc62755008" w:history="1">
            <w:r w:rsidR="00844AEA" w:rsidRPr="00F80F89">
              <w:rPr>
                <w:rStyle w:val="Hyperlink"/>
                <w:noProof/>
              </w:rPr>
              <w:t>5.2 Sensitivity Analysis</w:t>
            </w:r>
            <w:r w:rsidR="00844AEA">
              <w:rPr>
                <w:noProof/>
                <w:webHidden/>
              </w:rPr>
              <w:tab/>
            </w:r>
            <w:r w:rsidR="00844AEA">
              <w:rPr>
                <w:noProof/>
                <w:webHidden/>
              </w:rPr>
              <w:fldChar w:fldCharType="begin"/>
            </w:r>
            <w:r w:rsidR="00844AEA">
              <w:rPr>
                <w:noProof/>
                <w:webHidden/>
              </w:rPr>
              <w:instrText xml:space="preserve"> PAGEREF _Toc62755008 \h </w:instrText>
            </w:r>
            <w:r w:rsidR="00844AEA">
              <w:rPr>
                <w:noProof/>
                <w:webHidden/>
              </w:rPr>
            </w:r>
            <w:r w:rsidR="00844AEA">
              <w:rPr>
                <w:noProof/>
                <w:webHidden/>
              </w:rPr>
              <w:fldChar w:fldCharType="separate"/>
            </w:r>
            <w:r w:rsidR="000777B4">
              <w:rPr>
                <w:noProof/>
                <w:webHidden/>
              </w:rPr>
              <w:t>66</w:t>
            </w:r>
            <w:r w:rsidR="00844AEA">
              <w:rPr>
                <w:noProof/>
                <w:webHidden/>
              </w:rPr>
              <w:fldChar w:fldCharType="end"/>
            </w:r>
          </w:hyperlink>
        </w:p>
        <w:p w14:paraId="123F664F" w14:textId="4F616D3C" w:rsidR="00844AEA" w:rsidRDefault="007B3409">
          <w:pPr>
            <w:pStyle w:val="TOC2"/>
            <w:tabs>
              <w:tab w:val="right" w:leader="dot" w:pos="9350"/>
            </w:tabs>
            <w:rPr>
              <w:noProof/>
            </w:rPr>
          </w:pPr>
          <w:hyperlink w:anchor="_Toc62755009" w:history="1">
            <w:r w:rsidR="00844AEA" w:rsidRPr="00F80F89">
              <w:rPr>
                <w:rStyle w:val="Hyperlink"/>
                <w:noProof/>
              </w:rPr>
              <w:t>5.3 Diagnostic Analysis</w:t>
            </w:r>
            <w:r w:rsidR="00844AEA">
              <w:rPr>
                <w:noProof/>
                <w:webHidden/>
              </w:rPr>
              <w:tab/>
            </w:r>
            <w:r w:rsidR="00844AEA">
              <w:rPr>
                <w:noProof/>
                <w:webHidden/>
              </w:rPr>
              <w:fldChar w:fldCharType="begin"/>
            </w:r>
            <w:r w:rsidR="00844AEA">
              <w:rPr>
                <w:noProof/>
                <w:webHidden/>
              </w:rPr>
              <w:instrText xml:space="preserve"> PAGEREF _Toc62755009 \h </w:instrText>
            </w:r>
            <w:r w:rsidR="00844AEA">
              <w:rPr>
                <w:noProof/>
                <w:webHidden/>
              </w:rPr>
            </w:r>
            <w:r w:rsidR="00844AEA">
              <w:rPr>
                <w:noProof/>
                <w:webHidden/>
              </w:rPr>
              <w:fldChar w:fldCharType="separate"/>
            </w:r>
            <w:r w:rsidR="000777B4">
              <w:rPr>
                <w:noProof/>
                <w:webHidden/>
              </w:rPr>
              <w:t>66</w:t>
            </w:r>
            <w:r w:rsidR="00844AEA">
              <w:rPr>
                <w:noProof/>
                <w:webHidden/>
              </w:rPr>
              <w:fldChar w:fldCharType="end"/>
            </w:r>
          </w:hyperlink>
        </w:p>
        <w:p w14:paraId="25449674" w14:textId="43BF5158" w:rsidR="00844AEA" w:rsidRDefault="007B3409">
          <w:pPr>
            <w:pStyle w:val="TOC2"/>
            <w:tabs>
              <w:tab w:val="right" w:leader="dot" w:pos="9350"/>
            </w:tabs>
            <w:rPr>
              <w:noProof/>
            </w:rPr>
          </w:pPr>
          <w:hyperlink w:anchor="_Toc62755010" w:history="1">
            <w:r w:rsidR="00844AEA" w:rsidRPr="00F80F89">
              <w:rPr>
                <w:rStyle w:val="Hyperlink"/>
                <w:noProof/>
              </w:rPr>
              <w:t>5.4 Back Testing</w:t>
            </w:r>
            <w:r w:rsidR="00844AEA">
              <w:rPr>
                <w:noProof/>
                <w:webHidden/>
              </w:rPr>
              <w:tab/>
            </w:r>
            <w:r w:rsidR="00844AEA">
              <w:rPr>
                <w:noProof/>
                <w:webHidden/>
              </w:rPr>
              <w:fldChar w:fldCharType="begin"/>
            </w:r>
            <w:r w:rsidR="00844AEA">
              <w:rPr>
                <w:noProof/>
                <w:webHidden/>
              </w:rPr>
              <w:instrText xml:space="preserve"> PAGEREF _Toc62755010 \h </w:instrText>
            </w:r>
            <w:r w:rsidR="00844AEA">
              <w:rPr>
                <w:noProof/>
                <w:webHidden/>
              </w:rPr>
            </w:r>
            <w:r w:rsidR="00844AEA">
              <w:rPr>
                <w:noProof/>
                <w:webHidden/>
              </w:rPr>
              <w:fldChar w:fldCharType="separate"/>
            </w:r>
            <w:r w:rsidR="000777B4">
              <w:rPr>
                <w:noProof/>
                <w:webHidden/>
              </w:rPr>
              <w:t>66</w:t>
            </w:r>
            <w:r w:rsidR="00844AEA">
              <w:rPr>
                <w:noProof/>
                <w:webHidden/>
              </w:rPr>
              <w:fldChar w:fldCharType="end"/>
            </w:r>
          </w:hyperlink>
        </w:p>
        <w:p w14:paraId="534CAAFE" w14:textId="3025D2EF" w:rsidR="00844AEA" w:rsidRDefault="007B3409">
          <w:pPr>
            <w:pStyle w:val="TOC1"/>
            <w:tabs>
              <w:tab w:val="right" w:leader="dot" w:pos="9350"/>
            </w:tabs>
            <w:rPr>
              <w:noProof/>
            </w:rPr>
          </w:pPr>
          <w:hyperlink w:anchor="_Toc62755011" w:history="1">
            <w:r w:rsidR="00844AEA" w:rsidRPr="00F80F89">
              <w:rPr>
                <w:rStyle w:val="Hyperlink"/>
                <w:noProof/>
              </w:rPr>
              <w:t>6. Model Implementation</w:t>
            </w:r>
            <w:r w:rsidR="00844AEA">
              <w:rPr>
                <w:noProof/>
                <w:webHidden/>
              </w:rPr>
              <w:tab/>
            </w:r>
            <w:r w:rsidR="00844AEA">
              <w:rPr>
                <w:noProof/>
                <w:webHidden/>
              </w:rPr>
              <w:fldChar w:fldCharType="begin"/>
            </w:r>
            <w:r w:rsidR="00844AEA">
              <w:rPr>
                <w:noProof/>
                <w:webHidden/>
              </w:rPr>
              <w:instrText xml:space="preserve"> PAGEREF _Toc62755011 \h </w:instrText>
            </w:r>
            <w:r w:rsidR="00844AEA">
              <w:rPr>
                <w:noProof/>
                <w:webHidden/>
              </w:rPr>
            </w:r>
            <w:r w:rsidR="00844AEA">
              <w:rPr>
                <w:noProof/>
                <w:webHidden/>
              </w:rPr>
              <w:fldChar w:fldCharType="separate"/>
            </w:r>
            <w:r w:rsidR="000777B4">
              <w:rPr>
                <w:noProof/>
                <w:webHidden/>
              </w:rPr>
              <w:t>68</w:t>
            </w:r>
            <w:r w:rsidR="00844AEA">
              <w:rPr>
                <w:noProof/>
                <w:webHidden/>
              </w:rPr>
              <w:fldChar w:fldCharType="end"/>
            </w:r>
          </w:hyperlink>
        </w:p>
        <w:p w14:paraId="3F48BDB9" w14:textId="1936F8B0" w:rsidR="00844AEA" w:rsidRDefault="007B3409">
          <w:pPr>
            <w:pStyle w:val="TOC2"/>
            <w:tabs>
              <w:tab w:val="right" w:leader="dot" w:pos="9350"/>
            </w:tabs>
            <w:rPr>
              <w:noProof/>
            </w:rPr>
          </w:pPr>
          <w:hyperlink w:anchor="_Toc62755012" w:history="1">
            <w:r w:rsidR="00844AEA" w:rsidRPr="00F80F89">
              <w:rPr>
                <w:rStyle w:val="Hyperlink"/>
                <w:noProof/>
              </w:rPr>
              <w:t>6.1 Implementation Process</w:t>
            </w:r>
            <w:r w:rsidR="00844AEA">
              <w:rPr>
                <w:noProof/>
                <w:webHidden/>
              </w:rPr>
              <w:tab/>
            </w:r>
            <w:r w:rsidR="00844AEA">
              <w:rPr>
                <w:noProof/>
                <w:webHidden/>
              </w:rPr>
              <w:fldChar w:fldCharType="begin"/>
            </w:r>
            <w:r w:rsidR="00844AEA">
              <w:rPr>
                <w:noProof/>
                <w:webHidden/>
              </w:rPr>
              <w:instrText xml:space="preserve"> PAGEREF _Toc62755012 \h </w:instrText>
            </w:r>
            <w:r w:rsidR="00844AEA">
              <w:rPr>
                <w:noProof/>
                <w:webHidden/>
              </w:rPr>
            </w:r>
            <w:r w:rsidR="00844AEA">
              <w:rPr>
                <w:noProof/>
                <w:webHidden/>
              </w:rPr>
              <w:fldChar w:fldCharType="separate"/>
            </w:r>
            <w:r w:rsidR="000777B4">
              <w:rPr>
                <w:noProof/>
                <w:webHidden/>
              </w:rPr>
              <w:t>68</w:t>
            </w:r>
            <w:r w:rsidR="00844AEA">
              <w:rPr>
                <w:noProof/>
                <w:webHidden/>
              </w:rPr>
              <w:fldChar w:fldCharType="end"/>
            </w:r>
          </w:hyperlink>
        </w:p>
        <w:p w14:paraId="64A327D0" w14:textId="2FD9E23D" w:rsidR="00844AEA" w:rsidRDefault="007B3409">
          <w:pPr>
            <w:pStyle w:val="TOC2"/>
            <w:tabs>
              <w:tab w:val="right" w:leader="dot" w:pos="9350"/>
            </w:tabs>
            <w:rPr>
              <w:noProof/>
            </w:rPr>
          </w:pPr>
          <w:hyperlink w:anchor="_Toc62755013" w:history="1">
            <w:r w:rsidR="00844AEA" w:rsidRPr="00F80F89">
              <w:rPr>
                <w:rStyle w:val="Hyperlink"/>
                <w:noProof/>
              </w:rPr>
              <w:t>6.2 Model Components</w:t>
            </w:r>
            <w:r w:rsidR="00844AEA">
              <w:rPr>
                <w:noProof/>
                <w:webHidden/>
              </w:rPr>
              <w:tab/>
            </w:r>
            <w:r w:rsidR="00844AEA">
              <w:rPr>
                <w:noProof/>
                <w:webHidden/>
              </w:rPr>
              <w:fldChar w:fldCharType="begin"/>
            </w:r>
            <w:r w:rsidR="00844AEA">
              <w:rPr>
                <w:noProof/>
                <w:webHidden/>
              </w:rPr>
              <w:instrText xml:space="preserve"> PAGEREF _Toc62755013 \h </w:instrText>
            </w:r>
            <w:r w:rsidR="00844AEA">
              <w:rPr>
                <w:noProof/>
                <w:webHidden/>
              </w:rPr>
            </w:r>
            <w:r w:rsidR="00844AEA">
              <w:rPr>
                <w:noProof/>
                <w:webHidden/>
              </w:rPr>
              <w:fldChar w:fldCharType="separate"/>
            </w:r>
            <w:r w:rsidR="000777B4">
              <w:rPr>
                <w:noProof/>
                <w:webHidden/>
              </w:rPr>
              <w:t>69</w:t>
            </w:r>
            <w:r w:rsidR="00844AEA">
              <w:rPr>
                <w:noProof/>
                <w:webHidden/>
              </w:rPr>
              <w:fldChar w:fldCharType="end"/>
            </w:r>
          </w:hyperlink>
        </w:p>
        <w:p w14:paraId="623B4CF3" w14:textId="4131CF1B" w:rsidR="00844AEA" w:rsidRDefault="007B3409">
          <w:pPr>
            <w:pStyle w:val="TOC2"/>
            <w:tabs>
              <w:tab w:val="right" w:leader="dot" w:pos="9350"/>
            </w:tabs>
            <w:rPr>
              <w:noProof/>
            </w:rPr>
          </w:pPr>
          <w:hyperlink w:anchor="_Toc62755014" w:history="1">
            <w:r w:rsidR="00844AEA" w:rsidRPr="00F80F89">
              <w:rPr>
                <w:rStyle w:val="Hyperlink"/>
                <w:noProof/>
              </w:rPr>
              <w:t>6.3 Implementation testing</w:t>
            </w:r>
            <w:r w:rsidR="00844AEA">
              <w:rPr>
                <w:noProof/>
                <w:webHidden/>
              </w:rPr>
              <w:tab/>
            </w:r>
            <w:r w:rsidR="00844AEA">
              <w:rPr>
                <w:noProof/>
                <w:webHidden/>
              </w:rPr>
              <w:fldChar w:fldCharType="begin"/>
            </w:r>
            <w:r w:rsidR="00844AEA">
              <w:rPr>
                <w:noProof/>
                <w:webHidden/>
              </w:rPr>
              <w:instrText xml:space="preserve"> PAGEREF _Toc62755014 \h </w:instrText>
            </w:r>
            <w:r w:rsidR="00844AEA">
              <w:rPr>
                <w:noProof/>
                <w:webHidden/>
              </w:rPr>
            </w:r>
            <w:r w:rsidR="00844AEA">
              <w:rPr>
                <w:noProof/>
                <w:webHidden/>
              </w:rPr>
              <w:fldChar w:fldCharType="separate"/>
            </w:r>
            <w:r w:rsidR="000777B4">
              <w:rPr>
                <w:noProof/>
                <w:webHidden/>
              </w:rPr>
              <w:t>70</w:t>
            </w:r>
            <w:r w:rsidR="00844AEA">
              <w:rPr>
                <w:noProof/>
                <w:webHidden/>
              </w:rPr>
              <w:fldChar w:fldCharType="end"/>
            </w:r>
          </w:hyperlink>
        </w:p>
        <w:p w14:paraId="1803DFD2" w14:textId="56558B15" w:rsidR="00844AEA" w:rsidRDefault="007B3409">
          <w:pPr>
            <w:pStyle w:val="TOC1"/>
            <w:tabs>
              <w:tab w:val="right" w:leader="dot" w:pos="9350"/>
            </w:tabs>
            <w:rPr>
              <w:noProof/>
            </w:rPr>
          </w:pPr>
          <w:hyperlink w:anchor="_Toc62755015" w:history="1">
            <w:r w:rsidR="00844AEA" w:rsidRPr="00F80F89">
              <w:rPr>
                <w:rStyle w:val="Hyperlink"/>
                <w:noProof/>
              </w:rPr>
              <w:t>7. Model Operational Control</w:t>
            </w:r>
            <w:r w:rsidR="00844AEA">
              <w:rPr>
                <w:noProof/>
                <w:webHidden/>
              </w:rPr>
              <w:tab/>
            </w:r>
            <w:r w:rsidR="00844AEA">
              <w:rPr>
                <w:noProof/>
                <w:webHidden/>
              </w:rPr>
              <w:fldChar w:fldCharType="begin"/>
            </w:r>
            <w:r w:rsidR="00844AEA">
              <w:rPr>
                <w:noProof/>
                <w:webHidden/>
              </w:rPr>
              <w:instrText xml:space="preserve"> PAGEREF _Toc62755015 \h </w:instrText>
            </w:r>
            <w:r w:rsidR="00844AEA">
              <w:rPr>
                <w:noProof/>
                <w:webHidden/>
              </w:rPr>
            </w:r>
            <w:r w:rsidR="00844AEA">
              <w:rPr>
                <w:noProof/>
                <w:webHidden/>
              </w:rPr>
              <w:fldChar w:fldCharType="separate"/>
            </w:r>
            <w:r w:rsidR="000777B4">
              <w:rPr>
                <w:noProof/>
                <w:webHidden/>
              </w:rPr>
              <w:t>71</w:t>
            </w:r>
            <w:r w:rsidR="00844AEA">
              <w:rPr>
                <w:noProof/>
                <w:webHidden/>
              </w:rPr>
              <w:fldChar w:fldCharType="end"/>
            </w:r>
          </w:hyperlink>
        </w:p>
        <w:p w14:paraId="67AE3116" w14:textId="786032EE" w:rsidR="00844AEA" w:rsidRDefault="007B3409">
          <w:pPr>
            <w:pStyle w:val="TOC2"/>
            <w:tabs>
              <w:tab w:val="right" w:leader="dot" w:pos="9350"/>
            </w:tabs>
            <w:rPr>
              <w:noProof/>
            </w:rPr>
          </w:pPr>
          <w:hyperlink w:anchor="_Toc62755016" w:history="1">
            <w:r w:rsidR="00844AEA" w:rsidRPr="00F80F89">
              <w:rPr>
                <w:rStyle w:val="Hyperlink"/>
                <w:noProof/>
              </w:rPr>
              <w:t>7.1 Overall operation control</w:t>
            </w:r>
            <w:r w:rsidR="00844AEA">
              <w:rPr>
                <w:noProof/>
                <w:webHidden/>
              </w:rPr>
              <w:tab/>
            </w:r>
            <w:r w:rsidR="00844AEA">
              <w:rPr>
                <w:noProof/>
                <w:webHidden/>
              </w:rPr>
              <w:fldChar w:fldCharType="begin"/>
            </w:r>
            <w:r w:rsidR="00844AEA">
              <w:rPr>
                <w:noProof/>
                <w:webHidden/>
              </w:rPr>
              <w:instrText xml:space="preserve"> PAGEREF _Toc62755016 \h </w:instrText>
            </w:r>
            <w:r w:rsidR="00844AEA">
              <w:rPr>
                <w:noProof/>
                <w:webHidden/>
              </w:rPr>
            </w:r>
            <w:r w:rsidR="00844AEA">
              <w:rPr>
                <w:noProof/>
                <w:webHidden/>
              </w:rPr>
              <w:fldChar w:fldCharType="separate"/>
            </w:r>
            <w:r w:rsidR="000777B4">
              <w:rPr>
                <w:noProof/>
                <w:webHidden/>
              </w:rPr>
              <w:t>71</w:t>
            </w:r>
            <w:r w:rsidR="00844AEA">
              <w:rPr>
                <w:noProof/>
                <w:webHidden/>
              </w:rPr>
              <w:fldChar w:fldCharType="end"/>
            </w:r>
          </w:hyperlink>
        </w:p>
        <w:p w14:paraId="209E02DE" w14:textId="0C44C6B7" w:rsidR="00844AEA" w:rsidRDefault="007B3409">
          <w:pPr>
            <w:pStyle w:val="TOC2"/>
            <w:tabs>
              <w:tab w:val="right" w:leader="dot" w:pos="9350"/>
            </w:tabs>
            <w:rPr>
              <w:noProof/>
            </w:rPr>
          </w:pPr>
          <w:hyperlink w:anchor="_Toc62755017" w:history="1">
            <w:r w:rsidR="00844AEA" w:rsidRPr="00F80F89">
              <w:rPr>
                <w:rStyle w:val="Hyperlink"/>
                <w:noProof/>
              </w:rPr>
              <w:t>7.2 Model Use Procedures</w:t>
            </w:r>
            <w:r w:rsidR="00844AEA">
              <w:rPr>
                <w:noProof/>
                <w:webHidden/>
              </w:rPr>
              <w:tab/>
            </w:r>
            <w:r w:rsidR="00844AEA">
              <w:rPr>
                <w:noProof/>
                <w:webHidden/>
              </w:rPr>
              <w:fldChar w:fldCharType="begin"/>
            </w:r>
            <w:r w:rsidR="00844AEA">
              <w:rPr>
                <w:noProof/>
                <w:webHidden/>
              </w:rPr>
              <w:instrText xml:space="preserve"> PAGEREF _Toc62755017 \h </w:instrText>
            </w:r>
            <w:r w:rsidR="00844AEA">
              <w:rPr>
                <w:noProof/>
                <w:webHidden/>
              </w:rPr>
            </w:r>
            <w:r w:rsidR="00844AEA">
              <w:rPr>
                <w:noProof/>
                <w:webHidden/>
              </w:rPr>
              <w:fldChar w:fldCharType="separate"/>
            </w:r>
            <w:r w:rsidR="000777B4">
              <w:rPr>
                <w:noProof/>
                <w:webHidden/>
              </w:rPr>
              <w:t>71</w:t>
            </w:r>
            <w:r w:rsidR="00844AEA">
              <w:rPr>
                <w:noProof/>
                <w:webHidden/>
              </w:rPr>
              <w:fldChar w:fldCharType="end"/>
            </w:r>
          </w:hyperlink>
        </w:p>
        <w:p w14:paraId="68E0CB5F" w14:textId="0EC5EA9A" w:rsidR="00844AEA" w:rsidRDefault="007B3409">
          <w:pPr>
            <w:pStyle w:val="TOC1"/>
            <w:tabs>
              <w:tab w:val="right" w:leader="dot" w:pos="9350"/>
            </w:tabs>
            <w:rPr>
              <w:noProof/>
            </w:rPr>
          </w:pPr>
          <w:hyperlink w:anchor="_Toc62755018" w:history="1">
            <w:r w:rsidR="00844AEA" w:rsidRPr="00F80F89">
              <w:rPr>
                <w:rStyle w:val="Hyperlink"/>
                <w:noProof/>
              </w:rPr>
              <w:t>8. Model Governance and Monitoring</w:t>
            </w:r>
            <w:r w:rsidR="00844AEA">
              <w:rPr>
                <w:noProof/>
                <w:webHidden/>
              </w:rPr>
              <w:tab/>
            </w:r>
            <w:r w:rsidR="00844AEA">
              <w:rPr>
                <w:noProof/>
                <w:webHidden/>
              </w:rPr>
              <w:fldChar w:fldCharType="begin"/>
            </w:r>
            <w:r w:rsidR="00844AEA">
              <w:rPr>
                <w:noProof/>
                <w:webHidden/>
              </w:rPr>
              <w:instrText xml:space="preserve"> PAGEREF _Toc62755018 \h </w:instrText>
            </w:r>
            <w:r w:rsidR="00844AEA">
              <w:rPr>
                <w:noProof/>
                <w:webHidden/>
              </w:rPr>
            </w:r>
            <w:r w:rsidR="00844AEA">
              <w:rPr>
                <w:noProof/>
                <w:webHidden/>
              </w:rPr>
              <w:fldChar w:fldCharType="separate"/>
            </w:r>
            <w:r w:rsidR="000777B4">
              <w:rPr>
                <w:noProof/>
                <w:webHidden/>
              </w:rPr>
              <w:t>78</w:t>
            </w:r>
            <w:r w:rsidR="00844AEA">
              <w:rPr>
                <w:noProof/>
                <w:webHidden/>
              </w:rPr>
              <w:fldChar w:fldCharType="end"/>
            </w:r>
          </w:hyperlink>
        </w:p>
        <w:p w14:paraId="12E6FBB8" w14:textId="161A4B66" w:rsidR="00844AEA" w:rsidRDefault="007B3409">
          <w:pPr>
            <w:pStyle w:val="TOC2"/>
            <w:tabs>
              <w:tab w:val="right" w:leader="dot" w:pos="9350"/>
            </w:tabs>
            <w:rPr>
              <w:noProof/>
            </w:rPr>
          </w:pPr>
          <w:hyperlink w:anchor="_Toc62755019" w:history="1">
            <w:r w:rsidR="00844AEA" w:rsidRPr="00F80F89">
              <w:rPr>
                <w:rStyle w:val="Hyperlink"/>
                <w:noProof/>
              </w:rPr>
              <w:t>8.1 Roles and Responsibilities</w:t>
            </w:r>
            <w:r w:rsidR="00844AEA">
              <w:rPr>
                <w:noProof/>
                <w:webHidden/>
              </w:rPr>
              <w:tab/>
            </w:r>
            <w:r w:rsidR="00844AEA">
              <w:rPr>
                <w:noProof/>
                <w:webHidden/>
              </w:rPr>
              <w:fldChar w:fldCharType="begin"/>
            </w:r>
            <w:r w:rsidR="00844AEA">
              <w:rPr>
                <w:noProof/>
                <w:webHidden/>
              </w:rPr>
              <w:instrText xml:space="preserve"> PAGEREF _Toc62755019 \h </w:instrText>
            </w:r>
            <w:r w:rsidR="00844AEA">
              <w:rPr>
                <w:noProof/>
                <w:webHidden/>
              </w:rPr>
            </w:r>
            <w:r w:rsidR="00844AEA">
              <w:rPr>
                <w:noProof/>
                <w:webHidden/>
              </w:rPr>
              <w:fldChar w:fldCharType="separate"/>
            </w:r>
            <w:r w:rsidR="000777B4">
              <w:rPr>
                <w:noProof/>
                <w:webHidden/>
              </w:rPr>
              <w:t>78</w:t>
            </w:r>
            <w:r w:rsidR="00844AEA">
              <w:rPr>
                <w:noProof/>
                <w:webHidden/>
              </w:rPr>
              <w:fldChar w:fldCharType="end"/>
            </w:r>
          </w:hyperlink>
        </w:p>
        <w:p w14:paraId="42536D27" w14:textId="5486C447" w:rsidR="00844AEA" w:rsidRDefault="007B3409">
          <w:pPr>
            <w:pStyle w:val="TOC2"/>
            <w:tabs>
              <w:tab w:val="right" w:leader="dot" w:pos="9350"/>
            </w:tabs>
            <w:rPr>
              <w:noProof/>
            </w:rPr>
          </w:pPr>
          <w:hyperlink w:anchor="_Toc62755020" w:history="1">
            <w:r w:rsidR="00844AEA" w:rsidRPr="00F80F89">
              <w:rPr>
                <w:rStyle w:val="Hyperlink"/>
                <w:noProof/>
              </w:rPr>
              <w:t>8.2 Ongoing Monitoring</w:t>
            </w:r>
            <w:r w:rsidR="00844AEA">
              <w:rPr>
                <w:noProof/>
                <w:webHidden/>
              </w:rPr>
              <w:tab/>
            </w:r>
            <w:r w:rsidR="00844AEA">
              <w:rPr>
                <w:noProof/>
                <w:webHidden/>
              </w:rPr>
              <w:fldChar w:fldCharType="begin"/>
            </w:r>
            <w:r w:rsidR="00844AEA">
              <w:rPr>
                <w:noProof/>
                <w:webHidden/>
              </w:rPr>
              <w:instrText xml:space="preserve"> PAGEREF _Toc62755020 \h </w:instrText>
            </w:r>
            <w:r w:rsidR="00844AEA">
              <w:rPr>
                <w:noProof/>
                <w:webHidden/>
              </w:rPr>
            </w:r>
            <w:r w:rsidR="00844AEA">
              <w:rPr>
                <w:noProof/>
                <w:webHidden/>
              </w:rPr>
              <w:fldChar w:fldCharType="separate"/>
            </w:r>
            <w:r w:rsidR="000777B4">
              <w:rPr>
                <w:noProof/>
                <w:webHidden/>
              </w:rPr>
              <w:t>79</w:t>
            </w:r>
            <w:r w:rsidR="00844AEA">
              <w:rPr>
                <w:noProof/>
                <w:webHidden/>
              </w:rPr>
              <w:fldChar w:fldCharType="end"/>
            </w:r>
          </w:hyperlink>
        </w:p>
        <w:p w14:paraId="158F4A8F" w14:textId="06AE51D0" w:rsidR="00844AEA" w:rsidRDefault="007B3409">
          <w:pPr>
            <w:pStyle w:val="TOC1"/>
            <w:tabs>
              <w:tab w:val="right" w:leader="dot" w:pos="9350"/>
            </w:tabs>
            <w:rPr>
              <w:noProof/>
            </w:rPr>
          </w:pPr>
          <w:hyperlink w:anchor="_Toc62755021" w:history="1">
            <w:r w:rsidR="00844AEA" w:rsidRPr="00F80F89">
              <w:rPr>
                <w:rStyle w:val="Hyperlink"/>
                <w:noProof/>
              </w:rPr>
              <w:t>9. Appendices</w:t>
            </w:r>
            <w:r w:rsidR="00844AEA">
              <w:rPr>
                <w:noProof/>
                <w:webHidden/>
              </w:rPr>
              <w:tab/>
            </w:r>
            <w:r w:rsidR="00844AEA">
              <w:rPr>
                <w:noProof/>
                <w:webHidden/>
              </w:rPr>
              <w:fldChar w:fldCharType="begin"/>
            </w:r>
            <w:r w:rsidR="00844AEA">
              <w:rPr>
                <w:noProof/>
                <w:webHidden/>
              </w:rPr>
              <w:instrText xml:space="preserve"> PAGEREF _Toc62755021 \h </w:instrText>
            </w:r>
            <w:r w:rsidR="00844AEA">
              <w:rPr>
                <w:noProof/>
                <w:webHidden/>
              </w:rPr>
            </w:r>
            <w:r w:rsidR="00844AEA">
              <w:rPr>
                <w:noProof/>
                <w:webHidden/>
              </w:rPr>
              <w:fldChar w:fldCharType="separate"/>
            </w:r>
            <w:r w:rsidR="000777B4">
              <w:rPr>
                <w:noProof/>
                <w:webHidden/>
              </w:rPr>
              <w:t>80</w:t>
            </w:r>
            <w:r w:rsidR="00844AEA">
              <w:rPr>
                <w:noProof/>
                <w:webHidden/>
              </w:rPr>
              <w:fldChar w:fldCharType="end"/>
            </w:r>
          </w:hyperlink>
        </w:p>
        <w:p w14:paraId="352C1E2D" w14:textId="5DDF8080" w:rsidR="00844AEA" w:rsidRDefault="007B3409">
          <w:pPr>
            <w:pStyle w:val="TOC2"/>
            <w:tabs>
              <w:tab w:val="right" w:leader="dot" w:pos="9350"/>
            </w:tabs>
            <w:rPr>
              <w:noProof/>
            </w:rPr>
          </w:pPr>
          <w:hyperlink w:anchor="_Toc62755022" w:history="1">
            <w:r w:rsidR="00844AEA" w:rsidRPr="00F80F89">
              <w:rPr>
                <w:rStyle w:val="Hyperlink"/>
                <w:noProof/>
              </w:rPr>
              <w:t>9.1 Glossary</w:t>
            </w:r>
            <w:r w:rsidR="00844AEA">
              <w:rPr>
                <w:noProof/>
                <w:webHidden/>
              </w:rPr>
              <w:tab/>
            </w:r>
            <w:r w:rsidR="00844AEA">
              <w:rPr>
                <w:noProof/>
                <w:webHidden/>
              </w:rPr>
              <w:fldChar w:fldCharType="begin"/>
            </w:r>
            <w:r w:rsidR="00844AEA">
              <w:rPr>
                <w:noProof/>
                <w:webHidden/>
              </w:rPr>
              <w:instrText xml:space="preserve"> PAGEREF _Toc62755022 \h </w:instrText>
            </w:r>
            <w:r w:rsidR="00844AEA">
              <w:rPr>
                <w:noProof/>
                <w:webHidden/>
              </w:rPr>
            </w:r>
            <w:r w:rsidR="00844AEA">
              <w:rPr>
                <w:noProof/>
                <w:webHidden/>
              </w:rPr>
              <w:fldChar w:fldCharType="separate"/>
            </w:r>
            <w:r w:rsidR="000777B4">
              <w:rPr>
                <w:noProof/>
                <w:webHidden/>
              </w:rPr>
              <w:t>80</w:t>
            </w:r>
            <w:r w:rsidR="00844AEA">
              <w:rPr>
                <w:noProof/>
                <w:webHidden/>
              </w:rPr>
              <w:fldChar w:fldCharType="end"/>
            </w:r>
          </w:hyperlink>
        </w:p>
        <w:p w14:paraId="788E7019" w14:textId="6EF08BDE" w:rsidR="00844AEA" w:rsidRDefault="007B3409">
          <w:pPr>
            <w:pStyle w:val="TOC2"/>
            <w:tabs>
              <w:tab w:val="right" w:leader="dot" w:pos="9350"/>
            </w:tabs>
            <w:rPr>
              <w:noProof/>
            </w:rPr>
          </w:pPr>
          <w:hyperlink w:anchor="_Toc62755023" w:history="1">
            <w:r w:rsidR="00844AEA" w:rsidRPr="00F80F89">
              <w:rPr>
                <w:rStyle w:val="Hyperlink"/>
                <w:noProof/>
              </w:rPr>
              <w:t>9.2 Additional Analysis</w:t>
            </w:r>
            <w:r w:rsidR="00844AEA">
              <w:rPr>
                <w:noProof/>
                <w:webHidden/>
              </w:rPr>
              <w:tab/>
            </w:r>
            <w:r w:rsidR="00844AEA">
              <w:rPr>
                <w:noProof/>
                <w:webHidden/>
              </w:rPr>
              <w:fldChar w:fldCharType="begin"/>
            </w:r>
            <w:r w:rsidR="00844AEA">
              <w:rPr>
                <w:noProof/>
                <w:webHidden/>
              </w:rPr>
              <w:instrText xml:space="preserve"> PAGEREF _Toc62755023 \h </w:instrText>
            </w:r>
            <w:r w:rsidR="00844AEA">
              <w:rPr>
                <w:noProof/>
                <w:webHidden/>
              </w:rPr>
            </w:r>
            <w:r w:rsidR="00844AEA">
              <w:rPr>
                <w:noProof/>
                <w:webHidden/>
              </w:rPr>
              <w:fldChar w:fldCharType="separate"/>
            </w:r>
            <w:r w:rsidR="000777B4">
              <w:rPr>
                <w:noProof/>
                <w:webHidden/>
              </w:rPr>
              <w:t>80</w:t>
            </w:r>
            <w:r w:rsidR="00844AEA">
              <w:rPr>
                <w:noProof/>
                <w:webHidden/>
              </w:rPr>
              <w:fldChar w:fldCharType="end"/>
            </w:r>
          </w:hyperlink>
        </w:p>
        <w:p w14:paraId="0B6F616D" w14:textId="3CF29227" w:rsidR="00844AEA" w:rsidRDefault="007B3409">
          <w:pPr>
            <w:pStyle w:val="TOC2"/>
            <w:tabs>
              <w:tab w:val="right" w:leader="dot" w:pos="9350"/>
            </w:tabs>
            <w:rPr>
              <w:noProof/>
            </w:rPr>
          </w:pPr>
          <w:hyperlink w:anchor="_Toc62755024" w:history="1">
            <w:r w:rsidR="00844AEA" w:rsidRPr="00F80F89">
              <w:rPr>
                <w:rStyle w:val="Hyperlink"/>
                <w:noProof/>
              </w:rPr>
              <w:t>9.3 Cash Flow Projection Research &amp; Study References</w:t>
            </w:r>
            <w:r w:rsidR="00844AEA">
              <w:rPr>
                <w:noProof/>
                <w:webHidden/>
              </w:rPr>
              <w:tab/>
            </w:r>
            <w:r w:rsidR="00844AEA">
              <w:rPr>
                <w:noProof/>
                <w:webHidden/>
              </w:rPr>
              <w:fldChar w:fldCharType="begin"/>
            </w:r>
            <w:r w:rsidR="00844AEA">
              <w:rPr>
                <w:noProof/>
                <w:webHidden/>
              </w:rPr>
              <w:instrText xml:space="preserve"> PAGEREF _Toc62755024 \h </w:instrText>
            </w:r>
            <w:r w:rsidR="00844AEA">
              <w:rPr>
                <w:noProof/>
                <w:webHidden/>
              </w:rPr>
            </w:r>
            <w:r w:rsidR="00844AEA">
              <w:rPr>
                <w:noProof/>
                <w:webHidden/>
              </w:rPr>
              <w:fldChar w:fldCharType="separate"/>
            </w:r>
            <w:r w:rsidR="000777B4">
              <w:rPr>
                <w:noProof/>
                <w:webHidden/>
              </w:rPr>
              <w:t>81</w:t>
            </w:r>
            <w:r w:rsidR="00844AEA">
              <w:rPr>
                <w:noProof/>
                <w:webHidden/>
              </w:rPr>
              <w:fldChar w:fldCharType="end"/>
            </w:r>
          </w:hyperlink>
        </w:p>
        <w:p w14:paraId="4AF94D44" w14:textId="11F33366" w:rsidR="00844AEA" w:rsidRDefault="007B3409">
          <w:pPr>
            <w:pStyle w:val="TOC2"/>
            <w:tabs>
              <w:tab w:val="right" w:leader="dot" w:pos="9350"/>
            </w:tabs>
            <w:rPr>
              <w:noProof/>
            </w:rPr>
          </w:pPr>
          <w:hyperlink w:anchor="_Toc62755025" w:history="1">
            <w:r w:rsidR="00844AEA" w:rsidRPr="00F80F89">
              <w:rPr>
                <w:rStyle w:val="Hyperlink"/>
                <w:noProof/>
              </w:rPr>
              <w:t>9.4 CUSO Risk and Finance Officers</w:t>
            </w:r>
            <w:r w:rsidR="00844AEA">
              <w:rPr>
                <w:noProof/>
                <w:webHidden/>
              </w:rPr>
              <w:tab/>
            </w:r>
            <w:r w:rsidR="00844AEA">
              <w:rPr>
                <w:noProof/>
                <w:webHidden/>
              </w:rPr>
              <w:fldChar w:fldCharType="begin"/>
            </w:r>
            <w:r w:rsidR="00844AEA">
              <w:rPr>
                <w:noProof/>
                <w:webHidden/>
              </w:rPr>
              <w:instrText xml:space="preserve"> PAGEREF _Toc62755025 \h </w:instrText>
            </w:r>
            <w:r w:rsidR="00844AEA">
              <w:rPr>
                <w:noProof/>
                <w:webHidden/>
              </w:rPr>
            </w:r>
            <w:r w:rsidR="00844AEA">
              <w:rPr>
                <w:noProof/>
                <w:webHidden/>
              </w:rPr>
              <w:fldChar w:fldCharType="separate"/>
            </w:r>
            <w:r w:rsidR="000777B4">
              <w:rPr>
                <w:noProof/>
                <w:webHidden/>
              </w:rPr>
              <w:t>83</w:t>
            </w:r>
            <w:r w:rsidR="00844AEA">
              <w:rPr>
                <w:noProof/>
                <w:webHidden/>
              </w:rPr>
              <w:fldChar w:fldCharType="end"/>
            </w:r>
          </w:hyperlink>
        </w:p>
        <w:p w14:paraId="59160C28" w14:textId="4D8A275D" w:rsidR="00844AEA" w:rsidRDefault="007B3409">
          <w:pPr>
            <w:pStyle w:val="TOC1"/>
            <w:tabs>
              <w:tab w:val="right" w:leader="dot" w:pos="9350"/>
            </w:tabs>
            <w:rPr>
              <w:noProof/>
            </w:rPr>
          </w:pPr>
          <w:hyperlink w:anchor="_Toc62755026" w:history="1">
            <w:r w:rsidR="00844AEA" w:rsidRPr="00F80F89">
              <w:rPr>
                <w:rStyle w:val="Hyperlink"/>
                <w:noProof/>
              </w:rPr>
              <w:t>Reference</w:t>
            </w:r>
            <w:r w:rsidR="00844AEA">
              <w:rPr>
                <w:noProof/>
                <w:webHidden/>
              </w:rPr>
              <w:tab/>
            </w:r>
            <w:r w:rsidR="00844AEA">
              <w:rPr>
                <w:noProof/>
                <w:webHidden/>
              </w:rPr>
              <w:fldChar w:fldCharType="begin"/>
            </w:r>
            <w:r w:rsidR="00844AEA">
              <w:rPr>
                <w:noProof/>
                <w:webHidden/>
              </w:rPr>
              <w:instrText xml:space="preserve"> PAGEREF _Toc62755026 \h </w:instrText>
            </w:r>
            <w:r w:rsidR="00844AEA">
              <w:rPr>
                <w:noProof/>
                <w:webHidden/>
              </w:rPr>
            </w:r>
            <w:r w:rsidR="00844AEA">
              <w:rPr>
                <w:noProof/>
                <w:webHidden/>
              </w:rPr>
              <w:fldChar w:fldCharType="separate"/>
            </w:r>
            <w:r w:rsidR="000777B4">
              <w:rPr>
                <w:noProof/>
                <w:webHidden/>
              </w:rPr>
              <w:t>84</w:t>
            </w:r>
            <w:r w:rsidR="00844AEA">
              <w:rPr>
                <w:noProof/>
                <w:webHidden/>
              </w:rPr>
              <w:fldChar w:fldCharType="end"/>
            </w:r>
          </w:hyperlink>
        </w:p>
        <w:p w14:paraId="1367EF9E" w14:textId="687C4AC4" w:rsidR="007A5680" w:rsidRPr="00EA6591" w:rsidRDefault="000178FA">
          <w:pPr>
            <w:rPr>
              <w:rFonts w:cstheme="minorHAnsi"/>
            </w:rPr>
          </w:pPr>
          <w:r w:rsidRPr="00EA6591">
            <w:rPr>
              <w:rFonts w:cstheme="minorHAnsi"/>
            </w:rPr>
            <w:fldChar w:fldCharType="end"/>
          </w:r>
        </w:p>
      </w:sdtContent>
    </w:sdt>
    <w:p w14:paraId="2759A28C" w14:textId="77777777" w:rsidR="007A5680" w:rsidRPr="00EA6591" w:rsidRDefault="007A5680" w:rsidP="0096484F">
      <w:pPr>
        <w:rPr>
          <w:rFonts w:cstheme="minorHAnsi"/>
        </w:rPr>
        <w:sectPr w:rsidR="007A5680" w:rsidRPr="00EA6591" w:rsidSect="0052060F">
          <w:footerReference w:type="default" r:id="rId10"/>
          <w:pgSz w:w="12240" w:h="15840"/>
          <w:pgMar w:top="1440" w:right="1440" w:bottom="1440" w:left="1440" w:header="720" w:footer="720" w:gutter="0"/>
          <w:pgNumType w:start="0"/>
          <w:cols w:space="720"/>
          <w:titlePg/>
          <w:docGrid w:linePitch="360"/>
        </w:sectPr>
      </w:pPr>
    </w:p>
    <w:p w14:paraId="6A7F6ABC" w14:textId="40A04849" w:rsidR="0096484F" w:rsidRPr="00EA6591" w:rsidRDefault="003345F0" w:rsidP="00186F11">
      <w:pPr>
        <w:pStyle w:val="Heading1"/>
      </w:pPr>
      <w:bookmarkStart w:id="85" w:name="_Toc62754991"/>
      <w:r w:rsidRPr="00EA6591">
        <w:t>Executive Summary</w:t>
      </w:r>
      <w:bookmarkEnd w:id="85"/>
      <w:r w:rsidR="008461EA" w:rsidRPr="00EA6591">
        <w:t xml:space="preserve">  </w:t>
      </w:r>
    </w:p>
    <w:p w14:paraId="4BA6D9E3" w14:textId="5C4EE7D8" w:rsidR="003345F0" w:rsidRPr="00EA6591" w:rsidRDefault="003345F0" w:rsidP="001011E2">
      <w:pPr>
        <w:rPr>
          <w:rFonts w:cstheme="minorHAnsi"/>
        </w:rPr>
      </w:pPr>
      <w:r w:rsidRPr="00EA6591">
        <w:rPr>
          <w:rFonts w:cstheme="minorHAnsi"/>
        </w:rPr>
        <w:t xml:space="preserve">This document serves as a point of reference for Bank of China (“BOC”) to estimate the impact of stress events on the liquidity position of BOC U.S. Branches and combined U.S. operations (“BOC CUSO”). In conjunction with BOC’s U.S. Governing Policies, i.e. Contingency Funding Plan (“CFP”) </w:t>
      </w:r>
      <w:r w:rsidR="001B6189">
        <w:rPr>
          <w:rFonts w:cstheme="minorHAnsi"/>
        </w:rPr>
        <w:fldChar w:fldCharType="begin"/>
      </w:r>
      <w:r w:rsidR="001B6189">
        <w:rPr>
          <w:rFonts w:cstheme="minorHAnsi"/>
        </w:rPr>
        <w:instrText xml:space="preserve"> REF _Ref25593476 \r \h </w:instrText>
      </w:r>
      <w:r w:rsidR="001B6189">
        <w:rPr>
          <w:rFonts w:cstheme="minorHAnsi"/>
        </w:rPr>
      </w:r>
      <w:r w:rsidR="001B6189">
        <w:rPr>
          <w:rFonts w:cstheme="minorHAnsi"/>
        </w:rPr>
        <w:fldChar w:fldCharType="separate"/>
      </w:r>
      <w:r w:rsidR="000777B4">
        <w:rPr>
          <w:rFonts w:cstheme="minorHAnsi"/>
        </w:rPr>
        <w:t>[1]</w:t>
      </w:r>
      <w:r w:rsidR="001B6189">
        <w:rPr>
          <w:rFonts w:cstheme="minorHAnsi"/>
        </w:rPr>
        <w:fldChar w:fldCharType="end"/>
      </w:r>
      <w:r w:rsidR="001B6189">
        <w:rPr>
          <w:rFonts w:cstheme="minorHAnsi"/>
        </w:rPr>
        <w:t xml:space="preserve"> </w:t>
      </w:r>
      <w:r w:rsidRPr="00EA6591">
        <w:rPr>
          <w:rFonts w:cstheme="minorHAnsi"/>
        </w:rPr>
        <w:t>and Liquidity Risk Management Framework, this working document will enable management to monitor potential liquidity events as they unfold and react to a potential liquidity crisis.</w:t>
      </w:r>
    </w:p>
    <w:p w14:paraId="6B260A8F" w14:textId="4E26E093" w:rsidR="003345F0" w:rsidRPr="00EA6591" w:rsidRDefault="003345F0" w:rsidP="001011E2">
      <w:pPr>
        <w:rPr>
          <w:rFonts w:cstheme="minorHAnsi"/>
        </w:rPr>
      </w:pPr>
      <w:r w:rsidRPr="00EA6591">
        <w:rPr>
          <w:rFonts w:cstheme="minorHAnsi"/>
        </w:rPr>
        <w:t>BOC will periodically assess its liquidity stress testing process relative to industry best practices and regulatory guidance and requirements. Any material enhancements will be reflected in this document accordingly.</w:t>
      </w:r>
    </w:p>
    <w:p w14:paraId="3B00E9C4" w14:textId="167C4078" w:rsidR="003345F0" w:rsidRPr="00EA6591" w:rsidRDefault="003345F0" w:rsidP="001011E2">
      <w:pPr>
        <w:rPr>
          <w:rFonts w:cstheme="minorHAnsi"/>
        </w:rPr>
      </w:pPr>
      <w:r w:rsidRPr="00EA6591">
        <w:rPr>
          <w:rFonts w:cstheme="minorHAnsi"/>
        </w:rPr>
        <w:t xml:space="preserve">Specifically, this document describes the various types of liquidity stress scenarios (idiosyncratic, systemic, and combined) to be performed, the assumptions made under each scenario and the procedures to run this model. Conforming to the BOCNY Model Risk Management Procedure, this document is broken down into the following sections. </w:t>
      </w:r>
    </w:p>
    <w:p w14:paraId="2D14DAD2" w14:textId="77777777" w:rsidR="003345F0" w:rsidRPr="00EA6591" w:rsidRDefault="003345F0" w:rsidP="001011E2">
      <w:pPr>
        <w:rPr>
          <w:rFonts w:cstheme="minorHAnsi"/>
        </w:rPr>
      </w:pPr>
      <w:r w:rsidRPr="00EA6591">
        <w:rPr>
          <w:rFonts w:cstheme="minorHAnsi"/>
        </w:rPr>
        <w:t xml:space="preserve">Section 2: Business Background describes the general business background and what the model intended to measure. </w:t>
      </w:r>
    </w:p>
    <w:p w14:paraId="141B833B" w14:textId="77777777" w:rsidR="003345F0" w:rsidRPr="00EA6591" w:rsidRDefault="003345F0" w:rsidP="001011E2">
      <w:pPr>
        <w:rPr>
          <w:rFonts w:cstheme="minorHAnsi"/>
        </w:rPr>
      </w:pPr>
      <w:r w:rsidRPr="00EA6591">
        <w:rPr>
          <w:rFonts w:cstheme="minorHAnsi"/>
        </w:rPr>
        <w:t xml:space="preserve">Section 3: Model Input describes the model’s data need. </w:t>
      </w:r>
    </w:p>
    <w:p w14:paraId="7E863935" w14:textId="77777777" w:rsidR="003345F0" w:rsidRPr="00EA6591" w:rsidRDefault="003345F0" w:rsidP="001011E2">
      <w:pPr>
        <w:rPr>
          <w:rFonts w:cstheme="minorHAnsi"/>
        </w:rPr>
      </w:pPr>
      <w:r w:rsidRPr="00EA6591">
        <w:rPr>
          <w:rFonts w:cstheme="minorHAnsi"/>
        </w:rPr>
        <w:t xml:space="preserve">Section 4: Model Methodology and Development provides information of model input, methodologies and output and its limitations. </w:t>
      </w:r>
    </w:p>
    <w:p w14:paraId="7E4DB118" w14:textId="77777777" w:rsidR="003345F0" w:rsidRPr="00EA6591" w:rsidRDefault="003345F0" w:rsidP="001011E2">
      <w:pPr>
        <w:rPr>
          <w:rFonts w:cstheme="minorHAnsi"/>
        </w:rPr>
      </w:pPr>
      <w:r w:rsidRPr="00EA6591">
        <w:rPr>
          <w:rFonts w:cstheme="minorHAnsi"/>
        </w:rPr>
        <w:t xml:space="preserve">Section 5: Model Output Analysis lists the different testing used to assess the accuracy of the model. </w:t>
      </w:r>
    </w:p>
    <w:p w14:paraId="058FD5E4" w14:textId="77777777" w:rsidR="003345F0" w:rsidRPr="00EA6591" w:rsidRDefault="003345F0" w:rsidP="001011E2">
      <w:pPr>
        <w:rPr>
          <w:rFonts w:cstheme="minorHAnsi"/>
        </w:rPr>
      </w:pPr>
      <w:r w:rsidRPr="00EA6591">
        <w:rPr>
          <w:rFonts w:cstheme="minorHAnsi"/>
        </w:rPr>
        <w:t xml:space="preserve">Section 6: Model implementation describes the implementation process. </w:t>
      </w:r>
    </w:p>
    <w:p w14:paraId="7A0D3C27" w14:textId="0380D6DC" w:rsidR="003345F0" w:rsidRPr="00EA6591" w:rsidRDefault="003345F0" w:rsidP="001011E2">
      <w:pPr>
        <w:rPr>
          <w:rFonts w:cstheme="minorHAnsi"/>
        </w:rPr>
      </w:pPr>
      <w:r w:rsidRPr="00EA6591">
        <w:rPr>
          <w:rFonts w:cstheme="minorHAnsi"/>
        </w:rPr>
        <w:t>Section 7: Model Operational Control outlines the version control and reference to</w:t>
      </w:r>
      <w:r w:rsidR="002129C9" w:rsidRPr="00EA6591">
        <w:rPr>
          <w:rFonts w:cstheme="minorHAnsi"/>
        </w:rPr>
        <w:t xml:space="preserve"> the model user manual. </w:t>
      </w:r>
    </w:p>
    <w:p w14:paraId="68C9AA70" w14:textId="77777777" w:rsidR="003345F0" w:rsidRPr="00EA6591" w:rsidRDefault="003345F0" w:rsidP="001011E2">
      <w:pPr>
        <w:rPr>
          <w:rFonts w:cstheme="minorHAnsi"/>
        </w:rPr>
      </w:pPr>
      <w:r w:rsidRPr="00EA6591">
        <w:rPr>
          <w:rFonts w:cstheme="minorHAnsi"/>
        </w:rPr>
        <w:t>Section 8: Model Governance and Monitoring describes role and responsivities and the overall monitoring process.</w:t>
      </w:r>
    </w:p>
    <w:p w14:paraId="511D001A" w14:textId="07FE786A" w:rsidR="003345F0" w:rsidRPr="00EA6591" w:rsidRDefault="008F462A" w:rsidP="00EA6591">
      <w:pPr>
        <w:pStyle w:val="Heading2"/>
      </w:pPr>
      <w:r w:rsidRPr="00EA6591">
        <w:t xml:space="preserve"> </w:t>
      </w:r>
      <w:bookmarkStart w:id="86" w:name="_Toc62754992"/>
      <w:r w:rsidR="003345F0" w:rsidRPr="00EA6591">
        <w:t>Model Tiering</w:t>
      </w:r>
      <w:bookmarkEnd w:id="86"/>
    </w:p>
    <w:p w14:paraId="2798F879" w14:textId="491CE847" w:rsidR="003345F0" w:rsidRPr="00EA6591" w:rsidRDefault="00231A25" w:rsidP="003345F0">
      <w:pPr>
        <w:rPr>
          <w:rFonts w:cstheme="minorHAnsi"/>
        </w:rPr>
      </w:pPr>
      <w:r w:rsidRPr="00EA6591">
        <w:rPr>
          <w:rFonts w:cstheme="minorHAnsi"/>
        </w:rPr>
        <w:t>Though the EPS Liquidity Stress Testing is not required for BOC NY after the Federal Reserve Bank’s tailoring rule</w:t>
      </w:r>
      <w:r w:rsidR="004D2340">
        <w:rPr>
          <w:rFonts w:cstheme="minorHAnsi"/>
        </w:rPr>
        <w:t xml:space="preserve"> (12 CFR § 252.145)</w:t>
      </w:r>
      <w:r w:rsidR="00844AEA">
        <w:rPr>
          <w:rFonts w:cstheme="minorHAnsi"/>
        </w:rPr>
        <w:fldChar w:fldCharType="begin"/>
      </w:r>
      <w:r w:rsidR="00844AEA">
        <w:rPr>
          <w:rFonts w:cstheme="minorHAnsi"/>
        </w:rPr>
        <w:instrText xml:space="preserve"> REF _Ref54600916 \r \h </w:instrText>
      </w:r>
      <w:r w:rsidR="00844AEA">
        <w:rPr>
          <w:rFonts w:cstheme="minorHAnsi"/>
        </w:rPr>
      </w:r>
      <w:r w:rsidR="00844AEA">
        <w:rPr>
          <w:rFonts w:cstheme="minorHAnsi"/>
        </w:rPr>
        <w:fldChar w:fldCharType="separate"/>
      </w:r>
      <w:r w:rsidR="000777B4">
        <w:rPr>
          <w:rFonts w:cstheme="minorHAnsi"/>
        </w:rPr>
        <w:t>[2]</w:t>
      </w:r>
      <w:r w:rsidR="00844AEA">
        <w:rPr>
          <w:rFonts w:cstheme="minorHAnsi"/>
        </w:rPr>
        <w:fldChar w:fldCharType="end"/>
      </w:r>
      <w:r w:rsidR="001B6189">
        <w:rPr>
          <w:rFonts w:cstheme="minorHAnsi"/>
        </w:rPr>
        <w:t xml:space="preserve">, </w:t>
      </w:r>
      <w:r w:rsidRPr="00EA6591">
        <w:rPr>
          <w:rFonts w:cstheme="minorHAnsi"/>
        </w:rPr>
        <w:t>t</w:t>
      </w:r>
      <w:r w:rsidR="003345F0" w:rsidRPr="00EA6591">
        <w:rPr>
          <w:rFonts w:cstheme="minorHAnsi"/>
        </w:rPr>
        <w:t>o maintain the sound risk management practice, BOCNY will continue to maintain current liquidity stress testing framework and modelling for internal risk management purpose. As a result</w:t>
      </w:r>
      <w:r w:rsidR="000B1C31">
        <w:rPr>
          <w:rFonts w:cstheme="minorHAnsi"/>
        </w:rPr>
        <w:t>,</w:t>
      </w:r>
      <w:r w:rsidR="003345F0" w:rsidRPr="00EA6591">
        <w:rPr>
          <w:rFonts w:cstheme="minorHAnsi"/>
        </w:rPr>
        <w:t xml:space="preserve"> the BOCNY LST model has been downgraded to tier 2 as of February 21st, 2020</w:t>
      </w:r>
      <w:r w:rsidR="000B1C31">
        <w:rPr>
          <w:rFonts w:cstheme="minorHAnsi"/>
        </w:rPr>
        <w:t xml:space="preserve"> per confirmation by ERM</w:t>
      </w:r>
      <w:r w:rsidR="003345F0" w:rsidRPr="00EA6591">
        <w:rPr>
          <w:rFonts w:cstheme="minorHAnsi"/>
        </w:rPr>
        <w:t>.</w:t>
      </w:r>
    </w:p>
    <w:p w14:paraId="24F77BC9" w14:textId="566A95AE" w:rsidR="002129C9" w:rsidRPr="00EA6591" w:rsidRDefault="002129C9" w:rsidP="003345F0">
      <w:pPr>
        <w:rPr>
          <w:rFonts w:cstheme="minorHAnsi"/>
        </w:rPr>
      </w:pPr>
    </w:p>
    <w:p w14:paraId="51FD1C23" w14:textId="50D3D28E" w:rsidR="002129C9" w:rsidRPr="00EA6591" w:rsidRDefault="002129C9" w:rsidP="003345F0">
      <w:pPr>
        <w:rPr>
          <w:rFonts w:cstheme="minorHAnsi"/>
        </w:rPr>
      </w:pPr>
    </w:p>
    <w:p w14:paraId="24638CDC" w14:textId="3DFE0C35" w:rsidR="002129C9" w:rsidRPr="00EA6591" w:rsidRDefault="002129C9" w:rsidP="003345F0">
      <w:pPr>
        <w:rPr>
          <w:rFonts w:cstheme="minorHAnsi"/>
        </w:rPr>
      </w:pPr>
    </w:p>
    <w:p w14:paraId="105BA92C" w14:textId="205DD36B" w:rsidR="002129C9" w:rsidRPr="00EA6591" w:rsidRDefault="002129C9">
      <w:pPr>
        <w:rPr>
          <w:rFonts w:eastAsiaTheme="majorEastAsia" w:cstheme="minorHAnsi"/>
          <w:color w:val="2E74B5" w:themeColor="accent1" w:themeShade="BF"/>
          <w:sz w:val="32"/>
          <w:szCs w:val="32"/>
        </w:rPr>
      </w:pPr>
      <w:bookmarkStart w:id="87" w:name="_Toc51919475"/>
      <w:r w:rsidRPr="00EA6591">
        <w:rPr>
          <w:rFonts w:cstheme="minorHAnsi"/>
        </w:rPr>
        <w:br w:type="page"/>
      </w:r>
    </w:p>
    <w:p w14:paraId="19C6AF4C" w14:textId="5B4565B5" w:rsidR="003345F0" w:rsidRPr="00EA6591" w:rsidRDefault="003345F0" w:rsidP="00EA6591">
      <w:pPr>
        <w:pStyle w:val="Heading1"/>
      </w:pPr>
      <w:bookmarkStart w:id="88" w:name="_Toc62754993"/>
      <w:r w:rsidRPr="00EA6591">
        <w:t>Business Background</w:t>
      </w:r>
      <w:bookmarkEnd w:id="87"/>
      <w:bookmarkEnd w:id="88"/>
    </w:p>
    <w:p w14:paraId="763FAAC2" w14:textId="77777777" w:rsidR="003345F0" w:rsidRPr="00EA6591" w:rsidRDefault="003345F0" w:rsidP="00EA6591">
      <w:pPr>
        <w:pStyle w:val="Heading2"/>
      </w:pPr>
      <w:bookmarkStart w:id="89" w:name="_Toc51919476"/>
      <w:bookmarkStart w:id="90" w:name="_Toc62754994"/>
      <w:r w:rsidRPr="00EA6591">
        <w:t>Business Profile and Model Use</w:t>
      </w:r>
      <w:bookmarkEnd w:id="89"/>
      <w:bookmarkEnd w:id="90"/>
    </w:p>
    <w:p w14:paraId="0386BE81" w14:textId="47831A85" w:rsidR="003345F0" w:rsidRPr="00EA6591" w:rsidRDefault="003345F0" w:rsidP="00627AA6">
      <w:pPr>
        <w:rPr>
          <w:rFonts w:cstheme="minorHAnsi"/>
        </w:rPr>
      </w:pPr>
      <w:r w:rsidRPr="00EA6591">
        <w:rPr>
          <w:rFonts w:cstheme="minorHAnsi"/>
        </w:rPr>
        <w:t xml:space="preserve">The objective of BOC’s U.S. liquidity stress testing process is to identify and prepare for stressed liquidity situations that protect depositors, creditors, and investors of BOC. </w:t>
      </w:r>
      <w:r w:rsidR="00C15204">
        <w:rPr>
          <w:rFonts w:cstheme="minorHAnsi"/>
        </w:rPr>
        <w:t xml:space="preserve">By referring to </w:t>
      </w:r>
      <w:r w:rsidR="00C15204" w:rsidRPr="00EA6591">
        <w:rPr>
          <w:rFonts w:cstheme="minorHAnsi"/>
        </w:rPr>
        <w:t>EPS requir</w:t>
      </w:r>
      <w:r w:rsidR="00FC52B7">
        <w:rPr>
          <w:rFonts w:cstheme="minorHAnsi"/>
        </w:rPr>
        <w:t>ements (§ 252.157. (c). (3)</w:t>
      </w:r>
      <w:r w:rsidR="00C15204">
        <w:rPr>
          <w:rFonts w:cstheme="minorHAnsi"/>
        </w:rPr>
        <w:t xml:space="preserve">) </w:t>
      </w:r>
      <w:r w:rsidR="00C15204">
        <w:rPr>
          <w:rFonts w:cstheme="minorHAnsi"/>
        </w:rPr>
        <w:fldChar w:fldCharType="begin"/>
      </w:r>
      <w:r w:rsidR="00C15204">
        <w:rPr>
          <w:rFonts w:cstheme="minorHAnsi"/>
        </w:rPr>
        <w:instrText xml:space="preserve"> REF _Ref25593695 \r \h </w:instrText>
      </w:r>
      <w:r w:rsidR="00C15204">
        <w:rPr>
          <w:rFonts w:cstheme="minorHAnsi"/>
        </w:rPr>
      </w:r>
      <w:r w:rsidR="00C15204">
        <w:rPr>
          <w:rFonts w:cstheme="minorHAnsi"/>
        </w:rPr>
        <w:fldChar w:fldCharType="separate"/>
      </w:r>
      <w:r w:rsidR="000777B4">
        <w:rPr>
          <w:rFonts w:cstheme="minorHAnsi"/>
        </w:rPr>
        <w:t>[2]</w:t>
      </w:r>
      <w:r w:rsidR="00C15204">
        <w:rPr>
          <w:rFonts w:cstheme="minorHAnsi"/>
        </w:rPr>
        <w:fldChar w:fldCharType="end"/>
      </w:r>
      <w:r w:rsidR="00C15204">
        <w:rPr>
          <w:rFonts w:cstheme="minorHAnsi"/>
        </w:rPr>
        <w:t xml:space="preserve">, </w:t>
      </w:r>
      <w:r w:rsidRPr="00EA6591">
        <w:rPr>
          <w:rFonts w:cstheme="minorHAnsi"/>
        </w:rPr>
        <w:t xml:space="preserve"> </w:t>
      </w:r>
      <w:r w:rsidR="004D2340">
        <w:rPr>
          <w:rFonts w:cstheme="minorHAnsi"/>
        </w:rPr>
        <w:t>though not required since Jan 1</w:t>
      </w:r>
      <w:r w:rsidR="004D2340" w:rsidRPr="0010228B">
        <w:rPr>
          <w:rFonts w:cstheme="minorHAnsi"/>
          <w:vertAlign w:val="superscript"/>
        </w:rPr>
        <w:t>st</w:t>
      </w:r>
      <w:r w:rsidR="004D2340">
        <w:rPr>
          <w:rFonts w:cstheme="minorHAnsi"/>
        </w:rPr>
        <w:t>, 2020, t</w:t>
      </w:r>
      <w:r w:rsidRPr="00EA6591">
        <w:rPr>
          <w:rFonts w:cstheme="minorHAnsi"/>
        </w:rPr>
        <w:t xml:space="preserve">he Bank </w:t>
      </w:r>
      <w:r w:rsidR="004D2340">
        <w:rPr>
          <w:rFonts w:cstheme="minorHAnsi"/>
        </w:rPr>
        <w:t>would</w:t>
      </w:r>
      <w:r w:rsidRPr="00EA6591">
        <w:rPr>
          <w:rFonts w:cstheme="minorHAnsi"/>
        </w:rPr>
        <w:t xml:space="preserve"> maintain sufficient liquidity buffer to meet the projected net stressed cash-flow need over the first 14 days of a stress test with a 30-day planning horizon</w:t>
      </w:r>
      <w:r w:rsidR="004D2340">
        <w:rPr>
          <w:rFonts w:cstheme="minorHAnsi"/>
        </w:rPr>
        <w:t>.</w:t>
      </w:r>
      <w:r w:rsidR="00FC52B7">
        <w:rPr>
          <w:rFonts w:cstheme="minorHAnsi"/>
        </w:rPr>
        <w:t xml:space="preserve"> </w:t>
      </w:r>
      <w:r w:rsidRPr="00EA6591">
        <w:rPr>
          <w:rFonts w:cstheme="minorHAnsi"/>
        </w:rPr>
        <w:t>By utilizing these stress test results, BOC can create an adequate liquidity buffer composed of high liquid assets (“HLAs”). This document outlines the assumed stress test scenarios, inflow, and outflow rates on assets, liabilities and off-balance sheet items. It assesses the availability of potential countermeasures to be relied upon in the event of a stress scenario.</w:t>
      </w:r>
    </w:p>
    <w:p w14:paraId="38206FBA" w14:textId="38E83AE8" w:rsidR="003345F0" w:rsidRPr="00EA6591" w:rsidRDefault="003345F0" w:rsidP="003345F0">
      <w:pPr>
        <w:rPr>
          <w:rFonts w:cstheme="minorHAnsi"/>
        </w:rPr>
      </w:pPr>
      <w:r w:rsidRPr="00EA6591">
        <w:rPr>
          <w:rFonts w:cstheme="minorHAnsi"/>
        </w:rPr>
        <w:t xml:space="preserve">TRY identifies, quantifies and monitors Liquidity Risk. Specifically, the bank assigns TRY </w:t>
      </w:r>
      <w:r w:rsidR="00614FC1" w:rsidRPr="00EA6591">
        <w:rPr>
          <w:rFonts w:cstheme="minorHAnsi"/>
        </w:rPr>
        <w:t xml:space="preserve">the </w:t>
      </w:r>
      <w:r w:rsidRPr="00EA6591">
        <w:rPr>
          <w:rFonts w:cstheme="minorHAnsi"/>
        </w:rPr>
        <w:t>responsibilities in routinely calculating and monitoring Liquidity Stress Test results and timely reporting the results to</w:t>
      </w:r>
      <w:r w:rsidR="00614FC1" w:rsidRPr="00EA6591">
        <w:rPr>
          <w:rFonts w:cstheme="minorHAnsi"/>
        </w:rPr>
        <w:t xml:space="preserve"> senior management and department heads, </w:t>
      </w:r>
      <w:r w:rsidR="004D6A7A" w:rsidRPr="00EA6591">
        <w:rPr>
          <w:rFonts w:cstheme="minorHAnsi"/>
        </w:rPr>
        <w:t>Market &amp; Liquidity Risk Committee, and</w:t>
      </w:r>
      <w:r w:rsidRPr="00EA6591">
        <w:rPr>
          <w:rFonts w:cstheme="minorHAnsi"/>
        </w:rPr>
        <w:t xml:space="preserve"> Asset Liability Committee (ALCO). </w:t>
      </w:r>
      <w:r w:rsidR="004D6A7A" w:rsidRPr="00EA6591">
        <w:rPr>
          <w:rFonts w:cstheme="minorHAnsi"/>
        </w:rPr>
        <w:t>The results</w:t>
      </w:r>
      <w:r w:rsidRPr="00EA6591">
        <w:rPr>
          <w:rFonts w:cstheme="minorHAnsi"/>
        </w:rPr>
        <w:t xml:space="preserve"> have an enterprise level impact</w:t>
      </w:r>
      <w:r w:rsidR="004D6A7A" w:rsidRPr="00EA6591">
        <w:rPr>
          <w:rFonts w:cstheme="minorHAnsi"/>
        </w:rPr>
        <w:t xml:space="preserve"> on liquidity risk management, </w:t>
      </w:r>
      <w:r w:rsidRPr="00EA6591">
        <w:rPr>
          <w:rFonts w:cstheme="minorHAnsi"/>
        </w:rPr>
        <w:t xml:space="preserve">balance sheet management, </w:t>
      </w:r>
      <w:r w:rsidR="004D6A7A" w:rsidRPr="00EA6591">
        <w:rPr>
          <w:rFonts w:cstheme="minorHAnsi"/>
        </w:rPr>
        <w:t>investment</w:t>
      </w:r>
      <w:r w:rsidR="00627AA6" w:rsidRPr="00EA6591">
        <w:rPr>
          <w:rFonts w:cstheme="minorHAnsi"/>
        </w:rPr>
        <w:t>, and</w:t>
      </w:r>
      <w:r w:rsidR="004D6A7A" w:rsidRPr="00EA6591">
        <w:rPr>
          <w:rFonts w:cstheme="minorHAnsi"/>
        </w:rPr>
        <w:t xml:space="preserve"> </w:t>
      </w:r>
      <w:r w:rsidRPr="00EA6591">
        <w:rPr>
          <w:rFonts w:cstheme="minorHAnsi"/>
        </w:rPr>
        <w:t xml:space="preserve">business strategy etc. </w:t>
      </w:r>
    </w:p>
    <w:p w14:paraId="3C50B49D" w14:textId="77777777" w:rsidR="003345F0" w:rsidRPr="00EA6591" w:rsidRDefault="003345F0" w:rsidP="00EA6591">
      <w:pPr>
        <w:pStyle w:val="Heading2"/>
      </w:pPr>
      <w:bookmarkStart w:id="91" w:name="_Toc62754995"/>
      <w:r w:rsidRPr="00EA6591">
        <w:t>Overview of BOC Combined U.S. Operations</w:t>
      </w:r>
      <w:bookmarkEnd w:id="91"/>
    </w:p>
    <w:p w14:paraId="7F2DACE5" w14:textId="38EDA5A8" w:rsidR="003345F0" w:rsidRPr="00EA6591" w:rsidRDefault="003345F0" w:rsidP="003345F0">
      <w:pPr>
        <w:rPr>
          <w:rFonts w:cstheme="minorHAnsi"/>
        </w:rPr>
      </w:pPr>
      <w:r w:rsidRPr="00EA6591">
        <w:rPr>
          <w:rFonts w:cstheme="minorHAnsi"/>
        </w:rPr>
        <w:t>BOC CUSO includes both banking and non-banking activities. Figure 1 depicts the organizational structure of BOC CUSO. BOC U.S. Branches conduct BOC’s banking operations in the U.S. through f</w:t>
      </w:r>
      <w:r w:rsidR="00FB0001" w:rsidRPr="00EA6591">
        <w:rPr>
          <w:rFonts w:cstheme="minorHAnsi"/>
        </w:rPr>
        <w:t>our</w:t>
      </w:r>
      <w:r w:rsidRPr="00EA6591">
        <w:rPr>
          <w:rFonts w:cstheme="minorHAnsi"/>
        </w:rPr>
        <w:t xml:space="preserve"> federally licensed branches: the New York Branch (“BOCNY”), the Queens Branch, Bank of China Chicago Branch, the Bank of China Los Angeles Branch. For management and financial reporting purposes, the U.S. branches are consolidated and controlled by BOCNY. </w:t>
      </w:r>
    </w:p>
    <w:p w14:paraId="164EC06F" w14:textId="77777777" w:rsidR="003345F0" w:rsidRPr="00EA6591" w:rsidRDefault="003345F0" w:rsidP="003345F0">
      <w:pPr>
        <w:rPr>
          <w:rFonts w:cstheme="minorHAnsi"/>
        </w:rPr>
      </w:pPr>
      <w:r w:rsidRPr="00EA6591">
        <w:rPr>
          <w:rFonts w:cstheme="minorHAnsi"/>
        </w:rPr>
        <w:t xml:space="preserve">BOC U.S. Branches specialize in corporate lending, international trade services, treasury services, USD clearing, and retail banking. Clients are comprised of mainly Chinese companies operating in the U.S., U.S. Fortune 500 companies, and high net-worth individuals. BOC U.S. Branches also offers services to external financial institutions and BOC internal branches and affiliates, including taking deposits and making overnight or term loans to different counterparties with sufficient credit. The back offices of BOC U.S. Branches, including the Clearing Department, Treasury, and Loan Administration, provide services to internal stakeholders. Furthermore, BOCNY acts as a back office hub supporting BOC U.S. Branches funding needs. </w:t>
      </w:r>
    </w:p>
    <w:p w14:paraId="663923E2" w14:textId="35A1B045" w:rsidR="003345F0" w:rsidRPr="00844AEA" w:rsidRDefault="003345F0" w:rsidP="003345F0">
      <w:pPr>
        <w:rPr>
          <w:rFonts w:cstheme="minorHAnsi"/>
          <w:i/>
        </w:rPr>
      </w:pPr>
      <w:r w:rsidRPr="00EA6591">
        <w:rPr>
          <w:rFonts w:cstheme="minorHAnsi"/>
        </w:rPr>
        <w:t>In addition to the U.S. Branches, BOC CUSO includes three non-bank/non-branch operating entities domiciled in the U.S. The three entities are: BOC Aviation (USA) Corporation(“BOCA”), an aircraft leasing entity; BOC International (USA) (“BOCI”) Holdings, which separate into BOCI (USA) Inc.(“BOCI USA”), an investment brokerage business, and BOCI Commodities &amp; Futures (USA) LLC (“BOCI CFUS”), a commodities and futures broker; and last entity being , 7 Bryant Park Owner LLC (“7BP”), a commercial real estate property purchased by the Bank in 2015. For additional information on all BOC CUSO entities please refer to</w:t>
      </w:r>
      <w:r w:rsidR="00844AEA">
        <w:rPr>
          <w:rFonts w:cstheme="minorHAnsi"/>
          <w:i/>
        </w:rPr>
        <w:t xml:space="preserve"> 4.2.6 Other U.S. Entities</w:t>
      </w:r>
      <w:r w:rsidRPr="00EA6591">
        <w:rPr>
          <w:rFonts w:cstheme="minorHAnsi"/>
        </w:rPr>
        <w:t>.</w:t>
      </w:r>
    </w:p>
    <w:p w14:paraId="392292D5" w14:textId="77777777" w:rsidR="003345F0" w:rsidRPr="00EA6591" w:rsidRDefault="003345F0" w:rsidP="003345F0">
      <w:pPr>
        <w:keepNext/>
        <w:rPr>
          <w:rFonts w:cstheme="minorHAnsi"/>
        </w:rPr>
      </w:pPr>
      <w:r w:rsidRPr="00EA6591">
        <w:rPr>
          <w:rFonts w:cstheme="minorHAnsi"/>
        </w:rPr>
        <w:object w:dxaOrig="11551" w:dyaOrig="7921" w14:anchorId="6841B8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20.25pt" o:ole="">
            <v:imagedata r:id="rId11" o:title=""/>
          </v:shape>
          <o:OLEObject Type="Embed" ProgID="Visio.Drawing.15" ShapeID="_x0000_i1025" DrawAspect="Content" ObjectID="_1691239261" r:id="rId12"/>
        </w:object>
      </w:r>
    </w:p>
    <w:p w14:paraId="4F6B00DF" w14:textId="35BBD589" w:rsidR="003345F0" w:rsidRPr="00EA6591" w:rsidRDefault="003345F0" w:rsidP="009119E7">
      <w:pPr>
        <w:pStyle w:val="Caption"/>
        <w:jc w:val="center"/>
        <w:rPr>
          <w:rFonts w:cstheme="minorHAnsi"/>
        </w:rPr>
      </w:pPr>
      <w:r w:rsidRPr="00EA6591">
        <w:rPr>
          <w:rFonts w:cstheme="minorHAnsi"/>
        </w:rPr>
        <w:t xml:space="preserve">Figure </w:t>
      </w:r>
      <w:r w:rsidR="00E71395" w:rsidRPr="00EA6591">
        <w:rPr>
          <w:rFonts w:cstheme="minorHAnsi"/>
        </w:rPr>
        <w:fldChar w:fldCharType="begin"/>
      </w:r>
      <w:r w:rsidR="00E71395" w:rsidRPr="00EA6591">
        <w:rPr>
          <w:rFonts w:cstheme="minorHAnsi"/>
        </w:rPr>
        <w:instrText xml:space="preserve"> SEQ Figure \* ARABIC </w:instrText>
      </w:r>
      <w:r w:rsidR="00E71395" w:rsidRPr="00EA6591">
        <w:rPr>
          <w:rFonts w:cstheme="minorHAnsi"/>
        </w:rPr>
        <w:fldChar w:fldCharType="separate"/>
      </w:r>
      <w:r w:rsidR="000777B4">
        <w:rPr>
          <w:rFonts w:cstheme="minorHAnsi"/>
          <w:noProof/>
        </w:rPr>
        <w:t>1</w:t>
      </w:r>
      <w:r w:rsidR="00E71395" w:rsidRPr="00EA6591">
        <w:rPr>
          <w:rFonts w:cstheme="minorHAnsi"/>
        </w:rPr>
        <w:fldChar w:fldCharType="end"/>
      </w:r>
      <w:r w:rsidRPr="00EA6591">
        <w:rPr>
          <w:rFonts w:cstheme="minorHAnsi"/>
        </w:rPr>
        <w:t>: Bank of China Combined U.S. Operations Organizational Structure</w:t>
      </w:r>
    </w:p>
    <w:p w14:paraId="7585A5B3" w14:textId="0E9380B8" w:rsidR="002129C9" w:rsidRPr="00EA6591" w:rsidRDefault="002129C9" w:rsidP="003345F0">
      <w:pPr>
        <w:rPr>
          <w:rFonts w:cstheme="minorHAnsi"/>
        </w:rPr>
      </w:pPr>
    </w:p>
    <w:p w14:paraId="4BBDBBD4" w14:textId="35DB6EF6" w:rsidR="002129C9" w:rsidRPr="00EA6591" w:rsidRDefault="002129C9" w:rsidP="003345F0">
      <w:pPr>
        <w:rPr>
          <w:rFonts w:cstheme="minorHAnsi"/>
        </w:rPr>
      </w:pPr>
    </w:p>
    <w:p w14:paraId="3E3CA8A3" w14:textId="6E550D54" w:rsidR="002129C9" w:rsidRPr="00EA6591" w:rsidRDefault="002129C9" w:rsidP="003345F0">
      <w:pPr>
        <w:rPr>
          <w:rFonts w:cstheme="minorHAnsi"/>
        </w:rPr>
      </w:pPr>
    </w:p>
    <w:p w14:paraId="4FED429B" w14:textId="1060FD3B" w:rsidR="002129C9" w:rsidRPr="00EA6591" w:rsidRDefault="002129C9" w:rsidP="003345F0">
      <w:pPr>
        <w:rPr>
          <w:rFonts w:cstheme="minorHAnsi"/>
        </w:rPr>
      </w:pPr>
    </w:p>
    <w:p w14:paraId="6981C69B" w14:textId="0D6D7684" w:rsidR="002129C9" w:rsidRPr="00EA6591" w:rsidRDefault="002129C9">
      <w:pPr>
        <w:rPr>
          <w:rFonts w:eastAsiaTheme="majorEastAsia" w:cstheme="minorHAnsi"/>
          <w:color w:val="2E74B5" w:themeColor="accent1" w:themeShade="BF"/>
          <w:sz w:val="32"/>
          <w:szCs w:val="32"/>
        </w:rPr>
      </w:pPr>
      <w:bookmarkStart w:id="92" w:name="_Toc51919477"/>
      <w:r w:rsidRPr="00EA6591">
        <w:rPr>
          <w:rFonts w:cstheme="minorHAnsi"/>
        </w:rPr>
        <w:br w:type="page"/>
      </w:r>
    </w:p>
    <w:p w14:paraId="06575615" w14:textId="67D82148" w:rsidR="003345F0" w:rsidRPr="00EA6591" w:rsidRDefault="003345F0" w:rsidP="00EA6591">
      <w:pPr>
        <w:pStyle w:val="Heading1"/>
      </w:pPr>
      <w:bookmarkStart w:id="93" w:name="_Toc62754996"/>
      <w:r w:rsidRPr="00EA6591">
        <w:t>Modeling Data</w:t>
      </w:r>
      <w:bookmarkEnd w:id="92"/>
      <w:bookmarkEnd w:id="93"/>
    </w:p>
    <w:p w14:paraId="567CB904" w14:textId="61797C94" w:rsidR="00B0184B" w:rsidRPr="00411661" w:rsidRDefault="00887610" w:rsidP="00186F11">
      <w:pPr>
        <w:pStyle w:val="Heading2"/>
      </w:pPr>
      <w:bookmarkStart w:id="94" w:name="_Toc62754997"/>
      <w:r w:rsidRPr="00EA6591">
        <w:t>Development Data</w:t>
      </w:r>
      <w:bookmarkEnd w:id="94"/>
    </w:p>
    <w:p w14:paraId="3789AF73" w14:textId="121853F8" w:rsidR="005C3819" w:rsidRPr="005C3819" w:rsidRDefault="005C3819" w:rsidP="00411661">
      <w:pPr>
        <w:rPr>
          <w:rFonts w:cstheme="minorHAnsi"/>
          <w:sz w:val="24"/>
        </w:rPr>
      </w:pPr>
      <w:r>
        <w:rPr>
          <w:rFonts w:cstheme="minorHAnsi"/>
          <w:sz w:val="24"/>
        </w:rPr>
        <w:t xml:space="preserve">Data of both </w:t>
      </w:r>
      <w:r w:rsidRPr="005C3819">
        <w:rPr>
          <w:rFonts w:cstheme="minorHAnsi"/>
          <w:sz w:val="24"/>
        </w:rPr>
        <w:t>BOC U.S. Branches and combined U.S. operations</w:t>
      </w:r>
      <w:r>
        <w:rPr>
          <w:rFonts w:cstheme="minorHAnsi"/>
          <w:sz w:val="24"/>
        </w:rPr>
        <w:t xml:space="preserve"> is collected:</w:t>
      </w:r>
    </w:p>
    <w:p w14:paraId="515F3AA4" w14:textId="6502CD45" w:rsidR="00186F11" w:rsidRPr="00EA6591" w:rsidRDefault="00186F11" w:rsidP="005C3819">
      <w:pPr>
        <w:ind w:firstLine="720"/>
        <w:rPr>
          <w:rFonts w:cstheme="minorHAnsi"/>
          <w:b/>
          <w:sz w:val="24"/>
        </w:rPr>
      </w:pPr>
      <w:r w:rsidRPr="00EA6591">
        <w:rPr>
          <w:rFonts w:cstheme="minorHAnsi"/>
          <w:b/>
          <w:sz w:val="24"/>
        </w:rPr>
        <w:t>BOC U.S. Branches</w:t>
      </w:r>
    </w:p>
    <w:p w14:paraId="4D597BE5" w14:textId="19B40F9A" w:rsidR="00186F11" w:rsidRPr="00EA6591" w:rsidRDefault="00B70A7C" w:rsidP="005C3819">
      <w:pPr>
        <w:ind w:left="720"/>
        <w:rPr>
          <w:rFonts w:cstheme="minorHAnsi"/>
        </w:rPr>
      </w:pPr>
      <w:r w:rsidRPr="00B70A7C">
        <w:rPr>
          <w:rFonts w:cstheme="minorHAnsi"/>
        </w:rPr>
        <w:t xml:space="preserve">Data to </w:t>
      </w:r>
      <w:r w:rsidR="00010776">
        <w:rPr>
          <w:rFonts w:cstheme="minorHAnsi"/>
        </w:rPr>
        <w:t xml:space="preserve">build and </w:t>
      </w:r>
      <w:r w:rsidRPr="00B70A7C">
        <w:rPr>
          <w:rFonts w:cstheme="minorHAnsi"/>
        </w:rPr>
        <w:t>perform the model is extracted in individual TB lines from T24 and OPICS with different contractual maturities, additional analysis for key customers is also introduced recognizing that certain customers could be of greater liquidity</w:t>
      </w:r>
      <w:r w:rsidR="00010776">
        <w:rPr>
          <w:rFonts w:cstheme="minorHAnsi"/>
        </w:rPr>
        <w:t xml:space="preserve"> risk due to their balance. </w:t>
      </w:r>
      <w:r>
        <w:rPr>
          <w:rFonts w:cstheme="minorHAnsi"/>
        </w:rPr>
        <w:t>R</w:t>
      </w:r>
      <w:r w:rsidRPr="00B70A7C">
        <w:rPr>
          <w:rFonts w:cstheme="minorHAnsi"/>
        </w:rPr>
        <w:t xml:space="preserve">econciliation on the collected data </w:t>
      </w:r>
      <w:r w:rsidR="00010776">
        <w:rPr>
          <w:rFonts w:cstheme="minorHAnsi"/>
        </w:rPr>
        <w:t>is required</w:t>
      </w:r>
      <w:r>
        <w:rPr>
          <w:rFonts w:cstheme="minorHAnsi"/>
        </w:rPr>
        <w:t xml:space="preserve"> </w:t>
      </w:r>
      <w:r w:rsidRPr="00B70A7C">
        <w:rPr>
          <w:rFonts w:cstheme="minorHAnsi"/>
        </w:rPr>
        <w:t>to ensure a balanced balance sheet and the consistency among different data sources.</w:t>
      </w:r>
    </w:p>
    <w:p w14:paraId="7CF2E39E" w14:textId="77777777" w:rsidR="00186F11" w:rsidRPr="00EA6591" w:rsidRDefault="00186F11" w:rsidP="005C3819">
      <w:pPr>
        <w:ind w:firstLine="720"/>
        <w:rPr>
          <w:rFonts w:cstheme="minorHAnsi"/>
          <w:b/>
          <w:sz w:val="24"/>
        </w:rPr>
      </w:pPr>
      <w:r w:rsidRPr="00EA6591">
        <w:rPr>
          <w:rFonts w:cstheme="minorHAnsi"/>
          <w:b/>
          <w:sz w:val="24"/>
        </w:rPr>
        <w:t>Other U.S. Entities</w:t>
      </w:r>
    </w:p>
    <w:p w14:paraId="6FE977C0" w14:textId="307C6785" w:rsidR="00B0184B" w:rsidRDefault="00186F11" w:rsidP="005C3819">
      <w:pPr>
        <w:ind w:left="720"/>
        <w:rPr>
          <w:rFonts w:cstheme="minorHAnsi"/>
        </w:rPr>
      </w:pPr>
      <w:r w:rsidRPr="00EA6591">
        <w:rPr>
          <w:rFonts w:cstheme="minorHAnsi"/>
        </w:rPr>
        <w:t>BOC CUSO’s other U.S. entities provide the required data for the stress tests. Based on the methodology document, most of non-branch entities have no liquidity impact under market stress, except 150mm USD credit line that BOC NY offer to BOCI C&amp;F. Other U.S. Entities would notify BOC NY fo</w:t>
      </w:r>
      <w:r>
        <w:rPr>
          <w:rFonts w:cstheme="minorHAnsi"/>
        </w:rPr>
        <w:t>r any change of related issues.</w:t>
      </w:r>
    </w:p>
    <w:p w14:paraId="544CC12B" w14:textId="0A13F307" w:rsidR="0078720A" w:rsidRDefault="006C0D1C" w:rsidP="002F6EAD">
      <w:pPr>
        <w:rPr>
          <w:rFonts w:cstheme="minorHAnsi"/>
        </w:rPr>
      </w:pPr>
      <w:r>
        <w:rPr>
          <w:rFonts w:cstheme="minorHAnsi"/>
        </w:rPr>
        <w:t xml:space="preserve">Below table shows the data sources of all assets, liabilities and off balance sheet items </w:t>
      </w:r>
      <w:r w:rsidR="00C3435C">
        <w:rPr>
          <w:rFonts w:cstheme="minorHAnsi"/>
        </w:rPr>
        <w:t xml:space="preserve">collected </w:t>
      </w:r>
      <w:r>
        <w:rPr>
          <w:rFonts w:cstheme="minorHAnsi"/>
        </w:rPr>
        <w:t>in the Liquidity Stress Testing</w:t>
      </w:r>
      <w:r w:rsidR="00185081">
        <w:rPr>
          <w:rFonts w:cstheme="minorHAnsi"/>
        </w:rPr>
        <w:t xml:space="preserve"> model</w:t>
      </w:r>
      <w:r>
        <w:rPr>
          <w:rFonts w:cstheme="minorHAnsi"/>
        </w:rPr>
        <w:t>.</w:t>
      </w:r>
      <w:r w:rsidR="0078720A">
        <w:rPr>
          <w:rFonts w:cstheme="minorHAnsi"/>
        </w:rPr>
        <w:t xml:space="preserve"> </w:t>
      </w:r>
    </w:p>
    <w:p w14:paraId="7C6D7691" w14:textId="0F701CC7" w:rsidR="002F6EAD" w:rsidRDefault="00844AEA" w:rsidP="00C70DDF">
      <w:pPr>
        <w:pStyle w:val="Caption"/>
        <w:keepNext/>
        <w:rPr>
          <w:rFonts w:cstheme="minorHAnsi"/>
        </w:rPr>
      </w:pPr>
      <w:r w:rsidRPr="008859FB">
        <w:t xml:space="preserve">Table </w:t>
      </w:r>
      <w:fldSimple w:instr=" SEQ Table \* ARABIC ">
        <w:r w:rsidR="000777B4">
          <w:rPr>
            <w:noProof/>
          </w:rPr>
          <w:t>1</w:t>
        </w:r>
      </w:fldSimple>
      <w:r w:rsidRPr="008859FB">
        <w:t xml:space="preserve">: </w:t>
      </w:r>
      <w:r w:rsidR="00325F06">
        <w:rPr>
          <w:rFonts w:cstheme="minorHAnsi"/>
        </w:rPr>
        <w:t xml:space="preserve">BOC U.S. Branches </w:t>
      </w:r>
      <w:r>
        <w:rPr>
          <w:rFonts w:cstheme="minorHAnsi"/>
        </w:rPr>
        <w:t>Input Data Description</w:t>
      </w:r>
      <w:r w:rsidR="00325F06">
        <w:rPr>
          <w:rFonts w:cstheme="minorHAnsi"/>
        </w:rPr>
        <w:t xml:space="preserve"> </w:t>
      </w:r>
    </w:p>
    <w:tbl>
      <w:tblPr>
        <w:tblStyle w:val="TableGrid"/>
        <w:tblW w:w="0" w:type="auto"/>
        <w:tblLook w:val="04A0" w:firstRow="1" w:lastRow="0" w:firstColumn="1" w:lastColumn="0" w:noHBand="0" w:noVBand="1"/>
      </w:tblPr>
      <w:tblGrid>
        <w:gridCol w:w="3116"/>
        <w:gridCol w:w="3117"/>
        <w:gridCol w:w="3117"/>
      </w:tblGrid>
      <w:tr w:rsidR="00C62C55" w:rsidRPr="00CF4804" w14:paraId="02636AE3" w14:textId="77777777" w:rsidTr="00C62C55">
        <w:tc>
          <w:tcPr>
            <w:tcW w:w="3116" w:type="dxa"/>
          </w:tcPr>
          <w:p w14:paraId="7EA41983" w14:textId="38E36D13" w:rsidR="00C62C55" w:rsidRPr="00CF4804" w:rsidRDefault="00C62C55" w:rsidP="00CF4804">
            <w:pPr>
              <w:jc w:val="center"/>
              <w:rPr>
                <w:rFonts w:cstheme="minorHAnsi"/>
                <w:b/>
              </w:rPr>
            </w:pPr>
            <w:r w:rsidRPr="00CF4804">
              <w:rPr>
                <w:rFonts w:cstheme="minorHAnsi"/>
                <w:b/>
              </w:rPr>
              <w:t>Product</w:t>
            </w:r>
          </w:p>
        </w:tc>
        <w:tc>
          <w:tcPr>
            <w:tcW w:w="3117" w:type="dxa"/>
          </w:tcPr>
          <w:p w14:paraId="78739FB6" w14:textId="454DEA44" w:rsidR="00C62C55" w:rsidRPr="00CF4804" w:rsidRDefault="00C62C55" w:rsidP="00CF4804">
            <w:pPr>
              <w:jc w:val="center"/>
              <w:rPr>
                <w:rFonts w:cstheme="minorHAnsi"/>
                <w:b/>
              </w:rPr>
            </w:pPr>
            <w:r w:rsidRPr="00CF4804">
              <w:rPr>
                <w:rFonts w:cstheme="minorHAnsi"/>
                <w:b/>
              </w:rPr>
              <w:t>Description</w:t>
            </w:r>
          </w:p>
        </w:tc>
        <w:tc>
          <w:tcPr>
            <w:tcW w:w="3117" w:type="dxa"/>
          </w:tcPr>
          <w:p w14:paraId="06C30354" w14:textId="6211BD9D" w:rsidR="00C62C55" w:rsidRPr="00CF4804" w:rsidRDefault="00C62C55" w:rsidP="00CF4804">
            <w:pPr>
              <w:jc w:val="center"/>
              <w:rPr>
                <w:rFonts w:cstheme="minorHAnsi"/>
                <w:b/>
              </w:rPr>
            </w:pPr>
            <w:r w:rsidRPr="00CF4804">
              <w:rPr>
                <w:rFonts w:cstheme="minorHAnsi"/>
                <w:b/>
              </w:rPr>
              <w:t>Data Source</w:t>
            </w:r>
          </w:p>
        </w:tc>
      </w:tr>
      <w:tr w:rsidR="00C62C55" w:rsidRPr="00CF4804" w14:paraId="6C9E3511" w14:textId="77777777" w:rsidTr="00C62C55">
        <w:tc>
          <w:tcPr>
            <w:tcW w:w="9350" w:type="dxa"/>
            <w:gridSpan w:val="3"/>
          </w:tcPr>
          <w:p w14:paraId="12980255" w14:textId="3A3388DD" w:rsidR="00C62C55" w:rsidRPr="00CF4804" w:rsidRDefault="00C62C55" w:rsidP="00CF4804">
            <w:pPr>
              <w:jc w:val="center"/>
              <w:rPr>
                <w:rFonts w:cstheme="minorHAnsi"/>
                <w:b/>
              </w:rPr>
            </w:pPr>
            <w:r w:rsidRPr="00CF4804">
              <w:rPr>
                <w:rFonts w:cstheme="minorHAnsi"/>
                <w:b/>
              </w:rPr>
              <w:t>On Balance Sheet Items</w:t>
            </w:r>
          </w:p>
        </w:tc>
      </w:tr>
      <w:tr w:rsidR="00C62C55" w:rsidRPr="00CF4804" w14:paraId="13F5F978" w14:textId="77777777" w:rsidTr="00C62C55">
        <w:tc>
          <w:tcPr>
            <w:tcW w:w="9350" w:type="dxa"/>
            <w:gridSpan w:val="3"/>
          </w:tcPr>
          <w:p w14:paraId="2167535E" w14:textId="6EE1DE69" w:rsidR="00C62C55" w:rsidRPr="00CF4804" w:rsidRDefault="00C62C55" w:rsidP="00CF4804">
            <w:pPr>
              <w:jc w:val="center"/>
              <w:rPr>
                <w:rFonts w:cstheme="minorHAnsi"/>
                <w:b/>
              </w:rPr>
            </w:pPr>
            <w:r w:rsidRPr="00CF4804">
              <w:rPr>
                <w:rFonts w:cstheme="minorHAnsi"/>
                <w:b/>
              </w:rPr>
              <w:t>Assets</w:t>
            </w:r>
          </w:p>
        </w:tc>
      </w:tr>
      <w:tr w:rsidR="00C62C55" w:rsidRPr="00CF4804" w14:paraId="137E37A7" w14:textId="77777777" w:rsidTr="00C62C55">
        <w:tc>
          <w:tcPr>
            <w:tcW w:w="3116" w:type="dxa"/>
          </w:tcPr>
          <w:p w14:paraId="0C66C43E" w14:textId="38C6F401" w:rsidR="00C62C55" w:rsidRPr="00CF4804" w:rsidRDefault="00C62C55" w:rsidP="00C62C55">
            <w:pPr>
              <w:rPr>
                <w:rFonts w:cstheme="minorHAnsi"/>
              </w:rPr>
            </w:pPr>
            <w:r w:rsidRPr="00CF4804">
              <w:rPr>
                <w:rFonts w:cstheme="minorHAnsi"/>
              </w:rPr>
              <w:t>FRB Balance</w:t>
            </w:r>
          </w:p>
        </w:tc>
        <w:tc>
          <w:tcPr>
            <w:tcW w:w="3117" w:type="dxa"/>
          </w:tcPr>
          <w:p w14:paraId="5D8323C3" w14:textId="0C706B92" w:rsidR="00C62C55" w:rsidRPr="00CF4804" w:rsidRDefault="00BA47B3" w:rsidP="00BA47B3">
            <w:pPr>
              <w:rPr>
                <w:rFonts w:cstheme="minorHAnsi"/>
              </w:rPr>
            </w:pPr>
            <w:r w:rsidRPr="00CF4804">
              <w:rPr>
                <w:rFonts w:cstheme="minorHAnsi"/>
              </w:rPr>
              <w:t xml:space="preserve">Both </w:t>
            </w:r>
            <w:r w:rsidR="00834999" w:rsidRPr="00CF4804">
              <w:rPr>
                <w:rFonts w:cstheme="minorHAnsi"/>
              </w:rPr>
              <w:t>reserve balance and other balance</w:t>
            </w:r>
          </w:p>
        </w:tc>
        <w:tc>
          <w:tcPr>
            <w:tcW w:w="3117" w:type="dxa"/>
          </w:tcPr>
          <w:p w14:paraId="0AFFD43F" w14:textId="7D14FAE9" w:rsidR="00C62C55" w:rsidRPr="00CF4804" w:rsidRDefault="00463519" w:rsidP="0010228B">
            <w:pPr>
              <w:rPr>
                <w:rFonts w:cstheme="minorHAnsi"/>
              </w:rPr>
            </w:pPr>
            <w:r w:rsidRPr="00CF4804">
              <w:rPr>
                <w:rFonts w:cstheme="minorHAnsi"/>
              </w:rPr>
              <w:t>T</w:t>
            </w:r>
            <w:r w:rsidR="00185081" w:rsidRPr="00CF4804">
              <w:rPr>
                <w:rFonts w:cstheme="minorHAnsi"/>
              </w:rPr>
              <w:t xml:space="preserve">24 </w:t>
            </w:r>
          </w:p>
        </w:tc>
      </w:tr>
      <w:tr w:rsidR="00C62C55" w:rsidRPr="00CF4804" w14:paraId="20330094" w14:textId="77777777" w:rsidTr="00C62C55">
        <w:tc>
          <w:tcPr>
            <w:tcW w:w="3116" w:type="dxa"/>
          </w:tcPr>
          <w:p w14:paraId="3AC559E8" w14:textId="02C0CBDD" w:rsidR="00C62C55" w:rsidRPr="00CF4804" w:rsidRDefault="00C62C55" w:rsidP="00C62C55">
            <w:pPr>
              <w:rPr>
                <w:rFonts w:cstheme="minorHAnsi"/>
              </w:rPr>
            </w:pPr>
            <w:r w:rsidRPr="00CF4804">
              <w:rPr>
                <w:rFonts w:cstheme="minorHAnsi"/>
              </w:rPr>
              <w:t>Due from Banks</w:t>
            </w:r>
          </w:p>
        </w:tc>
        <w:tc>
          <w:tcPr>
            <w:tcW w:w="3117" w:type="dxa"/>
          </w:tcPr>
          <w:p w14:paraId="4016F90A" w14:textId="17B1FA3D" w:rsidR="00C62C55" w:rsidRPr="00CF4804" w:rsidRDefault="00BA47B3" w:rsidP="00BA47B3">
            <w:pPr>
              <w:rPr>
                <w:rFonts w:cstheme="minorHAnsi"/>
              </w:rPr>
            </w:pPr>
            <w:r w:rsidRPr="00CF4804">
              <w:rPr>
                <w:rFonts w:cstheme="minorHAnsi"/>
              </w:rPr>
              <w:t>Demand and time deposits in Inter-banks, affiliates and third-party FI</w:t>
            </w:r>
            <w:r w:rsidR="002F6EAD" w:rsidRPr="00CF4804">
              <w:rPr>
                <w:rFonts w:cstheme="minorHAnsi"/>
              </w:rPr>
              <w:t>s</w:t>
            </w:r>
          </w:p>
        </w:tc>
        <w:tc>
          <w:tcPr>
            <w:tcW w:w="3117" w:type="dxa"/>
          </w:tcPr>
          <w:p w14:paraId="4C5CD3B7" w14:textId="2E3CC83F" w:rsidR="00C62C55" w:rsidRPr="00CF4804" w:rsidRDefault="00463519" w:rsidP="0010228B">
            <w:pPr>
              <w:rPr>
                <w:rFonts w:cstheme="minorHAnsi"/>
              </w:rPr>
            </w:pPr>
            <w:r w:rsidRPr="00CF4804">
              <w:rPr>
                <w:rFonts w:cstheme="minorHAnsi"/>
              </w:rPr>
              <w:t>T24 and OPICS</w:t>
            </w:r>
          </w:p>
        </w:tc>
      </w:tr>
      <w:tr w:rsidR="00C62C55" w:rsidRPr="00CF4804" w14:paraId="3EB6A3D3" w14:textId="77777777" w:rsidTr="00C62C55">
        <w:tc>
          <w:tcPr>
            <w:tcW w:w="3116" w:type="dxa"/>
          </w:tcPr>
          <w:p w14:paraId="6F0799C9" w14:textId="145672FA" w:rsidR="00C62C55" w:rsidRPr="00CF4804" w:rsidRDefault="00C62C55" w:rsidP="0010228B">
            <w:pPr>
              <w:rPr>
                <w:rFonts w:cstheme="minorHAnsi"/>
              </w:rPr>
            </w:pPr>
            <w:r w:rsidRPr="00CF4804">
              <w:rPr>
                <w:rFonts w:cstheme="minorHAnsi"/>
              </w:rPr>
              <w:t>Securities</w:t>
            </w:r>
          </w:p>
        </w:tc>
        <w:tc>
          <w:tcPr>
            <w:tcW w:w="3117" w:type="dxa"/>
          </w:tcPr>
          <w:p w14:paraId="11A3A9CF" w14:textId="42E394E3" w:rsidR="00BA47B3" w:rsidRPr="00CF4804" w:rsidRDefault="00BA47B3" w:rsidP="0010228B">
            <w:pPr>
              <w:rPr>
                <w:rFonts w:cstheme="minorHAnsi"/>
              </w:rPr>
            </w:pPr>
            <w:r w:rsidRPr="00CF4804">
              <w:rPr>
                <w:rFonts w:cstheme="minorHAnsi"/>
              </w:rPr>
              <w:t>Unpledged HQLA Securities, haircut</w:t>
            </w:r>
            <w:r w:rsidR="002F6EAD" w:rsidRPr="00CF4804">
              <w:rPr>
                <w:rFonts w:cstheme="minorHAnsi"/>
              </w:rPr>
              <w:t>s</w:t>
            </w:r>
            <w:r w:rsidRPr="00CF4804">
              <w:rPr>
                <w:rFonts w:cstheme="minorHAnsi"/>
              </w:rPr>
              <w:t xml:space="preserve"> and non-buffer securities</w:t>
            </w:r>
          </w:p>
        </w:tc>
        <w:tc>
          <w:tcPr>
            <w:tcW w:w="3117" w:type="dxa"/>
          </w:tcPr>
          <w:p w14:paraId="4EB6325B" w14:textId="1719AB37" w:rsidR="00C62C55" w:rsidRPr="00CF4804" w:rsidRDefault="00463519" w:rsidP="00B11D9A">
            <w:pPr>
              <w:rPr>
                <w:rFonts w:cstheme="minorHAnsi"/>
              </w:rPr>
            </w:pPr>
            <w:r w:rsidRPr="00CF4804">
              <w:rPr>
                <w:rFonts w:cstheme="minorHAnsi"/>
              </w:rPr>
              <w:t>T24, OPICS</w:t>
            </w:r>
            <w:r w:rsidR="003E612E" w:rsidRPr="00CF4804">
              <w:rPr>
                <w:rFonts w:cstheme="minorHAnsi"/>
              </w:rPr>
              <w:t xml:space="preserve"> an</w:t>
            </w:r>
            <w:r w:rsidR="00B11D9A" w:rsidRPr="00CF4804">
              <w:rPr>
                <w:rFonts w:cstheme="minorHAnsi"/>
              </w:rPr>
              <w:t>d TRY</w:t>
            </w:r>
            <w:r w:rsidR="003E612E" w:rsidRPr="00CF4804">
              <w:rPr>
                <w:rFonts w:cstheme="minorHAnsi"/>
              </w:rPr>
              <w:t xml:space="preserve"> Liquidity &amp; Funding Desk </w:t>
            </w:r>
          </w:p>
        </w:tc>
      </w:tr>
      <w:tr w:rsidR="00C62C55" w:rsidRPr="00CF4804" w14:paraId="14C8F8D9" w14:textId="77777777" w:rsidTr="00C62C55">
        <w:tc>
          <w:tcPr>
            <w:tcW w:w="3116" w:type="dxa"/>
          </w:tcPr>
          <w:p w14:paraId="74EFB880" w14:textId="3FA5E5DE" w:rsidR="00C62C55" w:rsidRPr="00CF4804" w:rsidRDefault="00C62C55" w:rsidP="0010228B">
            <w:pPr>
              <w:rPr>
                <w:rFonts w:cstheme="minorHAnsi"/>
              </w:rPr>
            </w:pPr>
            <w:r w:rsidRPr="00CF4804">
              <w:rPr>
                <w:rFonts w:cstheme="minorHAnsi"/>
              </w:rPr>
              <w:t>Loans</w:t>
            </w:r>
          </w:p>
        </w:tc>
        <w:tc>
          <w:tcPr>
            <w:tcW w:w="3117" w:type="dxa"/>
          </w:tcPr>
          <w:p w14:paraId="2B860A60" w14:textId="01C7C3CA" w:rsidR="00C62C55" w:rsidRPr="00CF4804" w:rsidRDefault="00BA47B3" w:rsidP="0010228B">
            <w:pPr>
              <w:rPr>
                <w:rFonts w:cstheme="minorHAnsi"/>
              </w:rPr>
            </w:pPr>
            <w:r w:rsidRPr="00CF4804">
              <w:rPr>
                <w:rFonts w:cstheme="minorHAnsi"/>
              </w:rPr>
              <w:t>Syndication loa</w:t>
            </w:r>
            <w:r w:rsidR="002F6EAD" w:rsidRPr="00CF4804">
              <w:rPr>
                <w:rFonts w:cstheme="minorHAnsi"/>
              </w:rPr>
              <w:t>ns, time loans and trade financing loans</w:t>
            </w:r>
          </w:p>
        </w:tc>
        <w:tc>
          <w:tcPr>
            <w:tcW w:w="3117" w:type="dxa"/>
          </w:tcPr>
          <w:p w14:paraId="5048D2BA" w14:textId="05C2D791" w:rsidR="00C62C55" w:rsidRPr="00CF4804" w:rsidRDefault="00463519" w:rsidP="0010228B">
            <w:pPr>
              <w:rPr>
                <w:rFonts w:cstheme="minorHAnsi"/>
              </w:rPr>
            </w:pPr>
            <w:r w:rsidRPr="00CF4804">
              <w:rPr>
                <w:rFonts w:cstheme="minorHAnsi"/>
              </w:rPr>
              <w:t>T24</w:t>
            </w:r>
          </w:p>
        </w:tc>
      </w:tr>
      <w:tr w:rsidR="00C62C55" w:rsidRPr="00CF4804" w14:paraId="6C3FBE2B" w14:textId="77777777" w:rsidTr="00C62C55">
        <w:tc>
          <w:tcPr>
            <w:tcW w:w="3116" w:type="dxa"/>
          </w:tcPr>
          <w:p w14:paraId="18576D15" w14:textId="74880277" w:rsidR="00C62C55" w:rsidRPr="00CF4804" w:rsidRDefault="00C62C55" w:rsidP="0010228B">
            <w:pPr>
              <w:rPr>
                <w:rFonts w:cstheme="minorHAnsi"/>
              </w:rPr>
            </w:pPr>
            <w:r w:rsidRPr="00CF4804">
              <w:rPr>
                <w:rFonts w:cstheme="minorHAnsi"/>
              </w:rPr>
              <w:t>BOLI</w:t>
            </w:r>
          </w:p>
        </w:tc>
        <w:tc>
          <w:tcPr>
            <w:tcW w:w="3117" w:type="dxa"/>
          </w:tcPr>
          <w:p w14:paraId="6D007C5E" w14:textId="10CFC2BB" w:rsidR="00C62C55" w:rsidRPr="00CF4804" w:rsidRDefault="002F6EAD" w:rsidP="0010228B">
            <w:pPr>
              <w:rPr>
                <w:rFonts w:cstheme="minorHAnsi"/>
              </w:rPr>
            </w:pPr>
            <w:r w:rsidRPr="00CF4804">
              <w:rPr>
                <w:rFonts w:cstheme="minorHAnsi"/>
              </w:rPr>
              <w:t>Bank Owned Life Insurance</w:t>
            </w:r>
          </w:p>
        </w:tc>
        <w:tc>
          <w:tcPr>
            <w:tcW w:w="3117" w:type="dxa"/>
          </w:tcPr>
          <w:p w14:paraId="46B015C3" w14:textId="5A8C2266" w:rsidR="00C62C55" w:rsidRPr="00CF4804" w:rsidRDefault="00463519" w:rsidP="0010228B">
            <w:pPr>
              <w:rPr>
                <w:rFonts w:cstheme="minorHAnsi"/>
              </w:rPr>
            </w:pPr>
            <w:r w:rsidRPr="00CF4804">
              <w:rPr>
                <w:rFonts w:cstheme="minorHAnsi"/>
              </w:rPr>
              <w:t>T24</w:t>
            </w:r>
          </w:p>
        </w:tc>
      </w:tr>
      <w:tr w:rsidR="00C62C55" w:rsidRPr="00CF4804" w14:paraId="0275D9ED" w14:textId="77777777" w:rsidTr="00C62C55">
        <w:tc>
          <w:tcPr>
            <w:tcW w:w="3116" w:type="dxa"/>
          </w:tcPr>
          <w:p w14:paraId="598FAB91" w14:textId="717E8321" w:rsidR="00C62C55" w:rsidRPr="00CF4804" w:rsidRDefault="00C62C55" w:rsidP="0010228B">
            <w:pPr>
              <w:rPr>
                <w:rFonts w:cstheme="minorHAnsi"/>
              </w:rPr>
            </w:pPr>
            <w:r w:rsidRPr="00CF4804">
              <w:rPr>
                <w:rFonts w:cstheme="minorHAnsi"/>
              </w:rPr>
              <w:t>Other Assets</w:t>
            </w:r>
          </w:p>
        </w:tc>
        <w:tc>
          <w:tcPr>
            <w:tcW w:w="3117" w:type="dxa"/>
          </w:tcPr>
          <w:p w14:paraId="77B5B1DD" w14:textId="77777777" w:rsidR="00C62C55" w:rsidRPr="00CF4804" w:rsidRDefault="00C62C55" w:rsidP="0010228B">
            <w:pPr>
              <w:rPr>
                <w:rFonts w:cstheme="minorHAnsi"/>
              </w:rPr>
            </w:pPr>
          </w:p>
        </w:tc>
        <w:tc>
          <w:tcPr>
            <w:tcW w:w="3117" w:type="dxa"/>
          </w:tcPr>
          <w:p w14:paraId="10756379" w14:textId="1BA68904" w:rsidR="00C62C55" w:rsidRPr="00CF4804" w:rsidRDefault="00463519" w:rsidP="0010228B">
            <w:pPr>
              <w:rPr>
                <w:rFonts w:cstheme="minorHAnsi"/>
              </w:rPr>
            </w:pPr>
            <w:r w:rsidRPr="00CF4804">
              <w:rPr>
                <w:rFonts w:cstheme="minorHAnsi"/>
              </w:rPr>
              <w:t>T24</w:t>
            </w:r>
          </w:p>
        </w:tc>
      </w:tr>
      <w:tr w:rsidR="00834999" w:rsidRPr="00CF4804" w14:paraId="3FE53704" w14:textId="77777777" w:rsidTr="00C62C55">
        <w:tc>
          <w:tcPr>
            <w:tcW w:w="3116" w:type="dxa"/>
          </w:tcPr>
          <w:p w14:paraId="5E08C4B9" w14:textId="66E31B0F" w:rsidR="00834999" w:rsidRPr="00CF4804" w:rsidRDefault="00834999" w:rsidP="0010228B">
            <w:pPr>
              <w:rPr>
                <w:rFonts w:cstheme="minorHAnsi"/>
              </w:rPr>
            </w:pPr>
            <w:r w:rsidRPr="00CF4804">
              <w:rPr>
                <w:rFonts w:cstheme="minorHAnsi"/>
              </w:rPr>
              <w:t>R</w:t>
            </w:r>
            <w:r w:rsidR="0078720A" w:rsidRPr="00CF4804">
              <w:rPr>
                <w:rFonts w:cstheme="minorHAnsi"/>
              </w:rPr>
              <w:t>EPO Asset</w:t>
            </w:r>
            <w:r w:rsidRPr="00CF4804">
              <w:rPr>
                <w:rFonts w:cstheme="minorHAnsi"/>
              </w:rPr>
              <w:t>s</w:t>
            </w:r>
          </w:p>
        </w:tc>
        <w:tc>
          <w:tcPr>
            <w:tcW w:w="3117" w:type="dxa"/>
          </w:tcPr>
          <w:p w14:paraId="116FE565" w14:textId="77777777" w:rsidR="00834999" w:rsidRPr="00CF4804" w:rsidRDefault="00834999" w:rsidP="0010228B">
            <w:pPr>
              <w:rPr>
                <w:rFonts w:cstheme="minorHAnsi"/>
              </w:rPr>
            </w:pPr>
          </w:p>
        </w:tc>
        <w:tc>
          <w:tcPr>
            <w:tcW w:w="3117" w:type="dxa"/>
          </w:tcPr>
          <w:p w14:paraId="0CC014A8" w14:textId="5301136C" w:rsidR="00834999" w:rsidRPr="00CF4804" w:rsidRDefault="0078720A" w:rsidP="0010228B">
            <w:pPr>
              <w:rPr>
                <w:rFonts w:cstheme="minorHAnsi"/>
              </w:rPr>
            </w:pPr>
            <w:r w:rsidRPr="00CF4804">
              <w:rPr>
                <w:rFonts w:cstheme="minorHAnsi"/>
              </w:rPr>
              <w:t>OPICS</w:t>
            </w:r>
          </w:p>
        </w:tc>
      </w:tr>
      <w:tr w:rsidR="00C62C55" w:rsidRPr="00CF4804" w14:paraId="01EB1177" w14:textId="77777777" w:rsidTr="00C62C55">
        <w:tc>
          <w:tcPr>
            <w:tcW w:w="9350" w:type="dxa"/>
            <w:gridSpan w:val="3"/>
          </w:tcPr>
          <w:p w14:paraId="40D68CF9" w14:textId="3941DB75" w:rsidR="00C62C55" w:rsidRPr="00CF4804" w:rsidRDefault="00C62C55" w:rsidP="00CF4804">
            <w:pPr>
              <w:jc w:val="center"/>
              <w:rPr>
                <w:rFonts w:cstheme="minorHAnsi"/>
                <w:b/>
              </w:rPr>
            </w:pPr>
            <w:r w:rsidRPr="00CF4804">
              <w:rPr>
                <w:rFonts w:cstheme="minorHAnsi"/>
                <w:b/>
              </w:rPr>
              <w:t>Liabilities</w:t>
            </w:r>
          </w:p>
        </w:tc>
      </w:tr>
      <w:tr w:rsidR="00C62C55" w:rsidRPr="00CF4804" w14:paraId="2F4CD906" w14:textId="77777777" w:rsidTr="00C62C55">
        <w:tc>
          <w:tcPr>
            <w:tcW w:w="3116" w:type="dxa"/>
          </w:tcPr>
          <w:p w14:paraId="3209B003" w14:textId="7EA03537" w:rsidR="00C62C55" w:rsidRPr="00CF4804" w:rsidRDefault="002D5FCC" w:rsidP="0010228B">
            <w:pPr>
              <w:rPr>
                <w:rFonts w:cstheme="minorHAnsi"/>
              </w:rPr>
            </w:pPr>
            <w:r w:rsidRPr="00CF4804">
              <w:rPr>
                <w:rFonts w:cstheme="minorHAnsi"/>
              </w:rPr>
              <w:t>Due to Banks</w:t>
            </w:r>
          </w:p>
        </w:tc>
        <w:tc>
          <w:tcPr>
            <w:tcW w:w="3117" w:type="dxa"/>
          </w:tcPr>
          <w:p w14:paraId="38B23C42" w14:textId="1D333562" w:rsidR="00C62C55" w:rsidRPr="00CF4804" w:rsidRDefault="00BA47B3" w:rsidP="0010228B">
            <w:pPr>
              <w:rPr>
                <w:rFonts w:cstheme="minorHAnsi"/>
              </w:rPr>
            </w:pPr>
            <w:r w:rsidRPr="00CF4804">
              <w:rPr>
                <w:rFonts w:cstheme="minorHAnsi"/>
              </w:rPr>
              <w:t>Demand deposits and call loans from Inter-banks, affiliates and third-party FIs.</w:t>
            </w:r>
          </w:p>
        </w:tc>
        <w:tc>
          <w:tcPr>
            <w:tcW w:w="3117" w:type="dxa"/>
          </w:tcPr>
          <w:p w14:paraId="28BE804D" w14:textId="5F5C73B6" w:rsidR="00C62C55" w:rsidRPr="00CF4804" w:rsidRDefault="0078720A" w:rsidP="0010228B">
            <w:pPr>
              <w:rPr>
                <w:rFonts w:cstheme="minorHAnsi"/>
              </w:rPr>
            </w:pPr>
            <w:r w:rsidRPr="00CF4804">
              <w:rPr>
                <w:rFonts w:cstheme="minorHAnsi"/>
              </w:rPr>
              <w:t>T24 and OPICS</w:t>
            </w:r>
          </w:p>
        </w:tc>
      </w:tr>
      <w:tr w:rsidR="00C62C55" w:rsidRPr="00CF4804" w14:paraId="5549D660" w14:textId="77777777" w:rsidTr="00C62C55">
        <w:tc>
          <w:tcPr>
            <w:tcW w:w="3116" w:type="dxa"/>
          </w:tcPr>
          <w:p w14:paraId="322E86DC" w14:textId="20523FAE" w:rsidR="00C62C55" w:rsidRPr="00CF4804" w:rsidRDefault="002D5FCC" w:rsidP="0010228B">
            <w:pPr>
              <w:rPr>
                <w:rFonts w:cstheme="minorHAnsi"/>
              </w:rPr>
            </w:pPr>
            <w:r w:rsidRPr="00CF4804">
              <w:rPr>
                <w:rFonts w:cstheme="minorHAnsi"/>
              </w:rPr>
              <w:t>Demand, MM &amp; Savings</w:t>
            </w:r>
          </w:p>
        </w:tc>
        <w:tc>
          <w:tcPr>
            <w:tcW w:w="3117" w:type="dxa"/>
          </w:tcPr>
          <w:p w14:paraId="3DF86AEE" w14:textId="46ED8B17" w:rsidR="00C62C55" w:rsidRPr="00CF4804" w:rsidRDefault="00C3435C" w:rsidP="00C3435C">
            <w:pPr>
              <w:rPr>
                <w:rFonts w:cstheme="minorHAnsi"/>
              </w:rPr>
            </w:pPr>
            <w:r w:rsidRPr="00CF4804">
              <w:rPr>
                <w:rFonts w:cstheme="minorHAnsi"/>
              </w:rPr>
              <w:t>Non-maturity deposits f</w:t>
            </w:r>
            <w:r w:rsidR="00BA47B3" w:rsidRPr="00CF4804">
              <w:rPr>
                <w:rFonts w:cstheme="minorHAnsi"/>
              </w:rPr>
              <w:t>rom retail and corporates</w:t>
            </w:r>
          </w:p>
        </w:tc>
        <w:tc>
          <w:tcPr>
            <w:tcW w:w="3117" w:type="dxa"/>
          </w:tcPr>
          <w:p w14:paraId="7E2B1176" w14:textId="5A6DCA3A" w:rsidR="00C62C55" w:rsidRPr="00CF4804" w:rsidRDefault="0078720A" w:rsidP="0010228B">
            <w:pPr>
              <w:rPr>
                <w:rFonts w:cstheme="minorHAnsi"/>
              </w:rPr>
            </w:pPr>
            <w:r w:rsidRPr="00CF4804">
              <w:rPr>
                <w:rFonts w:cstheme="minorHAnsi"/>
              </w:rPr>
              <w:t>T24</w:t>
            </w:r>
          </w:p>
        </w:tc>
      </w:tr>
      <w:tr w:rsidR="00C62C55" w:rsidRPr="00CF4804" w14:paraId="3FF8978D" w14:textId="77777777" w:rsidTr="00C62C55">
        <w:tc>
          <w:tcPr>
            <w:tcW w:w="3116" w:type="dxa"/>
          </w:tcPr>
          <w:p w14:paraId="0CB1FA1E" w14:textId="3D474ECB" w:rsidR="00C62C55" w:rsidRPr="00CF4804" w:rsidRDefault="002D5FCC" w:rsidP="0010228B">
            <w:pPr>
              <w:rPr>
                <w:rFonts w:cstheme="minorHAnsi"/>
              </w:rPr>
            </w:pPr>
            <w:r w:rsidRPr="00CF4804">
              <w:rPr>
                <w:rFonts w:cstheme="minorHAnsi"/>
              </w:rPr>
              <w:t>Time Deposits</w:t>
            </w:r>
          </w:p>
        </w:tc>
        <w:tc>
          <w:tcPr>
            <w:tcW w:w="3117" w:type="dxa"/>
          </w:tcPr>
          <w:p w14:paraId="22D51130" w14:textId="5DCC4353" w:rsidR="00C62C55" w:rsidRPr="00CF4804" w:rsidRDefault="00C3435C" w:rsidP="00C3435C">
            <w:pPr>
              <w:rPr>
                <w:rFonts w:cstheme="minorHAnsi"/>
              </w:rPr>
            </w:pPr>
            <w:r w:rsidRPr="00CF4804">
              <w:rPr>
                <w:rFonts w:cstheme="minorHAnsi"/>
              </w:rPr>
              <w:t>Time deposits f</w:t>
            </w:r>
            <w:r w:rsidR="00463519" w:rsidRPr="00CF4804">
              <w:rPr>
                <w:rFonts w:cstheme="minorHAnsi"/>
              </w:rPr>
              <w:t>rom retail and corporates</w:t>
            </w:r>
          </w:p>
        </w:tc>
        <w:tc>
          <w:tcPr>
            <w:tcW w:w="3117" w:type="dxa"/>
          </w:tcPr>
          <w:p w14:paraId="6301326E" w14:textId="2F15A3B7" w:rsidR="00C62C55" w:rsidRPr="00CF4804" w:rsidRDefault="0078720A" w:rsidP="0010228B">
            <w:pPr>
              <w:rPr>
                <w:rFonts w:cstheme="minorHAnsi"/>
              </w:rPr>
            </w:pPr>
            <w:r w:rsidRPr="00CF4804">
              <w:rPr>
                <w:rFonts w:cstheme="minorHAnsi"/>
              </w:rPr>
              <w:t>T24</w:t>
            </w:r>
          </w:p>
        </w:tc>
      </w:tr>
      <w:tr w:rsidR="00C62C55" w:rsidRPr="00CF4804" w14:paraId="1C53C1C1" w14:textId="77777777" w:rsidTr="00C62C55">
        <w:tc>
          <w:tcPr>
            <w:tcW w:w="3116" w:type="dxa"/>
          </w:tcPr>
          <w:p w14:paraId="3BA6942B" w14:textId="3A4D5E96" w:rsidR="00C62C55" w:rsidRPr="00CF4804" w:rsidRDefault="002D5FCC" w:rsidP="0010228B">
            <w:pPr>
              <w:rPr>
                <w:rFonts w:cstheme="minorHAnsi"/>
              </w:rPr>
            </w:pPr>
            <w:r w:rsidRPr="00CF4804">
              <w:rPr>
                <w:rFonts w:cstheme="minorHAnsi"/>
              </w:rPr>
              <w:t>FDIC Sweep Deposits</w:t>
            </w:r>
          </w:p>
        </w:tc>
        <w:tc>
          <w:tcPr>
            <w:tcW w:w="3117" w:type="dxa"/>
          </w:tcPr>
          <w:p w14:paraId="008F0666" w14:textId="3C61EF1C" w:rsidR="00C62C55" w:rsidRPr="00CF4804" w:rsidRDefault="00463519" w:rsidP="0010228B">
            <w:pPr>
              <w:rPr>
                <w:rFonts w:cstheme="minorHAnsi"/>
              </w:rPr>
            </w:pPr>
            <w:r w:rsidRPr="00CF4804">
              <w:rPr>
                <w:rFonts w:cstheme="minorHAnsi"/>
              </w:rPr>
              <w:t>ICS, CEDARS, IND, MMDA and others</w:t>
            </w:r>
            <w:r w:rsidR="00C3435C" w:rsidRPr="00CF4804">
              <w:rPr>
                <w:rFonts w:cstheme="minorHAnsi"/>
              </w:rPr>
              <w:t xml:space="preserve"> if any</w:t>
            </w:r>
          </w:p>
        </w:tc>
        <w:tc>
          <w:tcPr>
            <w:tcW w:w="3117" w:type="dxa"/>
          </w:tcPr>
          <w:p w14:paraId="09F52331" w14:textId="129440B9" w:rsidR="00C62C55" w:rsidRPr="00CF4804" w:rsidRDefault="0078720A" w:rsidP="0010228B">
            <w:pPr>
              <w:rPr>
                <w:rFonts w:cstheme="minorHAnsi"/>
              </w:rPr>
            </w:pPr>
            <w:r w:rsidRPr="00CF4804">
              <w:rPr>
                <w:rFonts w:cstheme="minorHAnsi"/>
              </w:rPr>
              <w:t>T24</w:t>
            </w:r>
          </w:p>
        </w:tc>
      </w:tr>
      <w:tr w:rsidR="00C62C55" w:rsidRPr="00CF4804" w14:paraId="141B3F46" w14:textId="77777777" w:rsidTr="00C62C55">
        <w:tc>
          <w:tcPr>
            <w:tcW w:w="3116" w:type="dxa"/>
          </w:tcPr>
          <w:p w14:paraId="543CDBDF" w14:textId="3FE8FF7E" w:rsidR="00C62C55" w:rsidRPr="00CF4804" w:rsidRDefault="002D5FCC" w:rsidP="0010228B">
            <w:pPr>
              <w:rPr>
                <w:rFonts w:cstheme="minorHAnsi"/>
              </w:rPr>
            </w:pPr>
            <w:r w:rsidRPr="00CF4804">
              <w:rPr>
                <w:rFonts w:cstheme="minorHAnsi"/>
              </w:rPr>
              <w:t>Brokered CDs &amp; Yankee CDs</w:t>
            </w:r>
          </w:p>
        </w:tc>
        <w:tc>
          <w:tcPr>
            <w:tcW w:w="3117" w:type="dxa"/>
          </w:tcPr>
          <w:p w14:paraId="3DCBD889" w14:textId="77777777" w:rsidR="00C62C55" w:rsidRPr="00CF4804" w:rsidRDefault="00C62C55" w:rsidP="0010228B">
            <w:pPr>
              <w:rPr>
                <w:rFonts w:cstheme="minorHAnsi"/>
              </w:rPr>
            </w:pPr>
          </w:p>
        </w:tc>
        <w:tc>
          <w:tcPr>
            <w:tcW w:w="3117" w:type="dxa"/>
          </w:tcPr>
          <w:p w14:paraId="503ECBBF" w14:textId="30AE2E12" w:rsidR="00C62C55" w:rsidRPr="00CF4804" w:rsidRDefault="00463519" w:rsidP="0010228B">
            <w:pPr>
              <w:rPr>
                <w:rFonts w:cstheme="minorHAnsi"/>
              </w:rPr>
            </w:pPr>
            <w:r w:rsidRPr="00CF4804">
              <w:rPr>
                <w:rFonts w:cstheme="minorHAnsi"/>
              </w:rPr>
              <w:t>OPICS</w:t>
            </w:r>
          </w:p>
        </w:tc>
      </w:tr>
      <w:tr w:rsidR="00C62C55" w:rsidRPr="00CF4804" w14:paraId="017E809C" w14:textId="77777777" w:rsidTr="00C62C55">
        <w:tc>
          <w:tcPr>
            <w:tcW w:w="3116" w:type="dxa"/>
          </w:tcPr>
          <w:p w14:paraId="74570E95" w14:textId="65891D70" w:rsidR="00C62C55" w:rsidRPr="00CF4804" w:rsidRDefault="007C5C94" w:rsidP="0010228B">
            <w:pPr>
              <w:rPr>
                <w:rFonts w:cstheme="minorHAnsi"/>
              </w:rPr>
            </w:pPr>
            <w:r w:rsidRPr="00CF4804">
              <w:rPr>
                <w:rFonts w:cstheme="minorHAnsi"/>
              </w:rPr>
              <w:t>Bond Issuance</w:t>
            </w:r>
          </w:p>
        </w:tc>
        <w:tc>
          <w:tcPr>
            <w:tcW w:w="3117" w:type="dxa"/>
          </w:tcPr>
          <w:p w14:paraId="4AD76623" w14:textId="77777777" w:rsidR="00C62C55" w:rsidRPr="00CF4804" w:rsidRDefault="00C62C55" w:rsidP="0010228B">
            <w:pPr>
              <w:rPr>
                <w:rFonts w:cstheme="minorHAnsi"/>
              </w:rPr>
            </w:pPr>
          </w:p>
        </w:tc>
        <w:tc>
          <w:tcPr>
            <w:tcW w:w="3117" w:type="dxa"/>
          </w:tcPr>
          <w:p w14:paraId="447617DE" w14:textId="7901F53F" w:rsidR="00C62C55" w:rsidRPr="00CF4804" w:rsidRDefault="0078720A" w:rsidP="0010228B">
            <w:pPr>
              <w:rPr>
                <w:rFonts w:cstheme="minorHAnsi"/>
              </w:rPr>
            </w:pPr>
            <w:r w:rsidRPr="00CF4804">
              <w:rPr>
                <w:rFonts w:cstheme="minorHAnsi"/>
              </w:rPr>
              <w:t>T24</w:t>
            </w:r>
          </w:p>
        </w:tc>
      </w:tr>
      <w:tr w:rsidR="00C62C55" w:rsidRPr="00CF4804" w14:paraId="590160E3" w14:textId="77777777" w:rsidTr="00C62C55">
        <w:tc>
          <w:tcPr>
            <w:tcW w:w="3116" w:type="dxa"/>
          </w:tcPr>
          <w:p w14:paraId="6D1895CB" w14:textId="322064FF" w:rsidR="00C62C55" w:rsidRPr="00CF4804" w:rsidRDefault="007C5C94" w:rsidP="0010228B">
            <w:pPr>
              <w:rPr>
                <w:rFonts w:cstheme="minorHAnsi"/>
              </w:rPr>
            </w:pPr>
            <w:r w:rsidRPr="00CF4804">
              <w:rPr>
                <w:rFonts w:cstheme="minorHAnsi"/>
              </w:rPr>
              <w:t>Other Liabil</w:t>
            </w:r>
            <w:r w:rsidR="002F6EAD" w:rsidRPr="00CF4804">
              <w:rPr>
                <w:rFonts w:cstheme="minorHAnsi"/>
              </w:rPr>
              <w:t>i</w:t>
            </w:r>
            <w:r w:rsidRPr="00CF4804">
              <w:rPr>
                <w:rFonts w:cstheme="minorHAnsi"/>
              </w:rPr>
              <w:t>ties</w:t>
            </w:r>
          </w:p>
        </w:tc>
        <w:tc>
          <w:tcPr>
            <w:tcW w:w="3117" w:type="dxa"/>
          </w:tcPr>
          <w:p w14:paraId="633784A1" w14:textId="77777777" w:rsidR="00C62C55" w:rsidRPr="00CF4804" w:rsidRDefault="00C62C55" w:rsidP="0010228B">
            <w:pPr>
              <w:rPr>
                <w:rFonts w:cstheme="minorHAnsi"/>
              </w:rPr>
            </w:pPr>
          </w:p>
        </w:tc>
        <w:tc>
          <w:tcPr>
            <w:tcW w:w="3117" w:type="dxa"/>
          </w:tcPr>
          <w:p w14:paraId="63E811D7" w14:textId="31328F0D" w:rsidR="00C62C55" w:rsidRPr="00CF4804" w:rsidRDefault="0078720A" w:rsidP="0010228B">
            <w:pPr>
              <w:rPr>
                <w:rFonts w:cstheme="minorHAnsi"/>
              </w:rPr>
            </w:pPr>
            <w:r w:rsidRPr="00CF4804">
              <w:rPr>
                <w:rFonts w:cstheme="minorHAnsi"/>
              </w:rPr>
              <w:t>T24</w:t>
            </w:r>
          </w:p>
        </w:tc>
      </w:tr>
      <w:tr w:rsidR="002D5FCC" w:rsidRPr="00CF4804" w14:paraId="3D02651D" w14:textId="77777777" w:rsidTr="00C62C55">
        <w:tc>
          <w:tcPr>
            <w:tcW w:w="3116" w:type="dxa"/>
          </w:tcPr>
          <w:p w14:paraId="4455B9BB" w14:textId="468AEAE6" w:rsidR="002D5FCC" w:rsidRPr="00CF4804" w:rsidRDefault="007C5C94" w:rsidP="0010228B">
            <w:pPr>
              <w:rPr>
                <w:rFonts w:cstheme="minorHAnsi"/>
              </w:rPr>
            </w:pPr>
            <w:r w:rsidRPr="00CF4804">
              <w:rPr>
                <w:rFonts w:cstheme="minorHAnsi"/>
              </w:rPr>
              <w:t>REPO Liabilities</w:t>
            </w:r>
          </w:p>
        </w:tc>
        <w:tc>
          <w:tcPr>
            <w:tcW w:w="3117" w:type="dxa"/>
          </w:tcPr>
          <w:p w14:paraId="27C31021" w14:textId="77777777" w:rsidR="002D5FCC" w:rsidRPr="00CF4804" w:rsidRDefault="002D5FCC" w:rsidP="0010228B">
            <w:pPr>
              <w:rPr>
                <w:rFonts w:cstheme="minorHAnsi"/>
              </w:rPr>
            </w:pPr>
          </w:p>
        </w:tc>
        <w:tc>
          <w:tcPr>
            <w:tcW w:w="3117" w:type="dxa"/>
          </w:tcPr>
          <w:p w14:paraId="014E89A0" w14:textId="3B7A9F25" w:rsidR="002D5FCC" w:rsidRPr="00CF4804" w:rsidRDefault="0078720A" w:rsidP="0010228B">
            <w:pPr>
              <w:rPr>
                <w:rFonts w:cstheme="minorHAnsi"/>
              </w:rPr>
            </w:pPr>
            <w:r w:rsidRPr="00CF4804">
              <w:rPr>
                <w:rFonts w:cstheme="minorHAnsi"/>
              </w:rPr>
              <w:t>OPICS</w:t>
            </w:r>
          </w:p>
        </w:tc>
      </w:tr>
      <w:tr w:rsidR="002D5FCC" w:rsidRPr="00CF4804" w14:paraId="3AADAF47" w14:textId="77777777" w:rsidTr="00C62C55">
        <w:tc>
          <w:tcPr>
            <w:tcW w:w="3116" w:type="dxa"/>
          </w:tcPr>
          <w:p w14:paraId="1FEDE6E6" w14:textId="0939F5C2" w:rsidR="002D5FCC" w:rsidRPr="00CF4804" w:rsidRDefault="00834999" w:rsidP="0010228B">
            <w:pPr>
              <w:rPr>
                <w:rFonts w:cstheme="minorHAnsi"/>
              </w:rPr>
            </w:pPr>
            <w:r w:rsidRPr="00CF4804">
              <w:rPr>
                <w:rFonts w:cstheme="minorHAnsi"/>
              </w:rPr>
              <w:t>Equity</w:t>
            </w:r>
          </w:p>
        </w:tc>
        <w:tc>
          <w:tcPr>
            <w:tcW w:w="3117" w:type="dxa"/>
          </w:tcPr>
          <w:p w14:paraId="04BFD0F0" w14:textId="77777777" w:rsidR="002D5FCC" w:rsidRPr="00CF4804" w:rsidRDefault="002D5FCC" w:rsidP="0010228B">
            <w:pPr>
              <w:rPr>
                <w:rFonts w:cstheme="minorHAnsi"/>
              </w:rPr>
            </w:pPr>
          </w:p>
        </w:tc>
        <w:tc>
          <w:tcPr>
            <w:tcW w:w="3117" w:type="dxa"/>
          </w:tcPr>
          <w:p w14:paraId="4DBF3053" w14:textId="4EA25568" w:rsidR="002D5FCC" w:rsidRPr="00CF4804" w:rsidRDefault="0078720A" w:rsidP="0010228B">
            <w:pPr>
              <w:rPr>
                <w:rFonts w:cstheme="minorHAnsi"/>
              </w:rPr>
            </w:pPr>
            <w:r w:rsidRPr="00CF4804">
              <w:rPr>
                <w:rFonts w:cstheme="minorHAnsi"/>
              </w:rPr>
              <w:t>T24</w:t>
            </w:r>
          </w:p>
        </w:tc>
      </w:tr>
      <w:tr w:rsidR="00834999" w:rsidRPr="00CF4804" w14:paraId="5694AF52" w14:textId="77777777" w:rsidTr="006C0D1C">
        <w:tc>
          <w:tcPr>
            <w:tcW w:w="9350" w:type="dxa"/>
            <w:gridSpan w:val="3"/>
          </w:tcPr>
          <w:p w14:paraId="699A1140" w14:textId="3D727B43" w:rsidR="00834999" w:rsidRPr="00CF4804" w:rsidRDefault="00834999" w:rsidP="00CF4804">
            <w:pPr>
              <w:jc w:val="center"/>
              <w:rPr>
                <w:rFonts w:cstheme="minorHAnsi"/>
                <w:b/>
                <w:sz w:val="24"/>
              </w:rPr>
            </w:pPr>
            <w:r w:rsidRPr="00CF4804">
              <w:rPr>
                <w:rFonts w:cstheme="minorHAnsi"/>
                <w:b/>
              </w:rPr>
              <w:t>Off Balance Sheet Items</w:t>
            </w:r>
          </w:p>
        </w:tc>
      </w:tr>
      <w:tr w:rsidR="00834999" w:rsidRPr="00CF4804" w14:paraId="317D64B8" w14:textId="77777777" w:rsidTr="00C62C55">
        <w:tc>
          <w:tcPr>
            <w:tcW w:w="3116" w:type="dxa"/>
          </w:tcPr>
          <w:p w14:paraId="6A609C93" w14:textId="5803C424" w:rsidR="00834999" w:rsidRPr="00CF4804" w:rsidRDefault="00834999" w:rsidP="0010228B">
            <w:pPr>
              <w:rPr>
                <w:rFonts w:cstheme="minorHAnsi"/>
              </w:rPr>
            </w:pPr>
            <w:r w:rsidRPr="00CF4804">
              <w:rPr>
                <w:rFonts w:cstheme="minorHAnsi"/>
              </w:rPr>
              <w:t>Loan Commitments</w:t>
            </w:r>
          </w:p>
        </w:tc>
        <w:tc>
          <w:tcPr>
            <w:tcW w:w="3117" w:type="dxa"/>
          </w:tcPr>
          <w:p w14:paraId="17639D94" w14:textId="686E50E6" w:rsidR="00834999" w:rsidRPr="00CF4804" w:rsidRDefault="00463519" w:rsidP="0010228B">
            <w:pPr>
              <w:rPr>
                <w:rFonts w:cstheme="minorHAnsi"/>
              </w:rPr>
            </w:pPr>
            <w:r w:rsidRPr="00CF4804">
              <w:rPr>
                <w:rFonts w:cstheme="minorHAnsi"/>
              </w:rPr>
              <w:t>Liquidity and credit loan commitments</w:t>
            </w:r>
          </w:p>
        </w:tc>
        <w:tc>
          <w:tcPr>
            <w:tcW w:w="3117" w:type="dxa"/>
          </w:tcPr>
          <w:p w14:paraId="63A0F900" w14:textId="0ED2BE50" w:rsidR="00834999" w:rsidRPr="00CF4804" w:rsidRDefault="0078720A" w:rsidP="0010228B">
            <w:pPr>
              <w:rPr>
                <w:rFonts w:cstheme="minorHAnsi"/>
              </w:rPr>
            </w:pPr>
            <w:r w:rsidRPr="00CF4804">
              <w:rPr>
                <w:rFonts w:cstheme="minorHAnsi"/>
              </w:rPr>
              <w:t>T24</w:t>
            </w:r>
          </w:p>
        </w:tc>
      </w:tr>
      <w:tr w:rsidR="00834999" w:rsidRPr="00CF4804" w14:paraId="60A7D5E7" w14:textId="77777777" w:rsidTr="00C62C55">
        <w:tc>
          <w:tcPr>
            <w:tcW w:w="3116" w:type="dxa"/>
          </w:tcPr>
          <w:p w14:paraId="30A9E2EC" w14:textId="324E91B4" w:rsidR="00834999" w:rsidRPr="00CF4804" w:rsidRDefault="00834999" w:rsidP="0010228B">
            <w:pPr>
              <w:rPr>
                <w:rFonts w:cstheme="minorHAnsi"/>
              </w:rPr>
            </w:pPr>
            <w:r w:rsidRPr="00CF4804">
              <w:rPr>
                <w:rFonts w:cstheme="minorHAnsi"/>
              </w:rPr>
              <w:t>Credit Enhancement Facility</w:t>
            </w:r>
          </w:p>
        </w:tc>
        <w:tc>
          <w:tcPr>
            <w:tcW w:w="3117" w:type="dxa"/>
          </w:tcPr>
          <w:p w14:paraId="007337CD" w14:textId="514265E5" w:rsidR="00834999" w:rsidRPr="00CF4804" w:rsidRDefault="00463519" w:rsidP="0010228B">
            <w:pPr>
              <w:rPr>
                <w:rFonts w:cstheme="minorHAnsi"/>
              </w:rPr>
            </w:pPr>
            <w:r w:rsidRPr="00CF4804">
              <w:rPr>
                <w:rFonts w:cstheme="minorHAnsi"/>
              </w:rPr>
              <w:t>CPDP and 80/20</w:t>
            </w:r>
          </w:p>
        </w:tc>
        <w:tc>
          <w:tcPr>
            <w:tcW w:w="3117" w:type="dxa"/>
          </w:tcPr>
          <w:p w14:paraId="5F307290" w14:textId="636A7DF7" w:rsidR="00834999" w:rsidRPr="00CF4804" w:rsidRDefault="0078720A" w:rsidP="0010228B">
            <w:pPr>
              <w:rPr>
                <w:rFonts w:cstheme="minorHAnsi"/>
              </w:rPr>
            </w:pPr>
            <w:r w:rsidRPr="00CF4804">
              <w:rPr>
                <w:rFonts w:cstheme="minorHAnsi"/>
              </w:rPr>
              <w:t>T24</w:t>
            </w:r>
          </w:p>
        </w:tc>
      </w:tr>
      <w:tr w:rsidR="00834999" w:rsidRPr="00CF4804" w14:paraId="29EE5443" w14:textId="77777777" w:rsidTr="00C62C55">
        <w:tc>
          <w:tcPr>
            <w:tcW w:w="3116" w:type="dxa"/>
          </w:tcPr>
          <w:p w14:paraId="5C69B56A" w14:textId="5D732BCE" w:rsidR="00834999" w:rsidRPr="00CF4804" w:rsidRDefault="00834999" w:rsidP="0010228B">
            <w:pPr>
              <w:rPr>
                <w:rFonts w:cstheme="minorHAnsi"/>
              </w:rPr>
            </w:pPr>
            <w:r w:rsidRPr="00CF4804">
              <w:rPr>
                <w:rFonts w:cstheme="minorHAnsi"/>
              </w:rPr>
              <w:t>S</w:t>
            </w:r>
            <w:r w:rsidR="002F6EAD" w:rsidRPr="00CF4804">
              <w:rPr>
                <w:rFonts w:cstheme="minorHAnsi"/>
              </w:rPr>
              <w:t>tandby Letter of Credit</w:t>
            </w:r>
          </w:p>
        </w:tc>
        <w:tc>
          <w:tcPr>
            <w:tcW w:w="3117" w:type="dxa"/>
          </w:tcPr>
          <w:p w14:paraId="5E618E21" w14:textId="77777777" w:rsidR="00834999" w:rsidRPr="00CF4804" w:rsidRDefault="00834999" w:rsidP="0010228B">
            <w:pPr>
              <w:rPr>
                <w:rFonts w:cstheme="minorHAnsi"/>
              </w:rPr>
            </w:pPr>
          </w:p>
        </w:tc>
        <w:tc>
          <w:tcPr>
            <w:tcW w:w="3117" w:type="dxa"/>
          </w:tcPr>
          <w:p w14:paraId="5F967409" w14:textId="4CA0095E" w:rsidR="00834999" w:rsidRPr="00CF4804" w:rsidRDefault="0078720A" w:rsidP="0010228B">
            <w:pPr>
              <w:rPr>
                <w:rFonts w:cstheme="minorHAnsi"/>
              </w:rPr>
            </w:pPr>
            <w:r w:rsidRPr="00CF4804">
              <w:rPr>
                <w:rFonts w:cstheme="minorHAnsi"/>
              </w:rPr>
              <w:t>T24</w:t>
            </w:r>
          </w:p>
        </w:tc>
      </w:tr>
    </w:tbl>
    <w:p w14:paraId="07DC7472" w14:textId="28063428" w:rsidR="00C62C55" w:rsidRDefault="00C62C55" w:rsidP="0010228B">
      <w:pPr>
        <w:rPr>
          <w:rFonts w:cstheme="minorHAnsi"/>
          <w:sz w:val="24"/>
        </w:rPr>
      </w:pPr>
    </w:p>
    <w:p w14:paraId="5D2DD2EE" w14:textId="121DB7F5" w:rsidR="00256A48" w:rsidRPr="00CF4804" w:rsidRDefault="00256A48" w:rsidP="0010228B">
      <w:pPr>
        <w:rPr>
          <w:rFonts w:cstheme="minorHAnsi"/>
        </w:rPr>
      </w:pPr>
      <w:r w:rsidRPr="00CF4804">
        <w:rPr>
          <w:rFonts w:cstheme="minorHAnsi"/>
        </w:rPr>
        <w:t xml:space="preserve">Besides the historical data extracted from above sources, peer bank data during previous stress periods </w:t>
      </w:r>
      <w:r w:rsidRPr="00CF4804">
        <w:rPr>
          <w:rFonts w:cstheme="minorHAnsi"/>
        </w:rPr>
        <w:fldChar w:fldCharType="begin"/>
      </w:r>
      <w:r w:rsidRPr="00CF4804">
        <w:rPr>
          <w:rFonts w:cstheme="minorHAnsi"/>
        </w:rPr>
        <w:instrText xml:space="preserve"> REF _Ref54119157 \r \h  \* MERGEFORMAT </w:instrText>
      </w:r>
      <w:r w:rsidRPr="00CF4804">
        <w:rPr>
          <w:rFonts w:cstheme="minorHAnsi"/>
        </w:rPr>
      </w:r>
      <w:r w:rsidRPr="00CF4804">
        <w:rPr>
          <w:rFonts w:cstheme="minorHAnsi"/>
        </w:rPr>
        <w:fldChar w:fldCharType="separate"/>
      </w:r>
      <w:r w:rsidR="000777B4">
        <w:rPr>
          <w:rFonts w:cstheme="minorHAnsi"/>
        </w:rPr>
        <w:t>[8]</w:t>
      </w:r>
      <w:r w:rsidRPr="00CF4804">
        <w:rPr>
          <w:rFonts w:cstheme="minorHAnsi"/>
        </w:rPr>
        <w:fldChar w:fldCharType="end"/>
      </w:r>
      <w:r w:rsidRPr="00CF4804">
        <w:rPr>
          <w:rFonts w:cstheme="minorHAnsi"/>
        </w:rPr>
        <w:t xml:space="preserve"> that applicable to support analysis used for the liquidity stress test scenarios is also utilized to develop the liquidity stress test assumptions. Please refer to section 4.2.3 Source of Assumptions for details.</w:t>
      </w:r>
    </w:p>
    <w:p w14:paraId="24E1BD8D" w14:textId="2DDCA682" w:rsidR="00887610" w:rsidRPr="00EA6591" w:rsidRDefault="00887610" w:rsidP="00B70A7C">
      <w:pPr>
        <w:pStyle w:val="Heading2"/>
      </w:pPr>
      <w:bookmarkStart w:id="95" w:name="_Toc54371110"/>
      <w:bookmarkStart w:id="96" w:name="_Toc54371147"/>
      <w:bookmarkStart w:id="97" w:name="_Toc62754998"/>
      <w:bookmarkEnd w:id="95"/>
      <w:bookmarkEnd w:id="96"/>
      <w:r w:rsidRPr="00EA6591">
        <w:t>Model Input</w:t>
      </w:r>
      <w:bookmarkEnd w:id="97"/>
    </w:p>
    <w:p w14:paraId="0F5C28EB" w14:textId="238A1B62" w:rsidR="005C3819" w:rsidRDefault="00411661" w:rsidP="003345F0">
      <w:pPr>
        <w:rPr>
          <w:rFonts w:cstheme="minorHAnsi"/>
        </w:rPr>
      </w:pPr>
      <w:r>
        <w:rPr>
          <w:rFonts w:cstheme="minorHAnsi"/>
        </w:rPr>
        <w:t>T</w:t>
      </w:r>
      <w:r w:rsidR="00010776">
        <w:rPr>
          <w:rFonts w:cstheme="minorHAnsi"/>
        </w:rPr>
        <w:t>he</w:t>
      </w:r>
      <w:r w:rsidR="009378ED" w:rsidRPr="00EA6591">
        <w:rPr>
          <w:rFonts w:cstheme="minorHAnsi"/>
        </w:rPr>
        <w:t xml:space="preserve"> individual TB line</w:t>
      </w:r>
      <w:r>
        <w:rPr>
          <w:rFonts w:cstheme="minorHAnsi"/>
        </w:rPr>
        <w:t xml:space="preserve">s </w:t>
      </w:r>
      <w:r w:rsidR="00010776">
        <w:rPr>
          <w:rFonts w:cstheme="minorHAnsi"/>
        </w:rPr>
        <w:t xml:space="preserve">sourced from T24 and OPICS </w:t>
      </w:r>
      <w:r>
        <w:rPr>
          <w:rFonts w:cstheme="minorHAnsi"/>
        </w:rPr>
        <w:t>are summarized into the certain</w:t>
      </w:r>
      <w:r w:rsidR="009378ED" w:rsidRPr="00EA6591">
        <w:rPr>
          <w:rFonts w:cstheme="minorHAnsi"/>
        </w:rPr>
        <w:t xml:space="preserve"> format to make a transition to the stress test model. The balance of each line item shall be equal to the original balance sheet data (Trial Balance Report) from T24. If any line item does not add up to the original Trial Balance Report number, further investigation needs to be done in order to make sure data accuracy. The differences betwee</w:t>
      </w:r>
      <w:r>
        <w:rPr>
          <w:rFonts w:cstheme="minorHAnsi"/>
        </w:rPr>
        <w:t>n the balance sheet in use a</w:t>
      </w:r>
      <w:r w:rsidR="009378ED" w:rsidRPr="00EA6591">
        <w:rPr>
          <w:rFonts w:cstheme="minorHAnsi"/>
        </w:rPr>
        <w:t xml:space="preserve">nd the original balance sheet can be the new products that are not originally captured in the stress test settings. In that situation, TRY will work with the relevant business line and MRD, the second line of defense to develop the assumption for any new product or revise the assumptions for existing line items. </w:t>
      </w:r>
      <w:r w:rsidR="009378ED" w:rsidRPr="00EA6591">
        <w:rPr>
          <w:rFonts w:cstheme="minorHAnsi"/>
        </w:rPr>
        <w:t> </w:t>
      </w:r>
    </w:p>
    <w:p w14:paraId="1053CCDE" w14:textId="7D39E1EC" w:rsidR="009119E7" w:rsidRDefault="00C3435C" w:rsidP="009119E7">
      <w:pPr>
        <w:pStyle w:val="Caption"/>
        <w:jc w:val="center"/>
        <w:rPr>
          <w:rFonts w:cstheme="minorHAnsi"/>
        </w:rPr>
      </w:pPr>
      <w:r>
        <w:rPr>
          <w:noProof/>
        </w:rPr>
        <mc:AlternateContent>
          <mc:Choice Requires="wps">
            <w:drawing>
              <wp:anchor distT="0" distB="0" distL="114300" distR="114300" simplePos="0" relativeHeight="251682816" behindDoc="0" locked="0" layoutInCell="1" allowOverlap="1" wp14:anchorId="753B2939" wp14:editId="792F7FF9">
                <wp:simplePos x="0" y="0"/>
                <wp:positionH relativeFrom="margin">
                  <wp:posOffset>2961005</wp:posOffset>
                </wp:positionH>
                <wp:positionV relativeFrom="paragraph">
                  <wp:posOffset>892810</wp:posOffset>
                </wp:positionV>
                <wp:extent cx="0" cy="161779"/>
                <wp:effectExtent l="76200" t="0" r="57150" b="48260"/>
                <wp:wrapNone/>
                <wp:docPr id="60" name="Straight Arrow Connector 60"/>
                <wp:cNvGraphicFramePr/>
                <a:graphic xmlns:a="http://schemas.openxmlformats.org/drawingml/2006/main">
                  <a:graphicData uri="http://schemas.microsoft.com/office/word/2010/wordprocessingShape">
                    <wps:wsp>
                      <wps:cNvCnPr/>
                      <wps:spPr>
                        <a:xfrm>
                          <a:off x="0" y="0"/>
                          <a:ext cx="0" cy="1617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8E860A" id="_x0000_t32" coordsize="21600,21600" o:spt="32" o:oned="t" path="m,l21600,21600e" filled="f">
                <v:path arrowok="t" fillok="f" o:connecttype="none"/>
                <o:lock v:ext="edit" shapetype="t"/>
              </v:shapetype>
              <v:shape id="Straight Arrow Connector 60" o:spid="_x0000_s1026" type="#_x0000_t32" style="position:absolute;margin-left:233.15pt;margin-top:70.3pt;width:0;height:12.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684864" behindDoc="0" locked="0" layoutInCell="1" allowOverlap="1" wp14:anchorId="2FC7ADF4" wp14:editId="3B1D4331">
                <wp:simplePos x="0" y="0"/>
                <wp:positionH relativeFrom="margin">
                  <wp:posOffset>2988945</wp:posOffset>
                </wp:positionH>
                <wp:positionV relativeFrom="paragraph">
                  <wp:posOffset>1350010</wp:posOffset>
                </wp:positionV>
                <wp:extent cx="0" cy="182880"/>
                <wp:effectExtent l="76200" t="0" r="57150" b="64770"/>
                <wp:wrapNone/>
                <wp:docPr id="61" name="Straight Arrow Connector 61"/>
                <wp:cNvGraphicFramePr/>
                <a:graphic xmlns:a="http://schemas.openxmlformats.org/drawingml/2006/main">
                  <a:graphicData uri="http://schemas.microsoft.com/office/word/2010/wordprocessingShape">
                    <wps:wsp>
                      <wps:cNvCnPr/>
                      <wps:spPr>
                        <a:xfrm>
                          <a:off x="0" y="0"/>
                          <a:ext cx="0" cy="182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CF52DA" id="Straight Arrow Connector 61" o:spid="_x0000_s1026" type="#_x0000_t32" style="position:absolute;margin-left:235.35pt;margin-top:106.3pt;width:0;height:14.4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" strokecolor="black [3200]" strokeweight=".5pt">
                <v:stroke endarrow="block" joinstyle="miter"/>
                <w10:wrap anchorx="margin"/>
              </v:shape>
            </w:pict>
          </mc:Fallback>
        </mc:AlternateContent>
      </w:r>
      <w:r w:rsidR="00590FC0">
        <w:rPr>
          <w:rFonts w:cstheme="minorHAnsi"/>
          <w:noProof/>
        </w:rPr>
        <mc:AlternateContent>
          <mc:Choice Requires="wpg">
            <w:drawing>
              <wp:inline distT="0" distB="0" distL="0" distR="0" wp14:anchorId="734D1D42" wp14:editId="2496B196">
                <wp:extent cx="3706045" cy="1735810"/>
                <wp:effectExtent l="0" t="0" r="27940" b="17145"/>
                <wp:docPr id="58" name="Group 58"/>
                <wp:cNvGraphicFramePr/>
                <a:graphic xmlns:a="http://schemas.openxmlformats.org/drawingml/2006/main">
                  <a:graphicData uri="http://schemas.microsoft.com/office/word/2010/wordprocessingGroup">
                    <wpg:wgp>
                      <wpg:cNvGrpSpPr/>
                      <wpg:grpSpPr>
                        <a:xfrm>
                          <a:off x="0" y="0"/>
                          <a:ext cx="3706045" cy="1735810"/>
                          <a:chOff x="0" y="0"/>
                          <a:chExt cx="3699990" cy="2012081"/>
                        </a:xfrm>
                      </wpg:grpSpPr>
                      <wps:wsp>
                        <wps:cNvPr id="44" name="Rectangle 44"/>
                        <wps:cNvSpPr/>
                        <wps:spPr>
                          <a:xfrm>
                            <a:off x="0" y="0"/>
                            <a:ext cx="1671354" cy="363338"/>
                          </a:xfrm>
                          <a:prstGeom prst="rect">
                            <a:avLst/>
                          </a:prstGeom>
                        </wps:spPr>
                        <wps:style>
                          <a:lnRef idx="2">
                            <a:schemeClr val="dk1"/>
                          </a:lnRef>
                          <a:fillRef idx="1">
                            <a:schemeClr val="lt1"/>
                          </a:fillRef>
                          <a:effectRef idx="0">
                            <a:schemeClr val="dk1"/>
                          </a:effectRef>
                          <a:fontRef idx="minor">
                            <a:schemeClr val="dk1"/>
                          </a:fontRef>
                        </wps:style>
                        <wps:txbx>
                          <w:txbxContent>
                            <w:p w14:paraId="10A56AD3" w14:textId="69C1F2AB" w:rsidR="000777B4" w:rsidRDefault="000777B4" w:rsidP="00C70DDF">
                              <w:pPr>
                                <w:pStyle w:val="ListParagraph"/>
                                <w:numPr>
                                  <w:ilvl w:val="0"/>
                                  <w:numId w:val="18"/>
                                </w:numPr>
                                <w:spacing w:before="0"/>
                              </w:pPr>
                              <w:r>
                                <w:t>Data Base T24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028636" y="0"/>
                            <a:ext cx="1671354" cy="363338"/>
                          </a:xfrm>
                          <a:prstGeom prst="rect">
                            <a:avLst/>
                          </a:prstGeom>
                        </wps:spPr>
                        <wps:style>
                          <a:lnRef idx="2">
                            <a:schemeClr val="dk1"/>
                          </a:lnRef>
                          <a:fillRef idx="1">
                            <a:schemeClr val="lt1"/>
                          </a:fillRef>
                          <a:effectRef idx="0">
                            <a:schemeClr val="dk1"/>
                          </a:effectRef>
                          <a:fontRef idx="minor">
                            <a:schemeClr val="dk1"/>
                          </a:fontRef>
                        </wps:style>
                        <wps:txbx>
                          <w:txbxContent>
                            <w:p w14:paraId="0D31CB68" w14:textId="2203DED3" w:rsidR="000777B4" w:rsidRDefault="000777B4" w:rsidP="00C70DDF">
                              <w:pPr>
                                <w:pStyle w:val="ListParagraph"/>
                                <w:numPr>
                                  <w:ilvl w:val="0"/>
                                  <w:numId w:val="18"/>
                                </w:numPr>
                                <w:spacing w:before="0"/>
                              </w:pPr>
                              <w:r>
                                <w:t>Data Base OPICS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581340" y="562570"/>
                            <a:ext cx="2549420" cy="351226"/>
                          </a:xfrm>
                          <a:prstGeom prst="rect">
                            <a:avLst/>
                          </a:prstGeom>
                        </wps:spPr>
                        <wps:style>
                          <a:lnRef idx="2">
                            <a:schemeClr val="dk1"/>
                          </a:lnRef>
                          <a:fillRef idx="1">
                            <a:schemeClr val="lt1"/>
                          </a:fillRef>
                          <a:effectRef idx="0">
                            <a:schemeClr val="dk1"/>
                          </a:effectRef>
                          <a:fontRef idx="minor">
                            <a:schemeClr val="dk1"/>
                          </a:fontRef>
                        </wps:style>
                        <wps:txbx>
                          <w:txbxContent>
                            <w:p w14:paraId="65B25AB0" w14:textId="6FA7BE93" w:rsidR="000777B4" w:rsidRDefault="000777B4" w:rsidP="00C70DDF">
                              <w:pPr>
                                <w:pStyle w:val="ListParagraph"/>
                                <w:numPr>
                                  <w:ilvl w:val="0"/>
                                  <w:numId w:val="18"/>
                                </w:numPr>
                                <w:spacing w:before="0"/>
                              </w:pPr>
                              <w:r>
                                <w:t>Summary by TB &amp; Maturity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581340" y="1100867"/>
                            <a:ext cx="2549420" cy="351226"/>
                          </a:xfrm>
                          <a:prstGeom prst="rect">
                            <a:avLst/>
                          </a:prstGeom>
                        </wps:spPr>
                        <wps:style>
                          <a:lnRef idx="2">
                            <a:schemeClr val="dk1"/>
                          </a:lnRef>
                          <a:fillRef idx="1">
                            <a:schemeClr val="lt1"/>
                          </a:fillRef>
                          <a:effectRef idx="0">
                            <a:schemeClr val="dk1"/>
                          </a:effectRef>
                          <a:fontRef idx="minor">
                            <a:schemeClr val="dk1"/>
                          </a:fontRef>
                        </wps:style>
                        <wps:txbx>
                          <w:txbxContent>
                            <w:p w14:paraId="61B33993" w14:textId="2A338433" w:rsidR="000777B4" w:rsidRDefault="000777B4" w:rsidP="00C70DDF">
                              <w:pPr>
                                <w:pStyle w:val="ListParagraph"/>
                                <w:numPr>
                                  <w:ilvl w:val="0"/>
                                  <w:numId w:val="18"/>
                                </w:numPr>
                                <w:spacing w:before="0"/>
                              </w:pPr>
                              <w:r>
                                <w:t>Liquidity Stress Test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581340" y="1660855"/>
                            <a:ext cx="2549420" cy="351226"/>
                          </a:xfrm>
                          <a:prstGeom prst="rect">
                            <a:avLst/>
                          </a:prstGeom>
                        </wps:spPr>
                        <wps:style>
                          <a:lnRef idx="2">
                            <a:schemeClr val="dk1"/>
                          </a:lnRef>
                          <a:fillRef idx="1">
                            <a:schemeClr val="lt1"/>
                          </a:fillRef>
                          <a:effectRef idx="0">
                            <a:schemeClr val="dk1"/>
                          </a:effectRef>
                          <a:fontRef idx="minor">
                            <a:schemeClr val="dk1"/>
                          </a:fontRef>
                        </wps:style>
                        <wps:txbx>
                          <w:txbxContent>
                            <w:p w14:paraId="32AED2DC" w14:textId="06A36990" w:rsidR="000777B4" w:rsidRDefault="000777B4" w:rsidP="00C70DDF">
                              <w:pPr>
                                <w:pStyle w:val="ListParagraph"/>
                                <w:numPr>
                                  <w:ilvl w:val="0"/>
                                  <w:numId w:val="18"/>
                                </w:numPr>
                                <w:spacing w:before="0"/>
                              </w:pPr>
                              <w:r>
                                <w:t>Liquidity Stress Test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a:off x="835677" y="351160"/>
                            <a:ext cx="875266" cy="1983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Straight Arrow Connector 54"/>
                        <wps:cNvCnPr/>
                        <wps:spPr>
                          <a:xfrm flipH="1">
                            <a:off x="2013230" y="363269"/>
                            <a:ext cx="808692" cy="1991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734D1D42" id="Group 58" o:spid="_x0000_s1026" style="width:291.8pt;height:136.7pt;mso-position-horizontal-relative:char;mso-position-vertical-relative:line" coordsize="36999,2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">
                <v:rect id="Rectangle 44" o:spid="_x0000_s1027" style="position:absolute;width:16713;height:3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hrCxAAAANsAAAAPAAAAZHJzL2Rvd25yZXYueG1sRI9Ba8JA&#10;FITvhf6H5RW81U2L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BM6GsLEAAAA2wAAAA8A&#10;AAAAAAAAAAAAAAAABwIAAGRycy9kb3ducmV2LnhtbFBLBQYAAAAAAwADALcAAAD4AgAAAAA=&#10;" fillcolor="white [3201]" strokecolor="black [3200]" strokeweight="1pt">
                  <v:textbox>
                    <w:txbxContent>
                      <w:p w14:paraId="10A56AD3" w14:textId="69C1F2AB" w:rsidR="000777B4" w:rsidRDefault="000777B4" w:rsidP="00C70DDF">
                        <w:pPr>
                          <w:pStyle w:val="ListParagraph"/>
                          <w:numPr>
                            <w:ilvl w:val="0"/>
                            <w:numId w:val="18"/>
                          </w:numPr>
                          <w:spacing w:before="0"/>
                        </w:pPr>
                        <w:r>
                          <w:t>Data Base T24</w:t>
                        </w:r>
                      </w:p>
                    </w:txbxContent>
                  </v:textbox>
                </v:rect>
                <v:rect id="Rectangle 45" o:spid="_x0000_s1028" style="position:absolute;left:20286;width:16713;height:3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r9ZxAAAANsAAAAPAAAAZHJzL2Rvd25yZXYueG1sRI9Ba8JA&#10;FITvgv9heUJvulFa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Hx2v1nEAAAA2wAAAA8A&#10;AAAAAAAAAAAAAAAABwIAAGRycy9kb3ducmV2LnhtbFBLBQYAAAAAAwADALcAAAD4AgAAAAA=&#10;" fillcolor="white [3201]" strokecolor="black [3200]" strokeweight="1pt">
                  <v:textbox>
                    <w:txbxContent>
                      <w:p w14:paraId="0D31CB68" w14:textId="2203DED3" w:rsidR="000777B4" w:rsidRDefault="000777B4" w:rsidP="00C70DDF">
                        <w:pPr>
                          <w:pStyle w:val="ListParagraph"/>
                          <w:numPr>
                            <w:ilvl w:val="0"/>
                            <w:numId w:val="18"/>
                          </w:numPr>
                          <w:spacing w:before="0"/>
                        </w:pPr>
                        <w:r>
                          <w:t>Data Base OPICS</w:t>
                        </w:r>
                      </w:p>
                    </w:txbxContent>
                  </v:textbox>
                </v:rect>
                <v:rect id="Rectangle 47" o:spid="_x0000_s1029" style="position:absolute;left:5813;top:5625;width:25494;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" fillcolor="white [3201]" strokecolor="black [3200]" strokeweight="1pt">
                  <v:textbox>
                    <w:txbxContent>
                      <w:p w14:paraId="65B25AB0" w14:textId="6FA7BE93" w:rsidR="000777B4" w:rsidRDefault="000777B4" w:rsidP="00C70DDF">
                        <w:pPr>
                          <w:pStyle w:val="ListParagraph"/>
                          <w:numPr>
                            <w:ilvl w:val="0"/>
                            <w:numId w:val="18"/>
                          </w:numPr>
                          <w:spacing w:before="0"/>
                        </w:pPr>
                        <w:r>
                          <w:t>Summary by TB &amp; Maturity</w:t>
                        </w:r>
                      </w:p>
                    </w:txbxContent>
                  </v:textbox>
                </v:rect>
                <v:rect id="Rectangle 48" o:spid="_x0000_s1030" style="position:absolute;left:5813;top:11008;width:25494;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" fillcolor="white [3201]" strokecolor="black [3200]" strokeweight="1pt">
                  <v:textbox>
                    <w:txbxContent>
                      <w:p w14:paraId="61B33993" w14:textId="2A338433" w:rsidR="000777B4" w:rsidRDefault="000777B4" w:rsidP="00C70DDF">
                        <w:pPr>
                          <w:pStyle w:val="ListParagraph"/>
                          <w:numPr>
                            <w:ilvl w:val="0"/>
                            <w:numId w:val="18"/>
                          </w:numPr>
                          <w:spacing w:before="0"/>
                        </w:pPr>
                        <w:r>
                          <w:t>Liquidity Stress Test Interface</w:t>
                        </w:r>
                      </w:p>
                    </w:txbxContent>
                  </v:textbox>
                </v:rect>
                <v:rect id="Rectangle 49" o:spid="_x0000_s1031" style="position:absolute;left:5813;top:16608;width:25494;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" fillcolor="white [3201]" strokecolor="black [3200]" strokeweight="1pt">
                  <v:textbox>
                    <w:txbxContent>
                      <w:p w14:paraId="32AED2DC" w14:textId="06A36990" w:rsidR="000777B4" w:rsidRDefault="000777B4" w:rsidP="00C70DDF">
                        <w:pPr>
                          <w:pStyle w:val="ListParagraph"/>
                          <w:numPr>
                            <w:ilvl w:val="0"/>
                            <w:numId w:val="18"/>
                          </w:numPr>
                          <w:spacing w:before="0"/>
                        </w:pPr>
                        <w:r>
                          <w:t>Liquidity Stress Test Model</w:t>
                        </w:r>
                      </w:p>
                    </w:txbxContent>
                  </v:textbox>
                </v:rect>
                <v:shapetype id="_x0000_t32" coordsize="21600,21600" o:spt="32" o:oned="t" path="m,l21600,21600e" filled="f">
                  <v:path arrowok="t" fillok="f" o:connecttype="none"/>
                  <o:lock v:ext="edit" shapetype="t"/>
                </v:shapetype>
                <v:shape id="Straight Arrow Connector 50" o:spid="_x0000_s1032" type="#_x0000_t32" style="position:absolute;left:8356;top:3511;width:8753;height:1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" strokecolor="black [3200]" strokeweight=".5pt">
                  <v:stroke endarrow="block" joinstyle="miter"/>
                </v:shape>
                <v:shape id="Straight Arrow Connector 54" o:spid="_x0000_s1033" type="#_x0000_t32" style="position:absolute;left:20132;top:3632;width:8087;height:1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" strokecolor="black [3200]" strokeweight=".5pt">
                  <v:stroke endarrow="block" joinstyle="miter"/>
                </v:shape>
                <w10:anchorlock/>
              </v:group>
            </w:pict>
          </mc:Fallback>
        </mc:AlternateContent>
      </w:r>
    </w:p>
    <w:p w14:paraId="1427C5EE" w14:textId="648CDA29" w:rsidR="00231531" w:rsidRDefault="00231531" w:rsidP="00231531">
      <w:pPr>
        <w:pStyle w:val="Caption"/>
        <w:jc w:val="center"/>
        <w:rPr>
          <w:rFonts w:cstheme="minorHAnsi"/>
        </w:rPr>
      </w:pPr>
      <w:r w:rsidRPr="00EA6591">
        <w:rPr>
          <w:rFonts w:cstheme="minorHAnsi"/>
        </w:rPr>
        <w:t xml:space="preserve">Figure </w:t>
      </w:r>
      <w:r w:rsidRPr="00EA6591">
        <w:rPr>
          <w:rFonts w:cstheme="minorHAnsi"/>
        </w:rPr>
        <w:fldChar w:fldCharType="begin"/>
      </w:r>
      <w:r w:rsidRPr="00EA6591">
        <w:rPr>
          <w:rFonts w:cstheme="minorHAnsi"/>
        </w:rPr>
        <w:instrText xml:space="preserve"> SEQ Figure \* ARABIC </w:instrText>
      </w:r>
      <w:r w:rsidRPr="00EA6591">
        <w:rPr>
          <w:rFonts w:cstheme="minorHAnsi"/>
        </w:rPr>
        <w:fldChar w:fldCharType="separate"/>
      </w:r>
      <w:r w:rsidR="000777B4">
        <w:rPr>
          <w:rFonts w:cstheme="minorHAnsi"/>
          <w:noProof/>
        </w:rPr>
        <w:t>2</w:t>
      </w:r>
      <w:r w:rsidRPr="00EA6591">
        <w:rPr>
          <w:rFonts w:cstheme="minorHAnsi"/>
        </w:rPr>
        <w:fldChar w:fldCharType="end"/>
      </w:r>
      <w:r w:rsidRPr="00EA6591">
        <w:rPr>
          <w:rFonts w:cstheme="minorHAnsi"/>
        </w:rPr>
        <w:t>: Data Flow Process</w:t>
      </w:r>
    </w:p>
    <w:p w14:paraId="14B1CAF5" w14:textId="77D758FA" w:rsidR="003345F0" w:rsidRPr="00EA6591" w:rsidRDefault="003345F0" w:rsidP="00EA6591">
      <w:pPr>
        <w:pStyle w:val="Heading2"/>
      </w:pPr>
      <w:bookmarkStart w:id="98" w:name="_Toc62754999"/>
      <w:r w:rsidRPr="00EA6591">
        <w:t xml:space="preserve">Data </w:t>
      </w:r>
      <w:r w:rsidR="009378ED" w:rsidRPr="00EA6591">
        <w:t>Governance</w:t>
      </w:r>
      <w:bookmarkEnd w:id="98"/>
    </w:p>
    <w:p w14:paraId="3C3272A6" w14:textId="6985CFDE" w:rsidR="009378ED" w:rsidRPr="00627AA6" w:rsidRDefault="009378ED" w:rsidP="00627AA6">
      <w:pPr>
        <w:rPr>
          <w:b/>
        </w:rPr>
      </w:pPr>
      <w:r w:rsidRPr="00627AA6">
        <w:rPr>
          <w:b/>
        </w:rPr>
        <w:t>Data Controls</w:t>
      </w:r>
    </w:p>
    <w:p w14:paraId="03C3C4FE" w14:textId="52F99D70" w:rsidR="003345F0" w:rsidRPr="00EA6591" w:rsidRDefault="003345F0" w:rsidP="003345F0">
      <w:pPr>
        <w:rPr>
          <w:rFonts w:cstheme="minorHAnsi"/>
        </w:rPr>
      </w:pPr>
      <w:r w:rsidRPr="00EA6591">
        <w:rPr>
          <w:rFonts w:cstheme="minorHAnsi"/>
        </w:rPr>
        <w:t xml:space="preserve">Five types of controls have been put in place for the stress test model. They are detailed in the table below. </w:t>
      </w:r>
    </w:p>
    <w:p w14:paraId="32DE6DE3" w14:textId="207E8181" w:rsidR="00575663" w:rsidRPr="00575663" w:rsidRDefault="00575663" w:rsidP="00575663">
      <w:pPr>
        <w:pStyle w:val="Caption"/>
        <w:keepNext/>
        <w:rPr>
          <w:rFonts w:cstheme="minorHAnsi"/>
        </w:rPr>
      </w:pPr>
      <w:r w:rsidRPr="008859FB">
        <w:t xml:space="preserve">Table </w:t>
      </w:r>
      <w:fldSimple w:instr=" SEQ Table \* ARABIC ">
        <w:r w:rsidR="000777B4">
          <w:rPr>
            <w:noProof/>
          </w:rPr>
          <w:t>2</w:t>
        </w:r>
      </w:fldSimple>
      <w:r w:rsidRPr="008859FB">
        <w:t xml:space="preserve">: </w:t>
      </w:r>
      <w:r w:rsidRPr="00EA6591">
        <w:rPr>
          <w:rFonts w:cstheme="minorHAnsi"/>
        </w:rPr>
        <w:t>Controls of Stress Test Model</w:t>
      </w:r>
    </w:p>
    <w:tbl>
      <w:tblPr>
        <w:tblStyle w:val="TableGrid1"/>
        <w:tblW w:w="0" w:type="auto"/>
        <w:tblLook w:val="04A0" w:firstRow="1" w:lastRow="0" w:firstColumn="1" w:lastColumn="0" w:noHBand="0" w:noVBand="1"/>
      </w:tblPr>
      <w:tblGrid>
        <w:gridCol w:w="2695"/>
        <w:gridCol w:w="6655"/>
      </w:tblGrid>
      <w:tr w:rsidR="003345F0" w:rsidRPr="00EA6591" w14:paraId="1272743C" w14:textId="77777777" w:rsidTr="001D43E4">
        <w:tc>
          <w:tcPr>
            <w:tcW w:w="2695" w:type="dxa"/>
          </w:tcPr>
          <w:p w14:paraId="6451FDB9" w14:textId="77777777" w:rsidR="003345F0" w:rsidRPr="00EA6591" w:rsidRDefault="003345F0" w:rsidP="003345F0">
            <w:pPr>
              <w:spacing w:after="160" w:line="259" w:lineRule="auto"/>
              <w:rPr>
                <w:rFonts w:asciiTheme="minorHAnsi" w:hAnsiTheme="minorHAnsi" w:cstheme="minorHAnsi"/>
                <w:b/>
              </w:rPr>
            </w:pPr>
            <w:r w:rsidRPr="00EA6591">
              <w:rPr>
                <w:rFonts w:asciiTheme="minorHAnsi" w:hAnsiTheme="minorHAnsi" w:cstheme="minorHAnsi"/>
                <w:b/>
              </w:rPr>
              <w:t>Controls</w:t>
            </w:r>
          </w:p>
        </w:tc>
        <w:tc>
          <w:tcPr>
            <w:tcW w:w="6655" w:type="dxa"/>
          </w:tcPr>
          <w:p w14:paraId="387F9B38" w14:textId="77777777" w:rsidR="003345F0" w:rsidRPr="00EA6591" w:rsidRDefault="003345F0" w:rsidP="003345F0">
            <w:pPr>
              <w:spacing w:after="160" w:line="259" w:lineRule="auto"/>
              <w:rPr>
                <w:rFonts w:asciiTheme="minorHAnsi" w:hAnsiTheme="minorHAnsi" w:cstheme="minorHAnsi"/>
                <w:b/>
              </w:rPr>
            </w:pPr>
            <w:r w:rsidRPr="00EA6591">
              <w:rPr>
                <w:rFonts w:asciiTheme="minorHAnsi" w:hAnsiTheme="minorHAnsi" w:cstheme="minorHAnsi"/>
                <w:b/>
              </w:rPr>
              <w:t>Descriptions</w:t>
            </w:r>
          </w:p>
        </w:tc>
      </w:tr>
      <w:tr w:rsidR="003345F0" w:rsidRPr="00EA6591" w14:paraId="4CCF5531" w14:textId="77777777" w:rsidTr="001D43E4">
        <w:tc>
          <w:tcPr>
            <w:tcW w:w="2695" w:type="dxa"/>
          </w:tcPr>
          <w:p w14:paraId="4BE1E0D0" w14:textId="77777777" w:rsidR="003345F0" w:rsidRPr="00EA6591" w:rsidRDefault="003345F0" w:rsidP="003345F0">
            <w:pPr>
              <w:spacing w:after="160" w:line="259" w:lineRule="auto"/>
              <w:rPr>
                <w:rFonts w:asciiTheme="minorHAnsi" w:hAnsiTheme="minorHAnsi" w:cstheme="minorHAnsi"/>
              </w:rPr>
            </w:pPr>
            <w:r w:rsidRPr="00EA6591">
              <w:rPr>
                <w:rFonts w:asciiTheme="minorHAnsi" w:hAnsiTheme="minorHAnsi" w:cstheme="minorHAnsi"/>
              </w:rPr>
              <w:t>Spreadsheet Reconciliation</w:t>
            </w:r>
          </w:p>
        </w:tc>
        <w:tc>
          <w:tcPr>
            <w:tcW w:w="6655" w:type="dxa"/>
          </w:tcPr>
          <w:p w14:paraId="337A5C30" w14:textId="77777777" w:rsidR="003345F0" w:rsidRPr="00EA6591" w:rsidRDefault="003345F0" w:rsidP="003345F0">
            <w:pPr>
              <w:spacing w:after="160" w:line="259" w:lineRule="auto"/>
              <w:rPr>
                <w:rFonts w:asciiTheme="minorHAnsi" w:hAnsiTheme="minorHAnsi" w:cstheme="minorHAnsi"/>
              </w:rPr>
            </w:pPr>
            <w:r w:rsidRPr="00EA6591">
              <w:rPr>
                <w:rFonts w:asciiTheme="minorHAnsi" w:hAnsiTheme="minorHAnsi" w:cstheme="minorHAnsi"/>
              </w:rPr>
              <w:t xml:space="preserve">Spreadsheet controls ensure assets equal liabilities + equity and cash flow are reconcilable to changes in balances; </w:t>
            </w:r>
          </w:p>
          <w:p w14:paraId="782F61FE" w14:textId="1E164D6B" w:rsidR="003345F0" w:rsidRPr="00EA6591" w:rsidRDefault="003345F0" w:rsidP="003345F0">
            <w:pPr>
              <w:spacing w:after="160" w:line="259" w:lineRule="auto"/>
              <w:rPr>
                <w:rFonts w:asciiTheme="minorHAnsi" w:hAnsiTheme="minorHAnsi" w:cstheme="minorHAnsi"/>
              </w:rPr>
            </w:pPr>
            <w:r w:rsidRPr="00EA6591">
              <w:rPr>
                <w:rFonts w:asciiTheme="minorHAnsi" w:hAnsiTheme="minorHAnsi" w:cstheme="minorHAnsi"/>
              </w:rPr>
              <w:t>Spreadsheet controls ensure there are no discrepancies between line item subtotals and underlying components</w:t>
            </w:r>
            <w:r w:rsidR="00BA2518">
              <w:rPr>
                <w:rFonts w:asciiTheme="minorHAnsi" w:hAnsiTheme="minorHAnsi" w:cstheme="minorHAnsi"/>
              </w:rPr>
              <w:t>.</w:t>
            </w:r>
          </w:p>
        </w:tc>
      </w:tr>
      <w:tr w:rsidR="003345F0" w:rsidRPr="00EA6591" w14:paraId="4B4DECB6" w14:textId="77777777" w:rsidTr="001D43E4">
        <w:tc>
          <w:tcPr>
            <w:tcW w:w="2695" w:type="dxa"/>
          </w:tcPr>
          <w:p w14:paraId="490425D2" w14:textId="77777777" w:rsidR="003345F0" w:rsidRPr="00EA6591" w:rsidRDefault="003345F0" w:rsidP="003345F0">
            <w:pPr>
              <w:spacing w:after="160" w:line="259" w:lineRule="auto"/>
              <w:rPr>
                <w:rFonts w:asciiTheme="minorHAnsi" w:hAnsiTheme="minorHAnsi" w:cstheme="minorHAnsi"/>
              </w:rPr>
            </w:pPr>
            <w:r w:rsidRPr="00EA6591">
              <w:rPr>
                <w:rFonts w:asciiTheme="minorHAnsi" w:hAnsiTheme="minorHAnsi" w:cstheme="minorHAnsi"/>
              </w:rPr>
              <w:t>Spreadsheet Protection</w:t>
            </w:r>
          </w:p>
        </w:tc>
        <w:tc>
          <w:tcPr>
            <w:tcW w:w="6655" w:type="dxa"/>
          </w:tcPr>
          <w:p w14:paraId="3F2BCE25" w14:textId="63AE7A05" w:rsidR="003345F0" w:rsidRPr="00EA6591" w:rsidRDefault="003345F0" w:rsidP="003345F0">
            <w:pPr>
              <w:spacing w:after="160" w:line="259" w:lineRule="auto"/>
              <w:rPr>
                <w:rFonts w:asciiTheme="minorHAnsi" w:hAnsiTheme="minorHAnsi" w:cstheme="minorHAnsi"/>
              </w:rPr>
            </w:pPr>
            <w:r w:rsidRPr="00EA6591">
              <w:rPr>
                <w:rFonts w:asciiTheme="minorHAnsi" w:hAnsiTheme="minorHAnsi" w:cstheme="minorHAnsi"/>
              </w:rPr>
              <w:t>The assumptions for the stress test model are locked by password. Only authorized person have access to change the password</w:t>
            </w:r>
            <w:r w:rsidR="00BA2518">
              <w:rPr>
                <w:rFonts w:asciiTheme="minorHAnsi" w:hAnsiTheme="minorHAnsi" w:cstheme="minorHAnsi"/>
              </w:rPr>
              <w:t>;</w:t>
            </w:r>
            <w:r w:rsidRPr="00EA6591">
              <w:rPr>
                <w:rFonts w:asciiTheme="minorHAnsi" w:hAnsiTheme="minorHAnsi" w:cstheme="minorHAnsi"/>
              </w:rPr>
              <w:t xml:space="preserve"> </w:t>
            </w:r>
          </w:p>
          <w:p w14:paraId="0E9027A7" w14:textId="77777777" w:rsidR="003345F0" w:rsidRPr="00EA6591" w:rsidRDefault="003345F0" w:rsidP="003345F0">
            <w:pPr>
              <w:spacing w:after="160" w:line="259" w:lineRule="auto"/>
              <w:rPr>
                <w:rFonts w:asciiTheme="minorHAnsi" w:hAnsiTheme="minorHAnsi" w:cstheme="minorHAnsi"/>
              </w:rPr>
            </w:pPr>
            <w:r w:rsidRPr="00EA6591">
              <w:rPr>
                <w:rFonts w:asciiTheme="minorHAnsi" w:hAnsiTheme="minorHAnsi" w:cstheme="minorHAnsi"/>
              </w:rPr>
              <w:t>Non user-input cells are locked.</w:t>
            </w:r>
          </w:p>
        </w:tc>
      </w:tr>
      <w:tr w:rsidR="003345F0" w:rsidRPr="00EA6591" w14:paraId="7D3EA9CE" w14:textId="77777777" w:rsidTr="001D43E4">
        <w:tc>
          <w:tcPr>
            <w:tcW w:w="2695" w:type="dxa"/>
          </w:tcPr>
          <w:p w14:paraId="077EE10E" w14:textId="77777777" w:rsidR="003345F0" w:rsidRPr="00EA6591" w:rsidRDefault="003345F0" w:rsidP="003345F0">
            <w:pPr>
              <w:spacing w:after="160" w:line="259" w:lineRule="auto"/>
              <w:rPr>
                <w:rFonts w:asciiTheme="minorHAnsi" w:hAnsiTheme="minorHAnsi" w:cstheme="minorHAnsi"/>
              </w:rPr>
            </w:pPr>
            <w:r w:rsidRPr="00EA6591">
              <w:rPr>
                <w:rFonts w:asciiTheme="minorHAnsi" w:hAnsiTheme="minorHAnsi" w:cstheme="minorHAnsi"/>
              </w:rPr>
              <w:t>Variance Analysis</w:t>
            </w:r>
          </w:p>
        </w:tc>
        <w:tc>
          <w:tcPr>
            <w:tcW w:w="6655" w:type="dxa"/>
          </w:tcPr>
          <w:p w14:paraId="298C8EE2" w14:textId="77777777" w:rsidR="003345F0" w:rsidRPr="00EA6591" w:rsidRDefault="003345F0" w:rsidP="003345F0">
            <w:pPr>
              <w:spacing w:after="160" w:line="259" w:lineRule="auto"/>
              <w:rPr>
                <w:rFonts w:asciiTheme="minorHAnsi" w:hAnsiTheme="minorHAnsi" w:cstheme="minorHAnsi"/>
              </w:rPr>
            </w:pPr>
            <w:r w:rsidRPr="00EA6591">
              <w:rPr>
                <w:rFonts w:asciiTheme="minorHAnsi" w:hAnsiTheme="minorHAnsi" w:cstheme="minorHAnsi"/>
              </w:rPr>
              <w:t>Each month after conducting the stress test, TRY:</w:t>
            </w:r>
          </w:p>
          <w:p w14:paraId="105241CE" w14:textId="12BF7264" w:rsidR="003345F0" w:rsidRPr="00EA6591" w:rsidRDefault="003345F0" w:rsidP="003345F0">
            <w:pPr>
              <w:spacing w:after="160" w:line="259" w:lineRule="auto"/>
              <w:rPr>
                <w:rFonts w:asciiTheme="minorHAnsi" w:hAnsiTheme="minorHAnsi" w:cstheme="minorHAnsi"/>
              </w:rPr>
            </w:pPr>
            <w:r w:rsidRPr="00EA6591">
              <w:rPr>
                <w:rFonts w:asciiTheme="minorHAnsi" w:hAnsiTheme="minorHAnsi" w:cstheme="minorHAnsi"/>
              </w:rPr>
              <w:t>Compares and reconciles the change in the liquidity buffer requirement from the prior month, utilizing a variance analysis tab contained in the tool</w:t>
            </w:r>
            <w:r w:rsidR="00BA2518">
              <w:rPr>
                <w:rFonts w:asciiTheme="minorHAnsi" w:hAnsiTheme="minorHAnsi" w:cstheme="minorHAnsi"/>
              </w:rPr>
              <w:t>;</w:t>
            </w:r>
          </w:p>
          <w:p w14:paraId="3EB33D2C" w14:textId="77777777" w:rsidR="003345F0" w:rsidRPr="00EA6591" w:rsidRDefault="003345F0" w:rsidP="003345F0">
            <w:pPr>
              <w:spacing w:after="160" w:line="259" w:lineRule="auto"/>
              <w:rPr>
                <w:rFonts w:asciiTheme="minorHAnsi" w:hAnsiTheme="minorHAnsi" w:cstheme="minorHAnsi"/>
              </w:rPr>
            </w:pPr>
            <w:r w:rsidRPr="00EA6591">
              <w:rPr>
                <w:rFonts w:asciiTheme="minorHAnsi" w:hAnsiTheme="minorHAnsi" w:cstheme="minorHAnsi"/>
              </w:rPr>
              <w:t xml:space="preserve">Compares opening spot balances with the prior month to identify any large variances for further investigation. </w:t>
            </w:r>
          </w:p>
        </w:tc>
      </w:tr>
      <w:tr w:rsidR="003345F0" w:rsidRPr="00EA6591" w14:paraId="44E88204" w14:textId="77777777" w:rsidTr="001D43E4">
        <w:tc>
          <w:tcPr>
            <w:tcW w:w="2695" w:type="dxa"/>
          </w:tcPr>
          <w:p w14:paraId="68054875" w14:textId="77777777" w:rsidR="003345F0" w:rsidRPr="00EA6591" w:rsidRDefault="003345F0" w:rsidP="003345F0">
            <w:pPr>
              <w:spacing w:after="160" w:line="259" w:lineRule="auto"/>
              <w:rPr>
                <w:rFonts w:asciiTheme="minorHAnsi" w:hAnsiTheme="minorHAnsi" w:cstheme="minorHAnsi"/>
              </w:rPr>
            </w:pPr>
            <w:r w:rsidRPr="00EA6591">
              <w:rPr>
                <w:rFonts w:asciiTheme="minorHAnsi" w:hAnsiTheme="minorHAnsi" w:cstheme="minorHAnsi"/>
              </w:rPr>
              <w:t xml:space="preserve">GL/TB Line reconciliation </w:t>
            </w:r>
          </w:p>
        </w:tc>
        <w:tc>
          <w:tcPr>
            <w:tcW w:w="6655" w:type="dxa"/>
          </w:tcPr>
          <w:p w14:paraId="2DB99DD3" w14:textId="77777777" w:rsidR="003345F0" w:rsidRPr="00EA6591" w:rsidRDefault="003345F0" w:rsidP="003345F0">
            <w:pPr>
              <w:spacing w:after="160" w:line="259" w:lineRule="auto"/>
              <w:rPr>
                <w:rFonts w:asciiTheme="minorHAnsi" w:hAnsiTheme="minorHAnsi" w:cstheme="minorHAnsi"/>
              </w:rPr>
            </w:pPr>
            <w:r w:rsidRPr="00EA6591">
              <w:rPr>
                <w:rFonts w:asciiTheme="minorHAnsi" w:hAnsiTheme="minorHAnsi" w:cstheme="minorHAnsi"/>
              </w:rPr>
              <w:t xml:space="preserve">TB lines are totaled and compared to GL totals to ensure any new line items are captured. </w:t>
            </w:r>
          </w:p>
        </w:tc>
      </w:tr>
      <w:tr w:rsidR="003345F0" w:rsidRPr="00EA6591" w14:paraId="0DD2647C" w14:textId="77777777" w:rsidTr="001D43E4">
        <w:tc>
          <w:tcPr>
            <w:tcW w:w="2695" w:type="dxa"/>
          </w:tcPr>
          <w:p w14:paraId="26D0AF8B" w14:textId="77777777" w:rsidR="003345F0" w:rsidRPr="00EA6591" w:rsidRDefault="003345F0" w:rsidP="003345F0">
            <w:pPr>
              <w:spacing w:after="160" w:line="259" w:lineRule="auto"/>
              <w:rPr>
                <w:rFonts w:asciiTheme="minorHAnsi" w:hAnsiTheme="minorHAnsi" w:cstheme="minorHAnsi"/>
              </w:rPr>
            </w:pPr>
            <w:r w:rsidRPr="00EA6591">
              <w:rPr>
                <w:rFonts w:asciiTheme="minorHAnsi" w:hAnsiTheme="minorHAnsi" w:cstheme="minorHAnsi"/>
              </w:rPr>
              <w:t>Management Control</w:t>
            </w:r>
          </w:p>
        </w:tc>
        <w:tc>
          <w:tcPr>
            <w:tcW w:w="6655" w:type="dxa"/>
          </w:tcPr>
          <w:p w14:paraId="2EEB240A" w14:textId="75481CA8" w:rsidR="003345F0" w:rsidRPr="00EA6591" w:rsidRDefault="003345F0" w:rsidP="003345F0">
            <w:pPr>
              <w:spacing w:after="160" w:line="259" w:lineRule="auto"/>
              <w:rPr>
                <w:rFonts w:asciiTheme="minorHAnsi" w:hAnsiTheme="minorHAnsi" w:cstheme="minorHAnsi"/>
              </w:rPr>
            </w:pPr>
            <w:r w:rsidRPr="00EA6591">
              <w:rPr>
                <w:rFonts w:asciiTheme="minorHAnsi" w:hAnsiTheme="minorHAnsi" w:cstheme="minorHAnsi"/>
              </w:rPr>
              <w:t xml:space="preserve">Model output is reviewed by the designated </w:t>
            </w:r>
            <w:r w:rsidR="00C15204">
              <w:rPr>
                <w:rFonts w:asciiTheme="minorHAnsi" w:hAnsiTheme="minorHAnsi" w:cstheme="minorHAnsi"/>
              </w:rPr>
              <w:t xml:space="preserve">employee </w:t>
            </w:r>
            <w:r w:rsidRPr="00EA6591">
              <w:rPr>
                <w:rFonts w:asciiTheme="minorHAnsi" w:hAnsiTheme="minorHAnsi" w:cstheme="minorHAnsi"/>
              </w:rPr>
              <w:t>from TRY</w:t>
            </w:r>
          </w:p>
        </w:tc>
      </w:tr>
    </w:tbl>
    <w:p w14:paraId="642432FF" w14:textId="24ED22DF" w:rsidR="003345F0" w:rsidRPr="00EA6591" w:rsidRDefault="003345F0" w:rsidP="003345F0">
      <w:pPr>
        <w:rPr>
          <w:rFonts w:cstheme="minorHAnsi"/>
          <w:i/>
        </w:rPr>
      </w:pPr>
    </w:p>
    <w:p w14:paraId="62DECD40" w14:textId="77777777" w:rsidR="003345F0" w:rsidRPr="00627AA6" w:rsidRDefault="003345F0" w:rsidP="00627AA6">
      <w:pPr>
        <w:rPr>
          <w:b/>
        </w:rPr>
      </w:pPr>
      <w:r w:rsidRPr="00627AA6">
        <w:rPr>
          <w:b/>
        </w:rPr>
        <w:t>Data Integrity</w:t>
      </w:r>
    </w:p>
    <w:p w14:paraId="1874F688" w14:textId="7F9E5AA7" w:rsidR="003345F0" w:rsidRPr="00EA6591" w:rsidRDefault="003345F0" w:rsidP="003345F0">
      <w:pPr>
        <w:rPr>
          <w:rFonts w:cstheme="minorHAnsi"/>
        </w:rPr>
      </w:pPr>
      <w:r w:rsidRPr="00EA6591">
        <w:rPr>
          <w:rFonts w:cstheme="minorHAnsi"/>
        </w:rPr>
        <w:t xml:space="preserve">To ensure the accuracy of the data, the followings are executed: </w:t>
      </w:r>
    </w:p>
    <w:p w14:paraId="5A22708F" w14:textId="0A1C99E4" w:rsidR="003345F0" w:rsidRPr="00EA6591" w:rsidRDefault="003345F0" w:rsidP="00C70DDF">
      <w:pPr>
        <w:pStyle w:val="ListParagraph"/>
        <w:numPr>
          <w:ilvl w:val="0"/>
          <w:numId w:val="11"/>
        </w:numPr>
        <w:spacing w:line="240" w:lineRule="auto"/>
        <w:ind w:right="-29"/>
        <w:jc w:val="both"/>
        <w:rPr>
          <w:rFonts w:cstheme="minorHAnsi"/>
        </w:rPr>
      </w:pPr>
      <w:r w:rsidRPr="00EA6591">
        <w:rPr>
          <w:rFonts w:cstheme="minorHAnsi"/>
        </w:rPr>
        <w:t xml:space="preserve">Ensure </w:t>
      </w:r>
      <w:r w:rsidR="00CF4804">
        <w:rPr>
          <w:rFonts w:cstheme="minorHAnsi"/>
        </w:rPr>
        <w:t xml:space="preserve">that the </w:t>
      </w:r>
      <w:r w:rsidRPr="00EA6591">
        <w:rPr>
          <w:rFonts w:cstheme="minorHAnsi"/>
        </w:rPr>
        <w:t xml:space="preserve">data </w:t>
      </w:r>
      <w:r w:rsidR="00CF4804">
        <w:rPr>
          <w:rFonts w:cstheme="minorHAnsi"/>
        </w:rPr>
        <w:t>profile is in balance;</w:t>
      </w:r>
    </w:p>
    <w:p w14:paraId="7644FDC8" w14:textId="643B7449" w:rsidR="003345F0" w:rsidRPr="00EA6591" w:rsidRDefault="003345F0" w:rsidP="00C70DDF">
      <w:pPr>
        <w:pStyle w:val="ListParagraph"/>
        <w:numPr>
          <w:ilvl w:val="0"/>
          <w:numId w:val="11"/>
        </w:numPr>
        <w:spacing w:line="240" w:lineRule="auto"/>
        <w:ind w:right="-29"/>
        <w:jc w:val="both"/>
        <w:rPr>
          <w:rFonts w:cstheme="minorHAnsi"/>
        </w:rPr>
      </w:pPr>
      <w:r w:rsidRPr="00EA6591">
        <w:rPr>
          <w:rFonts w:cstheme="minorHAnsi"/>
        </w:rPr>
        <w:t>Identify new TB_line or product that might not have been setup into the model template</w:t>
      </w:r>
      <w:r w:rsidR="00CF4804">
        <w:rPr>
          <w:rFonts w:cstheme="minorHAnsi"/>
        </w:rPr>
        <w:t>;</w:t>
      </w:r>
    </w:p>
    <w:p w14:paraId="221A37FD" w14:textId="39170E42" w:rsidR="006A743F" w:rsidRPr="00EA6591" w:rsidRDefault="00CF4804" w:rsidP="00C70DDF">
      <w:pPr>
        <w:pStyle w:val="ListParagraph"/>
        <w:numPr>
          <w:ilvl w:val="0"/>
          <w:numId w:val="11"/>
        </w:numPr>
        <w:spacing w:line="240" w:lineRule="auto"/>
        <w:ind w:right="-29"/>
        <w:jc w:val="both"/>
        <w:rPr>
          <w:rFonts w:cstheme="minorHAnsi"/>
        </w:rPr>
      </w:pPr>
      <w:r>
        <w:rPr>
          <w:rFonts w:cstheme="minorHAnsi"/>
        </w:rPr>
        <w:t>Recalibrate</w:t>
      </w:r>
      <w:r w:rsidRPr="00EA6591">
        <w:rPr>
          <w:rFonts w:cstheme="minorHAnsi"/>
        </w:rPr>
        <w:t xml:space="preserve"> </w:t>
      </w:r>
      <w:r w:rsidR="006A743F" w:rsidRPr="00EA6591">
        <w:rPr>
          <w:rFonts w:cstheme="minorHAnsi"/>
        </w:rPr>
        <w:t>run</w:t>
      </w:r>
      <w:r w:rsidR="00325F06">
        <w:rPr>
          <w:rFonts w:cstheme="minorHAnsi"/>
        </w:rPr>
        <w:t>-</w:t>
      </w:r>
      <w:r w:rsidR="006A743F" w:rsidRPr="00EA6591">
        <w:rPr>
          <w:rFonts w:cstheme="minorHAnsi"/>
        </w:rPr>
        <w:t xml:space="preserve">off rates </w:t>
      </w:r>
      <w:r>
        <w:rPr>
          <w:rFonts w:cstheme="minorHAnsi"/>
        </w:rPr>
        <w:t>periodically with</w:t>
      </w:r>
      <w:r w:rsidR="006A743F" w:rsidRPr="00EA6591">
        <w:rPr>
          <w:rFonts w:cstheme="minorHAnsi"/>
        </w:rPr>
        <w:t xml:space="preserve"> the latest data</w:t>
      </w:r>
      <w:r>
        <w:rPr>
          <w:rFonts w:cstheme="minorHAnsi"/>
        </w:rPr>
        <w:t>.</w:t>
      </w:r>
    </w:p>
    <w:p w14:paraId="7BC93F73" w14:textId="69F089A7" w:rsidR="002129C9" w:rsidRPr="00EA6591" w:rsidRDefault="002129C9">
      <w:pPr>
        <w:rPr>
          <w:rFonts w:eastAsiaTheme="majorEastAsia" w:cstheme="minorHAnsi"/>
          <w:color w:val="2E74B5" w:themeColor="accent1" w:themeShade="BF"/>
          <w:sz w:val="32"/>
          <w:szCs w:val="32"/>
        </w:rPr>
      </w:pPr>
      <w:r w:rsidRPr="00EA6591">
        <w:rPr>
          <w:rFonts w:cstheme="minorHAnsi"/>
        </w:rPr>
        <w:br w:type="page"/>
      </w:r>
    </w:p>
    <w:p w14:paraId="74C019E8" w14:textId="739D7CCA" w:rsidR="001511F9" w:rsidRPr="00EA6591" w:rsidRDefault="001511F9" w:rsidP="00EA6591">
      <w:pPr>
        <w:pStyle w:val="Heading1"/>
      </w:pPr>
      <w:bookmarkStart w:id="99" w:name="_Toc62755000"/>
      <w:r w:rsidRPr="00EA6591">
        <w:t>Model Methodology and Development</w:t>
      </w:r>
      <w:bookmarkEnd w:id="99"/>
    </w:p>
    <w:p w14:paraId="66B15E5B" w14:textId="2C470EC3" w:rsidR="001511F9" w:rsidRPr="00EA6591" w:rsidRDefault="001511F9" w:rsidP="00EA6591">
      <w:pPr>
        <w:pStyle w:val="Heading2"/>
      </w:pPr>
      <w:bookmarkStart w:id="100" w:name="_Toc62755001"/>
      <w:r w:rsidRPr="00EA6591">
        <w:t>Stress Scenarios</w:t>
      </w:r>
      <w:bookmarkEnd w:id="100"/>
    </w:p>
    <w:p w14:paraId="636B4929" w14:textId="73DD89B3" w:rsidR="0012543C" w:rsidRPr="00EA6591" w:rsidRDefault="0012543C" w:rsidP="000B1612">
      <w:pPr>
        <w:rPr>
          <w:rFonts w:cstheme="minorHAnsi"/>
        </w:rPr>
      </w:pPr>
      <w:r w:rsidRPr="00EA6591">
        <w:rPr>
          <w:rFonts w:cstheme="minorHAnsi"/>
        </w:rPr>
        <w:t xml:space="preserve">After evaluating its systemic and idiosyncratic liquidity risks, BOC selected the following three scenarios: idiosyncratic crisis, systemic crisis, and combined crisis scenario. </w:t>
      </w:r>
      <w:r w:rsidR="00030488" w:rsidRPr="00EA6591">
        <w:rPr>
          <w:rFonts w:cstheme="minorHAnsi"/>
        </w:rPr>
        <w:t xml:space="preserve">For each scenario, cash flow assumptions on different time horizons are made to satisfy comprehensive cash flow projection needs. </w:t>
      </w:r>
      <w:r w:rsidRPr="00CF4804">
        <w:rPr>
          <w:rFonts w:cstheme="minorHAnsi"/>
        </w:rPr>
        <w:t xml:space="preserve">The descriptions and impacts of the three scenarios are addressed in detail in </w:t>
      </w:r>
      <w:r w:rsidR="00030488" w:rsidRPr="00CF4804">
        <w:rPr>
          <w:rFonts w:cstheme="minorHAnsi"/>
        </w:rPr>
        <w:fldChar w:fldCharType="begin"/>
      </w:r>
      <w:r w:rsidR="00030488" w:rsidRPr="00CF4804">
        <w:rPr>
          <w:rFonts w:cstheme="minorHAnsi"/>
        </w:rPr>
        <w:instrText xml:space="preserve"> REF _Ref25590158 \w \h </w:instrText>
      </w:r>
      <w:r w:rsidR="008859FB" w:rsidRPr="00CF4804">
        <w:rPr>
          <w:rFonts w:cstheme="minorHAnsi"/>
        </w:rPr>
        <w:instrText xml:space="preserve"> \* MERGEFORMAT </w:instrText>
      </w:r>
      <w:r w:rsidR="00030488" w:rsidRPr="00CF4804">
        <w:rPr>
          <w:rFonts w:cstheme="minorHAnsi"/>
        </w:rPr>
      </w:r>
      <w:r w:rsidR="00030488" w:rsidRPr="00CF4804">
        <w:rPr>
          <w:rFonts w:cstheme="minorHAnsi"/>
        </w:rPr>
        <w:fldChar w:fldCharType="separate"/>
      </w:r>
      <w:r w:rsidR="000777B4">
        <w:rPr>
          <w:rFonts w:cstheme="minorHAnsi"/>
        </w:rPr>
        <w:t>4.1.1</w:t>
      </w:r>
      <w:r w:rsidR="00030488" w:rsidRPr="00CF4804">
        <w:rPr>
          <w:rFonts w:cstheme="minorHAnsi"/>
        </w:rPr>
        <w:fldChar w:fldCharType="end"/>
      </w:r>
      <w:r w:rsidRPr="00CF4804">
        <w:rPr>
          <w:rFonts w:cstheme="minorHAnsi"/>
        </w:rPr>
        <w:t xml:space="preserve">, </w:t>
      </w:r>
      <w:r w:rsidR="00030488" w:rsidRPr="00CF4804">
        <w:rPr>
          <w:rFonts w:cstheme="minorHAnsi"/>
        </w:rPr>
        <w:fldChar w:fldCharType="begin"/>
      </w:r>
      <w:r w:rsidR="00030488" w:rsidRPr="00CF4804">
        <w:rPr>
          <w:rFonts w:cstheme="minorHAnsi"/>
        </w:rPr>
        <w:instrText xml:space="preserve"> REF _Ref25590164 \w \h </w:instrText>
      </w:r>
      <w:r w:rsidR="008859FB" w:rsidRPr="00CF4804">
        <w:rPr>
          <w:rFonts w:cstheme="minorHAnsi"/>
        </w:rPr>
        <w:instrText xml:space="preserve"> \* MERGEFORMAT </w:instrText>
      </w:r>
      <w:r w:rsidR="00030488" w:rsidRPr="00CF4804">
        <w:rPr>
          <w:rFonts w:cstheme="minorHAnsi"/>
        </w:rPr>
      </w:r>
      <w:r w:rsidR="00030488" w:rsidRPr="00CF4804">
        <w:rPr>
          <w:rFonts w:cstheme="minorHAnsi"/>
        </w:rPr>
        <w:fldChar w:fldCharType="separate"/>
      </w:r>
      <w:r w:rsidR="000777B4">
        <w:rPr>
          <w:rFonts w:cstheme="minorHAnsi"/>
        </w:rPr>
        <w:t>4.1.2</w:t>
      </w:r>
      <w:r w:rsidR="00030488" w:rsidRPr="00CF4804">
        <w:rPr>
          <w:rFonts w:cstheme="minorHAnsi"/>
        </w:rPr>
        <w:fldChar w:fldCharType="end"/>
      </w:r>
      <w:r w:rsidRPr="00CF4804">
        <w:rPr>
          <w:rFonts w:cstheme="minorHAnsi"/>
        </w:rPr>
        <w:t xml:space="preserve">, and </w:t>
      </w:r>
      <w:r w:rsidR="00030488" w:rsidRPr="00CF4804">
        <w:rPr>
          <w:rFonts w:cstheme="minorHAnsi"/>
        </w:rPr>
        <w:fldChar w:fldCharType="begin"/>
      </w:r>
      <w:r w:rsidR="00030488" w:rsidRPr="00CF4804">
        <w:rPr>
          <w:rFonts w:cstheme="minorHAnsi"/>
        </w:rPr>
        <w:instrText xml:space="preserve"> REF _Ref25590170 \w \h </w:instrText>
      </w:r>
      <w:r w:rsidR="008859FB" w:rsidRPr="00CF4804">
        <w:rPr>
          <w:rFonts w:cstheme="minorHAnsi"/>
        </w:rPr>
        <w:instrText xml:space="preserve"> \* MERGEFORMAT </w:instrText>
      </w:r>
      <w:r w:rsidR="00030488" w:rsidRPr="00CF4804">
        <w:rPr>
          <w:rFonts w:cstheme="minorHAnsi"/>
        </w:rPr>
      </w:r>
      <w:r w:rsidR="00030488" w:rsidRPr="00CF4804">
        <w:rPr>
          <w:rFonts w:cstheme="minorHAnsi"/>
        </w:rPr>
        <w:fldChar w:fldCharType="separate"/>
      </w:r>
      <w:r w:rsidR="000777B4">
        <w:rPr>
          <w:rFonts w:cstheme="minorHAnsi"/>
        </w:rPr>
        <w:t>4.1.3</w:t>
      </w:r>
      <w:r w:rsidR="00030488" w:rsidRPr="00CF4804">
        <w:rPr>
          <w:rFonts w:cstheme="minorHAnsi"/>
        </w:rPr>
        <w:fldChar w:fldCharType="end"/>
      </w:r>
      <w:r w:rsidRPr="00325F06">
        <w:rPr>
          <w:rFonts w:cstheme="minorHAnsi"/>
        </w:rPr>
        <w:t>.</w:t>
      </w:r>
    </w:p>
    <w:p w14:paraId="25E2998A" w14:textId="195AFC42" w:rsidR="0012543C" w:rsidRPr="00EA6591" w:rsidRDefault="0012543C" w:rsidP="000B1612">
      <w:pPr>
        <w:rPr>
          <w:rFonts w:cstheme="minorHAnsi"/>
        </w:rPr>
      </w:pPr>
      <w:r w:rsidRPr="00EA6591">
        <w:rPr>
          <w:rFonts w:cstheme="minorHAnsi"/>
        </w:rPr>
        <w:t xml:space="preserve">BOC continuously assesses its liquidity risks and will modify </w:t>
      </w:r>
      <w:r w:rsidR="00030488" w:rsidRPr="00EA6591">
        <w:rPr>
          <w:rFonts w:cstheme="minorHAnsi"/>
        </w:rPr>
        <w:t xml:space="preserve">these hypothetical </w:t>
      </w:r>
      <w:r w:rsidRPr="00EA6591">
        <w:rPr>
          <w:rFonts w:cstheme="minorHAnsi"/>
        </w:rPr>
        <w:t xml:space="preserve">scenarios when appropriate. BOC may also </w:t>
      </w:r>
      <w:r w:rsidR="00CF039A" w:rsidRPr="00EA6591">
        <w:rPr>
          <w:rFonts w:cstheme="minorHAnsi"/>
        </w:rPr>
        <w:t>conduct ad hoc liquidity stress scenario analysis</w:t>
      </w:r>
      <w:r w:rsidRPr="00EA6591">
        <w:rPr>
          <w:rFonts w:cstheme="minorHAnsi"/>
        </w:rPr>
        <w:t xml:space="preserve"> if deemed necessary.</w:t>
      </w:r>
    </w:p>
    <w:p w14:paraId="01290F57" w14:textId="5EE9A5B1" w:rsidR="0096484F" w:rsidRPr="00EA6591" w:rsidRDefault="0096484F" w:rsidP="000F0B69">
      <w:pPr>
        <w:pStyle w:val="Heading3"/>
      </w:pPr>
      <w:bookmarkStart w:id="101" w:name="_Ref25590144"/>
      <w:bookmarkStart w:id="102" w:name="_Ref25590158"/>
      <w:r w:rsidRPr="00EA6591">
        <w:t>Idiosyncratic Stress Scenario</w:t>
      </w:r>
      <w:bookmarkEnd w:id="101"/>
      <w:bookmarkEnd w:id="102"/>
    </w:p>
    <w:p w14:paraId="1F3E25AB" w14:textId="77777777" w:rsidR="0012543C" w:rsidRPr="00EA6591" w:rsidRDefault="0012543C" w:rsidP="000B1612">
      <w:pPr>
        <w:rPr>
          <w:rFonts w:cstheme="minorHAnsi"/>
        </w:rPr>
      </w:pPr>
      <w:r w:rsidRPr="00EA6591">
        <w:rPr>
          <w:rFonts w:cstheme="minorHAnsi"/>
        </w:rPr>
        <w:t>The idiosyncratic stress on BOC will be precipitated by unease over the immediate viability of its businesses; these anxieties may include but are not confined to, solvency concerns related to fraud, trading losses, a large client default, or a link to a public scandal. Regardless of the cause for concern, this analysis assumes an idiosyncratic event in which BOC’s long-term debt rating is downgraded three notches while other banks retain their current ratings. Consequently, the market perception of BOC’s ability to meet its liabilities falters, and counterparties reevaluate the risk of placing or maintaining funds with BOC given the perceived potential for insolvency.</w:t>
      </w:r>
    </w:p>
    <w:p w14:paraId="2E37D948" w14:textId="67DABF67" w:rsidR="0012543C" w:rsidRPr="00EA6591" w:rsidRDefault="0012543C" w:rsidP="000B1612">
      <w:pPr>
        <w:rPr>
          <w:rFonts w:cstheme="minorHAnsi"/>
        </w:rPr>
      </w:pPr>
      <w:r w:rsidRPr="00EA6591">
        <w:rPr>
          <w:rFonts w:cstheme="minorHAnsi"/>
        </w:rPr>
        <w:t xml:space="preserve">As of </w:t>
      </w:r>
      <w:r w:rsidR="00325F06">
        <w:rPr>
          <w:rFonts w:cstheme="minorHAnsi"/>
        </w:rPr>
        <w:t xml:space="preserve">Dec </w:t>
      </w:r>
      <w:r w:rsidR="007A55E8">
        <w:rPr>
          <w:rFonts w:cstheme="minorHAnsi"/>
        </w:rPr>
        <w:t>2020</w:t>
      </w:r>
      <w:r w:rsidRPr="00EA6591">
        <w:rPr>
          <w:rFonts w:cstheme="minorHAnsi"/>
        </w:rPr>
        <w:t>, BOC’s long-term debt was rated A1, A, and A by Moody’s, Standard &amp; Poor’s and Fitch, respectively. This scenario defines the liquidity risk associated with a three-notch long-term credit rating downgrade.</w:t>
      </w:r>
      <w:r w:rsidR="005420E7" w:rsidRPr="00EA6591">
        <w:rPr>
          <w:rFonts w:cstheme="minorHAnsi"/>
        </w:rPr>
        <w:t xml:space="preserve"> </w:t>
      </w:r>
      <w:r w:rsidRPr="00EA6591">
        <w:rPr>
          <w:rFonts w:cstheme="minorHAnsi"/>
        </w:rPr>
        <w:t>It is assumed the new ratings for BOC’s long-term debt will be Baa1, BBB, and BBB respectively. As shown in Table</w:t>
      </w:r>
      <w:r w:rsidR="00843C86" w:rsidRPr="00EA6591">
        <w:rPr>
          <w:rFonts w:cstheme="minorHAnsi"/>
        </w:rPr>
        <w:t xml:space="preserve"> 1</w:t>
      </w:r>
      <w:r w:rsidRPr="00EA6591">
        <w:rPr>
          <w:rFonts w:cstheme="minorHAnsi"/>
        </w:rPr>
        <w:t xml:space="preserve">, BOC’s credit rating has remained within the current range for at least </w:t>
      </w:r>
      <w:r w:rsidR="00B41246">
        <w:rPr>
          <w:rFonts w:cstheme="minorHAnsi"/>
        </w:rPr>
        <w:t>eleven</w:t>
      </w:r>
      <w:r w:rsidRPr="00EA6591">
        <w:rPr>
          <w:rFonts w:cstheme="minorHAnsi"/>
        </w:rPr>
        <w:t xml:space="preserve"> years.</w:t>
      </w:r>
      <w:r w:rsidR="005420E7" w:rsidRPr="00EA6591">
        <w:rPr>
          <w:rFonts w:cstheme="minorHAnsi"/>
        </w:rPr>
        <w:t xml:space="preserve"> </w:t>
      </w:r>
      <w:r w:rsidRPr="00EA6591">
        <w:rPr>
          <w:rFonts w:cstheme="minorHAnsi"/>
        </w:rPr>
        <w:t>Therefore, BOC has concluded that a three-notch downgrade will not result in a less than investment-grade credit profile for the bank.</w:t>
      </w:r>
    </w:p>
    <w:p w14:paraId="2F975B10" w14:textId="5DCF6C00" w:rsidR="00A4157F" w:rsidRPr="00EA6591" w:rsidRDefault="00575663" w:rsidP="00A4157F">
      <w:pPr>
        <w:pStyle w:val="Caption"/>
        <w:keepNext/>
        <w:rPr>
          <w:rFonts w:cstheme="minorHAnsi"/>
        </w:rPr>
      </w:pPr>
      <w:r w:rsidRPr="008859FB">
        <w:t xml:space="preserve">Table </w:t>
      </w:r>
      <w:fldSimple w:instr=" SEQ Table \* ARABIC ">
        <w:r w:rsidR="000777B4">
          <w:rPr>
            <w:noProof/>
          </w:rPr>
          <w:t>3</w:t>
        </w:r>
      </w:fldSimple>
      <w:r w:rsidRPr="008859FB">
        <w:t>:</w:t>
      </w:r>
      <w:r w:rsidR="00A4157F" w:rsidRPr="00EA6591">
        <w:rPr>
          <w:rFonts w:cstheme="minorHAnsi"/>
        </w:rPr>
        <w:t xml:space="preserve"> BOC Credit Rating History 2007 </w:t>
      </w:r>
      <w:r w:rsidR="00551B79" w:rsidRPr="00EA6591">
        <w:rPr>
          <w:rFonts w:cstheme="minorHAnsi"/>
        </w:rPr>
        <w:t>–</w:t>
      </w:r>
      <w:r>
        <w:rPr>
          <w:rFonts w:cstheme="minorHAnsi"/>
        </w:rPr>
        <w:t xml:space="preserve"> 20</w:t>
      </w:r>
      <w:r w:rsidR="007A55E8">
        <w:rPr>
          <w:rFonts w:cstheme="minorHAnsi"/>
        </w:rPr>
        <w:t>20</w:t>
      </w:r>
      <w:r w:rsidR="00551B79" w:rsidRPr="00EA6591">
        <w:rPr>
          <w:rFonts w:cstheme="minorHAnsi"/>
        </w:rPr>
        <w:t xml:space="preserve"> </w:t>
      </w:r>
      <w:r w:rsidR="00677453">
        <w:rPr>
          <w:rFonts w:cstheme="minorHAnsi"/>
        </w:rPr>
        <w:fldChar w:fldCharType="begin"/>
      </w:r>
      <w:r w:rsidR="00677453">
        <w:rPr>
          <w:rFonts w:cstheme="minorHAnsi"/>
        </w:rPr>
        <w:instrText xml:space="preserve"> REF _Ref25584504 \r \h </w:instrText>
      </w:r>
      <w:r w:rsidR="00677453">
        <w:rPr>
          <w:rFonts w:cstheme="minorHAnsi"/>
        </w:rPr>
      </w:r>
      <w:r w:rsidR="00677453">
        <w:rPr>
          <w:rFonts w:cstheme="minorHAnsi"/>
        </w:rPr>
        <w:fldChar w:fldCharType="separate"/>
      </w:r>
      <w:r w:rsidR="000777B4">
        <w:rPr>
          <w:rFonts w:cstheme="minorHAnsi"/>
        </w:rPr>
        <w:t>[7]</w:t>
      </w:r>
      <w:r w:rsidR="00677453">
        <w:rPr>
          <w:rFonts w:cstheme="minorHAnsi"/>
        </w:rPr>
        <w:fldChar w:fldCharType="end"/>
      </w:r>
    </w:p>
    <w:tbl>
      <w:tblPr>
        <w:tblStyle w:val="GridTable1Light-Accent3"/>
        <w:tblW w:w="9216" w:type="dxa"/>
        <w:tblLook w:val="04A0" w:firstRow="1" w:lastRow="0" w:firstColumn="1" w:lastColumn="0" w:noHBand="0" w:noVBand="1"/>
      </w:tblPr>
      <w:tblGrid>
        <w:gridCol w:w="1440"/>
        <w:gridCol w:w="2592"/>
        <w:gridCol w:w="2592"/>
        <w:gridCol w:w="2592"/>
      </w:tblGrid>
      <w:tr w:rsidR="0012543C" w:rsidRPr="00EA6591" w14:paraId="730B9F02" w14:textId="77777777" w:rsidTr="000B1612">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40" w:type="dxa"/>
          </w:tcPr>
          <w:p w14:paraId="5C8D43F9" w14:textId="77777777" w:rsidR="0012543C" w:rsidRPr="00EA6591" w:rsidRDefault="0012543C" w:rsidP="000B1612">
            <w:pPr>
              <w:widowControl w:val="0"/>
              <w:tabs>
                <w:tab w:val="left" w:pos="270"/>
              </w:tabs>
              <w:jc w:val="center"/>
              <w:rPr>
                <w:rFonts w:eastAsia="宋体" w:cstheme="minorHAnsi"/>
                <w:b w:val="0"/>
                <w:color w:val="000000"/>
                <w:kern w:val="2"/>
              </w:rPr>
            </w:pPr>
            <w:r w:rsidRPr="00EA6591">
              <w:rPr>
                <w:rFonts w:eastAsia="宋体" w:cstheme="minorHAnsi"/>
                <w:b w:val="0"/>
                <w:color w:val="000000"/>
                <w:kern w:val="2"/>
              </w:rPr>
              <w:t>Year</w:t>
            </w:r>
          </w:p>
        </w:tc>
        <w:tc>
          <w:tcPr>
            <w:tcW w:w="2592" w:type="dxa"/>
          </w:tcPr>
          <w:p w14:paraId="327590C5" w14:textId="77777777" w:rsidR="0012543C" w:rsidRPr="00EA6591" w:rsidRDefault="0012543C" w:rsidP="000B1612">
            <w:pPr>
              <w:widowControl w:val="0"/>
              <w:tabs>
                <w:tab w:val="left" w:pos="270"/>
              </w:tabs>
              <w:jc w:val="center"/>
              <w:cnfStyle w:val="100000000000" w:firstRow="1" w:lastRow="0" w:firstColumn="0" w:lastColumn="0" w:oddVBand="0" w:evenVBand="0" w:oddHBand="0" w:evenHBand="0" w:firstRowFirstColumn="0" w:firstRowLastColumn="0" w:lastRowFirstColumn="0" w:lastRowLastColumn="0"/>
              <w:rPr>
                <w:rFonts w:eastAsia="宋体" w:cstheme="minorHAnsi"/>
                <w:b w:val="0"/>
                <w:kern w:val="2"/>
              </w:rPr>
            </w:pPr>
            <w:r w:rsidRPr="00EA6591">
              <w:rPr>
                <w:rFonts w:eastAsia="宋体" w:cstheme="minorHAnsi"/>
                <w:b w:val="0"/>
                <w:kern w:val="2"/>
              </w:rPr>
              <w:t>Standard &amp; Poor’s</w:t>
            </w:r>
          </w:p>
        </w:tc>
        <w:tc>
          <w:tcPr>
            <w:tcW w:w="2592" w:type="dxa"/>
          </w:tcPr>
          <w:p w14:paraId="633FA789" w14:textId="77777777" w:rsidR="0012543C" w:rsidRPr="00EA6591" w:rsidRDefault="0012543C" w:rsidP="000B1612">
            <w:pPr>
              <w:widowControl w:val="0"/>
              <w:tabs>
                <w:tab w:val="left" w:pos="270"/>
              </w:tabs>
              <w:jc w:val="center"/>
              <w:cnfStyle w:val="100000000000" w:firstRow="1" w:lastRow="0" w:firstColumn="0" w:lastColumn="0" w:oddVBand="0" w:evenVBand="0" w:oddHBand="0" w:evenHBand="0" w:firstRowFirstColumn="0" w:firstRowLastColumn="0" w:lastRowFirstColumn="0" w:lastRowLastColumn="0"/>
              <w:rPr>
                <w:rFonts w:eastAsia="宋体" w:cstheme="minorHAnsi"/>
                <w:b w:val="0"/>
                <w:kern w:val="2"/>
              </w:rPr>
            </w:pPr>
            <w:r w:rsidRPr="00EA6591">
              <w:rPr>
                <w:rFonts w:eastAsia="宋体" w:cstheme="minorHAnsi"/>
                <w:b w:val="0"/>
                <w:kern w:val="2"/>
              </w:rPr>
              <w:t>Moody’s</w:t>
            </w:r>
          </w:p>
        </w:tc>
        <w:tc>
          <w:tcPr>
            <w:tcW w:w="2592" w:type="dxa"/>
          </w:tcPr>
          <w:p w14:paraId="1C0B2809" w14:textId="77777777" w:rsidR="0012543C" w:rsidRPr="00EA6591" w:rsidRDefault="0012543C" w:rsidP="000B1612">
            <w:pPr>
              <w:widowControl w:val="0"/>
              <w:tabs>
                <w:tab w:val="left" w:pos="270"/>
              </w:tabs>
              <w:jc w:val="center"/>
              <w:cnfStyle w:val="100000000000" w:firstRow="1" w:lastRow="0" w:firstColumn="0" w:lastColumn="0" w:oddVBand="0" w:evenVBand="0" w:oddHBand="0" w:evenHBand="0" w:firstRowFirstColumn="0" w:firstRowLastColumn="0" w:lastRowFirstColumn="0" w:lastRowLastColumn="0"/>
              <w:rPr>
                <w:rFonts w:eastAsia="宋体" w:cstheme="minorHAnsi"/>
                <w:b w:val="0"/>
                <w:kern w:val="2"/>
              </w:rPr>
            </w:pPr>
            <w:r w:rsidRPr="00EA6591">
              <w:rPr>
                <w:rFonts w:eastAsia="宋体" w:cstheme="minorHAnsi"/>
                <w:b w:val="0"/>
                <w:kern w:val="2"/>
              </w:rPr>
              <w:t>Fitch</w:t>
            </w:r>
          </w:p>
        </w:tc>
      </w:tr>
      <w:tr w:rsidR="0012543C" w:rsidRPr="00EA6591" w14:paraId="3B2ECC08" w14:textId="77777777" w:rsidTr="000B1612">
        <w:trPr>
          <w:trHeight w:val="288"/>
        </w:trPr>
        <w:tc>
          <w:tcPr>
            <w:cnfStyle w:val="001000000000" w:firstRow="0" w:lastRow="0" w:firstColumn="1" w:lastColumn="0" w:oddVBand="0" w:evenVBand="0" w:oddHBand="0" w:evenHBand="0" w:firstRowFirstColumn="0" w:firstRowLastColumn="0" w:lastRowFirstColumn="0" w:lastRowLastColumn="0"/>
            <w:tcW w:w="1440" w:type="dxa"/>
          </w:tcPr>
          <w:p w14:paraId="1FE00358" w14:textId="77777777" w:rsidR="0012543C" w:rsidRPr="00EA6591" w:rsidRDefault="0012543C" w:rsidP="000B1612">
            <w:pPr>
              <w:widowControl w:val="0"/>
              <w:tabs>
                <w:tab w:val="left" w:pos="270"/>
              </w:tabs>
              <w:jc w:val="center"/>
              <w:rPr>
                <w:rFonts w:eastAsia="宋体" w:cstheme="minorHAnsi"/>
                <w:b w:val="0"/>
                <w:kern w:val="2"/>
              </w:rPr>
            </w:pPr>
            <w:r w:rsidRPr="00EA6591">
              <w:rPr>
                <w:rFonts w:eastAsia="宋体" w:cstheme="minorHAnsi"/>
                <w:b w:val="0"/>
                <w:kern w:val="2"/>
              </w:rPr>
              <w:t>2007</w:t>
            </w:r>
          </w:p>
        </w:tc>
        <w:tc>
          <w:tcPr>
            <w:tcW w:w="2592" w:type="dxa"/>
          </w:tcPr>
          <w:p w14:paraId="6FED04EF" w14:textId="77777777" w:rsidR="0012543C" w:rsidRPr="00EA6591" w:rsidRDefault="0012543C" w:rsidP="000B1612">
            <w:pPr>
              <w:widowControl w:val="0"/>
              <w:tabs>
                <w:tab w:val="left" w:pos="270"/>
              </w:tabs>
              <w:jc w:val="center"/>
              <w:cnfStyle w:val="000000000000" w:firstRow="0" w:lastRow="0" w:firstColumn="0" w:lastColumn="0" w:oddVBand="0" w:evenVBand="0" w:oddHBand="0" w:evenHBand="0" w:firstRowFirstColumn="0" w:firstRowLastColumn="0" w:lastRowFirstColumn="0" w:lastRowLastColumn="0"/>
              <w:rPr>
                <w:rFonts w:eastAsia="宋体" w:cstheme="minorHAnsi"/>
                <w:kern w:val="2"/>
              </w:rPr>
            </w:pPr>
            <w:r w:rsidRPr="00EA6591">
              <w:rPr>
                <w:rFonts w:eastAsia="宋体" w:cstheme="minorHAnsi"/>
                <w:kern w:val="2"/>
              </w:rPr>
              <w:t>A-</w:t>
            </w:r>
          </w:p>
        </w:tc>
        <w:tc>
          <w:tcPr>
            <w:tcW w:w="2592" w:type="dxa"/>
          </w:tcPr>
          <w:p w14:paraId="72E326FA" w14:textId="77777777" w:rsidR="0012543C" w:rsidRPr="00EA6591" w:rsidRDefault="0012543C" w:rsidP="000B1612">
            <w:pPr>
              <w:widowControl w:val="0"/>
              <w:tabs>
                <w:tab w:val="left" w:pos="270"/>
              </w:tabs>
              <w:jc w:val="center"/>
              <w:cnfStyle w:val="000000000000" w:firstRow="0" w:lastRow="0" w:firstColumn="0" w:lastColumn="0" w:oddVBand="0" w:evenVBand="0" w:oddHBand="0" w:evenHBand="0" w:firstRowFirstColumn="0" w:firstRowLastColumn="0" w:lastRowFirstColumn="0" w:lastRowLastColumn="0"/>
              <w:rPr>
                <w:rFonts w:eastAsia="宋体" w:cstheme="minorHAnsi"/>
                <w:kern w:val="2"/>
              </w:rPr>
            </w:pPr>
            <w:r w:rsidRPr="00EA6591">
              <w:rPr>
                <w:rFonts w:eastAsia="宋体" w:cstheme="minorHAnsi"/>
                <w:kern w:val="2"/>
              </w:rPr>
              <w:t>A1</w:t>
            </w:r>
          </w:p>
        </w:tc>
        <w:tc>
          <w:tcPr>
            <w:tcW w:w="2592" w:type="dxa"/>
          </w:tcPr>
          <w:p w14:paraId="0F5B433A" w14:textId="77777777" w:rsidR="0012543C" w:rsidRPr="00EA6591" w:rsidRDefault="0012543C" w:rsidP="000B1612">
            <w:pPr>
              <w:widowControl w:val="0"/>
              <w:tabs>
                <w:tab w:val="left" w:pos="270"/>
              </w:tabs>
              <w:jc w:val="center"/>
              <w:cnfStyle w:val="000000000000" w:firstRow="0" w:lastRow="0" w:firstColumn="0" w:lastColumn="0" w:oddVBand="0" w:evenVBand="0" w:oddHBand="0" w:evenHBand="0" w:firstRowFirstColumn="0" w:firstRowLastColumn="0" w:lastRowFirstColumn="0" w:lastRowLastColumn="0"/>
              <w:rPr>
                <w:rFonts w:eastAsia="宋体" w:cstheme="minorHAnsi"/>
                <w:kern w:val="2"/>
              </w:rPr>
            </w:pPr>
            <w:r w:rsidRPr="00EA6591">
              <w:rPr>
                <w:rFonts w:eastAsia="宋体" w:cstheme="minorHAnsi"/>
                <w:kern w:val="2"/>
              </w:rPr>
              <w:t>A</w:t>
            </w:r>
          </w:p>
        </w:tc>
      </w:tr>
      <w:tr w:rsidR="000B1612" w:rsidRPr="00EA6591" w14:paraId="7A9531F1" w14:textId="77777777" w:rsidTr="00EC0973">
        <w:trPr>
          <w:trHeight w:val="288"/>
        </w:trPr>
        <w:tc>
          <w:tcPr>
            <w:cnfStyle w:val="001000000000" w:firstRow="0" w:lastRow="0" w:firstColumn="1" w:lastColumn="0" w:oddVBand="0" w:evenVBand="0" w:oddHBand="0" w:evenHBand="0" w:firstRowFirstColumn="0" w:firstRowLastColumn="0" w:lastRowFirstColumn="0" w:lastRowLastColumn="0"/>
            <w:tcW w:w="1440" w:type="dxa"/>
          </w:tcPr>
          <w:p w14:paraId="0D561F15" w14:textId="77777777" w:rsidR="000B1612" w:rsidRPr="00EA6591" w:rsidRDefault="000B1612" w:rsidP="000B1612">
            <w:pPr>
              <w:widowControl w:val="0"/>
              <w:tabs>
                <w:tab w:val="left" w:pos="270"/>
              </w:tabs>
              <w:jc w:val="center"/>
              <w:rPr>
                <w:rFonts w:eastAsia="宋体" w:cstheme="minorHAnsi"/>
                <w:b w:val="0"/>
                <w:kern w:val="2"/>
              </w:rPr>
            </w:pPr>
            <w:r w:rsidRPr="00EA6591">
              <w:rPr>
                <w:rFonts w:eastAsia="宋体" w:cstheme="minorHAnsi"/>
                <w:b w:val="0"/>
                <w:kern w:val="2"/>
              </w:rPr>
              <w:t>2008</w:t>
            </w:r>
          </w:p>
        </w:tc>
        <w:tc>
          <w:tcPr>
            <w:tcW w:w="7776" w:type="dxa"/>
            <w:gridSpan w:val="3"/>
          </w:tcPr>
          <w:p w14:paraId="3BF329BE" w14:textId="77777777" w:rsidR="000B1612" w:rsidRPr="00EA6591" w:rsidRDefault="000B1612" w:rsidP="000B161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eastAsia="宋体" w:cstheme="minorHAnsi"/>
                <w:kern w:val="2"/>
              </w:rPr>
              <w:t>No Credit Rating Change</w:t>
            </w:r>
          </w:p>
        </w:tc>
      </w:tr>
      <w:tr w:rsidR="000B1612" w:rsidRPr="00EA6591" w14:paraId="31591AC5" w14:textId="77777777" w:rsidTr="00EC0973">
        <w:trPr>
          <w:trHeight w:val="288"/>
        </w:trPr>
        <w:tc>
          <w:tcPr>
            <w:cnfStyle w:val="001000000000" w:firstRow="0" w:lastRow="0" w:firstColumn="1" w:lastColumn="0" w:oddVBand="0" w:evenVBand="0" w:oddHBand="0" w:evenHBand="0" w:firstRowFirstColumn="0" w:firstRowLastColumn="0" w:lastRowFirstColumn="0" w:lastRowLastColumn="0"/>
            <w:tcW w:w="1440" w:type="dxa"/>
          </w:tcPr>
          <w:p w14:paraId="48A9D52C" w14:textId="77777777" w:rsidR="000B1612" w:rsidRPr="00EA6591" w:rsidRDefault="000B1612" w:rsidP="000B1612">
            <w:pPr>
              <w:widowControl w:val="0"/>
              <w:tabs>
                <w:tab w:val="left" w:pos="270"/>
              </w:tabs>
              <w:jc w:val="center"/>
              <w:rPr>
                <w:rFonts w:eastAsia="宋体" w:cstheme="minorHAnsi"/>
                <w:b w:val="0"/>
                <w:kern w:val="2"/>
              </w:rPr>
            </w:pPr>
            <w:r w:rsidRPr="00EA6591">
              <w:rPr>
                <w:rFonts w:eastAsia="宋体" w:cstheme="minorHAnsi"/>
                <w:b w:val="0"/>
                <w:kern w:val="2"/>
              </w:rPr>
              <w:t>2009</w:t>
            </w:r>
          </w:p>
        </w:tc>
        <w:tc>
          <w:tcPr>
            <w:tcW w:w="7776" w:type="dxa"/>
            <w:gridSpan w:val="3"/>
          </w:tcPr>
          <w:p w14:paraId="3663E51B" w14:textId="77777777" w:rsidR="000B1612" w:rsidRPr="00EA6591" w:rsidRDefault="000B1612" w:rsidP="000B161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eastAsia="宋体" w:cstheme="minorHAnsi"/>
                <w:kern w:val="2"/>
              </w:rPr>
              <w:t>No Credit Rating Change</w:t>
            </w:r>
          </w:p>
        </w:tc>
      </w:tr>
      <w:tr w:rsidR="0012543C" w:rsidRPr="00EA6591" w14:paraId="1244348B" w14:textId="77777777" w:rsidTr="000B1612">
        <w:trPr>
          <w:trHeight w:val="288"/>
        </w:trPr>
        <w:tc>
          <w:tcPr>
            <w:cnfStyle w:val="001000000000" w:firstRow="0" w:lastRow="0" w:firstColumn="1" w:lastColumn="0" w:oddVBand="0" w:evenVBand="0" w:oddHBand="0" w:evenHBand="0" w:firstRowFirstColumn="0" w:firstRowLastColumn="0" w:lastRowFirstColumn="0" w:lastRowLastColumn="0"/>
            <w:tcW w:w="1440" w:type="dxa"/>
          </w:tcPr>
          <w:p w14:paraId="4264C8DD" w14:textId="77777777" w:rsidR="0012543C" w:rsidRPr="00EA6591" w:rsidRDefault="0012543C" w:rsidP="000B1612">
            <w:pPr>
              <w:widowControl w:val="0"/>
              <w:tabs>
                <w:tab w:val="left" w:pos="270"/>
              </w:tabs>
              <w:jc w:val="center"/>
              <w:rPr>
                <w:rFonts w:eastAsia="宋体" w:cstheme="minorHAnsi"/>
                <w:b w:val="0"/>
                <w:kern w:val="2"/>
              </w:rPr>
            </w:pPr>
            <w:r w:rsidRPr="00EA6591">
              <w:rPr>
                <w:rFonts w:eastAsia="宋体" w:cstheme="minorHAnsi"/>
                <w:b w:val="0"/>
                <w:kern w:val="2"/>
              </w:rPr>
              <w:t>2010</w:t>
            </w:r>
          </w:p>
        </w:tc>
        <w:tc>
          <w:tcPr>
            <w:tcW w:w="2592" w:type="dxa"/>
          </w:tcPr>
          <w:p w14:paraId="2F7AA333" w14:textId="77777777" w:rsidR="0012543C" w:rsidRPr="00EA6591" w:rsidRDefault="0012543C" w:rsidP="000B1612">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2592" w:type="dxa"/>
          </w:tcPr>
          <w:p w14:paraId="0ED397FF" w14:textId="77777777" w:rsidR="0012543C" w:rsidRPr="00EA6591" w:rsidRDefault="0012543C" w:rsidP="000B161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eastAsia="宋体" w:cstheme="minorHAnsi"/>
                <w:kern w:val="2"/>
              </w:rPr>
              <w:t>No Credit Rating Change</w:t>
            </w:r>
          </w:p>
        </w:tc>
        <w:tc>
          <w:tcPr>
            <w:tcW w:w="2592" w:type="dxa"/>
          </w:tcPr>
          <w:p w14:paraId="667ADB84" w14:textId="77777777" w:rsidR="0012543C" w:rsidRPr="00EA6591" w:rsidRDefault="0012543C" w:rsidP="000B1612">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12543C" w:rsidRPr="00EA6591" w14:paraId="334B0601" w14:textId="77777777" w:rsidTr="000B1612">
        <w:trPr>
          <w:trHeight w:val="288"/>
        </w:trPr>
        <w:tc>
          <w:tcPr>
            <w:cnfStyle w:val="001000000000" w:firstRow="0" w:lastRow="0" w:firstColumn="1" w:lastColumn="0" w:oddVBand="0" w:evenVBand="0" w:oddHBand="0" w:evenHBand="0" w:firstRowFirstColumn="0" w:firstRowLastColumn="0" w:lastRowFirstColumn="0" w:lastRowLastColumn="0"/>
            <w:tcW w:w="1440" w:type="dxa"/>
          </w:tcPr>
          <w:p w14:paraId="5DA066F3" w14:textId="77777777" w:rsidR="0012543C" w:rsidRPr="00EA6591" w:rsidRDefault="0012543C" w:rsidP="000B1612">
            <w:pPr>
              <w:widowControl w:val="0"/>
              <w:tabs>
                <w:tab w:val="left" w:pos="270"/>
              </w:tabs>
              <w:jc w:val="center"/>
              <w:rPr>
                <w:rFonts w:eastAsia="宋体" w:cstheme="minorHAnsi"/>
                <w:b w:val="0"/>
                <w:kern w:val="2"/>
              </w:rPr>
            </w:pPr>
            <w:r w:rsidRPr="00EA6591">
              <w:rPr>
                <w:rFonts w:eastAsia="宋体" w:cstheme="minorHAnsi"/>
                <w:b w:val="0"/>
                <w:kern w:val="2"/>
              </w:rPr>
              <w:t>2011</w:t>
            </w:r>
          </w:p>
        </w:tc>
        <w:tc>
          <w:tcPr>
            <w:tcW w:w="2592" w:type="dxa"/>
          </w:tcPr>
          <w:p w14:paraId="6D9A69CB" w14:textId="77777777" w:rsidR="0012543C" w:rsidRPr="00EA6591" w:rsidRDefault="0012543C" w:rsidP="000B161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eastAsia="宋体" w:cstheme="minorHAnsi"/>
                <w:kern w:val="2"/>
              </w:rPr>
              <w:t>A</w:t>
            </w:r>
          </w:p>
        </w:tc>
        <w:tc>
          <w:tcPr>
            <w:tcW w:w="2592" w:type="dxa"/>
          </w:tcPr>
          <w:p w14:paraId="57D971B4" w14:textId="77777777" w:rsidR="0012543C" w:rsidRPr="00EA6591" w:rsidRDefault="000B1612" w:rsidP="000B161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eastAsia="宋体" w:cstheme="minorHAnsi"/>
                <w:kern w:val="2"/>
              </w:rPr>
              <w:t>No Credit Rating Change</w:t>
            </w:r>
          </w:p>
        </w:tc>
        <w:tc>
          <w:tcPr>
            <w:tcW w:w="2592" w:type="dxa"/>
          </w:tcPr>
          <w:p w14:paraId="4BEBE207" w14:textId="244AC5D7" w:rsidR="0012543C" w:rsidRPr="00EA6591" w:rsidRDefault="0012543C" w:rsidP="000B1612">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0B1612" w:rsidRPr="00EA6591" w14:paraId="4F124CB9" w14:textId="77777777" w:rsidTr="00EC0973">
        <w:trPr>
          <w:trHeight w:val="288"/>
        </w:trPr>
        <w:tc>
          <w:tcPr>
            <w:cnfStyle w:val="001000000000" w:firstRow="0" w:lastRow="0" w:firstColumn="1" w:lastColumn="0" w:oddVBand="0" w:evenVBand="0" w:oddHBand="0" w:evenHBand="0" w:firstRowFirstColumn="0" w:firstRowLastColumn="0" w:lastRowFirstColumn="0" w:lastRowLastColumn="0"/>
            <w:tcW w:w="1440" w:type="dxa"/>
          </w:tcPr>
          <w:p w14:paraId="60321793" w14:textId="77777777" w:rsidR="000B1612" w:rsidRPr="00EA6591" w:rsidRDefault="000B1612" w:rsidP="000B1612">
            <w:pPr>
              <w:widowControl w:val="0"/>
              <w:tabs>
                <w:tab w:val="left" w:pos="270"/>
              </w:tabs>
              <w:jc w:val="center"/>
              <w:rPr>
                <w:rFonts w:eastAsia="宋体" w:cstheme="minorHAnsi"/>
                <w:b w:val="0"/>
                <w:kern w:val="2"/>
              </w:rPr>
            </w:pPr>
            <w:r w:rsidRPr="00EA6591">
              <w:rPr>
                <w:rFonts w:eastAsia="宋体" w:cstheme="minorHAnsi"/>
                <w:b w:val="0"/>
                <w:kern w:val="2"/>
              </w:rPr>
              <w:t>2012</w:t>
            </w:r>
          </w:p>
        </w:tc>
        <w:tc>
          <w:tcPr>
            <w:tcW w:w="7776" w:type="dxa"/>
            <w:gridSpan w:val="3"/>
          </w:tcPr>
          <w:p w14:paraId="7CBF399E" w14:textId="77777777" w:rsidR="000B1612" w:rsidRPr="00EA6591" w:rsidRDefault="000B1612" w:rsidP="000B161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eastAsia="宋体" w:cstheme="minorHAnsi"/>
                <w:kern w:val="2"/>
              </w:rPr>
              <w:t>No Credit Rating Change</w:t>
            </w:r>
          </w:p>
        </w:tc>
      </w:tr>
      <w:tr w:rsidR="000B1612" w:rsidRPr="00EA6591" w14:paraId="66BA674A" w14:textId="77777777" w:rsidTr="00EC0973">
        <w:trPr>
          <w:trHeight w:val="288"/>
        </w:trPr>
        <w:tc>
          <w:tcPr>
            <w:cnfStyle w:val="001000000000" w:firstRow="0" w:lastRow="0" w:firstColumn="1" w:lastColumn="0" w:oddVBand="0" w:evenVBand="0" w:oddHBand="0" w:evenHBand="0" w:firstRowFirstColumn="0" w:firstRowLastColumn="0" w:lastRowFirstColumn="0" w:lastRowLastColumn="0"/>
            <w:tcW w:w="1440" w:type="dxa"/>
          </w:tcPr>
          <w:p w14:paraId="0C162575" w14:textId="77777777" w:rsidR="000B1612" w:rsidRPr="00EA6591" w:rsidRDefault="000B1612" w:rsidP="000B1612">
            <w:pPr>
              <w:widowControl w:val="0"/>
              <w:tabs>
                <w:tab w:val="left" w:pos="270"/>
              </w:tabs>
              <w:jc w:val="center"/>
              <w:rPr>
                <w:rFonts w:eastAsia="宋体" w:cstheme="minorHAnsi"/>
                <w:b w:val="0"/>
                <w:kern w:val="2"/>
              </w:rPr>
            </w:pPr>
            <w:r w:rsidRPr="00EA6591">
              <w:rPr>
                <w:rFonts w:eastAsia="宋体" w:cstheme="minorHAnsi"/>
                <w:b w:val="0"/>
                <w:kern w:val="2"/>
              </w:rPr>
              <w:t>2013</w:t>
            </w:r>
          </w:p>
        </w:tc>
        <w:tc>
          <w:tcPr>
            <w:tcW w:w="7776" w:type="dxa"/>
            <w:gridSpan w:val="3"/>
          </w:tcPr>
          <w:p w14:paraId="48A7C196" w14:textId="77777777" w:rsidR="000B1612" w:rsidRPr="00EA6591" w:rsidRDefault="000B1612" w:rsidP="000B161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eastAsia="宋体" w:cstheme="minorHAnsi"/>
                <w:kern w:val="2"/>
              </w:rPr>
              <w:t>No Credit Rating Change</w:t>
            </w:r>
          </w:p>
        </w:tc>
      </w:tr>
      <w:tr w:rsidR="000B1612" w:rsidRPr="00EA6591" w14:paraId="2B78DF17" w14:textId="77777777" w:rsidTr="00EC0973">
        <w:trPr>
          <w:trHeight w:val="288"/>
        </w:trPr>
        <w:tc>
          <w:tcPr>
            <w:cnfStyle w:val="001000000000" w:firstRow="0" w:lastRow="0" w:firstColumn="1" w:lastColumn="0" w:oddVBand="0" w:evenVBand="0" w:oddHBand="0" w:evenHBand="0" w:firstRowFirstColumn="0" w:firstRowLastColumn="0" w:lastRowFirstColumn="0" w:lastRowLastColumn="0"/>
            <w:tcW w:w="1440" w:type="dxa"/>
          </w:tcPr>
          <w:p w14:paraId="18196CE2" w14:textId="77777777" w:rsidR="000B1612" w:rsidRPr="00EA6591" w:rsidRDefault="000B1612" w:rsidP="000B1612">
            <w:pPr>
              <w:widowControl w:val="0"/>
              <w:tabs>
                <w:tab w:val="left" w:pos="270"/>
              </w:tabs>
              <w:jc w:val="center"/>
              <w:rPr>
                <w:rFonts w:eastAsia="宋体" w:cstheme="minorHAnsi"/>
                <w:b w:val="0"/>
                <w:kern w:val="2"/>
              </w:rPr>
            </w:pPr>
            <w:r w:rsidRPr="00EA6591">
              <w:rPr>
                <w:rFonts w:eastAsia="宋体" w:cstheme="minorHAnsi"/>
                <w:b w:val="0"/>
                <w:kern w:val="2"/>
              </w:rPr>
              <w:t>2014</w:t>
            </w:r>
          </w:p>
        </w:tc>
        <w:tc>
          <w:tcPr>
            <w:tcW w:w="7776" w:type="dxa"/>
            <w:gridSpan w:val="3"/>
          </w:tcPr>
          <w:p w14:paraId="2272DC44" w14:textId="77777777" w:rsidR="000B1612" w:rsidRPr="00EA6591" w:rsidRDefault="000B1612" w:rsidP="000B161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eastAsia="宋体" w:cstheme="minorHAnsi"/>
                <w:kern w:val="2"/>
              </w:rPr>
              <w:t>No Credit Rating Change</w:t>
            </w:r>
          </w:p>
        </w:tc>
      </w:tr>
      <w:tr w:rsidR="000B1612" w:rsidRPr="00EA6591" w14:paraId="606994D9" w14:textId="77777777" w:rsidTr="00EC0973">
        <w:trPr>
          <w:trHeight w:val="288"/>
        </w:trPr>
        <w:tc>
          <w:tcPr>
            <w:cnfStyle w:val="001000000000" w:firstRow="0" w:lastRow="0" w:firstColumn="1" w:lastColumn="0" w:oddVBand="0" w:evenVBand="0" w:oddHBand="0" w:evenHBand="0" w:firstRowFirstColumn="0" w:firstRowLastColumn="0" w:lastRowFirstColumn="0" w:lastRowLastColumn="0"/>
            <w:tcW w:w="1440" w:type="dxa"/>
          </w:tcPr>
          <w:p w14:paraId="57134CA5" w14:textId="77777777" w:rsidR="000B1612" w:rsidRPr="00EA6591" w:rsidRDefault="000B1612" w:rsidP="000B1612">
            <w:pPr>
              <w:widowControl w:val="0"/>
              <w:tabs>
                <w:tab w:val="left" w:pos="270"/>
              </w:tabs>
              <w:jc w:val="center"/>
              <w:rPr>
                <w:rFonts w:eastAsia="宋体" w:cstheme="minorHAnsi"/>
                <w:b w:val="0"/>
                <w:kern w:val="2"/>
              </w:rPr>
            </w:pPr>
            <w:r w:rsidRPr="00EA6591">
              <w:rPr>
                <w:rFonts w:eastAsia="宋体" w:cstheme="minorHAnsi"/>
                <w:b w:val="0"/>
                <w:kern w:val="2"/>
              </w:rPr>
              <w:t>2015</w:t>
            </w:r>
          </w:p>
        </w:tc>
        <w:tc>
          <w:tcPr>
            <w:tcW w:w="7776" w:type="dxa"/>
            <w:gridSpan w:val="3"/>
          </w:tcPr>
          <w:p w14:paraId="1A70473C" w14:textId="77777777" w:rsidR="000B1612" w:rsidRPr="00EA6591" w:rsidRDefault="000B1612" w:rsidP="000B161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eastAsia="宋体" w:cstheme="minorHAnsi"/>
                <w:kern w:val="2"/>
              </w:rPr>
              <w:t>No Credit Rating Change</w:t>
            </w:r>
          </w:p>
        </w:tc>
      </w:tr>
      <w:tr w:rsidR="000B1612" w:rsidRPr="00EA6591" w14:paraId="10CC1B7A" w14:textId="77777777" w:rsidTr="00EC0973">
        <w:trPr>
          <w:trHeight w:val="288"/>
        </w:trPr>
        <w:tc>
          <w:tcPr>
            <w:cnfStyle w:val="001000000000" w:firstRow="0" w:lastRow="0" w:firstColumn="1" w:lastColumn="0" w:oddVBand="0" w:evenVBand="0" w:oddHBand="0" w:evenHBand="0" w:firstRowFirstColumn="0" w:firstRowLastColumn="0" w:lastRowFirstColumn="0" w:lastRowLastColumn="0"/>
            <w:tcW w:w="1440" w:type="dxa"/>
          </w:tcPr>
          <w:p w14:paraId="4D8030AF" w14:textId="77777777" w:rsidR="000B1612" w:rsidRPr="00EA6591" w:rsidRDefault="000B1612" w:rsidP="000B1612">
            <w:pPr>
              <w:widowControl w:val="0"/>
              <w:tabs>
                <w:tab w:val="left" w:pos="270"/>
              </w:tabs>
              <w:jc w:val="center"/>
              <w:rPr>
                <w:rFonts w:eastAsia="宋体" w:cstheme="minorHAnsi"/>
                <w:b w:val="0"/>
                <w:kern w:val="2"/>
              </w:rPr>
            </w:pPr>
            <w:r w:rsidRPr="00EA6591">
              <w:rPr>
                <w:rFonts w:eastAsia="宋体" w:cstheme="minorHAnsi"/>
                <w:b w:val="0"/>
                <w:kern w:val="2"/>
              </w:rPr>
              <w:t>2016</w:t>
            </w:r>
          </w:p>
        </w:tc>
        <w:tc>
          <w:tcPr>
            <w:tcW w:w="7776" w:type="dxa"/>
            <w:gridSpan w:val="3"/>
          </w:tcPr>
          <w:p w14:paraId="49D879F9" w14:textId="77777777" w:rsidR="000B1612" w:rsidRPr="00EA6591" w:rsidRDefault="000B1612" w:rsidP="000B161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eastAsia="宋体" w:cstheme="minorHAnsi"/>
                <w:kern w:val="2"/>
              </w:rPr>
              <w:t>No Credit Rating Change</w:t>
            </w:r>
          </w:p>
        </w:tc>
      </w:tr>
      <w:tr w:rsidR="000B1612" w:rsidRPr="00EA6591" w14:paraId="560D3DBE" w14:textId="77777777" w:rsidTr="00EC0973">
        <w:trPr>
          <w:trHeight w:val="288"/>
        </w:trPr>
        <w:tc>
          <w:tcPr>
            <w:cnfStyle w:val="001000000000" w:firstRow="0" w:lastRow="0" w:firstColumn="1" w:lastColumn="0" w:oddVBand="0" w:evenVBand="0" w:oddHBand="0" w:evenHBand="0" w:firstRowFirstColumn="0" w:firstRowLastColumn="0" w:lastRowFirstColumn="0" w:lastRowLastColumn="0"/>
            <w:tcW w:w="1440" w:type="dxa"/>
          </w:tcPr>
          <w:p w14:paraId="0146DEE2" w14:textId="77777777" w:rsidR="000B1612" w:rsidRPr="00EA6591" w:rsidRDefault="000B1612" w:rsidP="000B1612">
            <w:pPr>
              <w:widowControl w:val="0"/>
              <w:tabs>
                <w:tab w:val="left" w:pos="270"/>
              </w:tabs>
              <w:jc w:val="center"/>
              <w:rPr>
                <w:rFonts w:eastAsia="宋体" w:cstheme="minorHAnsi"/>
                <w:b w:val="0"/>
                <w:kern w:val="2"/>
              </w:rPr>
            </w:pPr>
            <w:r w:rsidRPr="00EA6591">
              <w:rPr>
                <w:rFonts w:eastAsia="宋体" w:cstheme="minorHAnsi"/>
                <w:b w:val="0"/>
                <w:kern w:val="2"/>
              </w:rPr>
              <w:t>2017</w:t>
            </w:r>
          </w:p>
        </w:tc>
        <w:tc>
          <w:tcPr>
            <w:tcW w:w="7776" w:type="dxa"/>
            <w:gridSpan w:val="3"/>
          </w:tcPr>
          <w:p w14:paraId="16E12320" w14:textId="77777777" w:rsidR="000B1612" w:rsidRPr="00EA6591" w:rsidRDefault="000B1612" w:rsidP="000B161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eastAsia="宋体" w:cstheme="minorHAnsi"/>
                <w:kern w:val="2"/>
              </w:rPr>
              <w:t>No Credit Rating Change</w:t>
            </w:r>
          </w:p>
        </w:tc>
      </w:tr>
      <w:tr w:rsidR="000B1612" w:rsidRPr="00EA6591" w14:paraId="15C09D13" w14:textId="77777777" w:rsidTr="00EC0973">
        <w:trPr>
          <w:trHeight w:val="288"/>
        </w:trPr>
        <w:tc>
          <w:tcPr>
            <w:cnfStyle w:val="001000000000" w:firstRow="0" w:lastRow="0" w:firstColumn="1" w:lastColumn="0" w:oddVBand="0" w:evenVBand="0" w:oddHBand="0" w:evenHBand="0" w:firstRowFirstColumn="0" w:firstRowLastColumn="0" w:lastRowFirstColumn="0" w:lastRowLastColumn="0"/>
            <w:tcW w:w="1440" w:type="dxa"/>
          </w:tcPr>
          <w:p w14:paraId="5506936D" w14:textId="77777777" w:rsidR="000B1612" w:rsidRPr="00EA6591" w:rsidRDefault="000B1612" w:rsidP="000B1612">
            <w:pPr>
              <w:widowControl w:val="0"/>
              <w:tabs>
                <w:tab w:val="left" w:pos="270"/>
              </w:tabs>
              <w:jc w:val="center"/>
              <w:rPr>
                <w:rFonts w:eastAsia="宋体" w:cstheme="minorHAnsi"/>
                <w:b w:val="0"/>
                <w:kern w:val="2"/>
              </w:rPr>
            </w:pPr>
            <w:r w:rsidRPr="00EA6591">
              <w:rPr>
                <w:rFonts w:eastAsia="宋体" w:cstheme="minorHAnsi"/>
                <w:b w:val="0"/>
                <w:kern w:val="2"/>
              </w:rPr>
              <w:t>2018</w:t>
            </w:r>
          </w:p>
        </w:tc>
        <w:tc>
          <w:tcPr>
            <w:tcW w:w="7776" w:type="dxa"/>
            <w:gridSpan w:val="3"/>
          </w:tcPr>
          <w:p w14:paraId="7852A63E" w14:textId="77777777" w:rsidR="000B1612" w:rsidRPr="00EA6591" w:rsidRDefault="000B1612" w:rsidP="000B161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eastAsia="宋体" w:cstheme="minorHAnsi"/>
                <w:kern w:val="2"/>
              </w:rPr>
              <w:t>No Credit Rating Change</w:t>
            </w:r>
          </w:p>
        </w:tc>
      </w:tr>
      <w:tr w:rsidR="00B41246" w:rsidRPr="00EA6591" w14:paraId="7EF013DB" w14:textId="77777777" w:rsidTr="00EC0973">
        <w:trPr>
          <w:trHeight w:val="288"/>
        </w:trPr>
        <w:tc>
          <w:tcPr>
            <w:cnfStyle w:val="001000000000" w:firstRow="0" w:lastRow="0" w:firstColumn="1" w:lastColumn="0" w:oddVBand="0" w:evenVBand="0" w:oddHBand="0" w:evenHBand="0" w:firstRowFirstColumn="0" w:firstRowLastColumn="0" w:lastRowFirstColumn="0" w:lastRowLastColumn="0"/>
            <w:tcW w:w="1440" w:type="dxa"/>
          </w:tcPr>
          <w:p w14:paraId="54B62C24" w14:textId="6E4C0A3E" w:rsidR="00B41246" w:rsidRPr="00EA6591" w:rsidRDefault="00B41246" w:rsidP="000B1612">
            <w:pPr>
              <w:widowControl w:val="0"/>
              <w:tabs>
                <w:tab w:val="left" w:pos="270"/>
              </w:tabs>
              <w:jc w:val="center"/>
              <w:rPr>
                <w:rFonts w:eastAsia="宋体" w:cstheme="minorHAnsi"/>
                <w:b w:val="0"/>
                <w:kern w:val="2"/>
              </w:rPr>
            </w:pPr>
            <w:r>
              <w:rPr>
                <w:rFonts w:eastAsia="宋体" w:cstheme="minorHAnsi"/>
                <w:b w:val="0"/>
                <w:kern w:val="2"/>
              </w:rPr>
              <w:t>2019</w:t>
            </w:r>
          </w:p>
        </w:tc>
        <w:tc>
          <w:tcPr>
            <w:tcW w:w="7776" w:type="dxa"/>
            <w:gridSpan w:val="3"/>
          </w:tcPr>
          <w:p w14:paraId="6BC8519E" w14:textId="3C97B205" w:rsidR="00B41246" w:rsidRPr="00EA6591" w:rsidRDefault="00B41246" w:rsidP="000B1612">
            <w:pPr>
              <w:jc w:val="center"/>
              <w:cnfStyle w:val="000000000000" w:firstRow="0" w:lastRow="0" w:firstColumn="0" w:lastColumn="0" w:oddVBand="0" w:evenVBand="0" w:oddHBand="0" w:evenHBand="0" w:firstRowFirstColumn="0" w:firstRowLastColumn="0" w:lastRowFirstColumn="0" w:lastRowLastColumn="0"/>
              <w:rPr>
                <w:rFonts w:eastAsia="宋体" w:cstheme="minorHAnsi"/>
                <w:kern w:val="2"/>
              </w:rPr>
            </w:pPr>
            <w:r w:rsidRPr="00EA6591">
              <w:rPr>
                <w:rFonts w:eastAsia="宋体" w:cstheme="minorHAnsi"/>
                <w:kern w:val="2"/>
              </w:rPr>
              <w:t>No Credit Rating Change</w:t>
            </w:r>
          </w:p>
        </w:tc>
      </w:tr>
      <w:tr w:rsidR="007A55E8" w:rsidRPr="00EA6591" w14:paraId="1AE72AE2" w14:textId="77777777" w:rsidTr="00EC0973">
        <w:trPr>
          <w:trHeight w:val="288"/>
        </w:trPr>
        <w:tc>
          <w:tcPr>
            <w:cnfStyle w:val="001000000000" w:firstRow="0" w:lastRow="0" w:firstColumn="1" w:lastColumn="0" w:oddVBand="0" w:evenVBand="0" w:oddHBand="0" w:evenHBand="0" w:firstRowFirstColumn="0" w:firstRowLastColumn="0" w:lastRowFirstColumn="0" w:lastRowLastColumn="0"/>
            <w:tcW w:w="1440" w:type="dxa"/>
          </w:tcPr>
          <w:p w14:paraId="3BF2C821" w14:textId="198B69BB" w:rsidR="007A55E8" w:rsidRDefault="007A55E8" w:rsidP="007A55E8">
            <w:pPr>
              <w:widowControl w:val="0"/>
              <w:tabs>
                <w:tab w:val="left" w:pos="270"/>
              </w:tabs>
              <w:jc w:val="center"/>
              <w:rPr>
                <w:rFonts w:eastAsia="宋体" w:cstheme="minorHAnsi"/>
                <w:kern w:val="2"/>
              </w:rPr>
            </w:pPr>
            <w:r>
              <w:rPr>
                <w:rFonts w:eastAsia="宋体" w:cstheme="minorHAnsi"/>
                <w:b w:val="0"/>
                <w:kern w:val="2"/>
              </w:rPr>
              <w:t>2020</w:t>
            </w:r>
          </w:p>
        </w:tc>
        <w:tc>
          <w:tcPr>
            <w:tcW w:w="7776" w:type="dxa"/>
            <w:gridSpan w:val="3"/>
          </w:tcPr>
          <w:p w14:paraId="6BF46C2F" w14:textId="6A3381FC" w:rsidR="007A55E8" w:rsidRPr="00EA6591" w:rsidRDefault="007A55E8" w:rsidP="007A55E8">
            <w:pPr>
              <w:jc w:val="center"/>
              <w:cnfStyle w:val="000000000000" w:firstRow="0" w:lastRow="0" w:firstColumn="0" w:lastColumn="0" w:oddVBand="0" w:evenVBand="0" w:oddHBand="0" w:evenHBand="0" w:firstRowFirstColumn="0" w:firstRowLastColumn="0" w:lastRowFirstColumn="0" w:lastRowLastColumn="0"/>
              <w:rPr>
                <w:rFonts w:eastAsia="宋体" w:cstheme="minorHAnsi"/>
                <w:kern w:val="2"/>
              </w:rPr>
            </w:pPr>
            <w:r w:rsidRPr="00EA6591">
              <w:rPr>
                <w:rFonts w:eastAsia="宋体" w:cstheme="minorHAnsi"/>
                <w:kern w:val="2"/>
              </w:rPr>
              <w:t>No Credit Rating Change</w:t>
            </w:r>
          </w:p>
        </w:tc>
      </w:tr>
    </w:tbl>
    <w:p w14:paraId="1956A1D2" w14:textId="409D9CF4" w:rsidR="000B3B07" w:rsidRPr="00EA6591" w:rsidRDefault="000B3B07" w:rsidP="00F30FD2">
      <w:pPr>
        <w:rPr>
          <w:rFonts w:cstheme="minorHAnsi"/>
        </w:rPr>
      </w:pPr>
      <w:r w:rsidRPr="00EA6591">
        <w:rPr>
          <w:rFonts w:cstheme="minorHAnsi"/>
        </w:rPr>
        <w:t xml:space="preserve">During the first 30 days of idiosyncratic stress, BOC U.S. Branches experience significant deposit </w:t>
      </w:r>
      <w:r w:rsidR="002142E9" w:rsidRPr="00EA6591">
        <w:rPr>
          <w:rFonts w:cstheme="minorHAnsi"/>
        </w:rPr>
        <w:t>run-off</w:t>
      </w:r>
      <w:r w:rsidRPr="00EA6591">
        <w:rPr>
          <w:rFonts w:cstheme="minorHAnsi"/>
        </w:rPr>
        <w:t xml:space="preserve"> from credit-sensitive depositors. Wholesale funding is not available while the bank is under name crisis stress. Retail depositors remain relatively stable with many covered by FDIC deposit insurance. BOC U.S. Branches are assumed to continue to roll over existing client loans to preserve the reputation of a going concern. There will be little or no support from head office (“</w:t>
      </w:r>
      <w:r w:rsidR="001C3E39" w:rsidRPr="00EA6591">
        <w:rPr>
          <w:rFonts w:cstheme="minorHAnsi"/>
        </w:rPr>
        <w:t>BOC H.O.</w:t>
      </w:r>
      <w:r w:rsidRPr="00EA6591">
        <w:rPr>
          <w:rFonts w:cstheme="minorHAnsi"/>
        </w:rPr>
        <w:t>”) during the early crisis period.</w:t>
      </w:r>
    </w:p>
    <w:p w14:paraId="2B8AA672" w14:textId="4D7DE112" w:rsidR="000B3B07" w:rsidRPr="00EA6591" w:rsidRDefault="000B3B07" w:rsidP="00F30FD2">
      <w:pPr>
        <w:rPr>
          <w:rFonts w:cstheme="minorHAnsi"/>
        </w:rPr>
      </w:pPr>
      <w:r w:rsidRPr="00EA6591">
        <w:rPr>
          <w:rFonts w:cstheme="minorHAnsi"/>
        </w:rPr>
        <w:t xml:space="preserve">Following the first 30 days, it is expected the </w:t>
      </w:r>
      <w:r w:rsidR="001C3E39" w:rsidRPr="00EA6591">
        <w:rPr>
          <w:rFonts w:cstheme="minorHAnsi"/>
        </w:rPr>
        <w:t>BOC H.O.</w:t>
      </w:r>
      <w:r w:rsidRPr="00EA6591">
        <w:rPr>
          <w:rFonts w:cstheme="minorHAnsi"/>
        </w:rPr>
        <w:t xml:space="preserve"> position strengthens, with appropriate government intervention, and is able to provide financial support to BOC U.S. branches.</w:t>
      </w:r>
    </w:p>
    <w:p w14:paraId="01201CE3" w14:textId="6A674432" w:rsidR="00F30FD2" w:rsidRPr="00EA6591" w:rsidRDefault="00F30FD2" w:rsidP="00F30FD2">
      <w:pPr>
        <w:rPr>
          <w:rFonts w:cstheme="minorHAnsi"/>
        </w:rPr>
      </w:pPr>
      <w:r w:rsidRPr="00EA6591">
        <w:rPr>
          <w:rFonts w:cstheme="minorHAnsi"/>
        </w:rPr>
        <w:t xml:space="preserve">Figure </w:t>
      </w:r>
      <w:r w:rsidR="00325F06">
        <w:rPr>
          <w:rFonts w:cstheme="minorHAnsi"/>
        </w:rPr>
        <w:t>3</w:t>
      </w:r>
      <w:r w:rsidRPr="00EA6591">
        <w:rPr>
          <w:rFonts w:cstheme="minorHAnsi"/>
        </w:rPr>
        <w:t xml:space="preserve"> below provides an overview of the impacts to BOC CUSO from the idiosyncratic crisis.</w:t>
      </w:r>
    </w:p>
    <w:p w14:paraId="4800F027" w14:textId="77777777" w:rsidR="00F30FD2" w:rsidRPr="00EA6591" w:rsidRDefault="000B3B07" w:rsidP="00F30FD2">
      <w:pPr>
        <w:keepNext/>
        <w:rPr>
          <w:rFonts w:cstheme="minorHAnsi"/>
        </w:rPr>
      </w:pPr>
      <w:r w:rsidRPr="00EA6591">
        <w:rPr>
          <w:rFonts w:eastAsia="Calibri" w:cstheme="minorHAnsi"/>
          <w:noProof/>
        </w:rPr>
        <w:drawing>
          <wp:inline distT="0" distB="0" distL="0" distR="0" wp14:anchorId="4F2CC226" wp14:editId="0345E320">
            <wp:extent cx="5868063" cy="165387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4021" cy="1661187"/>
                    </a:xfrm>
                    <a:prstGeom prst="rect">
                      <a:avLst/>
                    </a:prstGeom>
                  </pic:spPr>
                </pic:pic>
              </a:graphicData>
            </a:graphic>
          </wp:inline>
        </w:drawing>
      </w:r>
    </w:p>
    <w:p w14:paraId="65FECE52" w14:textId="7386065D" w:rsidR="00231531" w:rsidRPr="00231531" w:rsidRDefault="00231531" w:rsidP="00231531">
      <w:pPr>
        <w:pStyle w:val="Caption"/>
        <w:jc w:val="center"/>
        <w:rPr>
          <w:rFonts w:cstheme="minorHAnsi"/>
        </w:rPr>
      </w:pPr>
      <w:r w:rsidRPr="00EA6591">
        <w:rPr>
          <w:rFonts w:cstheme="minorHAnsi"/>
        </w:rPr>
        <w:t xml:space="preserve">Figure </w:t>
      </w:r>
      <w:r w:rsidRPr="00EA6591">
        <w:rPr>
          <w:rFonts w:cstheme="minorHAnsi"/>
        </w:rPr>
        <w:fldChar w:fldCharType="begin"/>
      </w:r>
      <w:r w:rsidRPr="00EA6591">
        <w:rPr>
          <w:rFonts w:cstheme="minorHAnsi"/>
        </w:rPr>
        <w:instrText xml:space="preserve"> SEQ Figure \* ARABIC </w:instrText>
      </w:r>
      <w:r w:rsidRPr="00EA6591">
        <w:rPr>
          <w:rFonts w:cstheme="minorHAnsi"/>
        </w:rPr>
        <w:fldChar w:fldCharType="separate"/>
      </w:r>
      <w:r w:rsidR="000777B4">
        <w:rPr>
          <w:rFonts w:cstheme="minorHAnsi"/>
          <w:noProof/>
        </w:rPr>
        <w:t>3</w:t>
      </w:r>
      <w:r w:rsidRPr="00EA6591">
        <w:rPr>
          <w:rFonts w:cstheme="minorHAnsi"/>
        </w:rPr>
        <w:fldChar w:fldCharType="end"/>
      </w:r>
      <w:r w:rsidRPr="00EA6591">
        <w:rPr>
          <w:rFonts w:cstheme="minorHAnsi"/>
        </w:rPr>
        <w:t>: Impact of Idiosyncratic Stress Scenario</w:t>
      </w:r>
    </w:p>
    <w:p w14:paraId="0374E9BE" w14:textId="4C9BB684" w:rsidR="0096484F" w:rsidRPr="00EA6591" w:rsidRDefault="0096484F" w:rsidP="000F0B69">
      <w:pPr>
        <w:pStyle w:val="Heading3"/>
      </w:pPr>
      <w:bookmarkStart w:id="103" w:name="_Ref25590164"/>
      <w:r w:rsidRPr="00EA6591">
        <w:t>Systemic Stress Scenario</w:t>
      </w:r>
      <w:bookmarkEnd w:id="103"/>
    </w:p>
    <w:p w14:paraId="3737D492" w14:textId="0062A1BF" w:rsidR="002563D2" w:rsidRPr="00EA6591" w:rsidRDefault="002563D2" w:rsidP="002563D2">
      <w:pPr>
        <w:rPr>
          <w:rFonts w:cstheme="minorHAnsi"/>
        </w:rPr>
      </w:pPr>
      <w:r w:rsidRPr="00EA6591">
        <w:rPr>
          <w:rFonts w:cstheme="minorHAnsi"/>
        </w:rPr>
        <w:t xml:space="preserve">The systemic scenario assumes events similar to the 2008 banking crisis, with impacts contained within the U.S. and do not significantly impact BOC operations outside of the U.S. The investor community has lost confidence and there is no demand for debt issued by financial institutions, causing a collapse in market liquidity. The appetite for normally liquid securities falls sharply and only the most </w:t>
      </w:r>
      <w:r w:rsidR="00D47EAC" w:rsidRPr="00EA6591">
        <w:rPr>
          <w:rFonts w:cstheme="minorHAnsi"/>
        </w:rPr>
        <w:t>highly rated</w:t>
      </w:r>
      <w:r w:rsidRPr="00EA6591">
        <w:rPr>
          <w:rFonts w:cstheme="minorHAnsi"/>
        </w:rPr>
        <w:t>, market-supported securities can be sold or funded without higher than normal haircuts. Conversely, most asset-based funding will experience significantly increased haircuts. Unsecured funding markets are non-existent for a period of six months. Moreover, the associated credit crisis would result in the shrinking of interbank money market funds and an increase in drawdowns on committed lines. Depositors reposition a significant portion of liquidity – particularly excess funds – to high-quality securities such as treasury bills or government money market mutual funds.</w:t>
      </w:r>
    </w:p>
    <w:p w14:paraId="73E2C7DE" w14:textId="77777777" w:rsidR="000B3B07" w:rsidRPr="00EA6591" w:rsidRDefault="002563D2" w:rsidP="002563D2">
      <w:pPr>
        <w:rPr>
          <w:rFonts w:cstheme="minorHAnsi"/>
        </w:rPr>
      </w:pPr>
      <w:r w:rsidRPr="00EA6591">
        <w:rPr>
          <w:rFonts w:cstheme="minorHAnsi"/>
        </w:rPr>
        <w:t>Commonly adopted remediation actions in these scenarios include various types of large-scale government intervention, such as bank closures, nationalizations, mergers, the creation of a bank restructuring agency and/or an asset-management company, and recapitalization. Sometimes these actions are accompanied by forbearance that allows the suspension or reduction of loan payments under certain circumstances and for specified lengths of time. Intermittent changes in loan classification and loan-loss provisioning are also allowed.</w:t>
      </w:r>
    </w:p>
    <w:p w14:paraId="2D62772B" w14:textId="0FA9FAC6" w:rsidR="002D7FB6" w:rsidRPr="00EA6591" w:rsidRDefault="002563D2" w:rsidP="002563D2">
      <w:pPr>
        <w:rPr>
          <w:rFonts w:cstheme="minorHAnsi"/>
        </w:rPr>
      </w:pPr>
      <w:r w:rsidRPr="00EA6591">
        <w:rPr>
          <w:rFonts w:cstheme="minorHAnsi"/>
        </w:rPr>
        <w:t xml:space="preserve">During the first 30 days of the systemic stress, BOC U.S. Branches experience mild deposit </w:t>
      </w:r>
      <w:r w:rsidR="002142E9" w:rsidRPr="00EA6591">
        <w:rPr>
          <w:rFonts w:cstheme="minorHAnsi"/>
        </w:rPr>
        <w:t>run-off</w:t>
      </w:r>
      <w:r w:rsidRPr="00EA6591">
        <w:rPr>
          <w:rFonts w:cstheme="minorHAnsi"/>
        </w:rPr>
        <w:t xml:space="preserve"> from credit-stressed depositors. Retail depositors remain relatively stable with many covered by FDIC deposit i</w:t>
      </w:r>
      <w:r w:rsidR="00C40DC1" w:rsidRPr="00EA6591">
        <w:rPr>
          <w:rFonts w:cstheme="minorHAnsi"/>
        </w:rPr>
        <w:t>nsurance</w:t>
      </w:r>
      <w:r w:rsidRPr="00EA6591">
        <w:rPr>
          <w:rFonts w:cstheme="minorHAnsi"/>
        </w:rPr>
        <w:t xml:space="preserve">. Beyond the first 30 days, BOC U.S. Branches continue to experience </w:t>
      </w:r>
      <w:r w:rsidR="002142E9" w:rsidRPr="00EA6591">
        <w:rPr>
          <w:rFonts w:cstheme="minorHAnsi"/>
        </w:rPr>
        <w:t>run-off</w:t>
      </w:r>
      <w:r w:rsidRPr="00EA6591">
        <w:rPr>
          <w:rFonts w:cstheme="minorHAnsi"/>
        </w:rPr>
        <w:t xml:space="preserve"> from excess deposits while retaining operational funds. BOC U.S. branches are assumed to roll over loans under tighter credit quality conditions. </w:t>
      </w:r>
      <w:r w:rsidR="001C3E39" w:rsidRPr="00EA6591">
        <w:rPr>
          <w:rFonts w:cstheme="minorHAnsi"/>
        </w:rPr>
        <w:t>BOC H.O.</w:t>
      </w:r>
      <w:r w:rsidRPr="00EA6591">
        <w:rPr>
          <w:rFonts w:cstheme="minorHAnsi"/>
        </w:rPr>
        <w:t xml:space="preserve"> will monitor events in the U.S. closely and support for the U.S. br</w:t>
      </w:r>
      <w:r w:rsidR="009119E7">
        <w:rPr>
          <w:rFonts w:cstheme="minorHAnsi"/>
        </w:rPr>
        <w:t>anches is expected to continue.</w:t>
      </w:r>
    </w:p>
    <w:p w14:paraId="39A92B90" w14:textId="495CA4D6" w:rsidR="002563D2" w:rsidRPr="00EA6591" w:rsidRDefault="009119E7" w:rsidP="002563D2">
      <w:pPr>
        <w:rPr>
          <w:rFonts w:cstheme="minorHAnsi"/>
        </w:rPr>
      </w:pPr>
      <w:r>
        <w:rPr>
          <w:rFonts w:cstheme="minorHAnsi"/>
        </w:rPr>
        <w:t>Figure 4</w:t>
      </w:r>
      <w:r w:rsidR="002563D2" w:rsidRPr="00EA6591">
        <w:rPr>
          <w:rFonts w:cstheme="minorHAnsi"/>
        </w:rPr>
        <w:t xml:space="preserve"> provides an overview of the impacts to BOC CUSO from the systemic crisis.</w:t>
      </w:r>
    </w:p>
    <w:p w14:paraId="29F91612" w14:textId="77777777" w:rsidR="00C17504" w:rsidRPr="00EA6591" w:rsidRDefault="00C17504" w:rsidP="00C17504">
      <w:pPr>
        <w:keepNext/>
        <w:rPr>
          <w:rFonts w:cstheme="minorHAnsi"/>
        </w:rPr>
      </w:pPr>
      <w:r w:rsidRPr="00EA6591">
        <w:rPr>
          <w:rFonts w:eastAsia="Calibri" w:cstheme="minorHAnsi"/>
          <w:noProof/>
        </w:rPr>
        <w:drawing>
          <wp:inline distT="0" distB="0" distL="0" distR="0" wp14:anchorId="24979FFA" wp14:editId="2B26F1AE">
            <wp:extent cx="5943600" cy="150378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03781"/>
                    </a:xfrm>
                    <a:prstGeom prst="rect">
                      <a:avLst/>
                    </a:prstGeom>
                  </pic:spPr>
                </pic:pic>
              </a:graphicData>
            </a:graphic>
          </wp:inline>
        </w:drawing>
      </w:r>
    </w:p>
    <w:p w14:paraId="5342C4CA" w14:textId="0887247C" w:rsidR="00231531" w:rsidRPr="00231531" w:rsidRDefault="00231531" w:rsidP="00231531">
      <w:pPr>
        <w:pStyle w:val="Caption"/>
        <w:jc w:val="center"/>
        <w:rPr>
          <w:rFonts w:cstheme="minorHAnsi"/>
        </w:rPr>
      </w:pPr>
      <w:r w:rsidRPr="00EA6591">
        <w:rPr>
          <w:rFonts w:cstheme="minorHAnsi"/>
        </w:rPr>
        <w:t xml:space="preserve">Figure </w:t>
      </w:r>
      <w:r w:rsidRPr="00EA6591">
        <w:rPr>
          <w:rFonts w:cstheme="minorHAnsi"/>
        </w:rPr>
        <w:fldChar w:fldCharType="begin"/>
      </w:r>
      <w:r w:rsidRPr="00EA6591">
        <w:rPr>
          <w:rFonts w:cstheme="minorHAnsi"/>
        </w:rPr>
        <w:instrText xml:space="preserve"> SEQ Figure \* ARABIC </w:instrText>
      </w:r>
      <w:r w:rsidRPr="00EA6591">
        <w:rPr>
          <w:rFonts w:cstheme="minorHAnsi"/>
        </w:rPr>
        <w:fldChar w:fldCharType="separate"/>
      </w:r>
      <w:r w:rsidR="000777B4">
        <w:rPr>
          <w:rFonts w:cstheme="minorHAnsi"/>
          <w:noProof/>
        </w:rPr>
        <w:t>4</w:t>
      </w:r>
      <w:r w:rsidRPr="00EA6591">
        <w:rPr>
          <w:rFonts w:cstheme="minorHAnsi"/>
        </w:rPr>
        <w:fldChar w:fldCharType="end"/>
      </w:r>
      <w:r w:rsidRPr="00EA6591">
        <w:rPr>
          <w:rFonts w:cstheme="minorHAnsi"/>
        </w:rPr>
        <w:t>: Impact of Systemic Stress Scenario</w:t>
      </w:r>
    </w:p>
    <w:p w14:paraId="7EE9E47B" w14:textId="53017676" w:rsidR="0096484F" w:rsidRPr="00EA6591" w:rsidRDefault="0096484F" w:rsidP="000F0B69">
      <w:pPr>
        <w:pStyle w:val="Heading3"/>
      </w:pPr>
      <w:bookmarkStart w:id="104" w:name="_Ref25590170"/>
      <w:r w:rsidRPr="00EA6591">
        <w:t>Combined Stress Scenario</w:t>
      </w:r>
      <w:bookmarkEnd w:id="104"/>
    </w:p>
    <w:p w14:paraId="6DEF3D7D" w14:textId="77777777" w:rsidR="00C17504" w:rsidRPr="00EA6591" w:rsidRDefault="00C17504" w:rsidP="00C17504">
      <w:pPr>
        <w:rPr>
          <w:rFonts w:cstheme="minorHAnsi"/>
        </w:rPr>
      </w:pPr>
      <w:r w:rsidRPr="00EA6591">
        <w:rPr>
          <w:rFonts w:cstheme="minorHAnsi"/>
        </w:rPr>
        <w:t>In the combined crisis scenario, there is a sharp slowdown in the Chinese economy. GDP growth rate has d</w:t>
      </w:r>
      <w:r w:rsidR="00E860DA" w:rsidRPr="00EA6591">
        <w:rPr>
          <w:rFonts w:cstheme="minorHAnsi"/>
        </w:rPr>
        <w:t xml:space="preserve">ropped significantly and has </w:t>
      </w:r>
      <w:r w:rsidR="00D571D3" w:rsidRPr="00EA6591">
        <w:rPr>
          <w:rFonts w:cstheme="minorHAnsi"/>
        </w:rPr>
        <w:t>influenced</w:t>
      </w:r>
      <w:r w:rsidRPr="00EA6591">
        <w:rPr>
          <w:rFonts w:cstheme="minorHAnsi"/>
        </w:rPr>
        <w:t xml:space="preserve"> global trade. There are significant knock-on effects on developed economies and global corporations. China implements strict currency controls, limiting cash flow out of China to the United States. This precipitates a systemic, global economic downturn.</w:t>
      </w:r>
    </w:p>
    <w:p w14:paraId="0E16D987" w14:textId="77777777" w:rsidR="00C17504" w:rsidRPr="00EA6591" w:rsidRDefault="00C17504" w:rsidP="00C17504">
      <w:pPr>
        <w:rPr>
          <w:rFonts w:cstheme="minorHAnsi"/>
        </w:rPr>
      </w:pPr>
      <w:r w:rsidRPr="00EA6591">
        <w:rPr>
          <w:rFonts w:cstheme="minorHAnsi"/>
        </w:rPr>
        <w:t xml:space="preserve">The global downturn impairs the credit profile of many companies. Commodity-focused industries such as oil and gas, coal, steel, and mining are particularly impacted. BOC is one of the largest banks in China and is focused on providing international services more than the other state-owned </w:t>
      </w:r>
      <w:r w:rsidR="00723CD2" w:rsidRPr="00EA6591">
        <w:rPr>
          <w:rFonts w:cstheme="minorHAnsi"/>
        </w:rPr>
        <w:t>peers provide</w:t>
      </w:r>
      <w:r w:rsidRPr="00EA6591">
        <w:rPr>
          <w:rFonts w:cstheme="minorHAnsi"/>
        </w:rPr>
        <w:t xml:space="preserve">. Specifically, BOC U.S. Branches have significant exposure to the oil and gas industry, shipping, and steel companies with exposures to clients such as China Shipping Development, BX Steel, Tiptop, and Sinopec. As such, they are disproportionately impacted with larger loan losses relative to other global financial institutions leading to an idiosyncratic name crisis. </w:t>
      </w:r>
    </w:p>
    <w:p w14:paraId="1DA3BFED" w14:textId="6BF4EC0A" w:rsidR="00C17504" w:rsidRPr="00EA6591" w:rsidRDefault="00C17504" w:rsidP="00C17504">
      <w:pPr>
        <w:rPr>
          <w:rFonts w:cstheme="minorHAnsi"/>
        </w:rPr>
      </w:pPr>
      <w:r w:rsidRPr="00EA6591">
        <w:rPr>
          <w:rFonts w:cstheme="minorHAnsi"/>
        </w:rPr>
        <w:t xml:space="preserve">During the first 30 days of the combined idiosyncratic and systemic stress, </w:t>
      </w:r>
      <w:r w:rsidR="001C3E39" w:rsidRPr="00EA6591">
        <w:rPr>
          <w:rFonts w:cstheme="minorHAnsi"/>
        </w:rPr>
        <w:t>BOC H.O.</w:t>
      </w:r>
      <w:r w:rsidRPr="00EA6591">
        <w:rPr>
          <w:rFonts w:cstheme="minorHAnsi"/>
        </w:rPr>
        <w:t xml:space="preserve"> repatriates excess funds from their overseas branches and fails to provide liquidity support to their foreign branches as they shore up a home office. BOC U.S. branches experience significant deposit </w:t>
      </w:r>
      <w:r w:rsidR="002142E9" w:rsidRPr="00EA6591">
        <w:rPr>
          <w:rFonts w:cstheme="minorHAnsi"/>
        </w:rPr>
        <w:t>run-off</w:t>
      </w:r>
      <w:r w:rsidRPr="00EA6591">
        <w:rPr>
          <w:rFonts w:cstheme="minorHAnsi"/>
        </w:rPr>
        <w:t xml:space="preserve"> from credit-sensitive depositors. Wholesale funding is not available while the bank is under severe stress. Retail depositors remain relatively stable with many covered by FDIC deposit insurance. BOC U.S. branches roll over existing loans with BOC internal network and select corporate counterparties to help maintain important relationships. Loan repayments coming directly from China may </w:t>
      </w:r>
      <w:r w:rsidR="00403811" w:rsidRPr="00EA6591">
        <w:rPr>
          <w:rFonts w:cstheme="minorHAnsi"/>
        </w:rPr>
        <w:t>experience impediment</w:t>
      </w:r>
      <w:r w:rsidRPr="00EA6591">
        <w:rPr>
          <w:rFonts w:cstheme="minorHAnsi"/>
        </w:rPr>
        <w:t xml:space="preserve"> because of currency controls.</w:t>
      </w:r>
    </w:p>
    <w:p w14:paraId="2E069D33" w14:textId="40360E18" w:rsidR="00C17504" w:rsidRPr="00EA6591" w:rsidRDefault="00C17504" w:rsidP="00C17504">
      <w:pPr>
        <w:rPr>
          <w:rFonts w:cstheme="minorHAnsi"/>
        </w:rPr>
      </w:pPr>
      <w:r w:rsidRPr="00EA6591">
        <w:rPr>
          <w:rFonts w:cstheme="minorHAnsi"/>
        </w:rPr>
        <w:t xml:space="preserve">Following the first 30 days, macroeconomic conditions continue to deteriorate but at a more moderate rate. It is expected the </w:t>
      </w:r>
      <w:r w:rsidR="001C3E39" w:rsidRPr="00EA6591">
        <w:rPr>
          <w:rFonts w:cstheme="minorHAnsi"/>
        </w:rPr>
        <w:t>BOC H.O.</w:t>
      </w:r>
      <w:r w:rsidRPr="00EA6591">
        <w:rPr>
          <w:rFonts w:cstheme="minorHAnsi"/>
        </w:rPr>
        <w:t xml:space="preserve"> position strengthens after 30 days, with appropriate government intervention, and is able to provide financial support to BOC U.S. branches. Currency control restrictions are relaxed.</w:t>
      </w:r>
    </w:p>
    <w:p w14:paraId="4EC9668C" w14:textId="6515B185" w:rsidR="00C17504" w:rsidRPr="00EA6591" w:rsidRDefault="009119E7" w:rsidP="00C17504">
      <w:pPr>
        <w:rPr>
          <w:rFonts w:cstheme="minorHAnsi"/>
        </w:rPr>
      </w:pPr>
      <w:r>
        <w:rPr>
          <w:rFonts w:cstheme="minorHAnsi"/>
        </w:rPr>
        <w:t>Figure 5</w:t>
      </w:r>
      <w:r w:rsidR="00C17504" w:rsidRPr="00EA6591">
        <w:rPr>
          <w:rFonts w:cstheme="minorHAnsi"/>
        </w:rPr>
        <w:t xml:space="preserve"> summarizes the impacts of the combined crisis. </w:t>
      </w:r>
    </w:p>
    <w:p w14:paraId="1F6FEB78" w14:textId="77777777" w:rsidR="00C17504" w:rsidRPr="00EA6591" w:rsidRDefault="00C17504" w:rsidP="00C17504">
      <w:pPr>
        <w:keepNext/>
        <w:rPr>
          <w:rFonts w:cstheme="minorHAnsi"/>
        </w:rPr>
      </w:pPr>
      <w:r w:rsidRPr="00EA6591">
        <w:rPr>
          <w:rFonts w:eastAsia="Calibri" w:cstheme="minorHAnsi"/>
          <w:noProof/>
        </w:rPr>
        <w:drawing>
          <wp:inline distT="0" distB="0" distL="0" distR="0" wp14:anchorId="3F7A318E" wp14:editId="10127CC1">
            <wp:extent cx="5943600" cy="19532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53260"/>
                    </a:xfrm>
                    <a:prstGeom prst="rect">
                      <a:avLst/>
                    </a:prstGeom>
                  </pic:spPr>
                </pic:pic>
              </a:graphicData>
            </a:graphic>
          </wp:inline>
        </w:drawing>
      </w:r>
    </w:p>
    <w:p w14:paraId="446F8300" w14:textId="71D3AD63" w:rsidR="00231531" w:rsidRPr="00231531" w:rsidRDefault="00231531" w:rsidP="00231531">
      <w:pPr>
        <w:pStyle w:val="Caption"/>
        <w:jc w:val="center"/>
      </w:pPr>
      <w:r w:rsidRPr="00EA6591">
        <w:rPr>
          <w:rFonts w:cstheme="minorHAnsi"/>
        </w:rPr>
        <w:t xml:space="preserve">Figure </w:t>
      </w:r>
      <w:r w:rsidRPr="00EA6591">
        <w:rPr>
          <w:rFonts w:cstheme="minorHAnsi"/>
        </w:rPr>
        <w:fldChar w:fldCharType="begin"/>
      </w:r>
      <w:r w:rsidRPr="00EA6591">
        <w:rPr>
          <w:rFonts w:cstheme="minorHAnsi"/>
        </w:rPr>
        <w:instrText xml:space="preserve"> SEQ Figure \* ARABIC </w:instrText>
      </w:r>
      <w:r w:rsidRPr="00EA6591">
        <w:rPr>
          <w:rFonts w:cstheme="minorHAnsi"/>
        </w:rPr>
        <w:fldChar w:fldCharType="separate"/>
      </w:r>
      <w:r w:rsidR="000777B4">
        <w:rPr>
          <w:rFonts w:cstheme="minorHAnsi"/>
          <w:noProof/>
        </w:rPr>
        <w:t>5</w:t>
      </w:r>
      <w:r w:rsidRPr="00EA6591">
        <w:rPr>
          <w:rFonts w:cstheme="minorHAnsi"/>
        </w:rPr>
        <w:fldChar w:fldCharType="end"/>
      </w:r>
      <w:r w:rsidRPr="00EA6591">
        <w:rPr>
          <w:rFonts w:cstheme="minorHAnsi"/>
        </w:rPr>
        <w:t>: Impact of Combined Stress Scenario</w:t>
      </w:r>
    </w:p>
    <w:p w14:paraId="27C717A0" w14:textId="77777777" w:rsidR="0096484F" w:rsidRPr="00EA6591" w:rsidRDefault="0096484F" w:rsidP="00EA6591">
      <w:pPr>
        <w:pStyle w:val="Heading2"/>
      </w:pPr>
      <w:bookmarkStart w:id="105" w:name="_Ref27553560"/>
      <w:bookmarkStart w:id="106" w:name="_Ref27553562"/>
      <w:bookmarkStart w:id="107" w:name="_Ref27553583"/>
      <w:bookmarkStart w:id="108" w:name="_Toc62755002"/>
      <w:r w:rsidRPr="00EA6591">
        <w:t>Stress Assumptions</w:t>
      </w:r>
      <w:bookmarkEnd w:id="105"/>
      <w:bookmarkEnd w:id="106"/>
      <w:bookmarkEnd w:id="107"/>
      <w:bookmarkEnd w:id="108"/>
    </w:p>
    <w:p w14:paraId="1BE228D3" w14:textId="3FA2C62A" w:rsidR="00C17504" w:rsidRPr="00EA6591" w:rsidRDefault="00C17504" w:rsidP="000F0B69">
      <w:pPr>
        <w:pStyle w:val="Heading3"/>
      </w:pPr>
      <w:r w:rsidRPr="00EA6591">
        <w:t>Assumptions Development Approach</w:t>
      </w:r>
    </w:p>
    <w:p w14:paraId="4E44D602" w14:textId="6EE68591" w:rsidR="00B55BD5" w:rsidRPr="00EA6591" w:rsidRDefault="00B55BD5" w:rsidP="00B55BD5">
      <w:pPr>
        <w:rPr>
          <w:rFonts w:cstheme="minorHAnsi"/>
        </w:rPr>
      </w:pPr>
      <w:r w:rsidRPr="00EA6591">
        <w:rPr>
          <w:rFonts w:cstheme="minorHAnsi"/>
        </w:rPr>
        <w:t xml:space="preserve">Liquidity stress test assumptions were </w:t>
      </w:r>
      <w:r w:rsidRPr="00CF4804">
        <w:rPr>
          <w:rFonts w:cstheme="minorHAnsi"/>
        </w:rPr>
        <w:t>developed based on BOC CUSO’s empirical data, industry research, expert judgment, and regulatory guidance. There</w:t>
      </w:r>
      <w:r w:rsidRPr="00EA6591">
        <w:rPr>
          <w:rFonts w:cstheme="minorHAnsi"/>
        </w:rPr>
        <w:t xml:space="preserve"> are four steps in developing the assumptions, detailed in Table </w:t>
      </w:r>
      <w:r w:rsidR="002D7FB6" w:rsidRPr="00EA6591">
        <w:rPr>
          <w:rFonts w:cstheme="minorHAnsi"/>
        </w:rPr>
        <w:t>3</w:t>
      </w:r>
      <w:r w:rsidRPr="00EA6591">
        <w:rPr>
          <w:rFonts w:cstheme="minorHAnsi"/>
        </w:rPr>
        <w:t>.</w:t>
      </w:r>
    </w:p>
    <w:p w14:paraId="41D2DCC6" w14:textId="36E1E87C" w:rsidR="004D6C47" w:rsidRPr="00EA6591" w:rsidRDefault="00575663" w:rsidP="004D6C47">
      <w:pPr>
        <w:pStyle w:val="Caption"/>
        <w:keepNext/>
        <w:rPr>
          <w:rFonts w:cstheme="minorHAnsi"/>
        </w:rPr>
      </w:pPr>
      <w:r w:rsidRPr="008859FB">
        <w:t xml:space="preserve">Table </w:t>
      </w:r>
      <w:fldSimple w:instr=" SEQ Table \* ARABIC ">
        <w:r w:rsidR="000777B4">
          <w:rPr>
            <w:noProof/>
          </w:rPr>
          <w:t>4</w:t>
        </w:r>
      </w:fldSimple>
      <w:r w:rsidRPr="008859FB">
        <w:t>:</w:t>
      </w:r>
      <w:r w:rsidRPr="00EA6591">
        <w:rPr>
          <w:rFonts w:cstheme="minorHAnsi"/>
        </w:rPr>
        <w:t xml:space="preserve"> </w:t>
      </w:r>
      <w:r w:rsidR="004D6C47" w:rsidRPr="00EA6591">
        <w:rPr>
          <w:rFonts w:cstheme="minorHAnsi"/>
        </w:rPr>
        <w:t>Assumptions Development Approach</w:t>
      </w:r>
    </w:p>
    <w:tbl>
      <w:tblPr>
        <w:tblStyle w:val="GridTable1Light-Accent3"/>
        <w:tblW w:w="9625" w:type="dxa"/>
        <w:tblLook w:val="04A0" w:firstRow="1" w:lastRow="0" w:firstColumn="1" w:lastColumn="0" w:noHBand="0" w:noVBand="1"/>
      </w:tblPr>
      <w:tblGrid>
        <w:gridCol w:w="1435"/>
        <w:gridCol w:w="8190"/>
      </w:tblGrid>
      <w:tr w:rsidR="00B55BD5" w:rsidRPr="00EA6591" w14:paraId="47BD0B18" w14:textId="77777777" w:rsidTr="00460412">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9625" w:type="dxa"/>
            <w:gridSpan w:val="2"/>
            <w:vAlign w:val="center"/>
          </w:tcPr>
          <w:p w14:paraId="516C6DCC" w14:textId="77777777" w:rsidR="00B55BD5" w:rsidRPr="00EA6591" w:rsidRDefault="00B55BD5" w:rsidP="00460412">
            <w:pPr>
              <w:jc w:val="center"/>
              <w:rPr>
                <w:rFonts w:cstheme="minorHAnsi"/>
              </w:rPr>
            </w:pPr>
            <w:r w:rsidRPr="00EA6591">
              <w:rPr>
                <w:rFonts w:cstheme="minorHAnsi"/>
              </w:rPr>
              <w:t>Four steps to developing the assumptions</w:t>
            </w:r>
          </w:p>
        </w:tc>
      </w:tr>
      <w:tr w:rsidR="00B55BD5" w:rsidRPr="00EA6591" w14:paraId="6F76DCF8" w14:textId="77777777" w:rsidTr="009C3010">
        <w:trPr>
          <w:trHeight w:val="600"/>
        </w:trPr>
        <w:tc>
          <w:tcPr>
            <w:cnfStyle w:val="001000000000" w:firstRow="0" w:lastRow="0" w:firstColumn="1" w:lastColumn="0" w:oddVBand="0" w:evenVBand="0" w:oddHBand="0" w:evenHBand="0" w:firstRowFirstColumn="0" w:firstRowLastColumn="0" w:lastRowFirstColumn="0" w:lastRowLastColumn="0"/>
            <w:tcW w:w="1435" w:type="dxa"/>
          </w:tcPr>
          <w:p w14:paraId="3A5F6558" w14:textId="77777777" w:rsidR="00B55BD5" w:rsidRPr="00EA6591" w:rsidRDefault="00B55BD5" w:rsidP="00460412">
            <w:pPr>
              <w:jc w:val="center"/>
              <w:rPr>
                <w:rFonts w:cstheme="minorHAnsi"/>
              </w:rPr>
            </w:pPr>
            <w:r w:rsidRPr="00EA6591">
              <w:rPr>
                <w:rFonts w:cstheme="minorHAnsi"/>
              </w:rPr>
              <w:t>Step 1</w:t>
            </w:r>
          </w:p>
        </w:tc>
        <w:tc>
          <w:tcPr>
            <w:tcW w:w="8190" w:type="dxa"/>
          </w:tcPr>
          <w:p w14:paraId="78BFC1B3" w14:textId="0D6EA091" w:rsidR="00B55BD5" w:rsidRPr="00EA6591" w:rsidRDefault="00B55BD5" w:rsidP="004D6C47">
            <w:pP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b/>
              </w:rPr>
              <w:t xml:space="preserve">Analyze the BOC CUSO balance sheet, off-balance sheet </w:t>
            </w:r>
            <w:r w:rsidRPr="00EA6591">
              <w:rPr>
                <w:rFonts w:cstheme="minorHAnsi"/>
                <w:b/>
                <w:noProof/>
              </w:rPr>
              <w:t>accounts,</w:t>
            </w:r>
            <w:r w:rsidRPr="00EA6591">
              <w:rPr>
                <w:rFonts w:cstheme="minorHAnsi"/>
                <w:b/>
              </w:rPr>
              <w:t xml:space="preserve"> and potential </w:t>
            </w:r>
            <w:r w:rsidRPr="00EA6591">
              <w:rPr>
                <w:rFonts w:cstheme="minorHAnsi"/>
                <w:b/>
                <w:noProof/>
              </w:rPr>
              <w:t>countermeasures</w:t>
            </w:r>
            <w:r w:rsidRPr="00EA6591">
              <w:rPr>
                <w:rFonts w:cstheme="minorHAnsi"/>
                <w:b/>
              </w:rPr>
              <w:t>.</w:t>
            </w:r>
            <w:r w:rsidRPr="00EA6591">
              <w:rPr>
                <w:rFonts w:cstheme="minorHAnsi"/>
              </w:rPr>
              <w:t xml:space="preserve"> BOC conducted detailed analyses for on and off-balance sheet items, taking into </w:t>
            </w:r>
            <w:r w:rsidRPr="00EA6591">
              <w:rPr>
                <w:rFonts w:cstheme="minorHAnsi"/>
                <w:noProof/>
              </w:rPr>
              <w:t>consideration the characteristics of each product</w:t>
            </w:r>
            <w:r w:rsidRPr="00EA6591">
              <w:rPr>
                <w:rFonts w:cstheme="minorHAnsi"/>
              </w:rPr>
              <w:t xml:space="preserve">, counterparty profile, and any complexity or potential </w:t>
            </w:r>
            <w:r w:rsidRPr="00EA6591">
              <w:rPr>
                <w:rFonts w:cstheme="minorHAnsi"/>
                <w:noProof/>
              </w:rPr>
              <w:t>risks</w:t>
            </w:r>
            <w:r w:rsidRPr="00EA6591">
              <w:rPr>
                <w:rFonts w:cstheme="minorHAnsi"/>
              </w:rPr>
              <w:t>.</w:t>
            </w:r>
            <w:r w:rsidR="005420E7" w:rsidRPr="00EA6591">
              <w:rPr>
                <w:rFonts w:cstheme="minorHAnsi"/>
              </w:rPr>
              <w:t xml:space="preserve"> </w:t>
            </w:r>
            <w:r w:rsidRPr="00EA6591">
              <w:rPr>
                <w:rFonts w:cstheme="minorHAnsi"/>
              </w:rPr>
              <w:t xml:space="preserve">The behavioral profile of each product also </w:t>
            </w:r>
            <w:r w:rsidRPr="00EA6591">
              <w:rPr>
                <w:rFonts w:cstheme="minorHAnsi"/>
                <w:noProof/>
              </w:rPr>
              <w:t xml:space="preserve">entailed </w:t>
            </w:r>
            <w:r w:rsidRPr="00EA6591">
              <w:rPr>
                <w:rFonts w:cstheme="minorHAnsi"/>
              </w:rPr>
              <w:t xml:space="preserve">empirical data analysis, industry comparison, as well as </w:t>
            </w:r>
            <w:r w:rsidRPr="00EA6591">
              <w:rPr>
                <w:rFonts w:cstheme="minorHAnsi"/>
                <w:noProof/>
              </w:rPr>
              <w:t>regulatory guidance</w:t>
            </w:r>
            <w:r w:rsidRPr="00EA6591">
              <w:rPr>
                <w:rFonts w:cstheme="minorHAnsi"/>
              </w:rPr>
              <w:t xml:space="preserve">. Empirical data included GL account data extending back to January 1, 2008. Industry data included analysis of </w:t>
            </w:r>
            <w:r w:rsidR="002142E9" w:rsidRPr="00EA6591">
              <w:rPr>
                <w:rFonts w:cstheme="minorHAnsi"/>
              </w:rPr>
              <w:t>run-off</w:t>
            </w:r>
            <w:r w:rsidRPr="00EA6591">
              <w:rPr>
                <w:rFonts w:cstheme="minorHAnsi"/>
              </w:rPr>
              <w:t xml:space="preserve"> experienced by U.S. banks during the 2007-2008 crisis; examination of specific cases of failed banks</w:t>
            </w:r>
            <w:r w:rsidR="00D8168C" w:rsidRPr="00EA6591">
              <w:rPr>
                <w:rFonts w:cstheme="minorHAnsi"/>
              </w:rPr>
              <w:t xml:space="preserve"> (e.g., Wachovia); and publicly </w:t>
            </w:r>
            <w:r w:rsidRPr="00EA6591">
              <w:rPr>
                <w:rFonts w:cstheme="minorHAnsi"/>
              </w:rPr>
              <w:t xml:space="preserve">available industry studies (e.g., The Clearing House study). </w:t>
            </w:r>
            <w:r w:rsidRPr="00CF4804">
              <w:rPr>
                <w:rFonts w:cstheme="minorHAnsi"/>
              </w:rPr>
              <w:t>Refer to Appendix B Sources of Assumption Data for additional detail.</w:t>
            </w:r>
          </w:p>
        </w:tc>
      </w:tr>
      <w:tr w:rsidR="00B55BD5" w:rsidRPr="00EA6591" w14:paraId="40C2344B" w14:textId="77777777" w:rsidTr="00460412">
        <w:trPr>
          <w:trHeight w:val="881"/>
        </w:trPr>
        <w:tc>
          <w:tcPr>
            <w:cnfStyle w:val="001000000000" w:firstRow="0" w:lastRow="0" w:firstColumn="1" w:lastColumn="0" w:oddVBand="0" w:evenVBand="0" w:oddHBand="0" w:evenHBand="0" w:firstRowFirstColumn="0" w:firstRowLastColumn="0" w:lastRowFirstColumn="0" w:lastRowLastColumn="0"/>
            <w:tcW w:w="1435" w:type="dxa"/>
          </w:tcPr>
          <w:p w14:paraId="3E081A7E" w14:textId="77777777" w:rsidR="00B55BD5" w:rsidRPr="00EA6591" w:rsidRDefault="00B55BD5" w:rsidP="00460412">
            <w:pPr>
              <w:jc w:val="center"/>
              <w:rPr>
                <w:rFonts w:cstheme="minorHAnsi"/>
              </w:rPr>
            </w:pPr>
            <w:r w:rsidRPr="00EA6591">
              <w:rPr>
                <w:rFonts w:cstheme="minorHAnsi"/>
              </w:rPr>
              <w:t>Step 2</w:t>
            </w:r>
          </w:p>
        </w:tc>
        <w:tc>
          <w:tcPr>
            <w:tcW w:w="8190" w:type="dxa"/>
          </w:tcPr>
          <w:p w14:paraId="57ED2C1D" w14:textId="77777777" w:rsidR="00B55BD5" w:rsidRPr="00EA6591" w:rsidRDefault="00B55BD5" w:rsidP="004D6C47">
            <w:pP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b/>
              </w:rPr>
              <w:t>Identify special clients and products.</w:t>
            </w:r>
            <w:r w:rsidRPr="00EA6591">
              <w:rPr>
                <w:rFonts w:cstheme="minorHAnsi"/>
              </w:rPr>
              <w:t xml:space="preserve"> For </w:t>
            </w:r>
            <w:r w:rsidRPr="00EA6591">
              <w:rPr>
                <w:rFonts w:cstheme="minorHAnsi"/>
                <w:noProof/>
              </w:rPr>
              <w:t>particular</w:t>
            </w:r>
            <w:r w:rsidRPr="00EA6591">
              <w:rPr>
                <w:rFonts w:cstheme="minorHAnsi"/>
              </w:rPr>
              <w:t xml:space="preserve"> products and clients, such </w:t>
            </w:r>
            <w:r w:rsidRPr="00EA6591">
              <w:rPr>
                <w:rFonts w:cstheme="minorHAnsi"/>
                <w:noProof/>
              </w:rPr>
              <w:t>as large</w:t>
            </w:r>
            <w:r w:rsidRPr="00EA6591">
              <w:rPr>
                <w:rFonts w:cstheme="minorHAnsi"/>
              </w:rPr>
              <w:t xml:space="preserve"> concentrated </w:t>
            </w:r>
            <w:r w:rsidRPr="00EA6591">
              <w:rPr>
                <w:rFonts w:cstheme="minorHAnsi"/>
                <w:noProof/>
              </w:rPr>
              <w:t>deposits,</w:t>
            </w:r>
            <w:r w:rsidRPr="00EA6591">
              <w:rPr>
                <w:rFonts w:cstheme="minorHAnsi"/>
              </w:rPr>
              <w:t xml:space="preserve"> and special pricing clients, additional client-level data analysis was performed.</w:t>
            </w:r>
          </w:p>
        </w:tc>
      </w:tr>
      <w:tr w:rsidR="00B55BD5" w:rsidRPr="00EA6591" w14:paraId="0BDFE37F" w14:textId="77777777" w:rsidTr="00460412">
        <w:trPr>
          <w:trHeight w:val="864"/>
        </w:trPr>
        <w:tc>
          <w:tcPr>
            <w:cnfStyle w:val="001000000000" w:firstRow="0" w:lastRow="0" w:firstColumn="1" w:lastColumn="0" w:oddVBand="0" w:evenVBand="0" w:oddHBand="0" w:evenHBand="0" w:firstRowFirstColumn="0" w:firstRowLastColumn="0" w:lastRowFirstColumn="0" w:lastRowLastColumn="0"/>
            <w:tcW w:w="1435" w:type="dxa"/>
          </w:tcPr>
          <w:p w14:paraId="755D0054" w14:textId="77777777" w:rsidR="00B55BD5" w:rsidRPr="00EA6591" w:rsidRDefault="00B55BD5" w:rsidP="00460412">
            <w:pPr>
              <w:jc w:val="center"/>
              <w:rPr>
                <w:rFonts w:cstheme="minorHAnsi"/>
              </w:rPr>
            </w:pPr>
            <w:r w:rsidRPr="00EA6591">
              <w:rPr>
                <w:rFonts w:cstheme="minorHAnsi"/>
              </w:rPr>
              <w:t>Step 3</w:t>
            </w:r>
          </w:p>
        </w:tc>
        <w:tc>
          <w:tcPr>
            <w:tcW w:w="8190" w:type="dxa"/>
          </w:tcPr>
          <w:p w14:paraId="0BE2839D" w14:textId="6290959A" w:rsidR="00B55BD5" w:rsidRPr="00EA6591" w:rsidRDefault="00B55BD5" w:rsidP="004D6C47">
            <w:pPr>
              <w:cnfStyle w:val="000000000000" w:firstRow="0" w:lastRow="0" w:firstColumn="0" w:lastColumn="0" w:oddVBand="0" w:evenVBand="0" w:oddHBand="0" w:evenHBand="0" w:firstRowFirstColumn="0" w:firstRowLastColumn="0" w:lastRowFirstColumn="0" w:lastRowLastColumn="0"/>
              <w:rPr>
                <w:rFonts w:cstheme="minorHAnsi"/>
                <w:noProof/>
              </w:rPr>
            </w:pPr>
            <w:r w:rsidRPr="00EA6591">
              <w:rPr>
                <w:rFonts w:cstheme="minorHAnsi"/>
                <w:b/>
              </w:rPr>
              <w:t>Meet with lines of business (LOB) to discuss and validate initial assumptions.</w:t>
            </w:r>
            <w:r w:rsidRPr="00EA6591">
              <w:rPr>
                <w:rFonts w:cstheme="minorHAnsi"/>
              </w:rPr>
              <w:t xml:space="preserve"> For those special clients and products </w:t>
            </w:r>
            <w:r w:rsidRPr="00EA6591">
              <w:rPr>
                <w:rFonts w:cstheme="minorHAnsi"/>
                <w:noProof/>
              </w:rPr>
              <w:t>identified in step</w:t>
            </w:r>
            <w:r w:rsidRPr="00EA6591">
              <w:rPr>
                <w:rFonts w:cstheme="minorHAnsi"/>
              </w:rPr>
              <w:t xml:space="preserve"> 2, the LOBs were interviewed to ensure a</w:t>
            </w:r>
            <w:r w:rsidRPr="00EA6591">
              <w:rPr>
                <w:rFonts w:cstheme="minorHAnsi"/>
                <w:noProof/>
              </w:rPr>
              <w:t xml:space="preserve"> clear</w:t>
            </w:r>
            <w:r w:rsidRPr="00EA6591">
              <w:rPr>
                <w:rFonts w:cstheme="minorHAnsi"/>
              </w:rPr>
              <w:t xml:space="preserve"> </w:t>
            </w:r>
            <w:r w:rsidRPr="00EA6591">
              <w:rPr>
                <w:rFonts w:cstheme="minorHAnsi"/>
                <w:noProof/>
              </w:rPr>
              <w:t>understanding of</w:t>
            </w:r>
            <w:r w:rsidR="005420E7" w:rsidRPr="00EA6591">
              <w:rPr>
                <w:rFonts w:cstheme="minorHAnsi"/>
                <w:noProof/>
              </w:rPr>
              <w:t xml:space="preserve"> </w:t>
            </w:r>
            <w:r w:rsidRPr="00EA6591">
              <w:rPr>
                <w:rFonts w:cstheme="minorHAnsi"/>
                <w:noProof/>
              </w:rPr>
              <w:t>the</w:t>
            </w:r>
            <w:r w:rsidRPr="00EA6591">
              <w:rPr>
                <w:rFonts w:cstheme="minorHAnsi"/>
              </w:rPr>
              <w:t xml:space="preserve"> </w:t>
            </w:r>
            <w:r w:rsidRPr="00EA6591">
              <w:rPr>
                <w:rFonts w:cstheme="minorHAnsi"/>
                <w:noProof/>
              </w:rPr>
              <w:t xml:space="preserve">client’s </w:t>
            </w:r>
            <w:r w:rsidRPr="00EA6591">
              <w:rPr>
                <w:rFonts w:cstheme="minorHAnsi"/>
              </w:rPr>
              <w:t xml:space="preserve">and </w:t>
            </w:r>
            <w:r w:rsidRPr="00EA6591">
              <w:rPr>
                <w:rFonts w:cstheme="minorHAnsi"/>
                <w:noProof/>
              </w:rPr>
              <w:t>products’characteristics</w:t>
            </w:r>
            <w:r w:rsidRPr="00EA6591">
              <w:rPr>
                <w:rFonts w:cstheme="minorHAnsi"/>
              </w:rPr>
              <w:t>.</w:t>
            </w:r>
          </w:p>
        </w:tc>
      </w:tr>
      <w:tr w:rsidR="00B55BD5" w:rsidRPr="00EA6591" w14:paraId="57BEDBD2" w14:textId="77777777" w:rsidTr="00460412">
        <w:tc>
          <w:tcPr>
            <w:cnfStyle w:val="001000000000" w:firstRow="0" w:lastRow="0" w:firstColumn="1" w:lastColumn="0" w:oddVBand="0" w:evenVBand="0" w:oddHBand="0" w:evenHBand="0" w:firstRowFirstColumn="0" w:firstRowLastColumn="0" w:lastRowFirstColumn="0" w:lastRowLastColumn="0"/>
            <w:tcW w:w="1435" w:type="dxa"/>
          </w:tcPr>
          <w:p w14:paraId="2727413A" w14:textId="77777777" w:rsidR="00B55BD5" w:rsidRPr="00EA6591" w:rsidRDefault="00B55BD5" w:rsidP="00460412">
            <w:pPr>
              <w:jc w:val="center"/>
              <w:rPr>
                <w:rFonts w:cstheme="minorHAnsi"/>
              </w:rPr>
            </w:pPr>
            <w:r w:rsidRPr="00EA6591">
              <w:rPr>
                <w:rFonts w:cstheme="minorHAnsi"/>
              </w:rPr>
              <w:t>Step 4</w:t>
            </w:r>
          </w:p>
        </w:tc>
        <w:tc>
          <w:tcPr>
            <w:tcW w:w="8190" w:type="dxa"/>
          </w:tcPr>
          <w:p w14:paraId="27FE097E" w14:textId="14C93457" w:rsidR="00B55BD5" w:rsidRPr="00EA6591" w:rsidRDefault="00B55BD5" w:rsidP="00677453">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b/>
              </w:rPr>
              <w:t>Tailor assumptions to each scenario.</w:t>
            </w:r>
            <w:r w:rsidRPr="00EA6591">
              <w:rPr>
                <w:rFonts w:cstheme="minorHAnsi"/>
              </w:rPr>
              <w:t xml:space="preserve"> For the idiosyncratic scenario and systemic scenario, we considered assumptions from the study conducted by The Clearing House (“TCH”)</w:t>
            </w:r>
            <w:r w:rsidR="00677453">
              <w:rPr>
                <w:rFonts w:cstheme="minorHAnsi"/>
              </w:rPr>
              <w:t xml:space="preserve"> </w:t>
            </w:r>
            <w:r w:rsidR="00677453">
              <w:rPr>
                <w:rFonts w:cstheme="minorHAnsi"/>
              </w:rPr>
              <w:fldChar w:fldCharType="begin"/>
            </w:r>
            <w:r w:rsidR="00677453">
              <w:rPr>
                <w:rFonts w:cstheme="minorHAnsi"/>
              </w:rPr>
              <w:instrText xml:space="preserve"> REF _Ref54119157 \r \h </w:instrText>
            </w:r>
            <w:r w:rsidR="00677453">
              <w:rPr>
                <w:rFonts w:cstheme="minorHAnsi"/>
              </w:rPr>
            </w:r>
            <w:r w:rsidR="00677453">
              <w:rPr>
                <w:rFonts w:cstheme="minorHAnsi"/>
              </w:rPr>
              <w:fldChar w:fldCharType="separate"/>
            </w:r>
            <w:r w:rsidR="000777B4">
              <w:rPr>
                <w:rFonts w:cstheme="minorHAnsi"/>
              </w:rPr>
              <w:t>[8]</w:t>
            </w:r>
            <w:r w:rsidR="00677453">
              <w:rPr>
                <w:rFonts w:cstheme="minorHAnsi"/>
              </w:rPr>
              <w:fldChar w:fldCharType="end"/>
            </w:r>
            <w:r w:rsidRPr="00EA6591">
              <w:rPr>
                <w:rFonts w:cstheme="minorHAnsi"/>
              </w:rPr>
              <w:t>. For the combined scenario, we referenced Liquidity Coverage Ratio factors (for first 30 days) and the Net Stable Funding Ratio (after 30 days). The final set of assumptions was based on a combination of these sources as well as the additional research and line of business input discussed above. Refer to Appendix B- Sources of Assumption Data for additional detail.</w:t>
            </w:r>
          </w:p>
        </w:tc>
      </w:tr>
    </w:tbl>
    <w:p w14:paraId="5003F835" w14:textId="77777777" w:rsidR="004D6C47" w:rsidRPr="00EA6591" w:rsidRDefault="004D6C47" w:rsidP="004D6C47">
      <w:pPr>
        <w:rPr>
          <w:rFonts w:cstheme="minorHAnsi"/>
        </w:rPr>
      </w:pPr>
      <w:r w:rsidRPr="00EA6591">
        <w:rPr>
          <w:rFonts w:cstheme="minorHAnsi"/>
        </w:rPr>
        <w:t>The sections below detail the assumptions used for assets, liabilities, off-balance sheet exposures, countermeasures as well as the approach for non-branch U.S. Entities, by methodically applying the procedures mentioned above.</w:t>
      </w:r>
    </w:p>
    <w:p w14:paraId="4355D8D4" w14:textId="2A8EC55B" w:rsidR="004D6C47" w:rsidRPr="00EA6591" w:rsidRDefault="004D6C47" w:rsidP="000F0B69">
      <w:pPr>
        <w:pStyle w:val="Heading3"/>
      </w:pPr>
      <w:bookmarkStart w:id="109" w:name="_Ref25325565"/>
      <w:r w:rsidRPr="00EA6591">
        <w:t>Time Horizon Scaling</w:t>
      </w:r>
      <w:bookmarkEnd w:id="109"/>
    </w:p>
    <w:p w14:paraId="4F6C131C" w14:textId="34DBD7D3" w:rsidR="00B55BD5" w:rsidRPr="00EA6591" w:rsidRDefault="008E2DEF" w:rsidP="00B55BD5">
      <w:pPr>
        <w:rPr>
          <w:rFonts w:cstheme="minorHAnsi"/>
        </w:rPr>
      </w:pPr>
      <w:r w:rsidRPr="00EA6591">
        <w:rPr>
          <w:rFonts w:cstheme="minorHAnsi"/>
        </w:rPr>
        <w:t>BOCNY has established “reactiveness factors”</w:t>
      </w:r>
      <w:r w:rsidR="0090500F" w:rsidRPr="00EA6591">
        <w:rPr>
          <w:rFonts w:cstheme="minorHAnsi"/>
        </w:rPr>
        <w:t xml:space="preserve"> for each segment to scale </w:t>
      </w:r>
      <w:r w:rsidR="002142E9" w:rsidRPr="00EA6591">
        <w:rPr>
          <w:rFonts w:cstheme="minorHAnsi"/>
        </w:rPr>
        <w:t>run-off</w:t>
      </w:r>
      <w:r w:rsidR="0090500F" w:rsidRPr="00EA6591">
        <w:rPr>
          <w:rFonts w:cstheme="minorHAnsi"/>
        </w:rPr>
        <w:t xml:space="preserve"> factors across the required time horizons (overnight, 14-day, 30-day, 90-day, and 1-year). Reactiveness factors are a method to quantify the rate of </w:t>
      </w:r>
      <w:r w:rsidR="002142E9" w:rsidRPr="00EA6591">
        <w:rPr>
          <w:rFonts w:cstheme="minorHAnsi"/>
        </w:rPr>
        <w:t>run-off</w:t>
      </w:r>
      <w:r w:rsidR="0090500F" w:rsidRPr="00EA6591">
        <w:rPr>
          <w:rFonts w:cstheme="minorHAnsi"/>
        </w:rPr>
        <w:t xml:space="preserve"> within stress scen</w:t>
      </w:r>
      <w:r w:rsidR="00C41E27" w:rsidRPr="00EA6591">
        <w:rPr>
          <w:rFonts w:cstheme="minorHAnsi"/>
        </w:rPr>
        <w:t>ario time</w:t>
      </w:r>
      <w:r w:rsidR="0090500F" w:rsidRPr="00EA6591">
        <w:rPr>
          <w:rFonts w:cstheme="minorHAnsi"/>
        </w:rPr>
        <w:t xml:space="preserve">frames. Reactiveness factors are presented as a percentage of 30-day </w:t>
      </w:r>
      <w:r w:rsidR="002142E9" w:rsidRPr="00EA6591">
        <w:rPr>
          <w:rFonts w:cstheme="minorHAnsi"/>
        </w:rPr>
        <w:t>run-off</w:t>
      </w:r>
      <w:r w:rsidR="0090500F" w:rsidRPr="00EA6591">
        <w:rPr>
          <w:rFonts w:cstheme="minorHAnsi"/>
        </w:rPr>
        <w:t xml:space="preserve"> rates (i.e. 30-day </w:t>
      </w:r>
      <w:r w:rsidR="002142E9" w:rsidRPr="00EA6591">
        <w:rPr>
          <w:rFonts w:cstheme="minorHAnsi"/>
        </w:rPr>
        <w:t>run-off</w:t>
      </w:r>
      <w:r w:rsidR="0090500F" w:rsidRPr="00EA6591">
        <w:rPr>
          <w:rFonts w:cstheme="minorHAnsi"/>
        </w:rPr>
        <w:t xml:space="preserve"> rates are utilized as the baseline) and vary by counterparty segment according to the counterparty’s expected propensity to draw down balances.</w:t>
      </w:r>
      <w:r w:rsidR="005420E7" w:rsidRPr="00EA6591">
        <w:rPr>
          <w:rFonts w:cstheme="minorHAnsi"/>
        </w:rPr>
        <w:t xml:space="preserve"> </w:t>
      </w:r>
      <w:r w:rsidR="0090500F" w:rsidRPr="00EA6591">
        <w:rPr>
          <w:rFonts w:cstheme="minorHAnsi"/>
        </w:rPr>
        <w:t>For wholesale deposits other than Balanced Due to Third Party FI, the</w:t>
      </w:r>
      <w:r w:rsidR="00364298" w:rsidRPr="00EA6591">
        <w:rPr>
          <w:rFonts w:cstheme="minorHAnsi"/>
        </w:rPr>
        <w:t xml:space="preserve"> </w:t>
      </w:r>
      <w:r w:rsidR="002142E9" w:rsidRPr="00EA6591">
        <w:rPr>
          <w:rFonts w:cstheme="minorHAnsi"/>
        </w:rPr>
        <w:t>run-off</w:t>
      </w:r>
      <w:r w:rsidR="0090500F" w:rsidRPr="00EA6591">
        <w:rPr>
          <w:rFonts w:cstheme="minorHAnsi"/>
        </w:rPr>
        <w:t xml:space="preserve"> rates and reactiveness factors are specifi</w:t>
      </w:r>
      <w:r w:rsidR="00C41E27" w:rsidRPr="00EA6591">
        <w:rPr>
          <w:rFonts w:cstheme="minorHAnsi"/>
        </w:rPr>
        <w:t>e</w:t>
      </w:r>
      <w:r w:rsidR="00F87FCF" w:rsidRPr="00EA6591">
        <w:rPr>
          <w:rFonts w:cstheme="minorHAnsi"/>
        </w:rPr>
        <w:t>d in Liquidity Stress Testing –</w:t>
      </w:r>
      <w:r w:rsidR="00C41E27" w:rsidRPr="00EA6591">
        <w:rPr>
          <w:rFonts w:cstheme="minorHAnsi"/>
        </w:rPr>
        <w:t xml:space="preserve"> </w:t>
      </w:r>
      <w:r w:rsidR="0090500F" w:rsidRPr="00EA6591">
        <w:rPr>
          <w:rFonts w:cstheme="minorHAnsi"/>
        </w:rPr>
        <w:t xml:space="preserve">Wholesale Deposit </w:t>
      </w:r>
      <w:r w:rsidR="002142E9" w:rsidRPr="00EA6591">
        <w:rPr>
          <w:rFonts w:cstheme="minorHAnsi"/>
        </w:rPr>
        <w:t>Run-off</w:t>
      </w:r>
      <w:r w:rsidR="0090500F" w:rsidRPr="00EA6591">
        <w:rPr>
          <w:rFonts w:cstheme="minorHAnsi"/>
        </w:rPr>
        <w:t xml:space="preserve"> Assumptions</w:t>
      </w:r>
      <w:r w:rsidR="00677453">
        <w:rPr>
          <w:rFonts w:cstheme="minorHAnsi"/>
        </w:rPr>
        <w:t xml:space="preserve"> </w:t>
      </w:r>
      <w:r w:rsidR="00677453">
        <w:rPr>
          <w:rFonts w:cstheme="minorHAnsi"/>
        </w:rPr>
        <w:fldChar w:fldCharType="begin"/>
      </w:r>
      <w:r w:rsidR="00677453">
        <w:rPr>
          <w:rFonts w:cstheme="minorHAnsi"/>
        </w:rPr>
        <w:instrText xml:space="preserve"> REF _Ref54118896 \r \h </w:instrText>
      </w:r>
      <w:r w:rsidR="00677453">
        <w:rPr>
          <w:rFonts w:cstheme="minorHAnsi"/>
        </w:rPr>
      </w:r>
      <w:r w:rsidR="00677453">
        <w:rPr>
          <w:rFonts w:cstheme="minorHAnsi"/>
        </w:rPr>
        <w:fldChar w:fldCharType="separate"/>
      </w:r>
      <w:r w:rsidR="000777B4">
        <w:rPr>
          <w:rFonts w:cstheme="minorHAnsi"/>
        </w:rPr>
        <w:t>[5]</w:t>
      </w:r>
      <w:r w:rsidR="00677453">
        <w:rPr>
          <w:rFonts w:cstheme="minorHAnsi"/>
        </w:rPr>
        <w:fldChar w:fldCharType="end"/>
      </w:r>
      <w:r w:rsidR="0090500F" w:rsidRPr="00EA6591">
        <w:rPr>
          <w:rFonts w:cstheme="minorHAnsi"/>
        </w:rPr>
        <w:t xml:space="preserve">. For the rest items, the 14-Day reactiveness factor is 60% of 30-day </w:t>
      </w:r>
      <w:r w:rsidR="002142E9" w:rsidRPr="00EA6591">
        <w:rPr>
          <w:rFonts w:cstheme="minorHAnsi"/>
        </w:rPr>
        <w:t>run-off</w:t>
      </w:r>
      <w:r w:rsidR="0090500F" w:rsidRPr="00EA6591">
        <w:rPr>
          <w:rFonts w:cstheme="minorHAnsi"/>
        </w:rPr>
        <w:t xml:space="preserve"> rates. </w:t>
      </w:r>
      <w:r w:rsidR="008C2D52" w:rsidRPr="00EA6591">
        <w:rPr>
          <w:rFonts w:cstheme="minorHAnsi"/>
        </w:rPr>
        <w:t xml:space="preserve">The underlying rationale is that presumably total </w:t>
      </w:r>
      <w:r w:rsidR="002142E9" w:rsidRPr="00EA6591">
        <w:rPr>
          <w:rFonts w:cstheme="minorHAnsi"/>
        </w:rPr>
        <w:t>run-off</w:t>
      </w:r>
      <w:r w:rsidR="008C2D52" w:rsidRPr="00EA6591">
        <w:rPr>
          <w:rFonts w:cstheme="minorHAnsi"/>
        </w:rPr>
        <w:t xml:space="preserve"> amount in the first 30 days evenly spread over five time horizons: overnight, from </w:t>
      </w:r>
      <w:r w:rsidR="00A115BB" w:rsidRPr="00EA6591">
        <w:rPr>
          <w:rFonts w:cstheme="minorHAnsi"/>
        </w:rPr>
        <w:t>Day 2 (“</w:t>
      </w:r>
      <w:r w:rsidR="008C2D52" w:rsidRPr="00EA6591">
        <w:rPr>
          <w:rFonts w:cstheme="minorHAnsi"/>
        </w:rPr>
        <w:t>D2</w:t>
      </w:r>
      <w:r w:rsidR="00A115BB" w:rsidRPr="00EA6591">
        <w:rPr>
          <w:rFonts w:cstheme="minorHAnsi"/>
        </w:rPr>
        <w:t>”)</w:t>
      </w:r>
      <w:r w:rsidR="008C2D52" w:rsidRPr="00EA6591">
        <w:rPr>
          <w:rFonts w:cstheme="minorHAnsi"/>
        </w:rPr>
        <w:t xml:space="preserve"> to D7, from D8 to D14, from D15 to D21, and from D22 to D30</w:t>
      </w:r>
      <w:r w:rsidR="0090500F" w:rsidRPr="00EA6591">
        <w:rPr>
          <w:rFonts w:cstheme="minorHAnsi"/>
        </w:rPr>
        <w:t>. The daily</w:t>
      </w:r>
      <w:r w:rsidR="008A3EE9" w:rsidRPr="00EA6591">
        <w:rPr>
          <w:rFonts w:cstheme="minorHAnsi"/>
        </w:rPr>
        <w:t xml:space="preserve"> cash flow allocation</w:t>
      </w:r>
      <w:r w:rsidR="0090500F" w:rsidRPr="00EA6591">
        <w:rPr>
          <w:rFonts w:cstheme="minorHAnsi"/>
        </w:rPr>
        <w:t xml:space="preserve"> </w:t>
      </w:r>
      <w:r w:rsidR="008A3EE9" w:rsidRPr="00EA6591">
        <w:rPr>
          <w:rFonts w:cstheme="minorHAnsi"/>
        </w:rPr>
        <w:t>within</w:t>
      </w:r>
      <w:r w:rsidR="0090500F" w:rsidRPr="00EA6591">
        <w:rPr>
          <w:rFonts w:cstheme="minorHAnsi"/>
        </w:rPr>
        <w:t xml:space="preserve"> the first 14 days</w:t>
      </w:r>
      <w:r w:rsidR="003B0093" w:rsidRPr="00EA6591">
        <w:rPr>
          <w:rFonts w:cstheme="minorHAnsi"/>
        </w:rPr>
        <w:t xml:space="preserve"> are discussed in</w:t>
      </w:r>
      <w:r w:rsidR="006464BE" w:rsidRPr="00EA6591">
        <w:rPr>
          <w:rFonts w:cstheme="minorHAnsi"/>
        </w:rPr>
        <w:t xml:space="preserve"> </w:t>
      </w:r>
      <w:r w:rsidR="006464BE" w:rsidRPr="00EA6591">
        <w:rPr>
          <w:rFonts w:cstheme="minorHAnsi"/>
          <w:i/>
        </w:rPr>
        <w:fldChar w:fldCharType="begin"/>
      </w:r>
      <w:r w:rsidR="006464BE" w:rsidRPr="00EA6591">
        <w:rPr>
          <w:rFonts w:cstheme="minorHAnsi"/>
          <w:i/>
        </w:rPr>
        <w:instrText xml:space="preserve"> REF _Ref25325100 \r \h  \* MERGEFORMAT </w:instrText>
      </w:r>
      <w:r w:rsidR="006464BE" w:rsidRPr="00EA6591">
        <w:rPr>
          <w:rFonts w:cstheme="minorHAnsi"/>
          <w:i/>
        </w:rPr>
      </w:r>
      <w:r w:rsidR="006464BE" w:rsidRPr="00EA6591">
        <w:rPr>
          <w:rFonts w:cstheme="minorHAnsi"/>
          <w:i/>
        </w:rPr>
        <w:fldChar w:fldCharType="separate"/>
      </w:r>
      <w:r w:rsidR="000777B4">
        <w:rPr>
          <w:rFonts w:cstheme="minorHAnsi"/>
          <w:i/>
        </w:rPr>
        <w:t>4.3</w:t>
      </w:r>
      <w:r w:rsidR="006464BE" w:rsidRPr="00EA6591">
        <w:rPr>
          <w:rFonts w:cstheme="minorHAnsi"/>
          <w:i/>
        </w:rPr>
        <w:fldChar w:fldCharType="end"/>
      </w:r>
      <w:r w:rsidR="006464BE" w:rsidRPr="00EA6591">
        <w:rPr>
          <w:rFonts w:cstheme="minorHAnsi"/>
          <w:i/>
        </w:rPr>
        <w:t xml:space="preserve">. </w:t>
      </w:r>
      <w:r w:rsidR="006464BE" w:rsidRPr="00EA6591">
        <w:rPr>
          <w:rFonts w:cstheme="minorHAnsi"/>
          <w:i/>
        </w:rPr>
        <w:fldChar w:fldCharType="begin"/>
      </w:r>
      <w:r w:rsidR="006464BE" w:rsidRPr="00EA6591">
        <w:rPr>
          <w:rFonts w:cstheme="minorHAnsi"/>
          <w:i/>
        </w:rPr>
        <w:instrText xml:space="preserve"> REF _Ref25325100 \h  \* MERGEFORMAT </w:instrText>
      </w:r>
      <w:r w:rsidR="006464BE" w:rsidRPr="00EA6591">
        <w:rPr>
          <w:rFonts w:cstheme="minorHAnsi"/>
          <w:i/>
        </w:rPr>
      </w:r>
      <w:r w:rsidR="006464BE" w:rsidRPr="00EA6591">
        <w:rPr>
          <w:rFonts w:cstheme="minorHAnsi"/>
          <w:i/>
        </w:rPr>
        <w:fldChar w:fldCharType="separate"/>
      </w:r>
      <w:r w:rsidR="000777B4" w:rsidRPr="000777B4">
        <w:rPr>
          <w:rFonts w:cstheme="minorHAnsi"/>
          <w:i/>
        </w:rPr>
        <w:t>Cash Flow Projection on 14-Day Horizon</w:t>
      </w:r>
      <w:r w:rsidR="006464BE" w:rsidRPr="00EA6591">
        <w:rPr>
          <w:rFonts w:cstheme="minorHAnsi"/>
          <w:i/>
        </w:rPr>
        <w:fldChar w:fldCharType="end"/>
      </w:r>
      <w:r w:rsidR="0090500F" w:rsidRPr="00EA6591">
        <w:rPr>
          <w:rFonts w:cstheme="minorHAnsi"/>
        </w:rPr>
        <w:t>. Special handling of time deposits are discussed in corresponding Time Deposit sections.</w:t>
      </w:r>
    </w:p>
    <w:p w14:paraId="1D06A675" w14:textId="1B044FAC" w:rsidR="001968E7" w:rsidRPr="00EA6591" w:rsidRDefault="001968E7" w:rsidP="000F0B69">
      <w:pPr>
        <w:pStyle w:val="Heading3"/>
      </w:pPr>
      <w:r w:rsidRPr="00EA6591">
        <w:t>Sources of Assumptions</w:t>
      </w:r>
    </w:p>
    <w:p w14:paraId="232C9A64" w14:textId="73F9E132" w:rsidR="001968E7" w:rsidRPr="00EA6591" w:rsidRDefault="001968E7" w:rsidP="001968E7">
      <w:pPr>
        <w:rPr>
          <w:rFonts w:cstheme="minorHAnsi"/>
        </w:rPr>
      </w:pPr>
      <w:r w:rsidRPr="00EA6591">
        <w:rPr>
          <w:rFonts w:cstheme="minorHAnsi"/>
        </w:rPr>
        <w:t xml:space="preserve">Information on each of the liquidity stress test assumptions were quad-angulated from different sources where applicable to support analysis used for the liquidity stress </w:t>
      </w:r>
      <w:r w:rsidR="00577CB5" w:rsidRPr="00EA6591">
        <w:rPr>
          <w:rFonts w:cstheme="minorHAnsi"/>
        </w:rPr>
        <w:t>test scenarios. There are four</w:t>
      </w:r>
      <w:r w:rsidRPr="00EA6591">
        <w:rPr>
          <w:rFonts w:cstheme="minorHAnsi"/>
        </w:rPr>
        <w:t xml:space="preserve"> </w:t>
      </w:r>
      <w:r w:rsidR="00FA4630" w:rsidRPr="00EA6591">
        <w:rPr>
          <w:rFonts w:cstheme="minorHAnsi"/>
        </w:rPr>
        <w:t>major assumption</w:t>
      </w:r>
      <w:r w:rsidRPr="00EA6591">
        <w:rPr>
          <w:rFonts w:cstheme="minorHAnsi"/>
        </w:rPr>
        <w:t xml:space="preserve"> sources: </w:t>
      </w:r>
    </w:p>
    <w:p w14:paraId="012BB78A" w14:textId="77777777" w:rsidR="001968E7" w:rsidRPr="00EA6591" w:rsidRDefault="001968E7" w:rsidP="00C70DDF">
      <w:pPr>
        <w:pStyle w:val="ListParagraph"/>
        <w:numPr>
          <w:ilvl w:val="0"/>
          <w:numId w:val="4"/>
        </w:numPr>
        <w:contextualSpacing w:val="0"/>
        <w:rPr>
          <w:rFonts w:cstheme="minorHAnsi"/>
        </w:rPr>
      </w:pPr>
      <w:r w:rsidRPr="00EA6591">
        <w:rPr>
          <w:rFonts w:cstheme="minorHAnsi"/>
        </w:rPr>
        <w:t>Business line subject matter experts</w:t>
      </w:r>
    </w:p>
    <w:p w14:paraId="052CC802" w14:textId="77777777" w:rsidR="001968E7" w:rsidRPr="00EA6591" w:rsidRDefault="001968E7" w:rsidP="001968E7">
      <w:pPr>
        <w:ind w:left="720"/>
        <w:rPr>
          <w:rFonts w:cstheme="minorHAnsi"/>
        </w:rPr>
      </w:pPr>
      <w:r w:rsidRPr="00EA6591">
        <w:rPr>
          <w:rFonts w:cstheme="minorHAnsi"/>
        </w:rPr>
        <w:t xml:space="preserve">Insights were obtained from the line of business workshops/interviews in regards to segmentation that the business lines view as most useful and run-off assumptions. Additional analysis was conducted to benchmark assumptions against external and internal data. Certain customers and products were selected as volatile group and severe deposit run off assumptions were applied accordingly. Please refer to the III. Stress Assumptions for additional detail. </w:t>
      </w:r>
    </w:p>
    <w:p w14:paraId="2201A1E9" w14:textId="77777777" w:rsidR="001968E7" w:rsidRPr="00EA6591" w:rsidRDefault="001968E7" w:rsidP="00C70DDF">
      <w:pPr>
        <w:pStyle w:val="ListParagraph"/>
        <w:numPr>
          <w:ilvl w:val="0"/>
          <w:numId w:val="4"/>
        </w:numPr>
        <w:contextualSpacing w:val="0"/>
        <w:rPr>
          <w:rFonts w:cstheme="minorHAnsi"/>
        </w:rPr>
      </w:pPr>
      <w:r w:rsidRPr="00EA6591">
        <w:rPr>
          <w:rFonts w:cstheme="minorHAnsi"/>
        </w:rPr>
        <w:t>Peer bank data during previous stress periods</w:t>
      </w:r>
    </w:p>
    <w:p w14:paraId="33AD3AEC" w14:textId="496B9198" w:rsidR="001968E7" w:rsidRPr="00EA6591" w:rsidRDefault="001968E7" w:rsidP="001968E7">
      <w:pPr>
        <w:ind w:left="720"/>
        <w:rPr>
          <w:rFonts w:cstheme="minorHAnsi"/>
        </w:rPr>
      </w:pPr>
      <w:r w:rsidRPr="00EA6591">
        <w:rPr>
          <w:rFonts w:cstheme="minorHAnsi"/>
        </w:rPr>
        <w:t xml:space="preserve">There are external data showing idiosyncratic run-off behavior for a variety of banks in different types of deposits. We applied the analysis from </w:t>
      </w:r>
      <w:r w:rsidRPr="00EA6591">
        <w:rPr>
          <w:rFonts w:cstheme="minorHAnsi"/>
          <w:i/>
        </w:rPr>
        <w:t>The Clearing House: Assess the Liquidity Coverage Ratio</w:t>
      </w:r>
      <w:r w:rsidRPr="00EA6591">
        <w:rPr>
          <w:rFonts w:cstheme="minorHAnsi"/>
        </w:rPr>
        <w:t xml:space="preserve"> </w:t>
      </w:r>
      <w:r w:rsidR="00677453">
        <w:rPr>
          <w:rFonts w:cstheme="minorHAnsi"/>
        </w:rPr>
        <w:fldChar w:fldCharType="begin"/>
      </w:r>
      <w:r w:rsidR="00677453">
        <w:rPr>
          <w:rFonts w:cstheme="minorHAnsi"/>
        </w:rPr>
        <w:instrText xml:space="preserve"> REF _Ref54119157 \r \h </w:instrText>
      </w:r>
      <w:r w:rsidR="00677453">
        <w:rPr>
          <w:rFonts w:cstheme="minorHAnsi"/>
        </w:rPr>
      </w:r>
      <w:r w:rsidR="00677453">
        <w:rPr>
          <w:rFonts w:cstheme="minorHAnsi"/>
        </w:rPr>
        <w:fldChar w:fldCharType="separate"/>
      </w:r>
      <w:r w:rsidR="000777B4">
        <w:rPr>
          <w:rFonts w:cstheme="minorHAnsi"/>
        </w:rPr>
        <w:t>[8]</w:t>
      </w:r>
      <w:r w:rsidR="00677453">
        <w:rPr>
          <w:rFonts w:cstheme="minorHAnsi"/>
        </w:rPr>
        <w:fldChar w:fldCharType="end"/>
      </w:r>
      <w:r w:rsidR="00677453">
        <w:rPr>
          <w:rFonts w:cstheme="minorHAnsi"/>
        </w:rPr>
        <w:t xml:space="preserve"> </w:t>
      </w:r>
      <w:r w:rsidRPr="00EA6591">
        <w:rPr>
          <w:rFonts w:cstheme="minorHAnsi"/>
        </w:rPr>
        <w:t xml:space="preserve">for certain assumptions in Systemic and Idiosyncratic stress. </w:t>
      </w:r>
    </w:p>
    <w:p w14:paraId="51F8E488" w14:textId="3976572E" w:rsidR="002D7FB6" w:rsidRPr="00EA6591" w:rsidRDefault="001968E7" w:rsidP="00575663">
      <w:pPr>
        <w:ind w:left="720"/>
        <w:rPr>
          <w:rFonts w:cstheme="minorHAnsi"/>
        </w:rPr>
      </w:pPr>
      <w:r w:rsidRPr="00EA6591">
        <w:rPr>
          <w:rFonts w:cstheme="minorHAnsi"/>
        </w:rPr>
        <w:t xml:space="preserve">In order to analyze crisis experience and compare it to the calibration of the LCR, The Clearing House collected data from 10 U.S.-headquartered banks, with ~$8.8 trillion of assets (~54% total U.S. banking system) during the </w:t>
      </w:r>
      <w:r w:rsidR="00325203" w:rsidRPr="00EA6591">
        <w:rPr>
          <w:rFonts w:cstheme="minorHAnsi"/>
        </w:rPr>
        <w:t>period</w:t>
      </w:r>
      <w:r w:rsidRPr="00EA6591">
        <w:rPr>
          <w:rFonts w:cstheme="minorHAnsi"/>
        </w:rPr>
        <w:t xml:space="preserve"> including July 2008 through January 2009. In addition, our analyses included data from 4 acquired and distressed institutions, whose total assets prior to acquisition totaled over ~$1 trillion, in order to include the liquidity experience of institutions under severe idio</w:t>
      </w:r>
      <w:r w:rsidR="00575663">
        <w:rPr>
          <w:rFonts w:cstheme="minorHAnsi"/>
        </w:rPr>
        <w:t xml:space="preserve">syncratic and systemic stress. </w:t>
      </w:r>
    </w:p>
    <w:p w14:paraId="61C36134" w14:textId="77777777" w:rsidR="001968E7" w:rsidRPr="00EA6591" w:rsidRDefault="001968E7" w:rsidP="00C70DDF">
      <w:pPr>
        <w:pStyle w:val="ListParagraph"/>
        <w:numPr>
          <w:ilvl w:val="0"/>
          <w:numId w:val="4"/>
        </w:numPr>
        <w:contextualSpacing w:val="0"/>
        <w:rPr>
          <w:rFonts w:cstheme="minorHAnsi"/>
        </w:rPr>
      </w:pPr>
      <w:r w:rsidRPr="00EA6591">
        <w:rPr>
          <w:rFonts w:cstheme="minorHAnsi"/>
        </w:rPr>
        <w:t>Regulatory guidance and leading industry practices.</w:t>
      </w:r>
    </w:p>
    <w:p w14:paraId="1F75006A" w14:textId="00AA58A4" w:rsidR="001968E7" w:rsidRPr="00EA6591" w:rsidRDefault="001968E7" w:rsidP="001968E7">
      <w:pPr>
        <w:ind w:left="720"/>
        <w:rPr>
          <w:rFonts w:cstheme="minorHAnsi"/>
        </w:rPr>
      </w:pPr>
      <w:r w:rsidRPr="00EA6591">
        <w:rPr>
          <w:rFonts w:cstheme="minorHAnsi"/>
        </w:rPr>
        <w:t>Liquidity C</w:t>
      </w:r>
      <w:r w:rsidR="00C30ED6">
        <w:rPr>
          <w:rFonts w:cstheme="minorHAnsi"/>
        </w:rPr>
        <w:t xml:space="preserve">overage Ratio (“LCR”) guidance </w:t>
      </w:r>
      <w:r w:rsidR="00C30ED6">
        <w:rPr>
          <w:rFonts w:cstheme="minorHAnsi"/>
        </w:rPr>
        <w:fldChar w:fldCharType="begin"/>
      </w:r>
      <w:r w:rsidR="00C30ED6">
        <w:rPr>
          <w:rFonts w:cstheme="minorHAnsi"/>
        </w:rPr>
        <w:instrText xml:space="preserve"> REF _Ref54119278 \r \h </w:instrText>
      </w:r>
      <w:r w:rsidR="00C30ED6">
        <w:rPr>
          <w:rFonts w:cstheme="minorHAnsi"/>
        </w:rPr>
      </w:r>
      <w:r w:rsidR="00C30ED6">
        <w:rPr>
          <w:rFonts w:cstheme="minorHAnsi"/>
        </w:rPr>
        <w:fldChar w:fldCharType="separate"/>
      </w:r>
      <w:r w:rsidR="000777B4">
        <w:rPr>
          <w:rFonts w:cstheme="minorHAnsi"/>
        </w:rPr>
        <w:t>[9]</w:t>
      </w:r>
      <w:r w:rsidR="00C30ED6">
        <w:rPr>
          <w:rFonts w:cstheme="minorHAnsi"/>
        </w:rPr>
        <w:fldChar w:fldCharType="end"/>
      </w:r>
      <w:r w:rsidR="00C30ED6">
        <w:rPr>
          <w:rFonts w:cstheme="minorHAnsi"/>
        </w:rPr>
        <w:t xml:space="preserve"> </w:t>
      </w:r>
      <w:r w:rsidRPr="00EA6591">
        <w:rPr>
          <w:rFonts w:cstheme="minorHAnsi"/>
        </w:rPr>
        <w:t xml:space="preserve">can be considered as a “back stop” idiosyncratic and combined assumptions for 30-day outflow, including all types of deposits and off-balance sheet exposures. The LCR guidance was applied as a foundation for the assumptions in combined stress. </w:t>
      </w:r>
    </w:p>
    <w:p w14:paraId="669DAFAF" w14:textId="77777777" w:rsidR="001968E7" w:rsidRPr="00EA6591" w:rsidRDefault="001968E7" w:rsidP="00C70DDF">
      <w:pPr>
        <w:pStyle w:val="ListParagraph"/>
        <w:numPr>
          <w:ilvl w:val="0"/>
          <w:numId w:val="4"/>
        </w:numPr>
        <w:contextualSpacing w:val="0"/>
        <w:rPr>
          <w:rFonts w:cstheme="minorHAnsi"/>
        </w:rPr>
      </w:pPr>
      <w:r w:rsidRPr="00EA6591">
        <w:rPr>
          <w:rFonts w:cstheme="minorHAnsi"/>
        </w:rPr>
        <w:t>Internal Study on Historical Data of the Bank</w:t>
      </w:r>
    </w:p>
    <w:p w14:paraId="4A69A9DC" w14:textId="77777777" w:rsidR="001968E7" w:rsidRPr="00EA6591" w:rsidRDefault="001968E7" w:rsidP="001968E7">
      <w:pPr>
        <w:ind w:left="720"/>
        <w:rPr>
          <w:rFonts w:cstheme="minorHAnsi"/>
        </w:rPr>
      </w:pPr>
      <w:r w:rsidRPr="00EA6591">
        <w:rPr>
          <w:rFonts w:cstheme="minorHAnsi"/>
        </w:rPr>
        <w:t xml:space="preserve">For certain types of assets and liabilities that are of high importance to the Bank, that may have substantial impact on the Bank’s liquidity level under stress, and that external benchmarks or regulatory guidance are hardly applicable due to uniqueness of the Bank’s business, BOC conducts independent researches on its empirical data, and then uses tailored methodologies to provide a more accurate assessment of the customers’ run-off/drawdown behaviors under stress. </w:t>
      </w:r>
    </w:p>
    <w:p w14:paraId="52A63C3B" w14:textId="77777777" w:rsidR="001968E7" w:rsidRPr="00EA6591" w:rsidRDefault="001968E7" w:rsidP="001968E7">
      <w:pPr>
        <w:ind w:left="720"/>
        <w:rPr>
          <w:rFonts w:cstheme="minorHAnsi"/>
        </w:rPr>
      </w:pPr>
      <w:r w:rsidRPr="007B0C6F">
        <w:rPr>
          <w:rFonts w:cstheme="minorHAnsi"/>
        </w:rPr>
        <w:t>However, historical data has its own limitations and BOC is not able to specify the behavioral pattern of each product line as well as of each type of customers under stress.</w:t>
      </w:r>
    </w:p>
    <w:p w14:paraId="4E617F12" w14:textId="3D508EBB" w:rsidR="001968E7" w:rsidRDefault="001968E7" w:rsidP="001968E7">
      <w:pPr>
        <w:ind w:left="720"/>
        <w:rPr>
          <w:rFonts w:cstheme="minorHAnsi"/>
        </w:rPr>
      </w:pPr>
      <w:r w:rsidRPr="00EA6591">
        <w:rPr>
          <w:rFonts w:cstheme="minorHAnsi"/>
        </w:rPr>
        <w:t xml:space="preserve">First of all, BOC </w:t>
      </w:r>
      <w:r w:rsidRPr="007B0C6F">
        <w:rPr>
          <w:rFonts w:cstheme="minorHAnsi"/>
        </w:rPr>
        <w:t>has never actually experienced idiosyncratic stress, therefore historical data from crisis period is unavailable for analysis. In addition, as some products or customers are relatively new and there are limited data points, the data quality of this product line/customer could be poor and thus make analysis result unreliable.</w:t>
      </w:r>
      <w:r w:rsidRPr="00EA6591">
        <w:rPr>
          <w:rFonts w:cstheme="minorHAnsi"/>
        </w:rPr>
        <w:t xml:space="preserve"> Furthermore, BOC may have very limited exposure to some products and therefore make the liquidity impact resulting from these product immaterial</w:t>
      </w:r>
      <w:r w:rsidRPr="007B0C6F">
        <w:rPr>
          <w:rFonts w:cstheme="minorHAnsi"/>
        </w:rPr>
        <w:t>, hence it is unnecessary to conduct independent empirical data analysis for these products.</w:t>
      </w:r>
    </w:p>
    <w:p w14:paraId="56807420" w14:textId="7F69A8AF" w:rsidR="00405F6F" w:rsidRDefault="00405F6F" w:rsidP="001968E7">
      <w:pPr>
        <w:ind w:left="720"/>
        <w:rPr>
          <w:rFonts w:cstheme="minorHAnsi"/>
        </w:rPr>
      </w:pPr>
    </w:p>
    <w:p w14:paraId="13794DC5" w14:textId="65573493" w:rsidR="00405F6F" w:rsidRDefault="00405F6F" w:rsidP="001968E7">
      <w:pPr>
        <w:ind w:left="720"/>
        <w:rPr>
          <w:rFonts w:cstheme="minorHAnsi"/>
        </w:rPr>
      </w:pPr>
    </w:p>
    <w:p w14:paraId="5D88DBF1" w14:textId="53283354" w:rsidR="00405F6F" w:rsidRDefault="00405F6F" w:rsidP="001968E7">
      <w:pPr>
        <w:ind w:left="720"/>
        <w:rPr>
          <w:rFonts w:cstheme="minorHAnsi"/>
        </w:rPr>
      </w:pPr>
    </w:p>
    <w:p w14:paraId="48460C2F" w14:textId="02FF7B60" w:rsidR="00405F6F" w:rsidRDefault="00405F6F" w:rsidP="001968E7">
      <w:pPr>
        <w:ind w:left="720"/>
        <w:rPr>
          <w:rFonts w:cstheme="minorHAnsi"/>
        </w:rPr>
      </w:pPr>
    </w:p>
    <w:p w14:paraId="1E2CCF18" w14:textId="1950C07E" w:rsidR="00405F6F" w:rsidRDefault="00405F6F" w:rsidP="001968E7">
      <w:pPr>
        <w:ind w:left="720"/>
        <w:rPr>
          <w:rFonts w:cstheme="minorHAnsi"/>
        </w:rPr>
      </w:pPr>
    </w:p>
    <w:p w14:paraId="49F550AE" w14:textId="05C2C404" w:rsidR="00405F6F" w:rsidRDefault="00405F6F" w:rsidP="001968E7">
      <w:pPr>
        <w:ind w:left="720"/>
        <w:rPr>
          <w:rFonts w:cstheme="minorHAnsi"/>
        </w:rPr>
      </w:pPr>
    </w:p>
    <w:p w14:paraId="1BE67445" w14:textId="4371AE43" w:rsidR="00405F6F" w:rsidRDefault="00405F6F" w:rsidP="001968E7">
      <w:pPr>
        <w:ind w:left="720"/>
        <w:rPr>
          <w:rFonts w:cstheme="minorHAnsi"/>
        </w:rPr>
      </w:pPr>
    </w:p>
    <w:p w14:paraId="7B371707" w14:textId="0D86F118" w:rsidR="00405F6F" w:rsidRDefault="00405F6F" w:rsidP="001968E7">
      <w:pPr>
        <w:ind w:left="720"/>
        <w:rPr>
          <w:rFonts w:cstheme="minorHAnsi"/>
        </w:rPr>
      </w:pPr>
    </w:p>
    <w:p w14:paraId="0CDBE7CF" w14:textId="79CFE56F" w:rsidR="00405F6F" w:rsidRDefault="00405F6F" w:rsidP="001968E7">
      <w:pPr>
        <w:ind w:left="720"/>
        <w:rPr>
          <w:rFonts w:cstheme="minorHAnsi"/>
        </w:rPr>
      </w:pPr>
    </w:p>
    <w:p w14:paraId="37A1D387" w14:textId="654C1976" w:rsidR="00405F6F" w:rsidRDefault="00405F6F" w:rsidP="001968E7">
      <w:pPr>
        <w:ind w:left="720"/>
        <w:rPr>
          <w:rFonts w:cstheme="minorHAnsi"/>
        </w:rPr>
      </w:pPr>
    </w:p>
    <w:p w14:paraId="3379C126" w14:textId="67613BE6" w:rsidR="00405F6F" w:rsidRDefault="00405F6F" w:rsidP="001968E7">
      <w:pPr>
        <w:ind w:left="720"/>
        <w:rPr>
          <w:rFonts w:cstheme="minorHAnsi"/>
        </w:rPr>
      </w:pPr>
    </w:p>
    <w:p w14:paraId="1843DCB8" w14:textId="77777777" w:rsidR="00405F6F" w:rsidRPr="00EA6591" w:rsidRDefault="00405F6F" w:rsidP="001968E7">
      <w:pPr>
        <w:ind w:left="720"/>
        <w:rPr>
          <w:rFonts w:cstheme="minorHAnsi"/>
        </w:rPr>
      </w:pPr>
    </w:p>
    <w:p w14:paraId="0025E7B3" w14:textId="378934E8" w:rsidR="00C17504" w:rsidRPr="00EA6591" w:rsidRDefault="00C17504" w:rsidP="000F0B69">
      <w:pPr>
        <w:pStyle w:val="Heading3"/>
      </w:pPr>
      <w:r w:rsidRPr="00EA6591">
        <w:t>Assumptions</w:t>
      </w:r>
    </w:p>
    <w:p w14:paraId="49367F4A" w14:textId="57A0C2AE" w:rsidR="0096484F" w:rsidRPr="00EA6591" w:rsidRDefault="001511F9" w:rsidP="000A2570">
      <w:pPr>
        <w:pStyle w:val="Heading4"/>
      </w:pPr>
      <w:r w:rsidRPr="00EA6591">
        <w:t>Assets</w:t>
      </w:r>
    </w:p>
    <w:p w14:paraId="4ABE1BBE" w14:textId="77777777" w:rsidR="00C26566" w:rsidRPr="00EA6591" w:rsidRDefault="00C26566" w:rsidP="00C26566">
      <w:pPr>
        <w:rPr>
          <w:rFonts w:cstheme="minorHAnsi"/>
        </w:rPr>
      </w:pPr>
      <w:r w:rsidRPr="00EA6591">
        <w:rPr>
          <w:rFonts w:cstheme="minorHAnsi"/>
        </w:rPr>
        <w:t xml:space="preserve">Given BOC U.S. Branches acts as the dollar funding hub of BOC group, the Fed account provides short and long-term dollar funding to BOC network. Any excess liquidity can be placed to other third party financial institutions to generate additional income. </w:t>
      </w:r>
    </w:p>
    <w:p w14:paraId="7A3B126D" w14:textId="77777777" w:rsidR="00C26566" w:rsidRPr="00EA6591" w:rsidRDefault="00C26566" w:rsidP="00C26566">
      <w:pPr>
        <w:rPr>
          <w:rFonts w:cstheme="minorHAnsi"/>
        </w:rPr>
      </w:pPr>
      <w:r w:rsidRPr="00EA6591">
        <w:rPr>
          <w:rFonts w:cstheme="minorHAnsi"/>
        </w:rPr>
        <w:t>The table below illustrates the types of assets on balance sheet and the corresponding type of counterparty.</w:t>
      </w:r>
    </w:p>
    <w:p w14:paraId="473EC799" w14:textId="0398BEAD" w:rsidR="00C26566" w:rsidRPr="00EA6591" w:rsidRDefault="00575663" w:rsidP="00C26566">
      <w:pPr>
        <w:pStyle w:val="Caption"/>
        <w:keepNext/>
        <w:rPr>
          <w:rFonts w:cstheme="minorHAnsi"/>
        </w:rPr>
      </w:pPr>
      <w:r w:rsidRPr="008859FB">
        <w:t xml:space="preserve">Table </w:t>
      </w:r>
      <w:fldSimple w:instr=" SEQ Table \* ARABIC ">
        <w:r w:rsidR="000777B4">
          <w:rPr>
            <w:noProof/>
          </w:rPr>
          <w:t>5</w:t>
        </w:r>
      </w:fldSimple>
      <w:r w:rsidRPr="008859FB">
        <w:t>:</w:t>
      </w:r>
      <w:r w:rsidRPr="00EA6591">
        <w:rPr>
          <w:rFonts w:cstheme="minorHAnsi"/>
        </w:rPr>
        <w:t xml:space="preserve"> </w:t>
      </w:r>
      <w:r w:rsidR="00C26566" w:rsidRPr="00EA6591">
        <w:rPr>
          <w:rFonts w:cstheme="minorHAnsi"/>
        </w:rPr>
        <w:t>Assets and Counterparty Types</w:t>
      </w:r>
    </w:p>
    <w:tbl>
      <w:tblPr>
        <w:tblStyle w:val="GridTable1Light"/>
        <w:tblW w:w="8020" w:type="dxa"/>
        <w:jc w:val="center"/>
        <w:tblLook w:val="0420" w:firstRow="1" w:lastRow="0" w:firstColumn="0" w:lastColumn="0" w:noHBand="0" w:noVBand="1"/>
      </w:tblPr>
      <w:tblGrid>
        <w:gridCol w:w="4280"/>
        <w:gridCol w:w="3740"/>
      </w:tblGrid>
      <w:tr w:rsidR="00C26566" w:rsidRPr="00EA6591" w14:paraId="41ED911C" w14:textId="77777777" w:rsidTr="00C26566">
        <w:trPr>
          <w:cnfStyle w:val="100000000000" w:firstRow="1" w:lastRow="0" w:firstColumn="0" w:lastColumn="0" w:oddVBand="0" w:evenVBand="0" w:oddHBand="0" w:evenHBand="0" w:firstRowFirstColumn="0" w:firstRowLastColumn="0" w:lastRowFirstColumn="0" w:lastRowLastColumn="0"/>
          <w:trHeight w:val="288"/>
          <w:jc w:val="center"/>
        </w:trPr>
        <w:tc>
          <w:tcPr>
            <w:tcW w:w="4280" w:type="dxa"/>
            <w:noWrap/>
            <w:hideMark/>
          </w:tcPr>
          <w:p w14:paraId="4E7C16EB" w14:textId="77777777" w:rsidR="00C26566" w:rsidRPr="00EA6591" w:rsidRDefault="00C26566" w:rsidP="00C26566">
            <w:pPr>
              <w:jc w:val="center"/>
              <w:rPr>
                <w:rFonts w:eastAsia="Times New Roman" w:cstheme="minorHAnsi"/>
                <w:b w:val="0"/>
                <w:bCs w:val="0"/>
                <w:color w:val="000000"/>
              </w:rPr>
            </w:pPr>
            <w:r w:rsidRPr="00EA6591">
              <w:rPr>
                <w:rFonts w:eastAsia="Times New Roman" w:cstheme="minorHAnsi"/>
                <w:color w:val="000000"/>
              </w:rPr>
              <w:t>Product Name</w:t>
            </w:r>
          </w:p>
        </w:tc>
        <w:tc>
          <w:tcPr>
            <w:tcW w:w="3740" w:type="dxa"/>
            <w:noWrap/>
            <w:hideMark/>
          </w:tcPr>
          <w:p w14:paraId="09880326" w14:textId="77777777" w:rsidR="00C26566" w:rsidRPr="00EA6591" w:rsidRDefault="00C26566" w:rsidP="00C26566">
            <w:pPr>
              <w:jc w:val="center"/>
              <w:rPr>
                <w:rFonts w:eastAsia="Times New Roman" w:cstheme="minorHAnsi"/>
                <w:b w:val="0"/>
                <w:bCs w:val="0"/>
                <w:color w:val="000000"/>
              </w:rPr>
            </w:pPr>
            <w:r w:rsidRPr="00EA6591">
              <w:rPr>
                <w:rFonts w:eastAsia="Times New Roman" w:cstheme="minorHAnsi"/>
                <w:color w:val="000000"/>
              </w:rPr>
              <w:t>Counterparty Type</w:t>
            </w:r>
          </w:p>
        </w:tc>
      </w:tr>
      <w:tr w:rsidR="00C26566" w:rsidRPr="00EA6591" w14:paraId="0D200161" w14:textId="77777777" w:rsidTr="00C26566">
        <w:trPr>
          <w:trHeight w:val="288"/>
          <w:jc w:val="center"/>
        </w:trPr>
        <w:tc>
          <w:tcPr>
            <w:tcW w:w="4280" w:type="dxa"/>
            <w:noWrap/>
            <w:hideMark/>
          </w:tcPr>
          <w:p w14:paraId="51E4C3E0" w14:textId="77777777" w:rsidR="00C26566" w:rsidRPr="00EA6591" w:rsidRDefault="00C26566" w:rsidP="00C26566">
            <w:pPr>
              <w:rPr>
                <w:rFonts w:eastAsia="Times New Roman" w:cstheme="minorHAnsi"/>
                <w:color w:val="000000"/>
              </w:rPr>
            </w:pPr>
            <w:r w:rsidRPr="00EA6591">
              <w:rPr>
                <w:rFonts w:eastAsia="Times New Roman" w:cstheme="minorHAnsi"/>
                <w:color w:val="000000"/>
              </w:rPr>
              <w:t>Fed balance</w:t>
            </w:r>
          </w:p>
        </w:tc>
        <w:tc>
          <w:tcPr>
            <w:tcW w:w="3740" w:type="dxa"/>
            <w:noWrap/>
            <w:hideMark/>
          </w:tcPr>
          <w:p w14:paraId="503B4702" w14:textId="77777777" w:rsidR="00C26566" w:rsidRPr="00EA6591" w:rsidRDefault="00C26566" w:rsidP="00C26566">
            <w:pPr>
              <w:rPr>
                <w:rFonts w:eastAsia="Times New Roman" w:cstheme="minorHAnsi"/>
                <w:color w:val="000000"/>
              </w:rPr>
            </w:pPr>
            <w:r w:rsidRPr="00EA6591">
              <w:rPr>
                <w:rFonts w:eastAsia="Times New Roman" w:cstheme="minorHAnsi"/>
                <w:color w:val="000000"/>
              </w:rPr>
              <w:t>Central bank</w:t>
            </w:r>
          </w:p>
        </w:tc>
      </w:tr>
      <w:tr w:rsidR="00C26566" w:rsidRPr="00EA6591" w14:paraId="2AEF5638" w14:textId="77777777" w:rsidTr="00C26566">
        <w:trPr>
          <w:trHeight w:val="288"/>
          <w:jc w:val="center"/>
        </w:trPr>
        <w:tc>
          <w:tcPr>
            <w:tcW w:w="4280" w:type="dxa"/>
            <w:noWrap/>
            <w:hideMark/>
          </w:tcPr>
          <w:p w14:paraId="1FE19E10" w14:textId="77777777" w:rsidR="00C26566" w:rsidRPr="00EA6591" w:rsidRDefault="00C26566" w:rsidP="00C26566">
            <w:pPr>
              <w:rPr>
                <w:rFonts w:eastAsia="Times New Roman" w:cstheme="minorHAnsi"/>
                <w:color w:val="000000"/>
              </w:rPr>
            </w:pPr>
            <w:r w:rsidRPr="00EA6591">
              <w:rPr>
                <w:rFonts w:eastAsia="Times New Roman" w:cstheme="minorHAnsi"/>
                <w:color w:val="000000"/>
              </w:rPr>
              <w:t>Due from IB and Affiliates</w:t>
            </w:r>
          </w:p>
        </w:tc>
        <w:tc>
          <w:tcPr>
            <w:tcW w:w="3740" w:type="dxa"/>
            <w:noWrap/>
            <w:hideMark/>
          </w:tcPr>
          <w:p w14:paraId="2D798BA7" w14:textId="77777777" w:rsidR="00C26566" w:rsidRPr="00EA6591" w:rsidRDefault="00C26566" w:rsidP="00C26566">
            <w:pPr>
              <w:rPr>
                <w:rFonts w:eastAsia="Times New Roman" w:cstheme="minorHAnsi"/>
                <w:color w:val="000000"/>
              </w:rPr>
            </w:pPr>
            <w:r w:rsidRPr="00EA6591">
              <w:rPr>
                <w:rFonts w:eastAsia="Times New Roman" w:cstheme="minorHAnsi"/>
                <w:color w:val="000000"/>
              </w:rPr>
              <w:t>FI (BOC internal network)</w:t>
            </w:r>
          </w:p>
        </w:tc>
      </w:tr>
      <w:tr w:rsidR="00C26566" w:rsidRPr="00EA6591" w14:paraId="66A6CFFE" w14:textId="77777777" w:rsidTr="00C26566">
        <w:trPr>
          <w:trHeight w:val="288"/>
          <w:jc w:val="center"/>
        </w:trPr>
        <w:tc>
          <w:tcPr>
            <w:tcW w:w="4280" w:type="dxa"/>
            <w:noWrap/>
            <w:hideMark/>
          </w:tcPr>
          <w:p w14:paraId="3ACB5FEF" w14:textId="77777777" w:rsidR="00C26566" w:rsidRPr="00EA6591" w:rsidRDefault="00C26566" w:rsidP="00C26566">
            <w:pPr>
              <w:rPr>
                <w:rFonts w:eastAsia="Times New Roman" w:cstheme="minorHAnsi"/>
                <w:color w:val="000000"/>
              </w:rPr>
            </w:pPr>
            <w:r w:rsidRPr="00EA6591">
              <w:rPr>
                <w:rFonts w:eastAsia="Times New Roman" w:cstheme="minorHAnsi"/>
                <w:color w:val="000000"/>
              </w:rPr>
              <w:t>Due from third party FI</w:t>
            </w:r>
          </w:p>
        </w:tc>
        <w:tc>
          <w:tcPr>
            <w:tcW w:w="3740" w:type="dxa"/>
            <w:noWrap/>
            <w:hideMark/>
          </w:tcPr>
          <w:p w14:paraId="272C3981" w14:textId="77777777" w:rsidR="00C26566" w:rsidRPr="00EA6591" w:rsidRDefault="00C26566" w:rsidP="00C26566">
            <w:pPr>
              <w:rPr>
                <w:rFonts w:eastAsia="Times New Roman" w:cstheme="minorHAnsi"/>
                <w:color w:val="000000"/>
              </w:rPr>
            </w:pPr>
            <w:r w:rsidRPr="00EA6591">
              <w:rPr>
                <w:rFonts w:eastAsia="Times New Roman" w:cstheme="minorHAnsi"/>
                <w:color w:val="000000"/>
              </w:rPr>
              <w:t>FI (External FI)</w:t>
            </w:r>
          </w:p>
        </w:tc>
      </w:tr>
      <w:tr w:rsidR="00C26566" w:rsidRPr="00EA6591" w14:paraId="7349E8C9" w14:textId="77777777" w:rsidTr="00C26566">
        <w:trPr>
          <w:trHeight w:val="288"/>
          <w:jc w:val="center"/>
        </w:trPr>
        <w:tc>
          <w:tcPr>
            <w:tcW w:w="4280" w:type="dxa"/>
            <w:noWrap/>
            <w:hideMark/>
          </w:tcPr>
          <w:p w14:paraId="28864414" w14:textId="77777777" w:rsidR="00C26566" w:rsidRPr="00EA6591" w:rsidRDefault="00C26566" w:rsidP="00C26566">
            <w:pPr>
              <w:rPr>
                <w:rFonts w:eastAsia="Times New Roman" w:cstheme="minorHAnsi"/>
                <w:color w:val="000000"/>
              </w:rPr>
            </w:pPr>
            <w:r w:rsidRPr="00EA6591">
              <w:rPr>
                <w:rFonts w:eastAsia="Times New Roman" w:cstheme="minorHAnsi"/>
                <w:color w:val="000000"/>
              </w:rPr>
              <w:t>Securities</w:t>
            </w:r>
          </w:p>
        </w:tc>
        <w:tc>
          <w:tcPr>
            <w:tcW w:w="3740" w:type="dxa"/>
            <w:noWrap/>
            <w:hideMark/>
          </w:tcPr>
          <w:p w14:paraId="41EE6FF5" w14:textId="77777777" w:rsidR="00C26566" w:rsidRPr="00EA6591" w:rsidRDefault="00C26566" w:rsidP="00C26566">
            <w:pPr>
              <w:rPr>
                <w:rFonts w:eastAsia="Times New Roman" w:cstheme="minorHAnsi"/>
                <w:color w:val="000000"/>
              </w:rPr>
            </w:pPr>
            <w:r w:rsidRPr="00EA6591">
              <w:rPr>
                <w:rFonts w:eastAsia="Times New Roman" w:cstheme="minorHAnsi"/>
                <w:color w:val="000000"/>
              </w:rPr>
              <w:t>FI and government</w:t>
            </w:r>
          </w:p>
        </w:tc>
      </w:tr>
      <w:tr w:rsidR="00C26566" w:rsidRPr="00EA6591" w14:paraId="15541C48" w14:textId="77777777" w:rsidTr="00C26566">
        <w:trPr>
          <w:trHeight w:val="288"/>
          <w:jc w:val="center"/>
        </w:trPr>
        <w:tc>
          <w:tcPr>
            <w:tcW w:w="4280" w:type="dxa"/>
            <w:noWrap/>
            <w:hideMark/>
          </w:tcPr>
          <w:p w14:paraId="75745E9A" w14:textId="77777777" w:rsidR="00C26566" w:rsidRPr="00EA6591" w:rsidRDefault="00C26566" w:rsidP="00C26566">
            <w:pPr>
              <w:rPr>
                <w:rFonts w:eastAsia="Times New Roman" w:cstheme="minorHAnsi"/>
                <w:color w:val="000000"/>
              </w:rPr>
            </w:pPr>
            <w:r w:rsidRPr="00EA6591">
              <w:rPr>
                <w:rFonts w:eastAsia="Times New Roman" w:cstheme="minorHAnsi"/>
                <w:color w:val="000000"/>
              </w:rPr>
              <w:t>Loans</w:t>
            </w:r>
          </w:p>
        </w:tc>
        <w:tc>
          <w:tcPr>
            <w:tcW w:w="3740" w:type="dxa"/>
            <w:noWrap/>
            <w:hideMark/>
          </w:tcPr>
          <w:p w14:paraId="0C5E3641" w14:textId="77777777" w:rsidR="00C26566" w:rsidRPr="00EA6591" w:rsidRDefault="00C26566" w:rsidP="00C26566">
            <w:pPr>
              <w:rPr>
                <w:rFonts w:eastAsia="Times New Roman" w:cstheme="minorHAnsi"/>
                <w:color w:val="000000"/>
              </w:rPr>
            </w:pPr>
            <w:r w:rsidRPr="00EA6591">
              <w:rPr>
                <w:rFonts w:eastAsia="Times New Roman" w:cstheme="minorHAnsi"/>
                <w:color w:val="000000"/>
              </w:rPr>
              <w:t>Corporate and retail</w:t>
            </w:r>
          </w:p>
        </w:tc>
      </w:tr>
    </w:tbl>
    <w:p w14:paraId="56CDA044" w14:textId="51155F09" w:rsidR="00C26566" w:rsidRPr="00EA6591" w:rsidRDefault="00EC0973" w:rsidP="00B66493">
      <w:pPr>
        <w:pStyle w:val="Heading5"/>
      </w:pPr>
      <w:r w:rsidRPr="00EA6591">
        <w:t>Fed Balance</w:t>
      </w:r>
    </w:p>
    <w:p w14:paraId="24A70BDA" w14:textId="77777777" w:rsidR="000777B4" w:rsidRPr="000777B4" w:rsidRDefault="00EC0973" w:rsidP="00405F6F">
      <w:pPr>
        <w:rPr>
          <w:rFonts w:cstheme="minorHAnsi"/>
          <w:i/>
        </w:rPr>
      </w:pPr>
      <w:r w:rsidRPr="00EA6591">
        <w:rPr>
          <w:rFonts w:cstheme="minorHAnsi"/>
        </w:rPr>
        <w:t xml:space="preserve">The Fed Balance refers to the cash balances that BOC maintains at the Federal Reserve Bank. The total Fed Balance can be divided into “Required Reserve Balance” and “Excess Reserve”. Please refer to </w:t>
      </w:r>
      <w:r w:rsidR="00AA0B93" w:rsidRPr="00EA6591">
        <w:rPr>
          <w:rFonts w:cstheme="minorHAnsi"/>
          <w:i/>
        </w:rPr>
        <w:fldChar w:fldCharType="begin"/>
      </w:r>
      <w:r w:rsidR="00AA0B93" w:rsidRPr="00EA6591">
        <w:rPr>
          <w:rFonts w:cstheme="minorHAnsi"/>
          <w:i/>
        </w:rPr>
        <w:instrText xml:space="preserve"> REF _Ref25077357 \w \h  \* MERGEFORMAT </w:instrText>
      </w:r>
      <w:r w:rsidR="00AA0B93" w:rsidRPr="00EA6591">
        <w:rPr>
          <w:rFonts w:cstheme="minorHAnsi"/>
          <w:i/>
        </w:rPr>
      </w:r>
      <w:r w:rsidR="00AA0B93" w:rsidRPr="00EA6591">
        <w:rPr>
          <w:rFonts w:cstheme="minorHAnsi"/>
          <w:i/>
        </w:rPr>
        <w:fldChar w:fldCharType="separate"/>
      </w:r>
      <w:r w:rsidR="000777B4">
        <w:rPr>
          <w:rFonts w:cstheme="minorHAnsi"/>
          <w:i/>
        </w:rPr>
        <w:t>0</w:t>
      </w:r>
      <w:r w:rsidR="00AA0B93" w:rsidRPr="00EA6591">
        <w:rPr>
          <w:rFonts w:cstheme="minorHAnsi"/>
          <w:i/>
        </w:rPr>
        <w:fldChar w:fldCharType="end"/>
      </w:r>
      <w:r w:rsidR="00AA0B93" w:rsidRPr="00EA6591">
        <w:rPr>
          <w:rFonts w:cstheme="minorHAnsi"/>
          <w:i/>
        </w:rPr>
        <w:t xml:space="preserve"> </w:t>
      </w:r>
      <w:r w:rsidR="00AA0B93" w:rsidRPr="00EA6591">
        <w:rPr>
          <w:rFonts w:cstheme="minorHAnsi"/>
          <w:i/>
        </w:rPr>
        <w:fldChar w:fldCharType="begin"/>
      </w:r>
      <w:r w:rsidR="00AA0B93" w:rsidRPr="00EA6591">
        <w:rPr>
          <w:rFonts w:cstheme="minorHAnsi"/>
          <w:i/>
        </w:rPr>
        <w:instrText xml:space="preserve"> REF _Ref25077357 \h  \* MERGEFORMAT </w:instrText>
      </w:r>
      <w:r w:rsidR="00AA0B93" w:rsidRPr="00EA6591">
        <w:rPr>
          <w:rFonts w:cstheme="minorHAnsi"/>
          <w:i/>
        </w:rPr>
      </w:r>
      <w:r w:rsidR="00AA0B93" w:rsidRPr="00EA6591">
        <w:rPr>
          <w:rFonts w:cstheme="minorHAnsi"/>
          <w:i/>
        </w:rPr>
        <w:fldChar w:fldCharType="separate"/>
      </w:r>
    </w:p>
    <w:p w14:paraId="298A2DB1" w14:textId="0B686146" w:rsidR="00C26566" w:rsidRPr="00EA6591" w:rsidRDefault="000777B4" w:rsidP="00C26566">
      <w:pPr>
        <w:rPr>
          <w:rFonts w:cstheme="minorHAnsi"/>
        </w:rPr>
      </w:pPr>
      <w:r w:rsidRPr="000777B4">
        <w:rPr>
          <w:rFonts w:cstheme="minorHAnsi"/>
          <w:i/>
        </w:rPr>
        <w:t xml:space="preserve">Required Reserve </w:t>
      </w:r>
      <w:r w:rsidRPr="00EA6591">
        <w:t>Balance</w:t>
      </w:r>
      <w:r w:rsidR="00AA0B93" w:rsidRPr="00EA6591">
        <w:rPr>
          <w:rFonts w:cstheme="minorHAnsi"/>
          <w:i/>
        </w:rPr>
        <w:fldChar w:fldCharType="end"/>
      </w:r>
      <w:r w:rsidR="00AA0B93" w:rsidRPr="00EA6591">
        <w:rPr>
          <w:rFonts w:cstheme="minorHAnsi"/>
        </w:rPr>
        <w:t xml:space="preserve"> </w:t>
      </w:r>
      <w:r w:rsidR="00EC0973" w:rsidRPr="00EA6591">
        <w:rPr>
          <w:rFonts w:cstheme="minorHAnsi"/>
        </w:rPr>
        <w:t>for detailed information of FRB reserve requirements. The “Excess Reserve” is the Bank’s total balance at Fed less Required Reserve.</w:t>
      </w:r>
    </w:p>
    <w:p w14:paraId="3507A2BD" w14:textId="77777777" w:rsidR="00EC0973" w:rsidRPr="00EA6591" w:rsidRDefault="00EC0973" w:rsidP="00EC0973">
      <w:pPr>
        <w:rPr>
          <w:rFonts w:cstheme="minorHAnsi"/>
          <w:u w:val="single"/>
        </w:rPr>
      </w:pPr>
      <w:r w:rsidRPr="00EA6591">
        <w:rPr>
          <w:rFonts w:cstheme="minorHAnsi"/>
          <w:u w:val="single"/>
        </w:rPr>
        <w:t>Potential Liquidity Impacts</w:t>
      </w:r>
    </w:p>
    <w:p w14:paraId="00FAF26C" w14:textId="77777777" w:rsidR="00EC0973" w:rsidRPr="00EA6591" w:rsidRDefault="00EC0973" w:rsidP="00EC0973">
      <w:pPr>
        <w:rPr>
          <w:rFonts w:cstheme="minorHAnsi"/>
        </w:rPr>
      </w:pPr>
      <w:r w:rsidRPr="00EA6591">
        <w:rPr>
          <w:rFonts w:cstheme="minorHAnsi"/>
        </w:rPr>
        <w:t>BOC has overnight access to all funding available in the FRBNY account.</w:t>
      </w:r>
    </w:p>
    <w:p w14:paraId="3632D0D5" w14:textId="16601906" w:rsidR="001B15E9" w:rsidRPr="00EA6591" w:rsidRDefault="00575663" w:rsidP="001B15E9">
      <w:pPr>
        <w:pStyle w:val="Caption"/>
        <w:keepNext/>
        <w:rPr>
          <w:rFonts w:cstheme="minorHAnsi"/>
        </w:rPr>
      </w:pPr>
      <w:r w:rsidRPr="008859FB">
        <w:t xml:space="preserve">Table </w:t>
      </w:r>
      <w:fldSimple w:instr=" SEQ Table \* ARABIC ">
        <w:r w:rsidR="000777B4">
          <w:rPr>
            <w:noProof/>
          </w:rPr>
          <w:t>6</w:t>
        </w:r>
      </w:fldSimple>
      <w:r w:rsidRPr="008859FB">
        <w:t>:</w:t>
      </w:r>
      <w:r w:rsidRPr="00EA6591">
        <w:rPr>
          <w:rFonts w:cstheme="minorHAnsi"/>
        </w:rPr>
        <w:t xml:space="preserve"> </w:t>
      </w:r>
      <w:r w:rsidR="001B15E9" w:rsidRPr="00EA6591">
        <w:rPr>
          <w:rFonts w:cstheme="minorHAnsi"/>
        </w:rPr>
        <w:t>Cash Inflow Assumption of Fed Balance</w:t>
      </w:r>
    </w:p>
    <w:tbl>
      <w:tblPr>
        <w:tblStyle w:val="GridTable1Light"/>
        <w:tblW w:w="0" w:type="auto"/>
        <w:tblLook w:val="04A0" w:firstRow="1" w:lastRow="0" w:firstColumn="1" w:lastColumn="0" w:noHBand="0" w:noVBand="1"/>
      </w:tblPr>
      <w:tblGrid>
        <w:gridCol w:w="611"/>
        <w:gridCol w:w="3008"/>
        <w:gridCol w:w="1146"/>
        <w:gridCol w:w="1146"/>
        <w:gridCol w:w="1146"/>
        <w:gridCol w:w="1146"/>
        <w:gridCol w:w="1147"/>
      </w:tblGrid>
      <w:tr w:rsidR="00EC0973" w:rsidRPr="00EA6591" w14:paraId="61594965" w14:textId="77777777" w:rsidTr="001B15E9">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75" w:type="dxa"/>
          </w:tcPr>
          <w:p w14:paraId="56824CAD" w14:textId="77777777" w:rsidR="00EC0973" w:rsidRPr="00EA6591" w:rsidRDefault="00EC0973" w:rsidP="00EC0973">
            <w:pPr>
              <w:rPr>
                <w:rFonts w:cstheme="minorHAnsi"/>
              </w:rPr>
            </w:pPr>
          </w:p>
        </w:tc>
        <w:tc>
          <w:tcPr>
            <w:tcW w:w="3024" w:type="dxa"/>
            <w:vAlign w:val="center"/>
          </w:tcPr>
          <w:p w14:paraId="5FC47139" w14:textId="77777777" w:rsidR="00EC0973" w:rsidRPr="00EA6591" w:rsidRDefault="00EC0973" w:rsidP="001E7442">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Assumptions</w:t>
            </w:r>
          </w:p>
        </w:tc>
        <w:tc>
          <w:tcPr>
            <w:tcW w:w="1152" w:type="dxa"/>
            <w:vAlign w:val="center"/>
          </w:tcPr>
          <w:p w14:paraId="0E387286" w14:textId="77777777" w:rsidR="00EC0973" w:rsidRPr="00EA6591" w:rsidRDefault="00EC0973" w:rsidP="001E7442">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O/N</w:t>
            </w:r>
          </w:p>
        </w:tc>
        <w:tc>
          <w:tcPr>
            <w:tcW w:w="1152" w:type="dxa"/>
            <w:vAlign w:val="center"/>
          </w:tcPr>
          <w:p w14:paraId="268E37DA" w14:textId="77777777" w:rsidR="00EC0973" w:rsidRPr="00EA6591" w:rsidRDefault="00EC0973" w:rsidP="001E7442">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14 Day</w:t>
            </w:r>
          </w:p>
        </w:tc>
        <w:tc>
          <w:tcPr>
            <w:tcW w:w="1152" w:type="dxa"/>
            <w:vAlign w:val="center"/>
          </w:tcPr>
          <w:p w14:paraId="39017060" w14:textId="77777777" w:rsidR="00EC0973" w:rsidRPr="00EA6591" w:rsidRDefault="00EC0973" w:rsidP="001E7442">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30 Day</w:t>
            </w:r>
          </w:p>
        </w:tc>
        <w:tc>
          <w:tcPr>
            <w:tcW w:w="1152" w:type="dxa"/>
            <w:vAlign w:val="center"/>
          </w:tcPr>
          <w:p w14:paraId="0740E5F9" w14:textId="77777777" w:rsidR="00EC0973" w:rsidRPr="00EA6591" w:rsidRDefault="00EC0973" w:rsidP="001E7442">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90 Day</w:t>
            </w:r>
          </w:p>
        </w:tc>
        <w:tc>
          <w:tcPr>
            <w:tcW w:w="1152" w:type="dxa"/>
            <w:vAlign w:val="center"/>
          </w:tcPr>
          <w:p w14:paraId="5FC345CA" w14:textId="77777777" w:rsidR="00EC0973" w:rsidRPr="00EA6591" w:rsidRDefault="00EC0973" w:rsidP="001E7442">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 Year</w:t>
            </w:r>
          </w:p>
        </w:tc>
      </w:tr>
      <w:tr w:rsidR="001B15E9" w:rsidRPr="00EA6591" w14:paraId="0C90CC59" w14:textId="77777777" w:rsidTr="001B15E9">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3961A0ED" w14:textId="77777777" w:rsidR="001B15E9" w:rsidRPr="00EA6591" w:rsidRDefault="001B15E9" w:rsidP="00EC0973">
            <w:pPr>
              <w:tabs>
                <w:tab w:val="left" w:pos="270"/>
              </w:tabs>
              <w:ind w:left="113" w:right="113"/>
              <w:jc w:val="center"/>
              <w:rPr>
                <w:rFonts w:cstheme="minorHAnsi"/>
                <w:b w:val="0"/>
                <w:lang w:eastAsia="en-US"/>
              </w:rPr>
            </w:pPr>
            <w:r w:rsidRPr="00EA6591">
              <w:rPr>
                <w:rFonts w:cstheme="minorHAnsi"/>
                <w:b w:val="0"/>
                <w:lang w:eastAsia="en-US"/>
              </w:rPr>
              <w:t>Idiosyncratic</w:t>
            </w:r>
          </w:p>
        </w:tc>
        <w:tc>
          <w:tcPr>
            <w:tcW w:w="3024" w:type="dxa"/>
            <w:vMerge w:val="restart"/>
            <w:vAlign w:val="center"/>
          </w:tcPr>
          <w:p w14:paraId="716779E3" w14:textId="77777777" w:rsidR="001B15E9" w:rsidRPr="00EA6591" w:rsidRDefault="001B15E9" w:rsidP="001B15E9">
            <w:pP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The Fed balance will fluctuate based on net cash flow levels in each period and is not actively managed.</w:t>
            </w:r>
          </w:p>
        </w:tc>
        <w:tc>
          <w:tcPr>
            <w:tcW w:w="1152" w:type="dxa"/>
            <w:vAlign w:val="center"/>
          </w:tcPr>
          <w:p w14:paraId="29BBF8D8" w14:textId="77777777" w:rsidR="001B15E9" w:rsidRPr="00EA6591" w:rsidRDefault="001B15E9" w:rsidP="001E7442">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N/A</w:t>
            </w:r>
          </w:p>
        </w:tc>
        <w:tc>
          <w:tcPr>
            <w:tcW w:w="1152" w:type="dxa"/>
            <w:vAlign w:val="center"/>
          </w:tcPr>
          <w:p w14:paraId="2B464838" w14:textId="77777777" w:rsidR="001B15E9" w:rsidRPr="00EA6591" w:rsidRDefault="001B15E9" w:rsidP="001E744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N/A</w:t>
            </w:r>
          </w:p>
        </w:tc>
        <w:tc>
          <w:tcPr>
            <w:tcW w:w="1152" w:type="dxa"/>
            <w:vAlign w:val="center"/>
          </w:tcPr>
          <w:p w14:paraId="424D4657" w14:textId="77777777" w:rsidR="001B15E9" w:rsidRPr="00EA6591" w:rsidRDefault="001B15E9" w:rsidP="001E744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N/A</w:t>
            </w:r>
          </w:p>
        </w:tc>
        <w:tc>
          <w:tcPr>
            <w:tcW w:w="1152" w:type="dxa"/>
            <w:vAlign w:val="center"/>
          </w:tcPr>
          <w:p w14:paraId="299041B6" w14:textId="77777777" w:rsidR="001B15E9" w:rsidRPr="00EA6591" w:rsidRDefault="001B15E9" w:rsidP="001E744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N/A</w:t>
            </w:r>
          </w:p>
        </w:tc>
        <w:tc>
          <w:tcPr>
            <w:tcW w:w="1152" w:type="dxa"/>
            <w:vAlign w:val="center"/>
          </w:tcPr>
          <w:p w14:paraId="1E35AF3F" w14:textId="77777777" w:rsidR="001B15E9" w:rsidRPr="00EA6591" w:rsidRDefault="001B15E9" w:rsidP="001E744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N/A</w:t>
            </w:r>
          </w:p>
        </w:tc>
      </w:tr>
      <w:tr w:rsidR="001B15E9" w:rsidRPr="00EA6591" w14:paraId="17B4E54F" w14:textId="77777777" w:rsidTr="001B15E9">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29FC183F" w14:textId="77777777" w:rsidR="001B15E9" w:rsidRPr="00EA6591" w:rsidRDefault="001B15E9" w:rsidP="00EC0973">
            <w:pPr>
              <w:tabs>
                <w:tab w:val="left" w:pos="270"/>
              </w:tabs>
              <w:ind w:left="113" w:right="113"/>
              <w:jc w:val="center"/>
              <w:rPr>
                <w:rFonts w:cstheme="minorHAnsi"/>
                <w:b w:val="0"/>
                <w:lang w:eastAsia="en-US"/>
              </w:rPr>
            </w:pPr>
            <w:r w:rsidRPr="00EA6591">
              <w:rPr>
                <w:rFonts w:cstheme="minorHAnsi"/>
                <w:b w:val="0"/>
                <w:lang w:eastAsia="en-US"/>
              </w:rPr>
              <w:t>Systemic</w:t>
            </w:r>
          </w:p>
        </w:tc>
        <w:tc>
          <w:tcPr>
            <w:tcW w:w="3024" w:type="dxa"/>
            <w:vMerge/>
          </w:tcPr>
          <w:p w14:paraId="473AFF47" w14:textId="77777777" w:rsidR="001B15E9" w:rsidRPr="00EA6591" w:rsidRDefault="001B15E9" w:rsidP="001E7442">
            <w:pPr>
              <w:cnfStyle w:val="000000000000" w:firstRow="0" w:lastRow="0" w:firstColumn="0" w:lastColumn="0" w:oddVBand="0" w:evenVBand="0" w:oddHBand="0" w:evenHBand="0" w:firstRowFirstColumn="0" w:firstRowLastColumn="0" w:lastRowFirstColumn="0" w:lastRowLastColumn="0"/>
              <w:rPr>
                <w:rFonts w:cstheme="minorHAnsi"/>
              </w:rPr>
            </w:pPr>
          </w:p>
        </w:tc>
        <w:tc>
          <w:tcPr>
            <w:tcW w:w="1152" w:type="dxa"/>
            <w:vAlign w:val="center"/>
          </w:tcPr>
          <w:p w14:paraId="3D603131" w14:textId="77777777" w:rsidR="001B15E9" w:rsidRPr="00EA6591" w:rsidRDefault="001B15E9" w:rsidP="001E7442">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N/A</w:t>
            </w:r>
          </w:p>
        </w:tc>
        <w:tc>
          <w:tcPr>
            <w:tcW w:w="1152" w:type="dxa"/>
            <w:vAlign w:val="center"/>
          </w:tcPr>
          <w:p w14:paraId="2E4BFBF2" w14:textId="77777777" w:rsidR="001B15E9" w:rsidRPr="00EA6591" w:rsidRDefault="001B15E9" w:rsidP="001E744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N/A</w:t>
            </w:r>
          </w:p>
        </w:tc>
        <w:tc>
          <w:tcPr>
            <w:tcW w:w="1152" w:type="dxa"/>
            <w:vAlign w:val="center"/>
          </w:tcPr>
          <w:p w14:paraId="340D2FE8" w14:textId="77777777" w:rsidR="001B15E9" w:rsidRPr="00EA6591" w:rsidRDefault="001B15E9" w:rsidP="001E744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N/A</w:t>
            </w:r>
          </w:p>
        </w:tc>
        <w:tc>
          <w:tcPr>
            <w:tcW w:w="1152" w:type="dxa"/>
            <w:vAlign w:val="center"/>
          </w:tcPr>
          <w:p w14:paraId="78F3AB93" w14:textId="77777777" w:rsidR="001B15E9" w:rsidRPr="00EA6591" w:rsidRDefault="001B15E9" w:rsidP="001E744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N/A</w:t>
            </w:r>
          </w:p>
        </w:tc>
        <w:tc>
          <w:tcPr>
            <w:tcW w:w="1152" w:type="dxa"/>
            <w:vAlign w:val="center"/>
          </w:tcPr>
          <w:p w14:paraId="370A0D81" w14:textId="77777777" w:rsidR="001B15E9" w:rsidRPr="00EA6591" w:rsidRDefault="001B15E9" w:rsidP="001E744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N/A</w:t>
            </w:r>
          </w:p>
        </w:tc>
      </w:tr>
      <w:tr w:rsidR="001B15E9" w:rsidRPr="00EA6591" w14:paraId="4847A319" w14:textId="77777777" w:rsidTr="001B15E9">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11CDBA34" w14:textId="77777777" w:rsidR="001B15E9" w:rsidRPr="00EA6591" w:rsidRDefault="001B15E9" w:rsidP="00EC0973">
            <w:pPr>
              <w:tabs>
                <w:tab w:val="left" w:pos="270"/>
              </w:tabs>
              <w:ind w:left="113" w:right="113"/>
              <w:jc w:val="center"/>
              <w:rPr>
                <w:rFonts w:cstheme="minorHAnsi"/>
                <w:b w:val="0"/>
                <w:lang w:eastAsia="en-US"/>
              </w:rPr>
            </w:pPr>
            <w:r w:rsidRPr="00EA6591">
              <w:rPr>
                <w:rFonts w:cstheme="minorHAnsi"/>
                <w:b w:val="0"/>
                <w:lang w:eastAsia="en-US"/>
              </w:rPr>
              <w:t>Combined</w:t>
            </w:r>
          </w:p>
        </w:tc>
        <w:tc>
          <w:tcPr>
            <w:tcW w:w="3024" w:type="dxa"/>
            <w:vMerge/>
          </w:tcPr>
          <w:p w14:paraId="1C6D20B4" w14:textId="77777777" w:rsidR="001B15E9" w:rsidRPr="00EA6591" w:rsidRDefault="001B15E9" w:rsidP="001E7442">
            <w:pPr>
              <w:cnfStyle w:val="000000000000" w:firstRow="0" w:lastRow="0" w:firstColumn="0" w:lastColumn="0" w:oddVBand="0" w:evenVBand="0" w:oddHBand="0" w:evenHBand="0" w:firstRowFirstColumn="0" w:firstRowLastColumn="0" w:lastRowFirstColumn="0" w:lastRowLastColumn="0"/>
              <w:rPr>
                <w:rFonts w:cstheme="minorHAnsi"/>
              </w:rPr>
            </w:pPr>
          </w:p>
        </w:tc>
        <w:tc>
          <w:tcPr>
            <w:tcW w:w="1152" w:type="dxa"/>
            <w:vAlign w:val="center"/>
          </w:tcPr>
          <w:p w14:paraId="218C5BA1" w14:textId="77777777" w:rsidR="001B15E9" w:rsidRPr="00EA6591" w:rsidRDefault="001B15E9" w:rsidP="001E7442">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N/A</w:t>
            </w:r>
          </w:p>
        </w:tc>
        <w:tc>
          <w:tcPr>
            <w:tcW w:w="1152" w:type="dxa"/>
            <w:vAlign w:val="center"/>
          </w:tcPr>
          <w:p w14:paraId="20A3F8D8" w14:textId="77777777" w:rsidR="001B15E9" w:rsidRPr="00EA6591" w:rsidRDefault="001B15E9" w:rsidP="001E744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N/A</w:t>
            </w:r>
          </w:p>
        </w:tc>
        <w:tc>
          <w:tcPr>
            <w:tcW w:w="1152" w:type="dxa"/>
            <w:vAlign w:val="center"/>
          </w:tcPr>
          <w:p w14:paraId="4D8E49A3" w14:textId="77777777" w:rsidR="001B15E9" w:rsidRPr="00EA6591" w:rsidRDefault="001B15E9" w:rsidP="001E744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N/A</w:t>
            </w:r>
          </w:p>
        </w:tc>
        <w:tc>
          <w:tcPr>
            <w:tcW w:w="1152" w:type="dxa"/>
            <w:vAlign w:val="center"/>
          </w:tcPr>
          <w:p w14:paraId="66ABE3E1" w14:textId="77777777" w:rsidR="001B15E9" w:rsidRPr="00EA6591" w:rsidRDefault="001B15E9" w:rsidP="001E744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N/A</w:t>
            </w:r>
          </w:p>
        </w:tc>
        <w:tc>
          <w:tcPr>
            <w:tcW w:w="1152" w:type="dxa"/>
            <w:vAlign w:val="center"/>
          </w:tcPr>
          <w:p w14:paraId="6B521DA1" w14:textId="77777777" w:rsidR="001B15E9" w:rsidRPr="00EA6591" w:rsidRDefault="001B15E9" w:rsidP="001E744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N/A</w:t>
            </w:r>
          </w:p>
        </w:tc>
      </w:tr>
    </w:tbl>
    <w:p w14:paraId="31BEB248" w14:textId="1035465C" w:rsidR="00405F6F" w:rsidRPr="00405F6F" w:rsidRDefault="00405F6F" w:rsidP="00405F6F">
      <w:bookmarkStart w:id="110" w:name="_Ref25077357"/>
    </w:p>
    <w:p w14:paraId="7F48C86D" w14:textId="718B52C9" w:rsidR="00EC0973" w:rsidRPr="00EA6591" w:rsidRDefault="005227C6" w:rsidP="00B66493">
      <w:pPr>
        <w:pStyle w:val="Heading5"/>
      </w:pPr>
      <w:r w:rsidRPr="00EA6591">
        <w:t>Required Reserve Balance</w:t>
      </w:r>
      <w:bookmarkEnd w:id="110"/>
    </w:p>
    <w:p w14:paraId="263DEF57" w14:textId="2075A088" w:rsidR="005227C6" w:rsidRPr="00EA6591" w:rsidRDefault="005227C6" w:rsidP="005227C6">
      <w:pPr>
        <w:rPr>
          <w:rFonts w:cstheme="minorHAnsi"/>
        </w:rPr>
      </w:pPr>
      <w:r w:rsidRPr="00EA6591">
        <w:rPr>
          <w:rFonts w:cstheme="minorHAnsi"/>
        </w:rPr>
        <w:t>BOC is required to maintain reserves with the Fed based on deposit balance levels. The reserve requirement is calculate</w:t>
      </w:r>
      <w:r w:rsidR="00CB4AA8" w:rsidRPr="00EA6591">
        <w:rPr>
          <w:rFonts w:cstheme="minorHAnsi"/>
        </w:rPr>
        <w:t>d bi-weekly with a two-week lag</w:t>
      </w:r>
      <w:r w:rsidR="009122A8" w:rsidRPr="00EA6591">
        <w:rPr>
          <w:rFonts w:cstheme="minorHAnsi"/>
        </w:rPr>
        <w:t>.</w:t>
      </w:r>
      <w:r w:rsidR="00C30ED6">
        <w:rPr>
          <w:rFonts w:cstheme="minorHAnsi"/>
        </w:rPr>
        <w:t xml:space="preserve"> </w:t>
      </w:r>
      <w:r w:rsidR="00C30ED6">
        <w:rPr>
          <w:rFonts w:cstheme="minorHAnsi"/>
        </w:rPr>
        <w:fldChar w:fldCharType="begin"/>
      </w:r>
      <w:r w:rsidR="00C30ED6">
        <w:rPr>
          <w:rFonts w:cstheme="minorHAnsi"/>
        </w:rPr>
        <w:instrText xml:space="preserve"> REF _Ref25585197 \r \h </w:instrText>
      </w:r>
      <w:r w:rsidR="00C30ED6">
        <w:rPr>
          <w:rFonts w:cstheme="minorHAnsi"/>
        </w:rPr>
      </w:r>
      <w:r w:rsidR="00C30ED6">
        <w:rPr>
          <w:rFonts w:cstheme="minorHAnsi"/>
        </w:rPr>
        <w:fldChar w:fldCharType="separate"/>
      </w:r>
      <w:r w:rsidR="000777B4">
        <w:rPr>
          <w:rFonts w:cstheme="minorHAnsi"/>
        </w:rPr>
        <w:t>[10]</w:t>
      </w:r>
      <w:r w:rsidR="00C30ED6">
        <w:rPr>
          <w:rFonts w:cstheme="minorHAnsi"/>
        </w:rPr>
        <w:fldChar w:fldCharType="end"/>
      </w:r>
    </w:p>
    <w:p w14:paraId="3113AC41" w14:textId="77777777" w:rsidR="005227C6" w:rsidRPr="00EA6591" w:rsidRDefault="005227C6" w:rsidP="005227C6">
      <w:pPr>
        <w:rPr>
          <w:rFonts w:cstheme="minorHAnsi"/>
          <w:u w:val="single"/>
        </w:rPr>
      </w:pPr>
      <w:r w:rsidRPr="00EA6591">
        <w:rPr>
          <w:rFonts w:cstheme="minorHAnsi"/>
          <w:u w:val="single"/>
        </w:rPr>
        <w:t>Potential Liquidity Impacts</w:t>
      </w:r>
    </w:p>
    <w:p w14:paraId="38D4053A" w14:textId="2DBDFA59" w:rsidR="00405F6F" w:rsidRPr="00EA6591" w:rsidRDefault="005227C6" w:rsidP="005227C6">
      <w:pPr>
        <w:rPr>
          <w:rFonts w:cstheme="minorHAnsi"/>
        </w:rPr>
      </w:pPr>
      <w:r w:rsidRPr="00EA6591">
        <w:rPr>
          <w:rFonts w:cstheme="minorHAnsi"/>
        </w:rPr>
        <w:t>The reserve requirement chang</w:t>
      </w:r>
      <w:r w:rsidR="009122A8" w:rsidRPr="00EA6591">
        <w:rPr>
          <w:rFonts w:cstheme="minorHAnsi"/>
        </w:rPr>
        <w:t xml:space="preserve">ed based on external cash flows; </w:t>
      </w:r>
      <w:r w:rsidRPr="00EA6591">
        <w:rPr>
          <w:rFonts w:cstheme="minorHAnsi"/>
        </w:rPr>
        <w:t>therefore, it provides a partial offset to the assumed reduction in deposit levels under all scenarios.</w:t>
      </w:r>
    </w:p>
    <w:p w14:paraId="2FA6B541" w14:textId="63966C58" w:rsidR="00D015C3" w:rsidRPr="00EA6591" w:rsidRDefault="00575663" w:rsidP="00D015C3">
      <w:pPr>
        <w:pStyle w:val="Caption"/>
        <w:keepNext/>
        <w:rPr>
          <w:rFonts w:cstheme="minorHAnsi"/>
        </w:rPr>
      </w:pPr>
      <w:r w:rsidRPr="008859FB">
        <w:t xml:space="preserve">Table </w:t>
      </w:r>
      <w:fldSimple w:instr=" SEQ Table \* ARABIC ">
        <w:r w:rsidR="000777B4">
          <w:rPr>
            <w:noProof/>
          </w:rPr>
          <w:t>7</w:t>
        </w:r>
      </w:fldSimple>
      <w:r w:rsidRPr="008859FB">
        <w:t>:</w:t>
      </w:r>
      <w:r w:rsidRPr="00EA6591">
        <w:rPr>
          <w:rFonts w:cstheme="minorHAnsi"/>
        </w:rPr>
        <w:t xml:space="preserve"> </w:t>
      </w:r>
      <w:r w:rsidR="00D015C3" w:rsidRPr="00EA6591">
        <w:rPr>
          <w:rFonts w:cstheme="minorHAnsi"/>
        </w:rPr>
        <w:t>Cash Inflow Assumption of Required FRB Reserve</w:t>
      </w:r>
    </w:p>
    <w:tbl>
      <w:tblPr>
        <w:tblStyle w:val="GridTable1Light"/>
        <w:tblW w:w="5000" w:type="pct"/>
        <w:tblLook w:val="04A0" w:firstRow="1" w:lastRow="0" w:firstColumn="1" w:lastColumn="0" w:noHBand="0" w:noVBand="1"/>
      </w:tblPr>
      <w:tblGrid>
        <w:gridCol w:w="612"/>
        <w:gridCol w:w="2583"/>
        <w:gridCol w:w="1345"/>
        <w:gridCol w:w="1202"/>
        <w:gridCol w:w="1202"/>
        <w:gridCol w:w="1202"/>
        <w:gridCol w:w="1204"/>
      </w:tblGrid>
      <w:tr w:rsidR="005D6C0A" w:rsidRPr="00EA6591" w14:paraId="32500CC3" w14:textId="77777777" w:rsidTr="00405F6F">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7" w:type="pct"/>
          </w:tcPr>
          <w:p w14:paraId="29844041" w14:textId="77777777" w:rsidR="005D6C0A" w:rsidRPr="00EA6591" w:rsidRDefault="005D6C0A" w:rsidP="00CB1D88">
            <w:pPr>
              <w:rPr>
                <w:rFonts w:cstheme="minorHAnsi"/>
              </w:rPr>
            </w:pPr>
          </w:p>
        </w:tc>
        <w:tc>
          <w:tcPr>
            <w:tcW w:w="1381" w:type="pct"/>
            <w:vAlign w:val="center"/>
          </w:tcPr>
          <w:p w14:paraId="51A1B595" w14:textId="77777777" w:rsidR="005D6C0A" w:rsidRPr="00EA6591" w:rsidRDefault="005D6C0A"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Assumptions</w:t>
            </w:r>
          </w:p>
        </w:tc>
        <w:tc>
          <w:tcPr>
            <w:tcW w:w="719" w:type="pct"/>
            <w:vAlign w:val="center"/>
          </w:tcPr>
          <w:p w14:paraId="43C00945" w14:textId="77777777" w:rsidR="005D6C0A" w:rsidRPr="00EA6591" w:rsidRDefault="005D6C0A"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O/N</w:t>
            </w:r>
          </w:p>
        </w:tc>
        <w:tc>
          <w:tcPr>
            <w:tcW w:w="643" w:type="pct"/>
            <w:vAlign w:val="center"/>
          </w:tcPr>
          <w:p w14:paraId="3930645F" w14:textId="77777777" w:rsidR="005D6C0A" w:rsidRPr="00EA6591" w:rsidRDefault="005D6C0A"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14 Day</w:t>
            </w:r>
          </w:p>
        </w:tc>
        <w:tc>
          <w:tcPr>
            <w:tcW w:w="643" w:type="pct"/>
            <w:vAlign w:val="center"/>
          </w:tcPr>
          <w:p w14:paraId="10877538" w14:textId="77777777" w:rsidR="005D6C0A" w:rsidRPr="00EA6591" w:rsidRDefault="005D6C0A"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30 Day</w:t>
            </w:r>
          </w:p>
        </w:tc>
        <w:tc>
          <w:tcPr>
            <w:tcW w:w="643" w:type="pct"/>
            <w:vAlign w:val="center"/>
          </w:tcPr>
          <w:p w14:paraId="37A89D9E" w14:textId="77777777" w:rsidR="005D6C0A" w:rsidRPr="00EA6591" w:rsidRDefault="005D6C0A"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90 Day</w:t>
            </w:r>
          </w:p>
        </w:tc>
        <w:tc>
          <w:tcPr>
            <w:tcW w:w="644" w:type="pct"/>
            <w:vAlign w:val="center"/>
          </w:tcPr>
          <w:p w14:paraId="5AB379AF" w14:textId="77777777" w:rsidR="005D6C0A" w:rsidRPr="00EA6591" w:rsidRDefault="005D6C0A"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 Year</w:t>
            </w:r>
          </w:p>
        </w:tc>
      </w:tr>
      <w:tr w:rsidR="00A61AD6" w:rsidRPr="00EA6591" w14:paraId="40D8BFC9" w14:textId="77777777" w:rsidTr="00405F6F">
        <w:trPr>
          <w:trHeight w:val="1440"/>
        </w:trPr>
        <w:tc>
          <w:tcPr>
            <w:cnfStyle w:val="001000000000" w:firstRow="0" w:lastRow="0" w:firstColumn="1" w:lastColumn="0" w:oddVBand="0" w:evenVBand="0" w:oddHBand="0" w:evenHBand="0" w:firstRowFirstColumn="0" w:firstRowLastColumn="0" w:lastRowFirstColumn="0" w:lastRowLastColumn="0"/>
            <w:tcW w:w="327" w:type="pct"/>
            <w:textDirection w:val="btLr"/>
          </w:tcPr>
          <w:p w14:paraId="440654AE" w14:textId="77777777" w:rsidR="00A61AD6" w:rsidRPr="00EA6591" w:rsidRDefault="00A61AD6" w:rsidP="00CB1D88">
            <w:pPr>
              <w:tabs>
                <w:tab w:val="left" w:pos="270"/>
              </w:tabs>
              <w:ind w:left="113" w:right="113"/>
              <w:jc w:val="center"/>
              <w:rPr>
                <w:rFonts w:cstheme="minorHAnsi"/>
                <w:b w:val="0"/>
                <w:lang w:eastAsia="en-US"/>
              </w:rPr>
            </w:pPr>
            <w:r w:rsidRPr="00EA6591">
              <w:rPr>
                <w:rFonts w:cstheme="minorHAnsi"/>
                <w:b w:val="0"/>
                <w:lang w:eastAsia="en-US"/>
              </w:rPr>
              <w:t>Idiosyncratic</w:t>
            </w:r>
          </w:p>
        </w:tc>
        <w:tc>
          <w:tcPr>
            <w:tcW w:w="1381" w:type="pct"/>
            <w:vMerge w:val="restart"/>
            <w:vAlign w:val="center"/>
          </w:tcPr>
          <w:p w14:paraId="41EB67C2" w14:textId="682259B8" w:rsidR="00A61AD6" w:rsidRPr="00EA6591" w:rsidRDefault="00A61AD6" w:rsidP="008357D4">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 xml:space="preserve">The reserve balance would not change in first 14 </w:t>
            </w:r>
            <w:r w:rsidR="008357D4" w:rsidRPr="00EA6591">
              <w:rPr>
                <w:rFonts w:cstheme="minorHAnsi"/>
              </w:rPr>
              <w:t>days</w:t>
            </w:r>
            <w:r w:rsidRPr="00EA6591">
              <w:rPr>
                <w:rFonts w:cstheme="minorHAnsi"/>
              </w:rPr>
              <w:t xml:space="preserve"> align</w:t>
            </w:r>
            <w:r w:rsidR="008357D4" w:rsidRPr="00EA6591">
              <w:rPr>
                <w:rFonts w:cstheme="minorHAnsi"/>
              </w:rPr>
              <w:t>ing</w:t>
            </w:r>
            <w:r w:rsidRPr="00EA6591">
              <w:rPr>
                <w:rFonts w:cstheme="minorHAnsi"/>
              </w:rPr>
              <w:t xml:space="preserve"> with bi-week</w:t>
            </w:r>
            <w:r w:rsidR="008357D4" w:rsidRPr="00EA6591">
              <w:rPr>
                <w:rFonts w:cstheme="minorHAnsi"/>
              </w:rPr>
              <w:t>ly calculation; the change after</w:t>
            </w:r>
            <w:r w:rsidRPr="00EA6591">
              <w:rPr>
                <w:rFonts w:cstheme="minorHAnsi"/>
              </w:rPr>
              <w:t xml:space="preserve"> 14 days </w:t>
            </w:r>
            <w:r w:rsidR="008357D4" w:rsidRPr="00EA6591">
              <w:rPr>
                <w:rFonts w:cstheme="minorHAnsi"/>
              </w:rPr>
              <w:t xml:space="preserve">is </w:t>
            </w:r>
            <w:r w:rsidRPr="00EA6591">
              <w:rPr>
                <w:rFonts w:cstheme="minorHAnsi"/>
              </w:rPr>
              <w:t xml:space="preserve">projected </w:t>
            </w:r>
            <w:r w:rsidR="008357D4" w:rsidRPr="00EA6591">
              <w:rPr>
                <w:rFonts w:cstheme="minorHAnsi"/>
              </w:rPr>
              <w:t>based on</w:t>
            </w:r>
            <w:r w:rsidRPr="00EA6591">
              <w:rPr>
                <w:rFonts w:cstheme="minorHAnsi"/>
              </w:rPr>
              <w:t xml:space="preserve"> </w:t>
            </w:r>
            <w:r w:rsidR="008357D4" w:rsidRPr="00EA6591">
              <w:rPr>
                <w:rFonts w:cstheme="minorHAnsi"/>
              </w:rPr>
              <w:t>external cash flows within the period</w:t>
            </w:r>
            <w:r w:rsidRPr="00EA6591">
              <w:rPr>
                <w:rFonts w:cstheme="minorHAnsi"/>
              </w:rPr>
              <w:t>.</w:t>
            </w:r>
          </w:p>
        </w:tc>
        <w:tc>
          <w:tcPr>
            <w:tcW w:w="719" w:type="pct"/>
            <w:vAlign w:val="center"/>
          </w:tcPr>
          <w:p w14:paraId="7EF8616D" w14:textId="77777777" w:rsidR="00A61AD6" w:rsidRPr="00EA6591" w:rsidRDefault="00A61AD6" w:rsidP="00CB1D88">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Per current requirement</w:t>
            </w:r>
          </w:p>
        </w:tc>
        <w:tc>
          <w:tcPr>
            <w:tcW w:w="2573" w:type="pct"/>
            <w:gridSpan w:val="4"/>
            <w:vAlign w:val="center"/>
          </w:tcPr>
          <w:p w14:paraId="19BE9EA4" w14:textId="77777777" w:rsidR="00A61AD6" w:rsidRPr="00EA6591" w:rsidRDefault="00A61AD6" w:rsidP="00A61AD6">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Per calculation, based on external outflows</w:t>
            </w:r>
          </w:p>
        </w:tc>
      </w:tr>
      <w:tr w:rsidR="00A61AD6" w:rsidRPr="00EA6591" w14:paraId="666BC993" w14:textId="77777777" w:rsidTr="00405F6F">
        <w:trPr>
          <w:trHeight w:val="1440"/>
        </w:trPr>
        <w:tc>
          <w:tcPr>
            <w:cnfStyle w:val="001000000000" w:firstRow="0" w:lastRow="0" w:firstColumn="1" w:lastColumn="0" w:oddVBand="0" w:evenVBand="0" w:oddHBand="0" w:evenHBand="0" w:firstRowFirstColumn="0" w:firstRowLastColumn="0" w:lastRowFirstColumn="0" w:lastRowLastColumn="0"/>
            <w:tcW w:w="327" w:type="pct"/>
            <w:textDirection w:val="btLr"/>
          </w:tcPr>
          <w:p w14:paraId="5642636D" w14:textId="77777777" w:rsidR="00A61AD6" w:rsidRPr="00EA6591" w:rsidRDefault="00A61AD6" w:rsidP="00A61AD6">
            <w:pPr>
              <w:tabs>
                <w:tab w:val="left" w:pos="270"/>
              </w:tabs>
              <w:ind w:left="113" w:right="113"/>
              <w:jc w:val="center"/>
              <w:rPr>
                <w:rFonts w:cstheme="minorHAnsi"/>
                <w:b w:val="0"/>
                <w:lang w:eastAsia="en-US"/>
              </w:rPr>
            </w:pPr>
            <w:r w:rsidRPr="00EA6591">
              <w:rPr>
                <w:rFonts w:cstheme="minorHAnsi"/>
                <w:b w:val="0"/>
                <w:lang w:eastAsia="en-US"/>
              </w:rPr>
              <w:t>Systemic</w:t>
            </w:r>
          </w:p>
        </w:tc>
        <w:tc>
          <w:tcPr>
            <w:tcW w:w="1381" w:type="pct"/>
            <w:vMerge/>
          </w:tcPr>
          <w:p w14:paraId="4BED2B88" w14:textId="77777777" w:rsidR="00A61AD6" w:rsidRPr="00EA6591" w:rsidRDefault="00A61AD6" w:rsidP="00A61AD6">
            <w:pPr>
              <w:cnfStyle w:val="000000000000" w:firstRow="0" w:lastRow="0" w:firstColumn="0" w:lastColumn="0" w:oddVBand="0" w:evenVBand="0" w:oddHBand="0" w:evenHBand="0" w:firstRowFirstColumn="0" w:firstRowLastColumn="0" w:lastRowFirstColumn="0" w:lastRowLastColumn="0"/>
              <w:rPr>
                <w:rFonts w:cstheme="minorHAnsi"/>
              </w:rPr>
            </w:pPr>
          </w:p>
        </w:tc>
        <w:tc>
          <w:tcPr>
            <w:tcW w:w="719" w:type="pct"/>
            <w:vAlign w:val="center"/>
          </w:tcPr>
          <w:p w14:paraId="64ABDF90" w14:textId="77777777" w:rsidR="00A61AD6" w:rsidRPr="00EA6591" w:rsidRDefault="00A61AD6" w:rsidP="00A61AD6">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Per current requirement</w:t>
            </w:r>
          </w:p>
        </w:tc>
        <w:tc>
          <w:tcPr>
            <w:tcW w:w="2573" w:type="pct"/>
            <w:gridSpan w:val="4"/>
            <w:vAlign w:val="center"/>
          </w:tcPr>
          <w:p w14:paraId="3D6C4B7B" w14:textId="7FBEFBA8" w:rsidR="00940F5C" w:rsidRPr="00EA6591" w:rsidRDefault="00A61AD6" w:rsidP="00405F6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Per calculation, based on external outflows</w:t>
            </w:r>
          </w:p>
          <w:p w14:paraId="5F3BAF16" w14:textId="0FB8BE61" w:rsidR="00A61AD6" w:rsidRPr="00EA6591" w:rsidRDefault="00A61AD6" w:rsidP="00940F5C">
            <w:pPr>
              <w:cnfStyle w:val="000000000000" w:firstRow="0" w:lastRow="0" w:firstColumn="0" w:lastColumn="0" w:oddVBand="0" w:evenVBand="0" w:oddHBand="0" w:evenHBand="0" w:firstRowFirstColumn="0" w:firstRowLastColumn="0" w:lastRowFirstColumn="0" w:lastRowLastColumn="0"/>
              <w:rPr>
                <w:rFonts w:cstheme="minorHAnsi"/>
              </w:rPr>
            </w:pPr>
          </w:p>
        </w:tc>
      </w:tr>
      <w:tr w:rsidR="00A61AD6" w:rsidRPr="00EA6591" w14:paraId="2C3B7B1E" w14:textId="77777777" w:rsidTr="00405F6F">
        <w:trPr>
          <w:trHeight w:val="1440"/>
        </w:trPr>
        <w:tc>
          <w:tcPr>
            <w:cnfStyle w:val="001000000000" w:firstRow="0" w:lastRow="0" w:firstColumn="1" w:lastColumn="0" w:oddVBand="0" w:evenVBand="0" w:oddHBand="0" w:evenHBand="0" w:firstRowFirstColumn="0" w:firstRowLastColumn="0" w:lastRowFirstColumn="0" w:lastRowLastColumn="0"/>
            <w:tcW w:w="327" w:type="pct"/>
            <w:textDirection w:val="btLr"/>
          </w:tcPr>
          <w:p w14:paraId="5020F53A" w14:textId="77777777" w:rsidR="00A61AD6" w:rsidRPr="00EA6591" w:rsidRDefault="00A61AD6" w:rsidP="00A61AD6">
            <w:pPr>
              <w:tabs>
                <w:tab w:val="left" w:pos="270"/>
              </w:tabs>
              <w:ind w:left="113" w:right="113"/>
              <w:jc w:val="center"/>
              <w:rPr>
                <w:rFonts w:cstheme="minorHAnsi"/>
                <w:b w:val="0"/>
                <w:lang w:eastAsia="en-US"/>
              </w:rPr>
            </w:pPr>
            <w:r w:rsidRPr="00EA6591">
              <w:rPr>
                <w:rFonts w:cstheme="minorHAnsi"/>
                <w:b w:val="0"/>
                <w:lang w:eastAsia="en-US"/>
              </w:rPr>
              <w:t>Combined</w:t>
            </w:r>
          </w:p>
        </w:tc>
        <w:tc>
          <w:tcPr>
            <w:tcW w:w="1381" w:type="pct"/>
            <w:vMerge/>
          </w:tcPr>
          <w:p w14:paraId="1B6C9055" w14:textId="77777777" w:rsidR="00A61AD6" w:rsidRPr="00EA6591" w:rsidRDefault="00A61AD6" w:rsidP="00A61AD6">
            <w:pPr>
              <w:cnfStyle w:val="000000000000" w:firstRow="0" w:lastRow="0" w:firstColumn="0" w:lastColumn="0" w:oddVBand="0" w:evenVBand="0" w:oddHBand="0" w:evenHBand="0" w:firstRowFirstColumn="0" w:firstRowLastColumn="0" w:lastRowFirstColumn="0" w:lastRowLastColumn="0"/>
              <w:rPr>
                <w:rFonts w:cstheme="minorHAnsi"/>
              </w:rPr>
            </w:pPr>
          </w:p>
        </w:tc>
        <w:tc>
          <w:tcPr>
            <w:tcW w:w="719" w:type="pct"/>
            <w:vAlign w:val="center"/>
          </w:tcPr>
          <w:p w14:paraId="2EE9D3B0" w14:textId="77777777" w:rsidR="00A61AD6" w:rsidRPr="00EA6591" w:rsidRDefault="00A61AD6" w:rsidP="00A61AD6">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Per current requirement</w:t>
            </w:r>
          </w:p>
        </w:tc>
        <w:tc>
          <w:tcPr>
            <w:tcW w:w="2573" w:type="pct"/>
            <w:gridSpan w:val="4"/>
            <w:vAlign w:val="center"/>
          </w:tcPr>
          <w:p w14:paraId="5B6AD35D" w14:textId="77777777" w:rsidR="00A61AD6" w:rsidRPr="00EA6591" w:rsidRDefault="00A61AD6" w:rsidP="00A61AD6">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Per calculation, based on external outflows</w:t>
            </w:r>
          </w:p>
        </w:tc>
      </w:tr>
    </w:tbl>
    <w:p w14:paraId="00EEE9B2" w14:textId="77777777" w:rsidR="00D00FFE" w:rsidRPr="00EA6591" w:rsidRDefault="000928B5" w:rsidP="00B66493">
      <w:pPr>
        <w:pStyle w:val="Heading5"/>
      </w:pPr>
      <w:r w:rsidRPr="00EA6591">
        <w:t>Due from Banks</w:t>
      </w:r>
    </w:p>
    <w:p w14:paraId="68880331" w14:textId="6CB58235" w:rsidR="00655162" w:rsidRPr="00EA6591" w:rsidRDefault="008B07E1" w:rsidP="008B07E1">
      <w:pPr>
        <w:rPr>
          <w:rFonts w:cstheme="minorHAnsi"/>
        </w:rPr>
      </w:pPr>
      <w:r w:rsidRPr="00EA6591">
        <w:rPr>
          <w:rFonts w:cstheme="minorHAnsi"/>
        </w:rPr>
        <w:t>This line item is composed of cash balances placed with affiliated and -party financial institutions.</w:t>
      </w:r>
      <w:r w:rsidR="005420E7" w:rsidRPr="00EA6591">
        <w:rPr>
          <w:rFonts w:cstheme="minorHAnsi"/>
        </w:rPr>
        <w:t xml:space="preserve"> </w:t>
      </w:r>
    </w:p>
    <w:p w14:paraId="44EF4B1D" w14:textId="7A6DCF41" w:rsidR="00D00FFE" w:rsidRPr="00EA6591" w:rsidRDefault="000928B5" w:rsidP="002A5B64">
      <w:pPr>
        <w:pStyle w:val="Heading6"/>
      </w:pPr>
      <w:r w:rsidRPr="00EA6591">
        <w:t xml:space="preserve">Due </w:t>
      </w:r>
      <w:r w:rsidRPr="000F0B69">
        <w:t>from</w:t>
      </w:r>
      <w:r w:rsidRPr="00EA6591">
        <w:t xml:space="preserve"> </w:t>
      </w:r>
      <w:r w:rsidR="009E1FAC" w:rsidRPr="00EA6591">
        <w:t>Interbranch</w:t>
      </w:r>
      <w:r w:rsidRPr="00EA6591">
        <w:t xml:space="preserve"> (IB) and Affiliates</w:t>
      </w:r>
    </w:p>
    <w:p w14:paraId="2B217473" w14:textId="77777777" w:rsidR="00655162" w:rsidRPr="00EA6591" w:rsidRDefault="00655162" w:rsidP="008B07E1">
      <w:pPr>
        <w:rPr>
          <w:rFonts w:cstheme="minorHAnsi"/>
        </w:rPr>
      </w:pPr>
      <w:r w:rsidRPr="00EA6591">
        <w:rPr>
          <w:rFonts w:cstheme="minorHAnsi"/>
        </w:rPr>
        <w:t>BOC has cash placements with BOC branches and affiliates composed of demand deposits, call loans, and term deposits. These cash placements are non-operational, and will result in cash inflows at times of maturity.</w:t>
      </w:r>
    </w:p>
    <w:p w14:paraId="3D7D1C3F" w14:textId="77777777" w:rsidR="00655162" w:rsidRPr="00EA6591" w:rsidRDefault="00655162" w:rsidP="008B07E1">
      <w:pPr>
        <w:rPr>
          <w:rFonts w:cstheme="minorHAnsi"/>
          <w:u w:val="single"/>
        </w:rPr>
      </w:pPr>
      <w:r w:rsidRPr="00EA6591">
        <w:rPr>
          <w:rFonts w:cstheme="minorHAnsi"/>
          <w:u w:val="single"/>
        </w:rPr>
        <w:t>Potential Liquidity Impacts</w:t>
      </w:r>
    </w:p>
    <w:p w14:paraId="03B166C5" w14:textId="77777777" w:rsidR="005227C6" w:rsidRPr="00EA6591" w:rsidRDefault="00655162" w:rsidP="008B07E1">
      <w:pPr>
        <w:rPr>
          <w:rFonts w:cstheme="minorHAnsi"/>
        </w:rPr>
      </w:pPr>
      <w:r w:rsidRPr="00EA6591">
        <w:rPr>
          <w:rFonts w:cstheme="minorHAnsi"/>
        </w:rPr>
        <w:t>This line of item would provide a potential inflow in times of stress.</w:t>
      </w:r>
    </w:p>
    <w:p w14:paraId="47C04ACA" w14:textId="646B50B7" w:rsidR="000928B5" w:rsidRPr="00EA6591" w:rsidRDefault="00575663" w:rsidP="000928B5">
      <w:pPr>
        <w:pStyle w:val="Caption"/>
        <w:keepNext/>
        <w:rPr>
          <w:rFonts w:cstheme="minorHAnsi"/>
        </w:rPr>
      </w:pPr>
      <w:r w:rsidRPr="008859FB">
        <w:t xml:space="preserve">Table </w:t>
      </w:r>
      <w:fldSimple w:instr=" SEQ Table \* ARABIC ">
        <w:r w:rsidR="000777B4">
          <w:rPr>
            <w:noProof/>
          </w:rPr>
          <w:t>8</w:t>
        </w:r>
      </w:fldSimple>
      <w:r w:rsidRPr="008859FB">
        <w:t>:</w:t>
      </w:r>
      <w:r w:rsidRPr="00EA6591">
        <w:rPr>
          <w:rFonts w:cstheme="minorHAnsi"/>
        </w:rPr>
        <w:t xml:space="preserve"> </w:t>
      </w:r>
      <w:r w:rsidR="000928B5" w:rsidRPr="00EA6591">
        <w:rPr>
          <w:rFonts w:cstheme="minorHAnsi"/>
        </w:rPr>
        <w:t xml:space="preserve">Cash Inflow Assumption of </w:t>
      </w:r>
      <w:r w:rsidR="00DF661E" w:rsidRPr="00EA6591">
        <w:rPr>
          <w:rFonts w:cstheme="minorHAnsi"/>
        </w:rPr>
        <w:t>Due from Interbranch and Affiliates</w:t>
      </w:r>
    </w:p>
    <w:tbl>
      <w:tblPr>
        <w:tblStyle w:val="GridTable1Light"/>
        <w:tblW w:w="0" w:type="auto"/>
        <w:tblLook w:val="04A0" w:firstRow="1" w:lastRow="0" w:firstColumn="1" w:lastColumn="0" w:noHBand="0" w:noVBand="1"/>
      </w:tblPr>
      <w:tblGrid>
        <w:gridCol w:w="611"/>
        <w:gridCol w:w="2736"/>
        <w:gridCol w:w="1230"/>
        <w:gridCol w:w="1193"/>
        <w:gridCol w:w="1193"/>
        <w:gridCol w:w="1193"/>
        <w:gridCol w:w="1194"/>
      </w:tblGrid>
      <w:tr w:rsidR="00B60FCB" w:rsidRPr="00EA6591" w14:paraId="13E09C3D" w14:textId="77777777" w:rsidTr="00B60FCB">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535" w:type="dxa"/>
          </w:tcPr>
          <w:p w14:paraId="3701FC34" w14:textId="77777777" w:rsidR="00971E8B" w:rsidRPr="00EA6591" w:rsidRDefault="00971E8B" w:rsidP="00CB1D88">
            <w:pPr>
              <w:rPr>
                <w:rFonts w:cstheme="minorHAnsi"/>
              </w:rPr>
            </w:pPr>
          </w:p>
        </w:tc>
        <w:tc>
          <w:tcPr>
            <w:tcW w:w="2760" w:type="dxa"/>
            <w:vAlign w:val="center"/>
          </w:tcPr>
          <w:p w14:paraId="6235220B" w14:textId="77777777" w:rsidR="00971E8B" w:rsidRPr="00EA6591" w:rsidRDefault="00971E8B"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rPr>
            </w:pPr>
            <w:r w:rsidRPr="00EA6591">
              <w:rPr>
                <w:rFonts w:cstheme="minorHAnsi"/>
              </w:rPr>
              <w:t>Assumptions</w:t>
            </w:r>
          </w:p>
        </w:tc>
        <w:tc>
          <w:tcPr>
            <w:tcW w:w="1242" w:type="dxa"/>
            <w:vAlign w:val="center"/>
          </w:tcPr>
          <w:p w14:paraId="2B67E0F4" w14:textId="77777777" w:rsidR="00971E8B" w:rsidRPr="00EA6591" w:rsidRDefault="00971E8B"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EA6591">
              <w:rPr>
                <w:rFonts w:cstheme="minorHAnsi"/>
                <w:b w:val="0"/>
              </w:rPr>
              <w:t>O/N</w:t>
            </w:r>
          </w:p>
        </w:tc>
        <w:tc>
          <w:tcPr>
            <w:tcW w:w="1203" w:type="dxa"/>
            <w:vAlign w:val="center"/>
          </w:tcPr>
          <w:p w14:paraId="4B2DCC21" w14:textId="77777777" w:rsidR="00971E8B" w:rsidRPr="00EA6591" w:rsidRDefault="00971E8B"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EA6591">
              <w:rPr>
                <w:rFonts w:cstheme="minorHAnsi"/>
                <w:b w:val="0"/>
              </w:rPr>
              <w:t>14 Day</w:t>
            </w:r>
          </w:p>
        </w:tc>
        <w:tc>
          <w:tcPr>
            <w:tcW w:w="1203" w:type="dxa"/>
            <w:vAlign w:val="center"/>
          </w:tcPr>
          <w:p w14:paraId="36FCDF83" w14:textId="77777777" w:rsidR="00971E8B" w:rsidRPr="00EA6591" w:rsidRDefault="00971E8B"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EA6591">
              <w:rPr>
                <w:rFonts w:cstheme="minorHAnsi"/>
                <w:b w:val="0"/>
              </w:rPr>
              <w:t>30 Day</w:t>
            </w:r>
          </w:p>
        </w:tc>
        <w:tc>
          <w:tcPr>
            <w:tcW w:w="1203" w:type="dxa"/>
            <w:vAlign w:val="center"/>
          </w:tcPr>
          <w:p w14:paraId="1E17700C" w14:textId="77777777" w:rsidR="00971E8B" w:rsidRPr="00EA6591" w:rsidRDefault="00971E8B"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EA6591">
              <w:rPr>
                <w:rFonts w:cstheme="minorHAnsi"/>
                <w:b w:val="0"/>
              </w:rPr>
              <w:t>90 Day</w:t>
            </w:r>
          </w:p>
        </w:tc>
        <w:tc>
          <w:tcPr>
            <w:tcW w:w="1204" w:type="dxa"/>
            <w:vAlign w:val="center"/>
          </w:tcPr>
          <w:p w14:paraId="04322C78" w14:textId="77777777" w:rsidR="00971E8B" w:rsidRPr="00EA6591" w:rsidRDefault="00971E8B"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EA6591">
              <w:rPr>
                <w:rFonts w:cstheme="minorHAnsi"/>
                <w:b w:val="0"/>
              </w:rPr>
              <w:t>1 Year</w:t>
            </w:r>
          </w:p>
        </w:tc>
      </w:tr>
      <w:tr w:rsidR="00B60FCB" w:rsidRPr="00EA6591" w14:paraId="4B256675" w14:textId="77777777" w:rsidTr="00B60FCB">
        <w:trPr>
          <w:trHeight w:val="1440"/>
        </w:trPr>
        <w:tc>
          <w:tcPr>
            <w:cnfStyle w:val="001000000000" w:firstRow="0" w:lastRow="0" w:firstColumn="1" w:lastColumn="0" w:oddVBand="0" w:evenVBand="0" w:oddHBand="0" w:evenHBand="0" w:firstRowFirstColumn="0" w:firstRowLastColumn="0" w:lastRowFirstColumn="0" w:lastRowLastColumn="0"/>
            <w:tcW w:w="535" w:type="dxa"/>
            <w:textDirection w:val="btLr"/>
            <w:vAlign w:val="center"/>
          </w:tcPr>
          <w:p w14:paraId="2AD67CD2" w14:textId="77777777" w:rsidR="00971E8B" w:rsidRPr="00EA6591" w:rsidRDefault="00971E8B" w:rsidP="00B60FCB">
            <w:pPr>
              <w:jc w:val="center"/>
              <w:rPr>
                <w:rFonts w:cstheme="minorHAnsi"/>
                <w:b w:val="0"/>
              </w:rPr>
            </w:pPr>
            <w:r w:rsidRPr="00EA6591">
              <w:rPr>
                <w:rFonts w:cstheme="minorHAnsi"/>
                <w:b w:val="0"/>
              </w:rPr>
              <w:t>Idiosyncratic</w:t>
            </w:r>
          </w:p>
        </w:tc>
        <w:tc>
          <w:tcPr>
            <w:tcW w:w="2760" w:type="dxa"/>
            <w:vMerge w:val="restart"/>
            <w:vAlign w:val="center"/>
          </w:tcPr>
          <w:p w14:paraId="017F41A9" w14:textId="39083014" w:rsidR="00971E8B" w:rsidRPr="00EA6591" w:rsidRDefault="00971E8B" w:rsidP="00B60FCB">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LCR rules</w:t>
            </w:r>
            <w:r w:rsidR="00E860DA" w:rsidRPr="00EA6591">
              <w:rPr>
                <w:rFonts w:cstheme="minorHAnsi"/>
              </w:rPr>
              <w:t xml:space="preserve"> </w:t>
            </w:r>
            <w:r w:rsidR="00C30ED6">
              <w:rPr>
                <w:rFonts w:cstheme="minorHAnsi"/>
              </w:rPr>
              <w:fldChar w:fldCharType="begin"/>
            </w:r>
            <w:r w:rsidR="00C30ED6">
              <w:rPr>
                <w:rFonts w:cstheme="minorHAnsi"/>
              </w:rPr>
              <w:instrText xml:space="preserve"> REF _Ref54119278 \r \h </w:instrText>
            </w:r>
            <w:r w:rsidR="00C30ED6">
              <w:rPr>
                <w:rFonts w:cstheme="minorHAnsi"/>
              </w:rPr>
            </w:r>
            <w:r w:rsidR="00C30ED6">
              <w:rPr>
                <w:rFonts w:cstheme="minorHAnsi"/>
              </w:rPr>
              <w:fldChar w:fldCharType="separate"/>
            </w:r>
            <w:r w:rsidR="000777B4">
              <w:rPr>
                <w:rFonts w:cstheme="minorHAnsi"/>
              </w:rPr>
              <w:t>[9]</w:t>
            </w:r>
            <w:r w:rsidR="00C30ED6">
              <w:rPr>
                <w:rFonts w:cstheme="minorHAnsi"/>
              </w:rPr>
              <w:fldChar w:fldCharType="end"/>
            </w:r>
            <w:r w:rsidR="00C30ED6">
              <w:rPr>
                <w:rFonts w:cstheme="minorHAnsi"/>
              </w:rPr>
              <w:t xml:space="preserve"> </w:t>
            </w:r>
            <w:r w:rsidRPr="00EA6591">
              <w:rPr>
                <w:rFonts w:cstheme="minorHAnsi"/>
              </w:rPr>
              <w:t>assumes that banks will receive all payments from financial institutions and central banks that are fully performing and contractually due within the concerned horizon</w:t>
            </w:r>
            <w:bookmarkStart w:id="111" w:name="_Ref25081526"/>
            <w:r w:rsidR="007F56D5" w:rsidRPr="00EA6591">
              <w:rPr>
                <w:rStyle w:val="FootnoteReference"/>
                <w:rFonts w:cstheme="minorHAnsi"/>
              </w:rPr>
              <w:footnoteReference w:id="1"/>
            </w:r>
            <w:bookmarkEnd w:id="111"/>
            <w:r w:rsidRPr="00EA6591">
              <w:rPr>
                <w:rFonts w:cstheme="minorHAnsi"/>
              </w:rPr>
              <w:t>.</w:t>
            </w:r>
          </w:p>
          <w:p w14:paraId="0A069ACF" w14:textId="77777777" w:rsidR="00971E8B" w:rsidRPr="00EA6591" w:rsidRDefault="00971E8B" w:rsidP="00B60FCB">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 xml:space="preserve">With management judgement, BOC assumes that under stress it is able to redeem 50% of placements when such placements have matured, without early liquidation of placements. </w:t>
            </w:r>
          </w:p>
          <w:p w14:paraId="3A6DA355" w14:textId="77777777" w:rsidR="00971E8B" w:rsidRPr="00EA6591" w:rsidRDefault="00971E8B" w:rsidP="00B60FCB">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Full liquidation of these deposits is assumed disruptive to dollar liquidity of BOC global networks. Therefore, a certain amount of loan rollover to BOC internal branches and affiliates is allowed.</w:t>
            </w:r>
          </w:p>
        </w:tc>
        <w:tc>
          <w:tcPr>
            <w:tcW w:w="1242" w:type="dxa"/>
            <w:vAlign w:val="center"/>
          </w:tcPr>
          <w:p w14:paraId="1B1FD8B3" w14:textId="77777777" w:rsidR="00971E8B" w:rsidRPr="00EA6591" w:rsidRDefault="00971E8B" w:rsidP="00B60FC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50%</w:t>
            </w:r>
          </w:p>
        </w:tc>
        <w:tc>
          <w:tcPr>
            <w:tcW w:w="1203" w:type="dxa"/>
            <w:vAlign w:val="center"/>
          </w:tcPr>
          <w:p w14:paraId="2FC8FA88" w14:textId="77777777" w:rsidR="00971E8B" w:rsidRPr="00EA6591" w:rsidRDefault="00971E8B" w:rsidP="00B60FC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50%</w:t>
            </w:r>
          </w:p>
        </w:tc>
        <w:tc>
          <w:tcPr>
            <w:tcW w:w="1203" w:type="dxa"/>
            <w:vAlign w:val="center"/>
          </w:tcPr>
          <w:p w14:paraId="4C401364" w14:textId="77777777" w:rsidR="00971E8B" w:rsidRPr="00EA6591" w:rsidRDefault="00971E8B" w:rsidP="00B60FC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50%</w:t>
            </w:r>
          </w:p>
        </w:tc>
        <w:tc>
          <w:tcPr>
            <w:tcW w:w="1203" w:type="dxa"/>
            <w:vAlign w:val="center"/>
          </w:tcPr>
          <w:p w14:paraId="5134B0F4" w14:textId="77777777" w:rsidR="00971E8B" w:rsidRPr="00EA6591" w:rsidRDefault="00971E8B" w:rsidP="00B60FC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50%</w:t>
            </w:r>
          </w:p>
        </w:tc>
        <w:tc>
          <w:tcPr>
            <w:tcW w:w="1204" w:type="dxa"/>
            <w:vAlign w:val="center"/>
          </w:tcPr>
          <w:p w14:paraId="6D75615F" w14:textId="77777777" w:rsidR="00971E8B" w:rsidRPr="00EA6591" w:rsidRDefault="00971E8B" w:rsidP="00B60FC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50%</w:t>
            </w:r>
          </w:p>
        </w:tc>
      </w:tr>
      <w:tr w:rsidR="00B60FCB" w:rsidRPr="00EA6591" w14:paraId="7A96E621" w14:textId="77777777" w:rsidTr="00B60FCB">
        <w:trPr>
          <w:trHeight w:val="1440"/>
        </w:trPr>
        <w:tc>
          <w:tcPr>
            <w:cnfStyle w:val="001000000000" w:firstRow="0" w:lastRow="0" w:firstColumn="1" w:lastColumn="0" w:oddVBand="0" w:evenVBand="0" w:oddHBand="0" w:evenHBand="0" w:firstRowFirstColumn="0" w:firstRowLastColumn="0" w:lastRowFirstColumn="0" w:lastRowLastColumn="0"/>
            <w:tcW w:w="535" w:type="dxa"/>
            <w:textDirection w:val="btLr"/>
            <w:vAlign w:val="center"/>
          </w:tcPr>
          <w:p w14:paraId="74D87489" w14:textId="77777777" w:rsidR="00971E8B" w:rsidRPr="00EA6591" w:rsidRDefault="00971E8B" w:rsidP="00B60FCB">
            <w:pPr>
              <w:jc w:val="center"/>
              <w:rPr>
                <w:rFonts w:cstheme="minorHAnsi"/>
                <w:b w:val="0"/>
              </w:rPr>
            </w:pPr>
            <w:r w:rsidRPr="00EA6591">
              <w:rPr>
                <w:rFonts w:cstheme="minorHAnsi"/>
                <w:b w:val="0"/>
              </w:rPr>
              <w:t>Systemic</w:t>
            </w:r>
          </w:p>
        </w:tc>
        <w:tc>
          <w:tcPr>
            <w:tcW w:w="2760" w:type="dxa"/>
            <w:vMerge/>
          </w:tcPr>
          <w:p w14:paraId="2EFBAA66" w14:textId="77777777" w:rsidR="00971E8B" w:rsidRPr="00EA6591" w:rsidRDefault="00971E8B" w:rsidP="00B60FCB">
            <w:pPr>
              <w:cnfStyle w:val="000000000000" w:firstRow="0" w:lastRow="0" w:firstColumn="0" w:lastColumn="0" w:oddVBand="0" w:evenVBand="0" w:oddHBand="0" w:evenHBand="0" w:firstRowFirstColumn="0" w:firstRowLastColumn="0" w:lastRowFirstColumn="0" w:lastRowLastColumn="0"/>
              <w:rPr>
                <w:rFonts w:cstheme="minorHAnsi"/>
              </w:rPr>
            </w:pPr>
          </w:p>
        </w:tc>
        <w:tc>
          <w:tcPr>
            <w:tcW w:w="1242" w:type="dxa"/>
            <w:vAlign w:val="center"/>
          </w:tcPr>
          <w:p w14:paraId="07C4E400" w14:textId="77777777" w:rsidR="00971E8B" w:rsidRPr="00EA6591" w:rsidRDefault="00971E8B" w:rsidP="00B60FC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50%</w:t>
            </w:r>
          </w:p>
        </w:tc>
        <w:tc>
          <w:tcPr>
            <w:tcW w:w="1203" w:type="dxa"/>
            <w:vAlign w:val="center"/>
          </w:tcPr>
          <w:p w14:paraId="276B786B" w14:textId="77777777" w:rsidR="00971E8B" w:rsidRPr="00EA6591" w:rsidRDefault="00971E8B" w:rsidP="00B60FC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50%</w:t>
            </w:r>
          </w:p>
        </w:tc>
        <w:tc>
          <w:tcPr>
            <w:tcW w:w="1203" w:type="dxa"/>
            <w:vAlign w:val="center"/>
          </w:tcPr>
          <w:p w14:paraId="60F75EFC" w14:textId="77777777" w:rsidR="00971E8B" w:rsidRPr="00EA6591" w:rsidRDefault="00971E8B" w:rsidP="00B60FC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50%</w:t>
            </w:r>
          </w:p>
        </w:tc>
        <w:tc>
          <w:tcPr>
            <w:tcW w:w="1203" w:type="dxa"/>
            <w:vAlign w:val="center"/>
          </w:tcPr>
          <w:p w14:paraId="0D03D9A5" w14:textId="77777777" w:rsidR="00971E8B" w:rsidRPr="00EA6591" w:rsidRDefault="00971E8B" w:rsidP="00B60FC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50%</w:t>
            </w:r>
          </w:p>
        </w:tc>
        <w:tc>
          <w:tcPr>
            <w:tcW w:w="1204" w:type="dxa"/>
            <w:vAlign w:val="center"/>
          </w:tcPr>
          <w:p w14:paraId="67C1383A" w14:textId="77777777" w:rsidR="00971E8B" w:rsidRPr="00EA6591" w:rsidRDefault="00971E8B" w:rsidP="00B60FC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50%</w:t>
            </w:r>
          </w:p>
        </w:tc>
      </w:tr>
      <w:tr w:rsidR="00B60FCB" w:rsidRPr="00EA6591" w14:paraId="03146A6D" w14:textId="77777777" w:rsidTr="00B60FCB">
        <w:trPr>
          <w:trHeight w:val="1440"/>
        </w:trPr>
        <w:tc>
          <w:tcPr>
            <w:cnfStyle w:val="001000000000" w:firstRow="0" w:lastRow="0" w:firstColumn="1" w:lastColumn="0" w:oddVBand="0" w:evenVBand="0" w:oddHBand="0" w:evenHBand="0" w:firstRowFirstColumn="0" w:firstRowLastColumn="0" w:lastRowFirstColumn="0" w:lastRowLastColumn="0"/>
            <w:tcW w:w="535" w:type="dxa"/>
            <w:textDirection w:val="btLr"/>
            <w:vAlign w:val="center"/>
          </w:tcPr>
          <w:p w14:paraId="0A0770C2" w14:textId="77777777" w:rsidR="00971E8B" w:rsidRPr="00EA6591" w:rsidRDefault="00971E8B" w:rsidP="00B60FCB">
            <w:pPr>
              <w:jc w:val="center"/>
              <w:rPr>
                <w:rFonts w:cstheme="minorHAnsi"/>
                <w:b w:val="0"/>
              </w:rPr>
            </w:pPr>
            <w:r w:rsidRPr="00EA6591">
              <w:rPr>
                <w:rFonts w:cstheme="minorHAnsi"/>
                <w:b w:val="0"/>
              </w:rPr>
              <w:t>Combined</w:t>
            </w:r>
          </w:p>
        </w:tc>
        <w:tc>
          <w:tcPr>
            <w:tcW w:w="2760" w:type="dxa"/>
            <w:vMerge/>
          </w:tcPr>
          <w:p w14:paraId="5A7D8430" w14:textId="77777777" w:rsidR="00971E8B" w:rsidRPr="00EA6591" w:rsidRDefault="00971E8B" w:rsidP="00B60FCB">
            <w:pPr>
              <w:cnfStyle w:val="000000000000" w:firstRow="0" w:lastRow="0" w:firstColumn="0" w:lastColumn="0" w:oddVBand="0" w:evenVBand="0" w:oddHBand="0" w:evenHBand="0" w:firstRowFirstColumn="0" w:firstRowLastColumn="0" w:lastRowFirstColumn="0" w:lastRowLastColumn="0"/>
              <w:rPr>
                <w:rFonts w:cstheme="minorHAnsi"/>
              </w:rPr>
            </w:pPr>
          </w:p>
        </w:tc>
        <w:tc>
          <w:tcPr>
            <w:tcW w:w="1242" w:type="dxa"/>
            <w:vAlign w:val="center"/>
          </w:tcPr>
          <w:p w14:paraId="1C450ABE" w14:textId="77777777" w:rsidR="00971E8B" w:rsidRPr="00EA6591" w:rsidRDefault="00971E8B" w:rsidP="00B60FC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50%</w:t>
            </w:r>
          </w:p>
        </w:tc>
        <w:tc>
          <w:tcPr>
            <w:tcW w:w="1203" w:type="dxa"/>
            <w:vAlign w:val="center"/>
          </w:tcPr>
          <w:p w14:paraId="1FB9E4AE" w14:textId="77777777" w:rsidR="00971E8B" w:rsidRPr="00EA6591" w:rsidRDefault="00971E8B" w:rsidP="00B60FC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50%</w:t>
            </w:r>
          </w:p>
        </w:tc>
        <w:tc>
          <w:tcPr>
            <w:tcW w:w="1203" w:type="dxa"/>
            <w:vAlign w:val="center"/>
          </w:tcPr>
          <w:p w14:paraId="3986AFE4" w14:textId="77777777" w:rsidR="00971E8B" w:rsidRPr="00EA6591" w:rsidRDefault="00971E8B" w:rsidP="00B60FC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50%</w:t>
            </w:r>
          </w:p>
        </w:tc>
        <w:tc>
          <w:tcPr>
            <w:tcW w:w="1203" w:type="dxa"/>
            <w:vAlign w:val="center"/>
          </w:tcPr>
          <w:p w14:paraId="7F169F02" w14:textId="77777777" w:rsidR="00971E8B" w:rsidRPr="00EA6591" w:rsidRDefault="00971E8B" w:rsidP="00B60FC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50%</w:t>
            </w:r>
          </w:p>
        </w:tc>
        <w:tc>
          <w:tcPr>
            <w:tcW w:w="1204" w:type="dxa"/>
            <w:vAlign w:val="center"/>
          </w:tcPr>
          <w:p w14:paraId="21DF001F" w14:textId="77777777" w:rsidR="00971E8B" w:rsidRPr="00EA6591" w:rsidRDefault="00971E8B" w:rsidP="00B60FC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50%</w:t>
            </w:r>
          </w:p>
        </w:tc>
      </w:tr>
    </w:tbl>
    <w:p w14:paraId="41437DD0" w14:textId="77777777" w:rsidR="00B42131" w:rsidRPr="00EA6591" w:rsidRDefault="00B42131" w:rsidP="002A5B64">
      <w:pPr>
        <w:pStyle w:val="Heading6"/>
      </w:pPr>
      <w:r w:rsidRPr="00EA6591">
        <w:t>Due from Third Party FI</w:t>
      </w:r>
      <w:r w:rsidR="007535FF" w:rsidRPr="00EA6591">
        <w:t>s</w:t>
      </w:r>
    </w:p>
    <w:p w14:paraId="553E6077" w14:textId="77777777" w:rsidR="00B42131" w:rsidRPr="00EA6591" w:rsidRDefault="00B42131" w:rsidP="00B42131">
      <w:pPr>
        <w:rPr>
          <w:rFonts w:cstheme="minorHAnsi"/>
        </w:rPr>
      </w:pPr>
      <w:r w:rsidRPr="00EA6591">
        <w:rPr>
          <w:rFonts w:cstheme="minorHAnsi"/>
        </w:rPr>
        <w:t>BOC has cash placements with -party financial institutions that mature according to contractual terms, typically no longer than one year. Most counterparties here are Chinese banks and allow the Bank to earn additional income on excess liquidity balances.</w:t>
      </w:r>
    </w:p>
    <w:p w14:paraId="5507A625" w14:textId="77777777" w:rsidR="00B42131" w:rsidRPr="00EA6591" w:rsidRDefault="00B42131" w:rsidP="00B42131">
      <w:pPr>
        <w:rPr>
          <w:rFonts w:cstheme="minorHAnsi"/>
          <w:u w:val="single"/>
        </w:rPr>
      </w:pPr>
      <w:r w:rsidRPr="00EA6591">
        <w:rPr>
          <w:rFonts w:cstheme="minorHAnsi"/>
          <w:u w:val="single"/>
        </w:rPr>
        <w:t>Potential Liquidity Impacts</w:t>
      </w:r>
    </w:p>
    <w:p w14:paraId="217DCF61" w14:textId="77777777" w:rsidR="00B42131" w:rsidRPr="00EA6591" w:rsidRDefault="00B42131" w:rsidP="00B42131">
      <w:pPr>
        <w:rPr>
          <w:rFonts w:cstheme="minorHAnsi"/>
        </w:rPr>
      </w:pPr>
      <w:r w:rsidRPr="00EA6591">
        <w:rPr>
          <w:rFonts w:cstheme="minorHAnsi"/>
        </w:rPr>
        <w:t>This line of item would provide a potential inflow in times of stress.</w:t>
      </w:r>
    </w:p>
    <w:p w14:paraId="104D91AE" w14:textId="37B393CE" w:rsidR="00405F6F" w:rsidRDefault="00405F6F" w:rsidP="007535FF">
      <w:pPr>
        <w:pStyle w:val="Caption"/>
        <w:keepNext/>
        <w:rPr>
          <w:rFonts w:cstheme="minorHAnsi"/>
        </w:rPr>
      </w:pPr>
    </w:p>
    <w:p w14:paraId="7F3A1628" w14:textId="77777777" w:rsidR="00405F6F" w:rsidRPr="00405F6F" w:rsidRDefault="00405F6F" w:rsidP="00405F6F"/>
    <w:p w14:paraId="72899254" w14:textId="6680B171" w:rsidR="007535FF" w:rsidRPr="00EA6591" w:rsidRDefault="00575663" w:rsidP="007535FF">
      <w:pPr>
        <w:pStyle w:val="Caption"/>
        <w:keepNext/>
        <w:rPr>
          <w:rFonts w:cstheme="minorHAnsi"/>
        </w:rPr>
      </w:pPr>
      <w:r w:rsidRPr="008859FB">
        <w:t xml:space="preserve">Table </w:t>
      </w:r>
      <w:fldSimple w:instr=" SEQ Table \* ARABIC ">
        <w:r w:rsidR="000777B4">
          <w:rPr>
            <w:noProof/>
          </w:rPr>
          <w:t>9</w:t>
        </w:r>
      </w:fldSimple>
      <w:r w:rsidRPr="008859FB">
        <w:t>:</w:t>
      </w:r>
      <w:r w:rsidRPr="00EA6591">
        <w:rPr>
          <w:rFonts w:cstheme="minorHAnsi"/>
        </w:rPr>
        <w:t xml:space="preserve"> </w:t>
      </w:r>
      <w:r w:rsidR="007535FF" w:rsidRPr="00EA6591">
        <w:rPr>
          <w:rFonts w:cstheme="minorHAnsi"/>
        </w:rPr>
        <w:t>Cash Inflow Assumption of Due from Third Party FIs</w:t>
      </w:r>
    </w:p>
    <w:tbl>
      <w:tblPr>
        <w:tblStyle w:val="GridTable1Light"/>
        <w:tblW w:w="0" w:type="auto"/>
        <w:tblLook w:val="04A0" w:firstRow="1" w:lastRow="0" w:firstColumn="1" w:lastColumn="0" w:noHBand="0" w:noVBand="1"/>
      </w:tblPr>
      <w:tblGrid>
        <w:gridCol w:w="611"/>
        <w:gridCol w:w="3004"/>
        <w:gridCol w:w="1147"/>
        <w:gridCol w:w="1147"/>
        <w:gridCol w:w="1147"/>
        <w:gridCol w:w="1147"/>
        <w:gridCol w:w="1147"/>
      </w:tblGrid>
      <w:tr w:rsidR="00D06EF0" w:rsidRPr="00EA6591" w14:paraId="6402251C" w14:textId="77777777" w:rsidTr="00CB1D88">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75" w:type="dxa"/>
          </w:tcPr>
          <w:p w14:paraId="22BF9568" w14:textId="77777777" w:rsidR="00D06EF0" w:rsidRPr="00EA6591" w:rsidRDefault="00D06EF0" w:rsidP="00CB1D88">
            <w:pPr>
              <w:rPr>
                <w:rFonts w:cstheme="minorHAnsi"/>
              </w:rPr>
            </w:pPr>
          </w:p>
        </w:tc>
        <w:tc>
          <w:tcPr>
            <w:tcW w:w="3024" w:type="dxa"/>
            <w:vAlign w:val="center"/>
          </w:tcPr>
          <w:p w14:paraId="2AD3780C" w14:textId="77777777" w:rsidR="00D06EF0" w:rsidRPr="00EA6591" w:rsidRDefault="00D06EF0"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Assumptions</w:t>
            </w:r>
          </w:p>
        </w:tc>
        <w:tc>
          <w:tcPr>
            <w:tcW w:w="1152" w:type="dxa"/>
            <w:vAlign w:val="center"/>
          </w:tcPr>
          <w:p w14:paraId="0DB11FDB" w14:textId="77777777" w:rsidR="00D06EF0" w:rsidRPr="00EA6591" w:rsidRDefault="00D06EF0"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O/N</w:t>
            </w:r>
          </w:p>
        </w:tc>
        <w:tc>
          <w:tcPr>
            <w:tcW w:w="1152" w:type="dxa"/>
            <w:vAlign w:val="center"/>
          </w:tcPr>
          <w:p w14:paraId="5F1FD093" w14:textId="77777777" w:rsidR="00D06EF0" w:rsidRPr="00EA6591" w:rsidRDefault="00D06EF0"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14 Day</w:t>
            </w:r>
          </w:p>
        </w:tc>
        <w:tc>
          <w:tcPr>
            <w:tcW w:w="1152" w:type="dxa"/>
            <w:vAlign w:val="center"/>
          </w:tcPr>
          <w:p w14:paraId="62918432" w14:textId="77777777" w:rsidR="00D06EF0" w:rsidRPr="00EA6591" w:rsidRDefault="00D06EF0"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30 Day</w:t>
            </w:r>
          </w:p>
        </w:tc>
        <w:tc>
          <w:tcPr>
            <w:tcW w:w="1152" w:type="dxa"/>
            <w:vAlign w:val="center"/>
          </w:tcPr>
          <w:p w14:paraId="0389687B" w14:textId="77777777" w:rsidR="00D06EF0" w:rsidRPr="00EA6591" w:rsidRDefault="00D06EF0"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90 Day</w:t>
            </w:r>
          </w:p>
        </w:tc>
        <w:tc>
          <w:tcPr>
            <w:tcW w:w="1152" w:type="dxa"/>
            <w:vAlign w:val="center"/>
          </w:tcPr>
          <w:p w14:paraId="4979E2E4" w14:textId="77777777" w:rsidR="00D06EF0" w:rsidRPr="00EA6591" w:rsidRDefault="00D06EF0"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 Year</w:t>
            </w:r>
          </w:p>
        </w:tc>
      </w:tr>
      <w:tr w:rsidR="006B5EB7" w:rsidRPr="00EA6591" w14:paraId="2AE88895" w14:textId="77777777" w:rsidTr="006B5EB7">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41568CAC" w14:textId="77777777" w:rsidR="006B5EB7" w:rsidRPr="00EA6591" w:rsidRDefault="006B5EB7" w:rsidP="006B5EB7">
            <w:pPr>
              <w:tabs>
                <w:tab w:val="left" w:pos="270"/>
              </w:tabs>
              <w:ind w:left="113" w:right="113"/>
              <w:jc w:val="center"/>
              <w:rPr>
                <w:rFonts w:cstheme="minorHAnsi"/>
                <w:b w:val="0"/>
                <w:lang w:eastAsia="en-US"/>
              </w:rPr>
            </w:pPr>
            <w:r w:rsidRPr="00EA6591">
              <w:rPr>
                <w:rFonts w:cstheme="minorHAnsi"/>
                <w:b w:val="0"/>
                <w:lang w:eastAsia="en-US"/>
              </w:rPr>
              <w:t>Idiosyncratic</w:t>
            </w:r>
          </w:p>
        </w:tc>
        <w:tc>
          <w:tcPr>
            <w:tcW w:w="3024" w:type="dxa"/>
            <w:vMerge w:val="restart"/>
            <w:vAlign w:val="center"/>
          </w:tcPr>
          <w:p w14:paraId="305F72BC" w14:textId="6F5CDDFF" w:rsidR="006B5EB7" w:rsidRPr="00EA6591" w:rsidRDefault="006B5EB7" w:rsidP="00633700">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Assumes 100% inflow on maturity (O/N for demand deposit), where BOC has assumed not to roll over these loans with third party FI upon m</w:t>
            </w:r>
            <w:r w:rsidR="005D08B5" w:rsidRPr="00EA6591">
              <w:rPr>
                <w:rFonts w:cstheme="minorHAnsi"/>
              </w:rPr>
              <w:t>aturity. This assumption a</w:t>
            </w:r>
            <w:r w:rsidRPr="00EA6591">
              <w:rPr>
                <w:rFonts w:cstheme="minorHAnsi"/>
              </w:rPr>
              <w:t>ligns with LCR factor</w:t>
            </w:r>
            <w:r w:rsidR="00633700" w:rsidRPr="00EA6591">
              <w:rPr>
                <w:rFonts w:cstheme="minorHAnsi"/>
              </w:rPr>
              <w:fldChar w:fldCharType="begin"/>
            </w:r>
            <w:r w:rsidR="00633700" w:rsidRPr="00EA6591">
              <w:rPr>
                <w:rFonts w:cstheme="minorHAnsi"/>
              </w:rPr>
              <w:instrText xml:space="preserve"> NOTEREF _Ref25081526 \f \h </w:instrText>
            </w:r>
            <w:r w:rsidR="008859FB" w:rsidRPr="00EA6591">
              <w:rPr>
                <w:rFonts w:cstheme="minorHAnsi"/>
              </w:rPr>
              <w:instrText xml:space="preserve"> \* MERGEFORMAT </w:instrText>
            </w:r>
            <w:r w:rsidR="00633700" w:rsidRPr="00EA6591">
              <w:rPr>
                <w:rFonts w:cstheme="minorHAnsi"/>
              </w:rPr>
            </w:r>
            <w:r w:rsidR="00633700" w:rsidRPr="00EA6591">
              <w:rPr>
                <w:rFonts w:cstheme="minorHAnsi"/>
              </w:rPr>
              <w:fldChar w:fldCharType="separate"/>
            </w:r>
            <w:r w:rsidR="000777B4" w:rsidRPr="000777B4">
              <w:rPr>
                <w:rStyle w:val="FootnoteReference"/>
                <w:rFonts w:cstheme="minorHAnsi"/>
              </w:rPr>
              <w:t>1</w:t>
            </w:r>
            <w:r w:rsidR="00633700" w:rsidRPr="00EA6591">
              <w:rPr>
                <w:rFonts w:cstheme="minorHAnsi"/>
              </w:rPr>
              <w:fldChar w:fldCharType="end"/>
            </w:r>
            <w:r w:rsidRPr="00EA6591">
              <w:rPr>
                <w:rFonts w:cstheme="minorHAnsi"/>
              </w:rPr>
              <w:t>.</w:t>
            </w:r>
          </w:p>
        </w:tc>
        <w:tc>
          <w:tcPr>
            <w:tcW w:w="1152" w:type="dxa"/>
            <w:vAlign w:val="center"/>
          </w:tcPr>
          <w:p w14:paraId="58C15E60" w14:textId="77777777" w:rsidR="006B5EB7" w:rsidRPr="00EA6591" w:rsidRDefault="006B5EB7" w:rsidP="006B5EB7">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c>
          <w:tcPr>
            <w:tcW w:w="1152" w:type="dxa"/>
            <w:vAlign w:val="center"/>
          </w:tcPr>
          <w:p w14:paraId="0D4E7F0A" w14:textId="77777777" w:rsidR="006B5EB7" w:rsidRPr="00EA6591" w:rsidRDefault="006B5EB7" w:rsidP="006B5EB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176C6745" w14:textId="77777777" w:rsidR="006B5EB7" w:rsidRPr="00EA6591" w:rsidRDefault="006B5EB7" w:rsidP="006B5EB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34C2843B" w14:textId="77777777" w:rsidR="006B5EB7" w:rsidRPr="00EA6591" w:rsidRDefault="006B5EB7" w:rsidP="006B5EB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25578DD2" w14:textId="77777777" w:rsidR="006B5EB7" w:rsidRPr="00EA6591" w:rsidRDefault="006B5EB7" w:rsidP="006B5EB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r>
      <w:tr w:rsidR="006B5EB7" w:rsidRPr="00EA6591" w14:paraId="3554C54D" w14:textId="77777777" w:rsidTr="00CB1D88">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35CC870F" w14:textId="77777777" w:rsidR="006B5EB7" w:rsidRPr="00EA6591" w:rsidRDefault="006B5EB7" w:rsidP="006B5EB7">
            <w:pPr>
              <w:tabs>
                <w:tab w:val="left" w:pos="270"/>
              </w:tabs>
              <w:ind w:left="113" w:right="113"/>
              <w:jc w:val="center"/>
              <w:rPr>
                <w:rFonts w:cstheme="minorHAnsi"/>
                <w:b w:val="0"/>
                <w:lang w:eastAsia="en-US"/>
              </w:rPr>
            </w:pPr>
            <w:r w:rsidRPr="00EA6591">
              <w:rPr>
                <w:rFonts w:cstheme="minorHAnsi"/>
                <w:b w:val="0"/>
                <w:lang w:eastAsia="en-US"/>
              </w:rPr>
              <w:t>Systemic</w:t>
            </w:r>
          </w:p>
        </w:tc>
        <w:tc>
          <w:tcPr>
            <w:tcW w:w="3024" w:type="dxa"/>
            <w:vMerge/>
          </w:tcPr>
          <w:p w14:paraId="02661681" w14:textId="77777777" w:rsidR="006B5EB7" w:rsidRPr="00EA6591" w:rsidRDefault="006B5EB7" w:rsidP="006B5EB7">
            <w:pPr>
              <w:cnfStyle w:val="000000000000" w:firstRow="0" w:lastRow="0" w:firstColumn="0" w:lastColumn="0" w:oddVBand="0" w:evenVBand="0" w:oddHBand="0" w:evenHBand="0" w:firstRowFirstColumn="0" w:firstRowLastColumn="0" w:lastRowFirstColumn="0" w:lastRowLastColumn="0"/>
              <w:rPr>
                <w:rFonts w:cstheme="minorHAnsi"/>
              </w:rPr>
            </w:pPr>
          </w:p>
        </w:tc>
        <w:tc>
          <w:tcPr>
            <w:tcW w:w="1152" w:type="dxa"/>
            <w:vAlign w:val="center"/>
          </w:tcPr>
          <w:p w14:paraId="217A145A" w14:textId="77777777" w:rsidR="006B5EB7" w:rsidRPr="00EA6591" w:rsidRDefault="006B5EB7" w:rsidP="006B5EB7">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c>
          <w:tcPr>
            <w:tcW w:w="1152" w:type="dxa"/>
            <w:vAlign w:val="center"/>
          </w:tcPr>
          <w:p w14:paraId="636B9118" w14:textId="77777777" w:rsidR="006B5EB7" w:rsidRPr="00EA6591" w:rsidRDefault="006B5EB7" w:rsidP="006B5EB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30AA32BE" w14:textId="77777777" w:rsidR="006B5EB7" w:rsidRPr="00EA6591" w:rsidRDefault="006B5EB7" w:rsidP="006B5EB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0C696184" w14:textId="77777777" w:rsidR="006B5EB7" w:rsidRPr="00EA6591" w:rsidRDefault="006B5EB7" w:rsidP="006B5EB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41CECB29" w14:textId="77777777" w:rsidR="006B5EB7" w:rsidRPr="00EA6591" w:rsidRDefault="006B5EB7" w:rsidP="006B5EB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r>
      <w:tr w:rsidR="006B5EB7" w:rsidRPr="00EA6591" w14:paraId="43F38F7D" w14:textId="77777777" w:rsidTr="00CB1D88">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1021F9E9" w14:textId="77777777" w:rsidR="006B5EB7" w:rsidRPr="00EA6591" w:rsidRDefault="006B5EB7" w:rsidP="006B5EB7">
            <w:pPr>
              <w:tabs>
                <w:tab w:val="left" w:pos="270"/>
              </w:tabs>
              <w:ind w:left="113" w:right="113"/>
              <w:jc w:val="center"/>
              <w:rPr>
                <w:rFonts w:cstheme="minorHAnsi"/>
                <w:b w:val="0"/>
                <w:lang w:eastAsia="en-US"/>
              </w:rPr>
            </w:pPr>
            <w:r w:rsidRPr="00EA6591">
              <w:rPr>
                <w:rFonts w:cstheme="minorHAnsi"/>
                <w:b w:val="0"/>
                <w:lang w:eastAsia="en-US"/>
              </w:rPr>
              <w:t>Combined</w:t>
            </w:r>
          </w:p>
        </w:tc>
        <w:tc>
          <w:tcPr>
            <w:tcW w:w="3024" w:type="dxa"/>
            <w:vMerge/>
          </w:tcPr>
          <w:p w14:paraId="027D1872" w14:textId="77777777" w:rsidR="006B5EB7" w:rsidRPr="00EA6591" w:rsidRDefault="006B5EB7" w:rsidP="006B5EB7">
            <w:pPr>
              <w:cnfStyle w:val="000000000000" w:firstRow="0" w:lastRow="0" w:firstColumn="0" w:lastColumn="0" w:oddVBand="0" w:evenVBand="0" w:oddHBand="0" w:evenHBand="0" w:firstRowFirstColumn="0" w:firstRowLastColumn="0" w:lastRowFirstColumn="0" w:lastRowLastColumn="0"/>
              <w:rPr>
                <w:rFonts w:cstheme="minorHAnsi"/>
              </w:rPr>
            </w:pPr>
          </w:p>
        </w:tc>
        <w:tc>
          <w:tcPr>
            <w:tcW w:w="1152" w:type="dxa"/>
            <w:vAlign w:val="center"/>
          </w:tcPr>
          <w:p w14:paraId="141F74C1" w14:textId="77777777" w:rsidR="006B5EB7" w:rsidRPr="00EA6591" w:rsidRDefault="006B5EB7" w:rsidP="006B5EB7">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c>
          <w:tcPr>
            <w:tcW w:w="1152" w:type="dxa"/>
            <w:vAlign w:val="center"/>
          </w:tcPr>
          <w:p w14:paraId="15CED175" w14:textId="77777777" w:rsidR="006B5EB7" w:rsidRPr="00EA6591" w:rsidRDefault="006B5EB7" w:rsidP="006B5EB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3A46289B" w14:textId="77777777" w:rsidR="006B5EB7" w:rsidRPr="00EA6591" w:rsidRDefault="006B5EB7" w:rsidP="006B5EB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30909781" w14:textId="77777777" w:rsidR="006B5EB7" w:rsidRPr="00EA6591" w:rsidRDefault="006B5EB7" w:rsidP="006B5EB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3610F77F" w14:textId="77777777" w:rsidR="006B5EB7" w:rsidRPr="00EA6591" w:rsidRDefault="006B5EB7" w:rsidP="006B5EB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r>
    </w:tbl>
    <w:p w14:paraId="71D48BC5" w14:textId="77777777" w:rsidR="00263C28" w:rsidRPr="00EA6591" w:rsidRDefault="00263C28" w:rsidP="00B66493">
      <w:pPr>
        <w:pStyle w:val="Heading5"/>
      </w:pPr>
      <w:bookmarkStart w:id="112" w:name="_Ref25148286"/>
      <w:r w:rsidRPr="00EA6591">
        <w:t>Securities</w:t>
      </w:r>
      <w:bookmarkEnd w:id="112"/>
    </w:p>
    <w:p w14:paraId="0202EAD9" w14:textId="77777777" w:rsidR="00263C28" w:rsidRPr="00EA6591" w:rsidRDefault="00263C28" w:rsidP="00263C28">
      <w:pPr>
        <w:rPr>
          <w:rFonts w:cstheme="minorHAnsi"/>
        </w:rPr>
      </w:pPr>
      <w:r w:rsidRPr="00EA6591">
        <w:rPr>
          <w:rFonts w:cstheme="minorHAnsi"/>
        </w:rPr>
        <w:t xml:space="preserve">BOC maintains a securities portfolio composed mainly of investment grade securities issued by financial institutions. The securities are held for two purposes; some are held for regulatory asset pledging requirements, while others are held for profit. </w:t>
      </w:r>
    </w:p>
    <w:p w14:paraId="44F8380F" w14:textId="62C9E99E" w:rsidR="00263C28" w:rsidRPr="00EA6591" w:rsidRDefault="00263C28" w:rsidP="00263C28">
      <w:pPr>
        <w:rPr>
          <w:rFonts w:cstheme="minorHAnsi"/>
        </w:rPr>
      </w:pPr>
      <w:r w:rsidRPr="00EA6591">
        <w:rPr>
          <w:rFonts w:cstheme="minorHAnsi"/>
        </w:rPr>
        <w:t xml:space="preserve">The encumbered securities are pledged in order to fulfill certain regulatory (OCC and FDIC) </w:t>
      </w:r>
      <w:r w:rsidR="007535FF" w:rsidRPr="00EA6591">
        <w:rPr>
          <w:rFonts w:cstheme="minorHAnsi"/>
        </w:rPr>
        <w:t>asset-pledging</w:t>
      </w:r>
      <w:r w:rsidRPr="00EA6591">
        <w:rPr>
          <w:rFonts w:cstheme="minorHAnsi"/>
        </w:rPr>
        <w:t xml:space="preserve"> requirement. The required pledge amount is determined based on regulatory formulas, which in general are correlated with liability levels.</w:t>
      </w:r>
      <w:r w:rsidR="005420E7" w:rsidRPr="00EA6591">
        <w:rPr>
          <w:rFonts w:cstheme="minorHAnsi"/>
        </w:rPr>
        <w:t xml:space="preserve"> </w:t>
      </w:r>
      <w:r w:rsidRPr="00EA6591">
        <w:rPr>
          <w:rFonts w:cstheme="minorHAnsi"/>
        </w:rPr>
        <w:t>In order to reduce the balance of pledged securities, a written application must be filed with the applicable agencies evidencing that the average liabilities have been reduced over the previous three quarters consecutively.</w:t>
      </w:r>
    </w:p>
    <w:p w14:paraId="018B7E42" w14:textId="77777777" w:rsidR="00263C28" w:rsidRPr="00EA6591" w:rsidRDefault="00263C28" w:rsidP="00263C28">
      <w:pPr>
        <w:rPr>
          <w:rFonts w:cstheme="minorHAnsi"/>
        </w:rPr>
      </w:pPr>
      <w:r w:rsidRPr="00EA6591">
        <w:rPr>
          <w:rFonts w:cstheme="minorHAnsi"/>
        </w:rPr>
        <w:t>Securities that are held for profiting purposes can be broken into unpledged high-quality liquid asset (HQLA) securities and other non-buffer securities (e.g., Yankee CDs, etc.), which are available for sale and trading. For the unpledged HQLA securities, there are market value impacts and haircuts applied to the projected book value under different scenarios.</w:t>
      </w:r>
    </w:p>
    <w:p w14:paraId="5F77562F" w14:textId="77777777" w:rsidR="00263C28" w:rsidRPr="00EA6591" w:rsidRDefault="00263C28" w:rsidP="00263C28">
      <w:pPr>
        <w:rPr>
          <w:rFonts w:cstheme="minorHAnsi"/>
          <w:u w:val="single"/>
        </w:rPr>
      </w:pPr>
      <w:r w:rsidRPr="00EA6591">
        <w:rPr>
          <w:rFonts w:cstheme="minorHAnsi"/>
          <w:u w:val="single"/>
        </w:rPr>
        <w:t>Potential Liquidity Impacts</w:t>
      </w:r>
    </w:p>
    <w:p w14:paraId="0032295D" w14:textId="77E937EA" w:rsidR="00263C28" w:rsidRDefault="00263C28" w:rsidP="00263C28">
      <w:pPr>
        <w:rPr>
          <w:rFonts w:cstheme="minorHAnsi"/>
        </w:rPr>
      </w:pPr>
      <w:r w:rsidRPr="00EA6591">
        <w:rPr>
          <w:rFonts w:cstheme="minorHAnsi"/>
        </w:rPr>
        <w:t xml:space="preserve">An increase in pledge requirement would require additional liquidity; however, this requirement is assumed not to occur under </w:t>
      </w:r>
      <w:r w:rsidR="007535FF" w:rsidRPr="00EA6591">
        <w:rPr>
          <w:rFonts w:cstheme="minorHAnsi"/>
        </w:rPr>
        <w:t>stress,</w:t>
      </w:r>
      <w:r w:rsidRPr="00EA6591">
        <w:rPr>
          <w:rFonts w:cstheme="minorHAnsi"/>
        </w:rPr>
        <w:t xml:space="preserve"> as it would be associated with a liability increase.</w:t>
      </w:r>
      <w:r w:rsidR="005420E7" w:rsidRPr="00EA6591">
        <w:rPr>
          <w:rFonts w:cstheme="minorHAnsi"/>
        </w:rPr>
        <w:t xml:space="preserve"> </w:t>
      </w:r>
      <w:r w:rsidRPr="00EA6591">
        <w:rPr>
          <w:rFonts w:cstheme="minorHAnsi"/>
        </w:rPr>
        <w:t>A decrease in pledging requirement would free up liquidity; however, per regulatory requirement, securities are not available to be unencumbered within a 9-12 month period. Therefore, the model assumes no change in the securities portfolio during the stress period.</w:t>
      </w:r>
    </w:p>
    <w:p w14:paraId="4913082A" w14:textId="473EB5EA" w:rsidR="00405F6F" w:rsidRDefault="00405F6F" w:rsidP="00263C28">
      <w:pPr>
        <w:rPr>
          <w:rFonts w:cstheme="minorHAnsi"/>
        </w:rPr>
      </w:pPr>
    </w:p>
    <w:p w14:paraId="4BD5BA75" w14:textId="77777777" w:rsidR="00405F6F" w:rsidRPr="00EA6591" w:rsidRDefault="00405F6F" w:rsidP="00263C28">
      <w:pPr>
        <w:rPr>
          <w:rFonts w:cstheme="minorHAnsi"/>
        </w:rPr>
      </w:pPr>
    </w:p>
    <w:p w14:paraId="61646568" w14:textId="67C62354" w:rsidR="002D7FB6" w:rsidRPr="00EA6591" w:rsidRDefault="00575663" w:rsidP="002D7FB6">
      <w:pPr>
        <w:pStyle w:val="Caption"/>
        <w:keepNext/>
        <w:rPr>
          <w:rFonts w:cstheme="minorHAnsi"/>
        </w:rPr>
      </w:pPr>
      <w:r w:rsidRPr="008859FB">
        <w:t xml:space="preserve">Table </w:t>
      </w:r>
      <w:fldSimple w:instr=" SEQ Table \* ARABIC ">
        <w:r w:rsidR="000777B4">
          <w:rPr>
            <w:noProof/>
          </w:rPr>
          <w:t>10</w:t>
        </w:r>
      </w:fldSimple>
      <w:r w:rsidRPr="008859FB">
        <w:t>:</w:t>
      </w:r>
      <w:r w:rsidRPr="00EA6591">
        <w:rPr>
          <w:rFonts w:cstheme="minorHAnsi"/>
        </w:rPr>
        <w:t xml:space="preserve"> </w:t>
      </w:r>
      <w:r w:rsidR="002D7FB6" w:rsidRPr="00EA6591">
        <w:rPr>
          <w:rFonts w:cstheme="minorHAnsi"/>
        </w:rPr>
        <w:t>Cash Inflow Assumption of Securities</w:t>
      </w:r>
    </w:p>
    <w:tbl>
      <w:tblPr>
        <w:tblStyle w:val="GridTable1Light"/>
        <w:tblW w:w="0" w:type="auto"/>
        <w:tblLook w:val="04A0" w:firstRow="1" w:lastRow="0" w:firstColumn="1" w:lastColumn="0" w:noHBand="0" w:noVBand="1"/>
      </w:tblPr>
      <w:tblGrid>
        <w:gridCol w:w="611"/>
        <w:gridCol w:w="3000"/>
        <w:gridCol w:w="1162"/>
        <w:gridCol w:w="1144"/>
        <w:gridCol w:w="1144"/>
        <w:gridCol w:w="1144"/>
        <w:gridCol w:w="1145"/>
      </w:tblGrid>
      <w:tr w:rsidR="0078185F" w:rsidRPr="00EA6591" w14:paraId="1AF12D3D" w14:textId="77777777" w:rsidTr="0078185F">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75" w:type="dxa"/>
          </w:tcPr>
          <w:p w14:paraId="1F697D06" w14:textId="77777777" w:rsidR="0078185F" w:rsidRPr="00EA6591" w:rsidRDefault="0078185F" w:rsidP="00CB1D88">
            <w:pPr>
              <w:rPr>
                <w:rFonts w:cstheme="minorHAnsi"/>
              </w:rPr>
            </w:pPr>
          </w:p>
        </w:tc>
        <w:tc>
          <w:tcPr>
            <w:tcW w:w="3024" w:type="dxa"/>
            <w:vAlign w:val="center"/>
          </w:tcPr>
          <w:p w14:paraId="2CEE176A" w14:textId="77777777" w:rsidR="0078185F" w:rsidRPr="00EA6591" w:rsidRDefault="0078185F"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Assumptions</w:t>
            </w:r>
          </w:p>
        </w:tc>
        <w:tc>
          <w:tcPr>
            <w:tcW w:w="1170" w:type="dxa"/>
            <w:vAlign w:val="center"/>
          </w:tcPr>
          <w:p w14:paraId="45050344" w14:textId="77777777" w:rsidR="0078185F" w:rsidRPr="00EA6591" w:rsidRDefault="0078185F"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O/N</w:t>
            </w:r>
          </w:p>
        </w:tc>
        <w:tc>
          <w:tcPr>
            <w:tcW w:w="1152" w:type="dxa"/>
            <w:vAlign w:val="center"/>
          </w:tcPr>
          <w:p w14:paraId="6C5B25A9" w14:textId="77777777" w:rsidR="0078185F" w:rsidRPr="00EA6591" w:rsidRDefault="0078185F"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14 Day</w:t>
            </w:r>
          </w:p>
        </w:tc>
        <w:tc>
          <w:tcPr>
            <w:tcW w:w="1152" w:type="dxa"/>
            <w:vAlign w:val="center"/>
          </w:tcPr>
          <w:p w14:paraId="7FC0BC0D" w14:textId="77777777" w:rsidR="0078185F" w:rsidRPr="00EA6591" w:rsidRDefault="0078185F"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30 Day</w:t>
            </w:r>
          </w:p>
        </w:tc>
        <w:tc>
          <w:tcPr>
            <w:tcW w:w="1152" w:type="dxa"/>
            <w:vAlign w:val="center"/>
          </w:tcPr>
          <w:p w14:paraId="1FFB4213" w14:textId="77777777" w:rsidR="0078185F" w:rsidRPr="00EA6591" w:rsidRDefault="0078185F"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90 Day</w:t>
            </w:r>
          </w:p>
        </w:tc>
        <w:tc>
          <w:tcPr>
            <w:tcW w:w="1152" w:type="dxa"/>
            <w:vAlign w:val="center"/>
          </w:tcPr>
          <w:p w14:paraId="0522966B" w14:textId="77777777" w:rsidR="0078185F" w:rsidRPr="00EA6591" w:rsidRDefault="0078185F"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 Year</w:t>
            </w:r>
          </w:p>
        </w:tc>
      </w:tr>
      <w:tr w:rsidR="0078185F" w:rsidRPr="00EA6591" w14:paraId="392178A5" w14:textId="77777777" w:rsidTr="0078185F">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316130A3" w14:textId="77777777" w:rsidR="0078185F" w:rsidRPr="00EA6591" w:rsidRDefault="0078185F" w:rsidP="00CB1D88">
            <w:pPr>
              <w:tabs>
                <w:tab w:val="left" w:pos="270"/>
              </w:tabs>
              <w:ind w:left="113" w:right="113"/>
              <w:jc w:val="center"/>
              <w:rPr>
                <w:rFonts w:cstheme="minorHAnsi"/>
                <w:b w:val="0"/>
                <w:lang w:eastAsia="en-US"/>
              </w:rPr>
            </w:pPr>
            <w:r w:rsidRPr="00EA6591">
              <w:rPr>
                <w:rFonts w:cstheme="minorHAnsi"/>
                <w:b w:val="0"/>
                <w:lang w:eastAsia="en-US"/>
              </w:rPr>
              <w:t>Idiosyncratic</w:t>
            </w:r>
          </w:p>
        </w:tc>
        <w:tc>
          <w:tcPr>
            <w:tcW w:w="3024" w:type="dxa"/>
            <w:vMerge w:val="restart"/>
            <w:vAlign w:val="center"/>
          </w:tcPr>
          <w:p w14:paraId="7893AEE2" w14:textId="77777777" w:rsidR="0078185F" w:rsidRPr="00EA6591" w:rsidRDefault="0078185F" w:rsidP="0078185F">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Non-buffer securities, i.e. pledged securities and other non-buffer securities, will remain constant. Under stress, if the average liability decreases, the required amount of securities could also be reduced, per the calculation of OCC's CED and FDIC's pledged assets requirement.</w:t>
            </w:r>
          </w:p>
          <w:p w14:paraId="54A913DA" w14:textId="77777777" w:rsidR="0078185F" w:rsidRPr="00EA6591" w:rsidRDefault="0078185F" w:rsidP="004C0649">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However, given the one-year time frame of the stress test model, it is assumed that securities will be encumbered by regulators during the stress period.</w:t>
            </w:r>
          </w:p>
        </w:tc>
        <w:tc>
          <w:tcPr>
            <w:tcW w:w="5778" w:type="dxa"/>
            <w:gridSpan w:val="5"/>
            <w:vAlign w:val="center"/>
          </w:tcPr>
          <w:p w14:paraId="756B86DB" w14:textId="77777777" w:rsidR="0078185F" w:rsidRPr="00EA6591" w:rsidRDefault="0078185F"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inflow with no liquidation of securities portfolio</w:t>
            </w:r>
          </w:p>
        </w:tc>
      </w:tr>
      <w:tr w:rsidR="0078185F" w:rsidRPr="00EA6591" w14:paraId="6B4525D7" w14:textId="77777777" w:rsidTr="00CB1D88">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541E19CC" w14:textId="77777777" w:rsidR="0078185F" w:rsidRPr="00EA6591" w:rsidRDefault="0078185F" w:rsidP="00CB1D88">
            <w:pPr>
              <w:tabs>
                <w:tab w:val="left" w:pos="270"/>
              </w:tabs>
              <w:ind w:left="113" w:right="113"/>
              <w:jc w:val="center"/>
              <w:rPr>
                <w:rFonts w:cstheme="minorHAnsi"/>
                <w:b w:val="0"/>
                <w:lang w:eastAsia="en-US"/>
              </w:rPr>
            </w:pPr>
            <w:r w:rsidRPr="00EA6591">
              <w:rPr>
                <w:rFonts w:cstheme="minorHAnsi"/>
                <w:b w:val="0"/>
                <w:lang w:eastAsia="en-US"/>
              </w:rPr>
              <w:t>Systemic</w:t>
            </w:r>
          </w:p>
        </w:tc>
        <w:tc>
          <w:tcPr>
            <w:tcW w:w="3024" w:type="dxa"/>
            <w:vMerge/>
          </w:tcPr>
          <w:p w14:paraId="21D0885E" w14:textId="77777777" w:rsidR="0078185F" w:rsidRPr="00EA6591" w:rsidRDefault="0078185F" w:rsidP="00CB1D88">
            <w:pPr>
              <w:cnfStyle w:val="000000000000" w:firstRow="0" w:lastRow="0" w:firstColumn="0" w:lastColumn="0" w:oddVBand="0" w:evenVBand="0" w:oddHBand="0" w:evenHBand="0" w:firstRowFirstColumn="0" w:firstRowLastColumn="0" w:lastRowFirstColumn="0" w:lastRowLastColumn="0"/>
              <w:rPr>
                <w:rFonts w:cstheme="minorHAnsi"/>
              </w:rPr>
            </w:pPr>
          </w:p>
        </w:tc>
        <w:tc>
          <w:tcPr>
            <w:tcW w:w="5778" w:type="dxa"/>
            <w:gridSpan w:val="5"/>
            <w:vAlign w:val="center"/>
          </w:tcPr>
          <w:p w14:paraId="580C4F25" w14:textId="77777777" w:rsidR="0078185F" w:rsidRPr="00EA6591" w:rsidRDefault="0078185F"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inflow with no liquidation of securities portfolio</w:t>
            </w:r>
          </w:p>
        </w:tc>
      </w:tr>
      <w:tr w:rsidR="0078185F" w:rsidRPr="00EA6591" w14:paraId="0B80C929" w14:textId="77777777" w:rsidTr="00CB1D88">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56C99C6B" w14:textId="77777777" w:rsidR="0078185F" w:rsidRPr="00EA6591" w:rsidRDefault="0078185F" w:rsidP="00CB1D88">
            <w:pPr>
              <w:tabs>
                <w:tab w:val="left" w:pos="270"/>
              </w:tabs>
              <w:ind w:left="113" w:right="113"/>
              <w:jc w:val="center"/>
              <w:rPr>
                <w:rFonts w:cstheme="minorHAnsi"/>
                <w:b w:val="0"/>
                <w:lang w:eastAsia="en-US"/>
              </w:rPr>
            </w:pPr>
            <w:r w:rsidRPr="00EA6591">
              <w:rPr>
                <w:rFonts w:cstheme="minorHAnsi"/>
                <w:b w:val="0"/>
                <w:lang w:eastAsia="en-US"/>
              </w:rPr>
              <w:t>Combined</w:t>
            </w:r>
          </w:p>
        </w:tc>
        <w:tc>
          <w:tcPr>
            <w:tcW w:w="3024" w:type="dxa"/>
            <w:vMerge/>
          </w:tcPr>
          <w:p w14:paraId="0F82A3B1" w14:textId="77777777" w:rsidR="0078185F" w:rsidRPr="00EA6591" w:rsidRDefault="0078185F" w:rsidP="00CB1D88">
            <w:pPr>
              <w:cnfStyle w:val="000000000000" w:firstRow="0" w:lastRow="0" w:firstColumn="0" w:lastColumn="0" w:oddVBand="0" w:evenVBand="0" w:oddHBand="0" w:evenHBand="0" w:firstRowFirstColumn="0" w:firstRowLastColumn="0" w:lastRowFirstColumn="0" w:lastRowLastColumn="0"/>
              <w:rPr>
                <w:rFonts w:cstheme="minorHAnsi"/>
              </w:rPr>
            </w:pPr>
          </w:p>
        </w:tc>
        <w:tc>
          <w:tcPr>
            <w:tcW w:w="5778" w:type="dxa"/>
            <w:gridSpan w:val="5"/>
            <w:vAlign w:val="center"/>
          </w:tcPr>
          <w:p w14:paraId="21CE8994" w14:textId="77777777" w:rsidR="0078185F" w:rsidRPr="00EA6591" w:rsidRDefault="0078185F"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inflow with no liquidation of securities portfolio</w:t>
            </w:r>
          </w:p>
        </w:tc>
      </w:tr>
    </w:tbl>
    <w:p w14:paraId="66B1EDED" w14:textId="19C53B35" w:rsidR="00633700" w:rsidRPr="00EA6591" w:rsidRDefault="00633700" w:rsidP="00633700">
      <w:pPr>
        <w:rPr>
          <w:rFonts w:cstheme="minorHAnsi"/>
        </w:rPr>
      </w:pPr>
      <w:r w:rsidRPr="00EA6591">
        <w:rPr>
          <w:rFonts w:cstheme="minorHAnsi"/>
        </w:rPr>
        <w:t xml:space="preserve">Following </w:t>
      </w:r>
      <w:r w:rsidRPr="00EA6591">
        <w:rPr>
          <w:rFonts w:cstheme="minorHAnsi"/>
          <w:i/>
        </w:rPr>
        <w:t>EPS LST MRA #2 Remediation Resolution</w:t>
      </w:r>
      <w:r w:rsidR="00C30ED6">
        <w:rPr>
          <w:rFonts w:cstheme="minorHAnsi"/>
        </w:rPr>
        <w:t xml:space="preserve"> </w:t>
      </w:r>
      <w:r w:rsidR="00C30ED6">
        <w:rPr>
          <w:rFonts w:cstheme="minorHAnsi"/>
        </w:rPr>
        <w:fldChar w:fldCharType="begin"/>
      </w:r>
      <w:r w:rsidR="00C30ED6">
        <w:rPr>
          <w:rFonts w:cstheme="minorHAnsi"/>
        </w:rPr>
        <w:instrText xml:space="preserve"> REF _Ref25082283 \r \h </w:instrText>
      </w:r>
      <w:r w:rsidR="00C30ED6">
        <w:rPr>
          <w:rFonts w:cstheme="minorHAnsi"/>
        </w:rPr>
      </w:r>
      <w:r w:rsidR="00C30ED6">
        <w:rPr>
          <w:rFonts w:cstheme="minorHAnsi"/>
        </w:rPr>
        <w:fldChar w:fldCharType="separate"/>
      </w:r>
      <w:r w:rsidR="000777B4">
        <w:rPr>
          <w:rFonts w:cstheme="minorHAnsi"/>
        </w:rPr>
        <w:t>[11]</w:t>
      </w:r>
      <w:r w:rsidR="00C30ED6">
        <w:rPr>
          <w:rFonts w:cstheme="minorHAnsi"/>
        </w:rPr>
        <w:fldChar w:fldCharType="end"/>
      </w:r>
      <w:r w:rsidRPr="00EA6591">
        <w:rPr>
          <w:rFonts w:cstheme="minorHAnsi"/>
        </w:rPr>
        <w:t>, the unpledged securities qualifying for HQLA would be calculated in the buffer with a haircut.</w:t>
      </w:r>
    </w:p>
    <w:p w14:paraId="46EAF406" w14:textId="42658A37" w:rsidR="00405F6F" w:rsidRPr="00EA6591" w:rsidRDefault="00633700" w:rsidP="00633700">
      <w:pPr>
        <w:rPr>
          <w:rFonts w:cstheme="minorHAnsi"/>
        </w:rPr>
      </w:pPr>
      <w:r w:rsidRPr="00EA6591">
        <w:rPr>
          <w:rFonts w:cstheme="minorHAnsi"/>
        </w:rPr>
        <w:t>The haircut calculation under different scenarios consists of two steps. The first step is the 14-day market value impact under stressed scenarios. The 14-day market value impact is calculated using the interest rate sensitivity multiplied by the 14-day yield change. The second step is to apply the haircut on the market value after the step 1 calculation according to asset type and stressed scenario. The details of the haircut rates are listed in the table below.</w:t>
      </w:r>
    </w:p>
    <w:p w14:paraId="7F94E94C" w14:textId="4F0A5DFA" w:rsidR="00633700" w:rsidRPr="00EA6591" w:rsidRDefault="00575663" w:rsidP="00633700">
      <w:pPr>
        <w:pStyle w:val="Caption"/>
        <w:keepNext/>
        <w:rPr>
          <w:rFonts w:cstheme="minorHAnsi"/>
        </w:rPr>
      </w:pPr>
      <w:r w:rsidRPr="008859FB">
        <w:t xml:space="preserve">Table </w:t>
      </w:r>
      <w:fldSimple w:instr=" SEQ Table \* ARABIC ">
        <w:r w:rsidR="000777B4">
          <w:rPr>
            <w:noProof/>
          </w:rPr>
          <w:t>11</w:t>
        </w:r>
      </w:fldSimple>
      <w:r w:rsidRPr="008859FB">
        <w:t>:</w:t>
      </w:r>
      <w:r w:rsidRPr="00EA6591">
        <w:rPr>
          <w:rFonts w:cstheme="minorHAnsi"/>
        </w:rPr>
        <w:t xml:space="preserve"> </w:t>
      </w:r>
      <w:r w:rsidR="00633700" w:rsidRPr="00EA6591">
        <w:rPr>
          <w:rFonts w:cstheme="minorHAnsi"/>
        </w:rPr>
        <w:t>Non-Buffer Securities Haircut Rates</w:t>
      </w:r>
    </w:p>
    <w:tbl>
      <w:tblPr>
        <w:tblStyle w:val="GridTable1Light"/>
        <w:tblW w:w="0" w:type="auto"/>
        <w:tblLook w:val="0420" w:firstRow="1" w:lastRow="0" w:firstColumn="0" w:lastColumn="0" w:noHBand="0" w:noVBand="1"/>
      </w:tblPr>
      <w:tblGrid>
        <w:gridCol w:w="2926"/>
        <w:gridCol w:w="2139"/>
        <w:gridCol w:w="1936"/>
        <w:gridCol w:w="1823"/>
      </w:tblGrid>
      <w:tr w:rsidR="00633700" w:rsidRPr="00EA6591" w14:paraId="602C3F68" w14:textId="77777777" w:rsidTr="00633700">
        <w:trPr>
          <w:cnfStyle w:val="100000000000" w:firstRow="1" w:lastRow="0" w:firstColumn="0" w:lastColumn="0" w:oddVBand="0" w:evenVBand="0" w:oddHBand="0" w:evenHBand="0" w:firstRowFirstColumn="0" w:firstRowLastColumn="0" w:lastRowFirstColumn="0" w:lastRowLastColumn="0"/>
          <w:trHeight w:val="323"/>
        </w:trPr>
        <w:tc>
          <w:tcPr>
            <w:tcW w:w="2926" w:type="dxa"/>
            <w:noWrap/>
            <w:vAlign w:val="center"/>
            <w:hideMark/>
          </w:tcPr>
          <w:p w14:paraId="0EC70345" w14:textId="77777777" w:rsidR="00633700" w:rsidRPr="00EA6591" w:rsidRDefault="00633700" w:rsidP="00633700">
            <w:pPr>
              <w:tabs>
                <w:tab w:val="left" w:pos="270"/>
              </w:tabs>
              <w:jc w:val="center"/>
              <w:rPr>
                <w:rFonts w:cstheme="minorHAnsi"/>
                <w:b w:val="0"/>
                <w:lang w:eastAsia="en-US"/>
              </w:rPr>
            </w:pPr>
            <w:r w:rsidRPr="00EA6591">
              <w:rPr>
                <w:rFonts w:cstheme="minorHAnsi"/>
                <w:lang w:eastAsia="en-US"/>
              </w:rPr>
              <w:t>Securities</w:t>
            </w:r>
          </w:p>
        </w:tc>
        <w:tc>
          <w:tcPr>
            <w:tcW w:w="2139" w:type="dxa"/>
            <w:noWrap/>
            <w:vAlign w:val="center"/>
            <w:hideMark/>
          </w:tcPr>
          <w:p w14:paraId="03D52EE2" w14:textId="77777777" w:rsidR="00633700" w:rsidRPr="00EA6591" w:rsidRDefault="00633700" w:rsidP="00633700">
            <w:pPr>
              <w:tabs>
                <w:tab w:val="left" w:pos="270"/>
              </w:tabs>
              <w:jc w:val="center"/>
              <w:rPr>
                <w:rFonts w:cstheme="minorHAnsi"/>
                <w:b w:val="0"/>
                <w:lang w:eastAsia="en-US"/>
              </w:rPr>
            </w:pPr>
            <w:r w:rsidRPr="00EA6591">
              <w:rPr>
                <w:rFonts w:cstheme="minorHAnsi"/>
                <w:lang w:eastAsia="en-US"/>
              </w:rPr>
              <w:t>idiosyncratic</w:t>
            </w:r>
          </w:p>
        </w:tc>
        <w:tc>
          <w:tcPr>
            <w:tcW w:w="1936" w:type="dxa"/>
            <w:noWrap/>
            <w:vAlign w:val="center"/>
            <w:hideMark/>
          </w:tcPr>
          <w:p w14:paraId="24744C26" w14:textId="77777777" w:rsidR="00633700" w:rsidRPr="00EA6591" w:rsidRDefault="00633700" w:rsidP="00633700">
            <w:pPr>
              <w:tabs>
                <w:tab w:val="left" w:pos="270"/>
              </w:tabs>
              <w:jc w:val="center"/>
              <w:rPr>
                <w:rFonts w:cstheme="minorHAnsi"/>
                <w:b w:val="0"/>
                <w:lang w:eastAsia="en-US"/>
              </w:rPr>
            </w:pPr>
            <w:r w:rsidRPr="00EA6591">
              <w:rPr>
                <w:rFonts w:cstheme="minorHAnsi"/>
                <w:lang w:eastAsia="en-US"/>
              </w:rPr>
              <w:t>Systemic</w:t>
            </w:r>
          </w:p>
        </w:tc>
        <w:tc>
          <w:tcPr>
            <w:tcW w:w="1823" w:type="dxa"/>
            <w:noWrap/>
            <w:vAlign w:val="center"/>
            <w:hideMark/>
          </w:tcPr>
          <w:p w14:paraId="1C9A228D" w14:textId="77777777" w:rsidR="00633700" w:rsidRPr="00EA6591" w:rsidRDefault="00633700" w:rsidP="00633700">
            <w:pPr>
              <w:tabs>
                <w:tab w:val="left" w:pos="270"/>
              </w:tabs>
              <w:jc w:val="center"/>
              <w:rPr>
                <w:rFonts w:cstheme="minorHAnsi"/>
                <w:b w:val="0"/>
                <w:lang w:eastAsia="en-US"/>
              </w:rPr>
            </w:pPr>
            <w:r w:rsidRPr="00EA6591">
              <w:rPr>
                <w:rFonts w:cstheme="minorHAnsi"/>
                <w:lang w:eastAsia="en-US"/>
              </w:rPr>
              <w:t>Combined</w:t>
            </w:r>
          </w:p>
        </w:tc>
      </w:tr>
      <w:tr w:rsidR="00633700" w:rsidRPr="00EA6591" w14:paraId="1A4CED02" w14:textId="77777777" w:rsidTr="00633700">
        <w:trPr>
          <w:trHeight w:val="329"/>
        </w:trPr>
        <w:tc>
          <w:tcPr>
            <w:tcW w:w="2926" w:type="dxa"/>
            <w:noWrap/>
            <w:vAlign w:val="center"/>
            <w:hideMark/>
          </w:tcPr>
          <w:p w14:paraId="1C895DDD" w14:textId="77777777" w:rsidR="00633700" w:rsidRPr="00EA6591" w:rsidRDefault="00633700" w:rsidP="00633700">
            <w:pPr>
              <w:jc w:val="center"/>
              <w:rPr>
                <w:rFonts w:cstheme="minorHAnsi"/>
              </w:rPr>
            </w:pPr>
            <w:r w:rsidRPr="00EA6591">
              <w:rPr>
                <w:rFonts w:cstheme="minorHAnsi"/>
              </w:rPr>
              <w:t>US Treasuries</w:t>
            </w:r>
          </w:p>
        </w:tc>
        <w:tc>
          <w:tcPr>
            <w:tcW w:w="2139" w:type="dxa"/>
            <w:noWrap/>
            <w:vAlign w:val="center"/>
            <w:hideMark/>
          </w:tcPr>
          <w:p w14:paraId="5CE29C09" w14:textId="77777777" w:rsidR="00633700" w:rsidRPr="00EA6591" w:rsidRDefault="00633700" w:rsidP="00633700">
            <w:pPr>
              <w:jc w:val="center"/>
              <w:rPr>
                <w:rFonts w:cstheme="minorHAnsi"/>
              </w:rPr>
            </w:pPr>
            <w:r w:rsidRPr="00EA6591">
              <w:rPr>
                <w:rFonts w:cstheme="minorHAnsi"/>
              </w:rPr>
              <w:t>1.88%</w:t>
            </w:r>
          </w:p>
        </w:tc>
        <w:tc>
          <w:tcPr>
            <w:tcW w:w="1936" w:type="dxa"/>
            <w:noWrap/>
            <w:vAlign w:val="center"/>
            <w:hideMark/>
          </w:tcPr>
          <w:p w14:paraId="7C88DA4F" w14:textId="77777777" w:rsidR="00633700" w:rsidRPr="00EA6591" w:rsidRDefault="00633700" w:rsidP="00633700">
            <w:pPr>
              <w:jc w:val="center"/>
              <w:rPr>
                <w:rFonts w:cstheme="minorHAnsi"/>
              </w:rPr>
            </w:pPr>
            <w:r w:rsidRPr="00EA6591">
              <w:rPr>
                <w:rFonts w:cstheme="minorHAnsi"/>
              </w:rPr>
              <w:t>1.12%</w:t>
            </w:r>
          </w:p>
        </w:tc>
        <w:tc>
          <w:tcPr>
            <w:tcW w:w="1823" w:type="dxa"/>
            <w:noWrap/>
            <w:vAlign w:val="center"/>
            <w:hideMark/>
          </w:tcPr>
          <w:p w14:paraId="292C0F1F" w14:textId="77777777" w:rsidR="00633700" w:rsidRPr="00EA6591" w:rsidRDefault="00633700" w:rsidP="00633700">
            <w:pPr>
              <w:jc w:val="center"/>
              <w:rPr>
                <w:rFonts w:cstheme="minorHAnsi"/>
              </w:rPr>
            </w:pPr>
            <w:r w:rsidRPr="00EA6591">
              <w:rPr>
                <w:rFonts w:cstheme="minorHAnsi"/>
              </w:rPr>
              <w:t>2.02%</w:t>
            </w:r>
          </w:p>
        </w:tc>
      </w:tr>
      <w:tr w:rsidR="00633700" w:rsidRPr="00EA6591" w14:paraId="24E56970" w14:textId="77777777" w:rsidTr="00633700">
        <w:trPr>
          <w:trHeight w:val="329"/>
        </w:trPr>
        <w:tc>
          <w:tcPr>
            <w:tcW w:w="2926" w:type="dxa"/>
            <w:noWrap/>
            <w:vAlign w:val="center"/>
            <w:hideMark/>
          </w:tcPr>
          <w:p w14:paraId="142D29EA" w14:textId="77777777" w:rsidR="00633700" w:rsidRPr="00EA6591" w:rsidRDefault="00633700" w:rsidP="00633700">
            <w:pPr>
              <w:jc w:val="center"/>
              <w:rPr>
                <w:rFonts w:cstheme="minorHAnsi"/>
              </w:rPr>
            </w:pPr>
            <w:r w:rsidRPr="00EA6591">
              <w:rPr>
                <w:rFonts w:cstheme="minorHAnsi"/>
              </w:rPr>
              <w:t>US Agency MBS</w:t>
            </w:r>
          </w:p>
        </w:tc>
        <w:tc>
          <w:tcPr>
            <w:tcW w:w="2139" w:type="dxa"/>
            <w:noWrap/>
            <w:vAlign w:val="center"/>
            <w:hideMark/>
          </w:tcPr>
          <w:p w14:paraId="23ADB4BA" w14:textId="77777777" w:rsidR="00633700" w:rsidRPr="00EA6591" w:rsidRDefault="00633700" w:rsidP="00633700">
            <w:pPr>
              <w:jc w:val="center"/>
              <w:rPr>
                <w:rFonts w:cstheme="minorHAnsi"/>
              </w:rPr>
            </w:pPr>
            <w:r w:rsidRPr="00EA6591">
              <w:rPr>
                <w:rFonts w:cstheme="minorHAnsi"/>
              </w:rPr>
              <w:t>3.46%</w:t>
            </w:r>
          </w:p>
        </w:tc>
        <w:tc>
          <w:tcPr>
            <w:tcW w:w="1936" w:type="dxa"/>
            <w:noWrap/>
            <w:vAlign w:val="center"/>
            <w:hideMark/>
          </w:tcPr>
          <w:p w14:paraId="59FAF852" w14:textId="77777777" w:rsidR="00633700" w:rsidRPr="00EA6591" w:rsidRDefault="00633700" w:rsidP="00633700">
            <w:pPr>
              <w:jc w:val="center"/>
              <w:rPr>
                <w:rFonts w:cstheme="minorHAnsi"/>
              </w:rPr>
            </w:pPr>
            <w:r w:rsidRPr="00EA6591">
              <w:rPr>
                <w:rFonts w:cstheme="minorHAnsi"/>
              </w:rPr>
              <w:t>2.30%</w:t>
            </w:r>
          </w:p>
        </w:tc>
        <w:tc>
          <w:tcPr>
            <w:tcW w:w="1823" w:type="dxa"/>
            <w:noWrap/>
            <w:vAlign w:val="center"/>
            <w:hideMark/>
          </w:tcPr>
          <w:p w14:paraId="0C1536D6" w14:textId="77777777" w:rsidR="00633700" w:rsidRPr="00EA6591" w:rsidRDefault="00633700" w:rsidP="00633700">
            <w:pPr>
              <w:jc w:val="center"/>
              <w:rPr>
                <w:rFonts w:cstheme="minorHAnsi"/>
              </w:rPr>
            </w:pPr>
            <w:r w:rsidRPr="00EA6591">
              <w:rPr>
                <w:rFonts w:cstheme="minorHAnsi"/>
              </w:rPr>
              <w:t>3.67%</w:t>
            </w:r>
          </w:p>
        </w:tc>
      </w:tr>
    </w:tbl>
    <w:p w14:paraId="100AC249" w14:textId="77777777" w:rsidR="002E1C01" w:rsidRPr="000F0B69" w:rsidRDefault="002E1C01" w:rsidP="00B66493">
      <w:pPr>
        <w:pStyle w:val="Heading5"/>
      </w:pPr>
      <w:r w:rsidRPr="000F0B69">
        <w:t>Loans</w:t>
      </w:r>
    </w:p>
    <w:p w14:paraId="07CC20C5" w14:textId="77777777" w:rsidR="00633700" w:rsidRPr="00EA6591" w:rsidRDefault="002E1C01" w:rsidP="00633700">
      <w:pPr>
        <w:rPr>
          <w:rFonts w:cstheme="minorHAnsi"/>
        </w:rPr>
      </w:pPr>
      <w:r w:rsidRPr="00EA6591">
        <w:rPr>
          <w:rFonts w:cstheme="minorHAnsi"/>
        </w:rPr>
        <w:t>The loan portfolio is composed of loans to high-quality investment grade clients. The types of loans include syndicated and bilateral loans to U.S. and non-U.S. clients, commercial and retail mortgage loans, and short-term trade finance loans.</w:t>
      </w:r>
    </w:p>
    <w:p w14:paraId="3D11EC86" w14:textId="6CF09EF5" w:rsidR="002E1C01" w:rsidRPr="000F0B69" w:rsidRDefault="003443D9" w:rsidP="002A5B64">
      <w:pPr>
        <w:pStyle w:val="Heading6"/>
      </w:pPr>
      <w:r w:rsidRPr="000F0B69">
        <w:t>Syndicated Loans</w:t>
      </w:r>
    </w:p>
    <w:p w14:paraId="73ABAB0A" w14:textId="583475AF" w:rsidR="003443D9" w:rsidRDefault="003443D9" w:rsidP="003443D9">
      <w:pPr>
        <w:rPr>
          <w:rFonts w:cstheme="minorHAnsi"/>
        </w:rPr>
      </w:pPr>
      <w:r w:rsidRPr="00EA6591">
        <w:rPr>
          <w:rFonts w:cstheme="minorHAnsi"/>
        </w:rPr>
        <w:t>The syndicated loan portfolio is composed of syndicated loans to U.S. and non-U.S. clients.</w:t>
      </w:r>
      <w:r w:rsidR="005420E7" w:rsidRPr="00EA6591">
        <w:rPr>
          <w:rFonts w:cstheme="minorHAnsi"/>
        </w:rPr>
        <w:t xml:space="preserve"> </w:t>
      </w:r>
    </w:p>
    <w:p w14:paraId="6F9398C2" w14:textId="5909DBF9" w:rsidR="00405F6F" w:rsidRDefault="00405F6F" w:rsidP="003443D9">
      <w:pPr>
        <w:rPr>
          <w:rFonts w:cstheme="minorHAnsi"/>
        </w:rPr>
      </w:pPr>
    </w:p>
    <w:p w14:paraId="6A48BD57" w14:textId="77777777" w:rsidR="00405F6F" w:rsidRPr="00EA6591" w:rsidRDefault="00405F6F" w:rsidP="003443D9">
      <w:pPr>
        <w:rPr>
          <w:rFonts w:cstheme="minorHAnsi"/>
        </w:rPr>
      </w:pPr>
    </w:p>
    <w:p w14:paraId="1BCDA116" w14:textId="77777777" w:rsidR="003443D9" w:rsidRPr="00EA6591" w:rsidRDefault="003443D9" w:rsidP="002A5B64">
      <w:pPr>
        <w:pStyle w:val="Heading7"/>
      </w:pPr>
      <w:r w:rsidRPr="00EA6591">
        <w:t>Syndicated Loans</w:t>
      </w:r>
      <w:r w:rsidR="00DD21ED" w:rsidRPr="00EA6591">
        <w:t xml:space="preserve"> –</w:t>
      </w:r>
      <w:r w:rsidRPr="00EA6591">
        <w:t xml:space="preserve"> U.S. </w:t>
      </w:r>
      <w:r w:rsidR="00DD21ED" w:rsidRPr="00EA6591">
        <w:t>Customers</w:t>
      </w:r>
    </w:p>
    <w:p w14:paraId="3AA9859C" w14:textId="0BFC4820" w:rsidR="003443D9" w:rsidRPr="00EA6591" w:rsidRDefault="003443D9" w:rsidP="003443D9">
      <w:pPr>
        <w:rPr>
          <w:rFonts w:cstheme="minorHAnsi"/>
        </w:rPr>
      </w:pPr>
      <w:r w:rsidRPr="00EA6591">
        <w:rPr>
          <w:rFonts w:cstheme="minorHAnsi"/>
        </w:rPr>
        <w:t>This line of item composed of syndicated loans provided to U.S. clients.</w:t>
      </w:r>
      <w:r w:rsidR="005420E7" w:rsidRPr="00EA6591">
        <w:rPr>
          <w:rFonts w:cstheme="minorHAnsi"/>
        </w:rPr>
        <w:t xml:space="preserve"> </w:t>
      </w:r>
    </w:p>
    <w:p w14:paraId="1477897E" w14:textId="77777777" w:rsidR="003443D9" w:rsidRPr="00EA6591" w:rsidRDefault="003443D9" w:rsidP="003443D9">
      <w:pPr>
        <w:rPr>
          <w:rFonts w:cstheme="minorHAnsi"/>
          <w:u w:val="single"/>
        </w:rPr>
      </w:pPr>
      <w:r w:rsidRPr="00EA6591">
        <w:rPr>
          <w:rFonts w:cstheme="minorHAnsi"/>
          <w:u w:val="single"/>
        </w:rPr>
        <w:t>Potential Liquidity Impacts</w:t>
      </w:r>
    </w:p>
    <w:p w14:paraId="48E255C1" w14:textId="77777777" w:rsidR="003443D9" w:rsidRPr="00EA6591" w:rsidRDefault="003443D9" w:rsidP="003443D9">
      <w:pPr>
        <w:rPr>
          <w:rFonts w:cstheme="minorHAnsi"/>
        </w:rPr>
      </w:pPr>
      <w:r w:rsidRPr="00EA6591">
        <w:rPr>
          <w:rFonts w:cstheme="minorHAnsi"/>
        </w:rPr>
        <w:t>This line of item would provide a potential inflow at times of mature under stress.</w:t>
      </w:r>
    </w:p>
    <w:p w14:paraId="2E00A2AF" w14:textId="7064852E" w:rsidR="00814117" w:rsidRPr="00EA6591" w:rsidRDefault="00575663" w:rsidP="00814117">
      <w:pPr>
        <w:pStyle w:val="Caption"/>
        <w:keepNext/>
        <w:rPr>
          <w:rFonts w:cstheme="minorHAnsi"/>
        </w:rPr>
      </w:pPr>
      <w:r w:rsidRPr="008859FB">
        <w:t xml:space="preserve">Table </w:t>
      </w:r>
      <w:fldSimple w:instr=" SEQ Table \* ARABIC ">
        <w:r w:rsidR="000777B4">
          <w:rPr>
            <w:noProof/>
          </w:rPr>
          <w:t>12</w:t>
        </w:r>
      </w:fldSimple>
      <w:r w:rsidRPr="008859FB">
        <w:t>:</w:t>
      </w:r>
      <w:r w:rsidRPr="00EA6591">
        <w:rPr>
          <w:rFonts w:cstheme="minorHAnsi"/>
        </w:rPr>
        <w:t xml:space="preserve"> </w:t>
      </w:r>
      <w:r w:rsidR="00814117" w:rsidRPr="00EA6591">
        <w:rPr>
          <w:rFonts w:cstheme="minorHAnsi"/>
        </w:rPr>
        <w:t>Cash Inflow Assumption of U.S. Customers Syndicated Loans</w:t>
      </w:r>
    </w:p>
    <w:tbl>
      <w:tblPr>
        <w:tblStyle w:val="GridTable1Light"/>
        <w:tblW w:w="0" w:type="auto"/>
        <w:tblLook w:val="04A0" w:firstRow="1" w:lastRow="0" w:firstColumn="1" w:lastColumn="0" w:noHBand="0" w:noVBand="1"/>
      </w:tblPr>
      <w:tblGrid>
        <w:gridCol w:w="611"/>
        <w:gridCol w:w="3004"/>
        <w:gridCol w:w="1147"/>
        <w:gridCol w:w="1147"/>
        <w:gridCol w:w="1147"/>
        <w:gridCol w:w="1147"/>
        <w:gridCol w:w="1147"/>
      </w:tblGrid>
      <w:tr w:rsidR="003443D9" w:rsidRPr="00EA6591" w14:paraId="1376797B" w14:textId="77777777" w:rsidTr="00CB1D88">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75" w:type="dxa"/>
          </w:tcPr>
          <w:p w14:paraId="696DD7AF" w14:textId="77777777" w:rsidR="003443D9" w:rsidRPr="00EA6591" w:rsidRDefault="003443D9" w:rsidP="00CB1D88">
            <w:pPr>
              <w:rPr>
                <w:rFonts w:cstheme="minorHAnsi"/>
              </w:rPr>
            </w:pPr>
          </w:p>
        </w:tc>
        <w:tc>
          <w:tcPr>
            <w:tcW w:w="3024" w:type="dxa"/>
            <w:vAlign w:val="center"/>
          </w:tcPr>
          <w:p w14:paraId="35F832AF" w14:textId="77777777" w:rsidR="003443D9" w:rsidRPr="00EA6591" w:rsidRDefault="003443D9"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Assumptions</w:t>
            </w:r>
          </w:p>
        </w:tc>
        <w:tc>
          <w:tcPr>
            <w:tcW w:w="1152" w:type="dxa"/>
            <w:vAlign w:val="center"/>
          </w:tcPr>
          <w:p w14:paraId="0DBD42D0" w14:textId="77777777" w:rsidR="003443D9" w:rsidRPr="00EA6591" w:rsidRDefault="003443D9"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O/N</w:t>
            </w:r>
          </w:p>
        </w:tc>
        <w:tc>
          <w:tcPr>
            <w:tcW w:w="1152" w:type="dxa"/>
            <w:vAlign w:val="center"/>
          </w:tcPr>
          <w:p w14:paraId="30B8D3DF" w14:textId="77777777" w:rsidR="003443D9" w:rsidRPr="00EA6591" w:rsidRDefault="003443D9"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14 Day</w:t>
            </w:r>
          </w:p>
        </w:tc>
        <w:tc>
          <w:tcPr>
            <w:tcW w:w="1152" w:type="dxa"/>
            <w:vAlign w:val="center"/>
          </w:tcPr>
          <w:p w14:paraId="3DA4CF3B" w14:textId="77777777" w:rsidR="003443D9" w:rsidRPr="00EA6591" w:rsidRDefault="003443D9"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30 Day</w:t>
            </w:r>
          </w:p>
        </w:tc>
        <w:tc>
          <w:tcPr>
            <w:tcW w:w="1152" w:type="dxa"/>
            <w:vAlign w:val="center"/>
          </w:tcPr>
          <w:p w14:paraId="76AECD44" w14:textId="77777777" w:rsidR="003443D9" w:rsidRPr="00EA6591" w:rsidRDefault="003443D9"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90 Day</w:t>
            </w:r>
          </w:p>
        </w:tc>
        <w:tc>
          <w:tcPr>
            <w:tcW w:w="1152" w:type="dxa"/>
            <w:vAlign w:val="center"/>
          </w:tcPr>
          <w:p w14:paraId="2B05AACE" w14:textId="77777777" w:rsidR="003443D9" w:rsidRPr="00EA6591" w:rsidRDefault="003443D9"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 Year</w:t>
            </w:r>
          </w:p>
        </w:tc>
      </w:tr>
      <w:tr w:rsidR="003443D9" w:rsidRPr="00EA6591" w14:paraId="36668676" w14:textId="77777777" w:rsidTr="00CB1D88">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431F1297" w14:textId="77777777" w:rsidR="003443D9" w:rsidRPr="00EA6591" w:rsidRDefault="003443D9" w:rsidP="00CB1D88">
            <w:pPr>
              <w:tabs>
                <w:tab w:val="left" w:pos="270"/>
              </w:tabs>
              <w:ind w:left="113" w:right="113"/>
              <w:jc w:val="center"/>
              <w:rPr>
                <w:rFonts w:cstheme="minorHAnsi"/>
                <w:b w:val="0"/>
                <w:lang w:eastAsia="en-US"/>
              </w:rPr>
            </w:pPr>
            <w:r w:rsidRPr="00EA6591">
              <w:rPr>
                <w:rFonts w:cstheme="minorHAnsi"/>
                <w:b w:val="0"/>
                <w:lang w:eastAsia="en-US"/>
              </w:rPr>
              <w:t>Idiosyncratic</w:t>
            </w:r>
          </w:p>
        </w:tc>
        <w:tc>
          <w:tcPr>
            <w:tcW w:w="3024" w:type="dxa"/>
            <w:vAlign w:val="center"/>
          </w:tcPr>
          <w:p w14:paraId="1A18F975" w14:textId="77777777" w:rsidR="003443D9" w:rsidRPr="00EA6591" w:rsidRDefault="003443D9" w:rsidP="00CB1D88">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Assumes 100% inflow at times of maturity, as market conditions are stable and BOC clients remain financially sound under BOC idiosyncratic stress.</w:t>
            </w:r>
          </w:p>
        </w:tc>
        <w:tc>
          <w:tcPr>
            <w:tcW w:w="1152" w:type="dxa"/>
            <w:vAlign w:val="center"/>
          </w:tcPr>
          <w:p w14:paraId="4B26C5BC" w14:textId="77777777" w:rsidR="003443D9" w:rsidRPr="00EA6591" w:rsidRDefault="003443D9" w:rsidP="00CB1D88">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c>
          <w:tcPr>
            <w:tcW w:w="1152" w:type="dxa"/>
            <w:vAlign w:val="center"/>
          </w:tcPr>
          <w:p w14:paraId="297C9B09" w14:textId="77777777" w:rsidR="003443D9" w:rsidRPr="00EA6591" w:rsidRDefault="003443D9"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2C5464AA" w14:textId="77777777" w:rsidR="003443D9" w:rsidRPr="00EA6591" w:rsidRDefault="003443D9"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3CA690AB" w14:textId="77777777" w:rsidR="003443D9" w:rsidRPr="00EA6591" w:rsidRDefault="003443D9"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5D08D1D3" w14:textId="77777777" w:rsidR="003443D9" w:rsidRPr="00EA6591" w:rsidRDefault="003443D9"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r>
      <w:tr w:rsidR="003443D9" w:rsidRPr="00EA6591" w14:paraId="748BDFB5" w14:textId="77777777" w:rsidTr="00CB1D88">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16412B8B" w14:textId="77777777" w:rsidR="003443D9" w:rsidRPr="00EA6591" w:rsidRDefault="003443D9" w:rsidP="00CB1D88">
            <w:pPr>
              <w:tabs>
                <w:tab w:val="left" w:pos="270"/>
              </w:tabs>
              <w:ind w:left="113" w:right="113"/>
              <w:jc w:val="center"/>
              <w:rPr>
                <w:rFonts w:cstheme="minorHAnsi"/>
                <w:b w:val="0"/>
                <w:lang w:eastAsia="en-US"/>
              </w:rPr>
            </w:pPr>
            <w:r w:rsidRPr="00EA6591">
              <w:rPr>
                <w:rFonts w:cstheme="minorHAnsi"/>
                <w:b w:val="0"/>
                <w:lang w:eastAsia="en-US"/>
              </w:rPr>
              <w:t>Systemic</w:t>
            </w:r>
          </w:p>
        </w:tc>
        <w:tc>
          <w:tcPr>
            <w:tcW w:w="3024" w:type="dxa"/>
          </w:tcPr>
          <w:p w14:paraId="5D3042B2" w14:textId="1387B8F8" w:rsidR="003443D9" w:rsidRPr="00EA6591" w:rsidRDefault="003443D9" w:rsidP="009A196E">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Assumes 50% inflow at times of maturity. BOC agrees to roll over certain loans for customers that are severely affected by sys</w:t>
            </w:r>
            <w:r w:rsidR="00BC2498" w:rsidRPr="00EA6591">
              <w:rPr>
                <w:rFonts w:cstheme="minorHAnsi"/>
              </w:rPr>
              <w:t>temic stress events in the U.S.</w:t>
            </w:r>
            <w:r w:rsidR="009122A8" w:rsidRPr="00EA6591">
              <w:rPr>
                <w:rFonts w:cstheme="minorHAnsi"/>
              </w:rPr>
              <w:fldChar w:fldCharType="begin"/>
            </w:r>
            <w:r w:rsidR="009122A8" w:rsidRPr="00EA6591">
              <w:rPr>
                <w:rFonts w:cstheme="minorHAnsi"/>
              </w:rPr>
              <w:instrText xml:space="preserve"> NOTEREF _Ref25083489 \f \h  \* MERGEFORMAT </w:instrText>
            </w:r>
            <w:r w:rsidR="009122A8" w:rsidRPr="00EA6591">
              <w:rPr>
                <w:rFonts w:cstheme="minorHAnsi"/>
              </w:rPr>
            </w:r>
            <w:r w:rsidR="009122A8" w:rsidRPr="00EA6591">
              <w:rPr>
                <w:rFonts w:cstheme="minorHAnsi"/>
              </w:rPr>
              <w:fldChar w:fldCharType="separate"/>
            </w:r>
            <w:r w:rsidR="000777B4" w:rsidRPr="000777B4">
              <w:rPr>
                <w:rStyle w:val="FootnoteReference"/>
                <w:rFonts w:cstheme="minorHAnsi"/>
              </w:rPr>
              <w:t>2</w:t>
            </w:r>
            <w:r w:rsidR="009122A8" w:rsidRPr="00EA6591">
              <w:rPr>
                <w:rFonts w:cstheme="minorHAnsi"/>
              </w:rPr>
              <w:fldChar w:fldCharType="end"/>
            </w:r>
          </w:p>
        </w:tc>
        <w:tc>
          <w:tcPr>
            <w:tcW w:w="1152" w:type="dxa"/>
            <w:vAlign w:val="center"/>
          </w:tcPr>
          <w:p w14:paraId="1F7B8048" w14:textId="77777777" w:rsidR="003443D9" w:rsidRPr="00EA6591" w:rsidRDefault="003443D9" w:rsidP="00CB1D88">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50%</w:t>
            </w:r>
          </w:p>
        </w:tc>
        <w:tc>
          <w:tcPr>
            <w:tcW w:w="1152" w:type="dxa"/>
            <w:vAlign w:val="center"/>
          </w:tcPr>
          <w:p w14:paraId="5FF506EC" w14:textId="77777777" w:rsidR="003443D9" w:rsidRPr="00EA6591" w:rsidRDefault="003443D9"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c>
          <w:tcPr>
            <w:tcW w:w="1152" w:type="dxa"/>
            <w:vAlign w:val="center"/>
          </w:tcPr>
          <w:p w14:paraId="5617717C" w14:textId="77777777" w:rsidR="003443D9" w:rsidRPr="00EA6591" w:rsidRDefault="003443D9"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c>
          <w:tcPr>
            <w:tcW w:w="1152" w:type="dxa"/>
            <w:vAlign w:val="center"/>
          </w:tcPr>
          <w:p w14:paraId="5C699583" w14:textId="77777777" w:rsidR="003443D9" w:rsidRPr="00EA6591" w:rsidRDefault="003443D9"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c>
          <w:tcPr>
            <w:tcW w:w="1152" w:type="dxa"/>
            <w:vAlign w:val="center"/>
          </w:tcPr>
          <w:p w14:paraId="599998E8" w14:textId="77777777" w:rsidR="003443D9" w:rsidRPr="00EA6591" w:rsidRDefault="003443D9"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r>
      <w:tr w:rsidR="003443D9" w:rsidRPr="00EA6591" w14:paraId="7E9CB671" w14:textId="77777777" w:rsidTr="009A196E">
        <w:trPr>
          <w:trHeight w:val="2060"/>
        </w:trPr>
        <w:tc>
          <w:tcPr>
            <w:cnfStyle w:val="001000000000" w:firstRow="0" w:lastRow="0" w:firstColumn="1" w:lastColumn="0" w:oddVBand="0" w:evenVBand="0" w:oddHBand="0" w:evenHBand="0" w:firstRowFirstColumn="0" w:firstRowLastColumn="0" w:lastRowFirstColumn="0" w:lastRowLastColumn="0"/>
            <w:tcW w:w="475" w:type="dxa"/>
            <w:textDirection w:val="btLr"/>
            <w:vAlign w:val="center"/>
          </w:tcPr>
          <w:p w14:paraId="35122461" w14:textId="77777777" w:rsidR="003443D9" w:rsidRPr="00EA6591" w:rsidRDefault="003443D9" w:rsidP="009A196E">
            <w:pPr>
              <w:tabs>
                <w:tab w:val="left" w:pos="270"/>
              </w:tabs>
              <w:ind w:left="113" w:right="113"/>
              <w:jc w:val="center"/>
              <w:rPr>
                <w:rFonts w:cstheme="minorHAnsi"/>
                <w:b w:val="0"/>
                <w:lang w:eastAsia="en-US"/>
              </w:rPr>
            </w:pPr>
            <w:r w:rsidRPr="00EA6591">
              <w:rPr>
                <w:rFonts w:cstheme="minorHAnsi"/>
                <w:b w:val="0"/>
                <w:lang w:eastAsia="en-US"/>
              </w:rPr>
              <w:t>Combined</w:t>
            </w:r>
          </w:p>
        </w:tc>
        <w:tc>
          <w:tcPr>
            <w:tcW w:w="3024" w:type="dxa"/>
          </w:tcPr>
          <w:p w14:paraId="140A805F" w14:textId="69FB73B4" w:rsidR="003443D9" w:rsidRPr="00EA6591" w:rsidRDefault="003443D9" w:rsidP="009548F4">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Assumes 50% inflow at times of maturity. BOC agrees to roll over certain loans for customers who are severely affected under combined stress.</w:t>
            </w:r>
            <w:r w:rsidR="005420E7" w:rsidRPr="00EA6591">
              <w:rPr>
                <w:rFonts w:cstheme="minorHAnsi"/>
              </w:rPr>
              <w:t xml:space="preserve"> </w:t>
            </w:r>
            <w:r w:rsidRPr="00EA6591">
              <w:rPr>
                <w:rFonts w:cstheme="minorHAnsi"/>
              </w:rPr>
              <w:t>This inflow assumption aligns with LCR factor</w:t>
            </w:r>
            <w:bookmarkStart w:id="113" w:name="_Ref25083489"/>
            <w:r w:rsidR="009548F4" w:rsidRPr="00EA6591">
              <w:rPr>
                <w:rStyle w:val="FootnoteReference"/>
                <w:rFonts w:cstheme="minorHAnsi"/>
              </w:rPr>
              <w:footnoteReference w:id="2"/>
            </w:r>
            <w:bookmarkEnd w:id="113"/>
            <w:r w:rsidR="009548F4" w:rsidRPr="00EA6591">
              <w:rPr>
                <w:rFonts w:cstheme="minorHAnsi"/>
              </w:rPr>
              <w:t>.</w:t>
            </w:r>
          </w:p>
        </w:tc>
        <w:tc>
          <w:tcPr>
            <w:tcW w:w="1152" w:type="dxa"/>
            <w:vAlign w:val="center"/>
          </w:tcPr>
          <w:p w14:paraId="71EB7BE6" w14:textId="77777777" w:rsidR="003443D9" w:rsidRPr="00EA6591" w:rsidRDefault="003443D9" w:rsidP="003443D9">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50%</w:t>
            </w:r>
          </w:p>
        </w:tc>
        <w:tc>
          <w:tcPr>
            <w:tcW w:w="1152" w:type="dxa"/>
            <w:vAlign w:val="center"/>
          </w:tcPr>
          <w:p w14:paraId="71FD1A04" w14:textId="77777777" w:rsidR="003443D9" w:rsidRPr="00EA6591" w:rsidRDefault="003443D9" w:rsidP="003443D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c>
          <w:tcPr>
            <w:tcW w:w="1152" w:type="dxa"/>
            <w:vAlign w:val="center"/>
          </w:tcPr>
          <w:p w14:paraId="15DC0836" w14:textId="77777777" w:rsidR="003443D9" w:rsidRPr="00EA6591" w:rsidRDefault="003443D9" w:rsidP="003443D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c>
          <w:tcPr>
            <w:tcW w:w="1152" w:type="dxa"/>
            <w:vAlign w:val="center"/>
          </w:tcPr>
          <w:p w14:paraId="3533C3BA" w14:textId="77777777" w:rsidR="003443D9" w:rsidRPr="00EA6591" w:rsidRDefault="003443D9" w:rsidP="003443D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c>
          <w:tcPr>
            <w:tcW w:w="1152" w:type="dxa"/>
            <w:vAlign w:val="center"/>
          </w:tcPr>
          <w:p w14:paraId="1DE894AF" w14:textId="77777777" w:rsidR="003443D9" w:rsidRPr="00EA6591" w:rsidRDefault="003443D9" w:rsidP="003443D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r>
    </w:tbl>
    <w:p w14:paraId="14D48E5D" w14:textId="24EDCED1" w:rsidR="00405F6F" w:rsidRDefault="00405F6F" w:rsidP="00405F6F"/>
    <w:p w14:paraId="522400B7" w14:textId="2BFA4AA9" w:rsidR="00405F6F" w:rsidRDefault="00405F6F" w:rsidP="00405F6F"/>
    <w:p w14:paraId="3C0EF4DC" w14:textId="5637F370" w:rsidR="00405F6F" w:rsidRDefault="00405F6F" w:rsidP="00405F6F"/>
    <w:p w14:paraId="3B82FAC3" w14:textId="2C90BDFA" w:rsidR="00405F6F" w:rsidRDefault="00405F6F" w:rsidP="00405F6F"/>
    <w:p w14:paraId="47D4E3C8" w14:textId="7CB10F19" w:rsidR="00405F6F" w:rsidRDefault="00405F6F" w:rsidP="00405F6F"/>
    <w:p w14:paraId="2F9D3E59" w14:textId="128071B0" w:rsidR="00405F6F" w:rsidRDefault="00405F6F" w:rsidP="00405F6F"/>
    <w:p w14:paraId="649639D0" w14:textId="26F0F4A7" w:rsidR="00405F6F" w:rsidRDefault="00405F6F" w:rsidP="00405F6F"/>
    <w:p w14:paraId="04E67F31" w14:textId="77777777" w:rsidR="00405F6F" w:rsidRDefault="00405F6F" w:rsidP="00405F6F"/>
    <w:p w14:paraId="5D100815" w14:textId="4B7CFBCC" w:rsidR="00DD21ED" w:rsidRPr="00EA6591" w:rsidRDefault="00DD21ED" w:rsidP="002A5B64">
      <w:pPr>
        <w:pStyle w:val="Heading7"/>
      </w:pPr>
      <w:r w:rsidRPr="00EA6591">
        <w:t>Syndicated Loans – Non-U.S. Customers</w:t>
      </w:r>
    </w:p>
    <w:p w14:paraId="4B12F15C" w14:textId="77777777" w:rsidR="005235AE" w:rsidRPr="00EA6591" w:rsidRDefault="005235AE" w:rsidP="005235AE">
      <w:pPr>
        <w:rPr>
          <w:rFonts w:cstheme="minorHAnsi"/>
        </w:rPr>
      </w:pPr>
      <w:r w:rsidRPr="00EA6591">
        <w:rPr>
          <w:rFonts w:cstheme="minorHAnsi"/>
        </w:rPr>
        <w:t>This line item is comprised of syndicated loans provided to non-U.S. clients. BOC takes large loan portfolios from certain high-quality Chinese borrowers.</w:t>
      </w:r>
    </w:p>
    <w:p w14:paraId="30C22732" w14:textId="77777777" w:rsidR="005235AE" w:rsidRPr="00EA6591" w:rsidRDefault="005235AE" w:rsidP="005235AE">
      <w:pPr>
        <w:rPr>
          <w:rFonts w:cstheme="minorHAnsi"/>
          <w:u w:val="single"/>
        </w:rPr>
      </w:pPr>
      <w:r w:rsidRPr="00EA6591">
        <w:rPr>
          <w:rFonts w:cstheme="minorHAnsi"/>
          <w:u w:val="single"/>
        </w:rPr>
        <w:t>Potential Liquidity Impacts</w:t>
      </w:r>
    </w:p>
    <w:p w14:paraId="23667BAA" w14:textId="77777777" w:rsidR="002E1C01" w:rsidRPr="00EA6591" w:rsidRDefault="005235AE" w:rsidP="005235AE">
      <w:pPr>
        <w:rPr>
          <w:rFonts w:cstheme="minorHAnsi"/>
        </w:rPr>
      </w:pPr>
      <w:r w:rsidRPr="00EA6591">
        <w:rPr>
          <w:rFonts w:cstheme="minorHAnsi"/>
        </w:rPr>
        <w:t>This line of item would provide a pot</w:t>
      </w:r>
      <w:r w:rsidR="00501BD3" w:rsidRPr="00EA6591">
        <w:rPr>
          <w:rFonts w:cstheme="minorHAnsi"/>
        </w:rPr>
        <w:t>ential inflow at times of maturity</w:t>
      </w:r>
      <w:r w:rsidRPr="00EA6591">
        <w:rPr>
          <w:rFonts w:cstheme="minorHAnsi"/>
        </w:rPr>
        <w:t xml:space="preserve"> under stress.</w:t>
      </w:r>
    </w:p>
    <w:p w14:paraId="2DA2DBB6" w14:textId="6FEDB159" w:rsidR="00814117" w:rsidRPr="00EA6591" w:rsidRDefault="00575663" w:rsidP="00814117">
      <w:pPr>
        <w:pStyle w:val="Caption"/>
        <w:keepNext/>
        <w:rPr>
          <w:rFonts w:cstheme="minorHAnsi"/>
        </w:rPr>
      </w:pPr>
      <w:r w:rsidRPr="008859FB">
        <w:t xml:space="preserve">Table </w:t>
      </w:r>
      <w:fldSimple w:instr=" SEQ Table \* ARABIC ">
        <w:r w:rsidR="000777B4">
          <w:rPr>
            <w:noProof/>
          </w:rPr>
          <w:t>13</w:t>
        </w:r>
      </w:fldSimple>
      <w:r w:rsidRPr="008859FB">
        <w:t>:</w:t>
      </w:r>
      <w:r w:rsidRPr="00EA6591">
        <w:rPr>
          <w:rFonts w:cstheme="minorHAnsi"/>
        </w:rPr>
        <w:t xml:space="preserve"> </w:t>
      </w:r>
      <w:r w:rsidR="00814117" w:rsidRPr="00EA6591">
        <w:rPr>
          <w:rFonts w:cstheme="minorHAnsi"/>
        </w:rPr>
        <w:t>Cash Inflow Assumption of Non-U.S. Customers Syndicated Loans</w:t>
      </w:r>
    </w:p>
    <w:tbl>
      <w:tblPr>
        <w:tblStyle w:val="GridTable1Light"/>
        <w:tblW w:w="0" w:type="auto"/>
        <w:tblLook w:val="04A0" w:firstRow="1" w:lastRow="0" w:firstColumn="1" w:lastColumn="0" w:noHBand="0" w:noVBand="1"/>
      </w:tblPr>
      <w:tblGrid>
        <w:gridCol w:w="611"/>
        <w:gridCol w:w="3004"/>
        <w:gridCol w:w="1147"/>
        <w:gridCol w:w="1147"/>
        <w:gridCol w:w="1147"/>
        <w:gridCol w:w="1147"/>
        <w:gridCol w:w="1147"/>
      </w:tblGrid>
      <w:tr w:rsidR="005235AE" w:rsidRPr="00EA6591" w14:paraId="37AC85C7" w14:textId="77777777" w:rsidTr="00CB1D88">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75" w:type="dxa"/>
          </w:tcPr>
          <w:p w14:paraId="5BD39C5F" w14:textId="77777777" w:rsidR="005235AE" w:rsidRPr="00EA6591" w:rsidRDefault="005235AE" w:rsidP="00CB1D88">
            <w:pPr>
              <w:rPr>
                <w:rFonts w:cstheme="minorHAnsi"/>
              </w:rPr>
            </w:pPr>
          </w:p>
        </w:tc>
        <w:tc>
          <w:tcPr>
            <w:tcW w:w="3024" w:type="dxa"/>
            <w:vAlign w:val="center"/>
          </w:tcPr>
          <w:p w14:paraId="6022DEBF" w14:textId="77777777" w:rsidR="005235AE" w:rsidRPr="00EA6591" w:rsidRDefault="005235AE"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Assumptions</w:t>
            </w:r>
          </w:p>
        </w:tc>
        <w:tc>
          <w:tcPr>
            <w:tcW w:w="1152" w:type="dxa"/>
            <w:vAlign w:val="center"/>
          </w:tcPr>
          <w:p w14:paraId="34C8375B" w14:textId="77777777" w:rsidR="005235AE" w:rsidRPr="00EA6591" w:rsidRDefault="005235AE"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O/N</w:t>
            </w:r>
          </w:p>
        </w:tc>
        <w:tc>
          <w:tcPr>
            <w:tcW w:w="1152" w:type="dxa"/>
            <w:vAlign w:val="center"/>
          </w:tcPr>
          <w:p w14:paraId="00005C1A" w14:textId="77777777" w:rsidR="005235AE" w:rsidRPr="00EA6591" w:rsidRDefault="005235AE"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14 Day</w:t>
            </w:r>
          </w:p>
        </w:tc>
        <w:tc>
          <w:tcPr>
            <w:tcW w:w="1152" w:type="dxa"/>
            <w:vAlign w:val="center"/>
          </w:tcPr>
          <w:p w14:paraId="28DA1435" w14:textId="77777777" w:rsidR="005235AE" w:rsidRPr="00EA6591" w:rsidRDefault="005235AE"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30 Day</w:t>
            </w:r>
          </w:p>
        </w:tc>
        <w:tc>
          <w:tcPr>
            <w:tcW w:w="1152" w:type="dxa"/>
            <w:vAlign w:val="center"/>
          </w:tcPr>
          <w:p w14:paraId="51460906" w14:textId="77777777" w:rsidR="005235AE" w:rsidRPr="00EA6591" w:rsidRDefault="005235AE"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90 Day</w:t>
            </w:r>
          </w:p>
        </w:tc>
        <w:tc>
          <w:tcPr>
            <w:tcW w:w="1152" w:type="dxa"/>
            <w:vAlign w:val="center"/>
          </w:tcPr>
          <w:p w14:paraId="06D515A8" w14:textId="77777777" w:rsidR="005235AE" w:rsidRPr="00EA6591" w:rsidRDefault="005235AE"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 Year</w:t>
            </w:r>
          </w:p>
        </w:tc>
      </w:tr>
      <w:tr w:rsidR="005235AE" w:rsidRPr="00EA6591" w14:paraId="407B9779" w14:textId="77777777" w:rsidTr="00CB1D88">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70950286" w14:textId="77777777" w:rsidR="005235AE" w:rsidRPr="00EA6591" w:rsidRDefault="005235AE" w:rsidP="00CB1D88">
            <w:pPr>
              <w:tabs>
                <w:tab w:val="left" w:pos="270"/>
              </w:tabs>
              <w:ind w:left="113" w:right="113"/>
              <w:jc w:val="center"/>
              <w:rPr>
                <w:rFonts w:cstheme="minorHAnsi"/>
                <w:b w:val="0"/>
                <w:lang w:eastAsia="en-US"/>
              </w:rPr>
            </w:pPr>
            <w:r w:rsidRPr="00EA6591">
              <w:rPr>
                <w:rFonts w:cstheme="minorHAnsi"/>
                <w:b w:val="0"/>
                <w:lang w:eastAsia="en-US"/>
              </w:rPr>
              <w:t>Idiosyncratic</w:t>
            </w:r>
          </w:p>
        </w:tc>
        <w:tc>
          <w:tcPr>
            <w:tcW w:w="3024" w:type="dxa"/>
            <w:vAlign w:val="center"/>
          </w:tcPr>
          <w:p w14:paraId="1F8EC9B7" w14:textId="77777777" w:rsidR="005235AE" w:rsidRPr="00EA6591" w:rsidRDefault="009548F4" w:rsidP="00CB1D88">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Assumes 100% inflow at times of maturity, as market conditions are stable and BOC clients remain financially sound under BOC idiosyncratic stress.</w:t>
            </w:r>
          </w:p>
        </w:tc>
        <w:tc>
          <w:tcPr>
            <w:tcW w:w="1152" w:type="dxa"/>
            <w:vAlign w:val="center"/>
          </w:tcPr>
          <w:p w14:paraId="43DD2ED9" w14:textId="77777777" w:rsidR="005235AE" w:rsidRPr="00EA6591" w:rsidRDefault="005235AE" w:rsidP="00CB1D88">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c>
          <w:tcPr>
            <w:tcW w:w="1152" w:type="dxa"/>
            <w:vAlign w:val="center"/>
          </w:tcPr>
          <w:p w14:paraId="175B0B9C" w14:textId="77777777" w:rsidR="005235AE" w:rsidRPr="00EA6591" w:rsidRDefault="005235AE"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1AD90BCF" w14:textId="77777777" w:rsidR="005235AE" w:rsidRPr="00EA6591" w:rsidRDefault="005235AE"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13A6B727" w14:textId="77777777" w:rsidR="005235AE" w:rsidRPr="00EA6591" w:rsidRDefault="005235AE"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7DCD1A6C" w14:textId="77777777" w:rsidR="005235AE" w:rsidRPr="00EA6591" w:rsidRDefault="005235AE"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r>
      <w:tr w:rsidR="005235AE" w:rsidRPr="00EA6591" w14:paraId="58170C5B" w14:textId="77777777" w:rsidTr="00CB1D88">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606EC8B5" w14:textId="77777777" w:rsidR="005235AE" w:rsidRPr="00EA6591" w:rsidRDefault="005235AE" w:rsidP="005235AE">
            <w:pPr>
              <w:tabs>
                <w:tab w:val="left" w:pos="270"/>
              </w:tabs>
              <w:ind w:left="113" w:right="113"/>
              <w:jc w:val="center"/>
              <w:rPr>
                <w:rFonts w:cstheme="minorHAnsi"/>
                <w:b w:val="0"/>
                <w:lang w:eastAsia="en-US"/>
              </w:rPr>
            </w:pPr>
            <w:r w:rsidRPr="00EA6591">
              <w:rPr>
                <w:rFonts w:cstheme="minorHAnsi"/>
                <w:b w:val="0"/>
                <w:lang w:eastAsia="en-US"/>
              </w:rPr>
              <w:t>Systemic</w:t>
            </w:r>
          </w:p>
        </w:tc>
        <w:tc>
          <w:tcPr>
            <w:tcW w:w="3024" w:type="dxa"/>
          </w:tcPr>
          <w:p w14:paraId="1516BA19" w14:textId="77777777" w:rsidR="005235AE" w:rsidRPr="00EA6591" w:rsidRDefault="009548F4" w:rsidP="009548F4">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Assumes 100% inflow at times of maturity. Given the fact that these non-U.S. customers are domiciled offshore, they will not be impacted as severely by systemic stress events in the U.S.</w:t>
            </w:r>
          </w:p>
        </w:tc>
        <w:tc>
          <w:tcPr>
            <w:tcW w:w="1152" w:type="dxa"/>
            <w:vAlign w:val="center"/>
          </w:tcPr>
          <w:p w14:paraId="23EE0B9A" w14:textId="77777777" w:rsidR="005235AE" w:rsidRPr="00EA6591" w:rsidRDefault="005235AE" w:rsidP="005235AE">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c>
          <w:tcPr>
            <w:tcW w:w="1152" w:type="dxa"/>
            <w:vAlign w:val="center"/>
          </w:tcPr>
          <w:p w14:paraId="7E3FE776" w14:textId="77777777" w:rsidR="005235AE" w:rsidRPr="00EA6591" w:rsidRDefault="005235AE" w:rsidP="005235A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749F95DF" w14:textId="77777777" w:rsidR="005235AE" w:rsidRPr="00EA6591" w:rsidRDefault="005235AE" w:rsidP="005235A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29457D88" w14:textId="77777777" w:rsidR="005235AE" w:rsidRPr="00EA6591" w:rsidRDefault="005235AE" w:rsidP="005235A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69ED8513" w14:textId="77777777" w:rsidR="005235AE" w:rsidRPr="00EA6591" w:rsidRDefault="005235AE" w:rsidP="005235A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r>
      <w:tr w:rsidR="005235AE" w:rsidRPr="00EA6591" w14:paraId="3EE6A61A" w14:textId="77777777" w:rsidTr="00CB1D88">
        <w:trPr>
          <w:trHeight w:val="71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0741F2D4" w14:textId="77777777" w:rsidR="005235AE" w:rsidRPr="00EA6591" w:rsidRDefault="005235AE" w:rsidP="00CB1D88">
            <w:pPr>
              <w:tabs>
                <w:tab w:val="left" w:pos="270"/>
              </w:tabs>
              <w:ind w:left="113" w:right="113"/>
              <w:jc w:val="center"/>
              <w:rPr>
                <w:rFonts w:cstheme="minorHAnsi"/>
                <w:b w:val="0"/>
                <w:lang w:eastAsia="en-US"/>
              </w:rPr>
            </w:pPr>
            <w:r w:rsidRPr="00EA6591">
              <w:rPr>
                <w:rFonts w:cstheme="minorHAnsi"/>
                <w:b w:val="0"/>
                <w:lang w:eastAsia="en-US"/>
              </w:rPr>
              <w:t>Combined</w:t>
            </w:r>
          </w:p>
        </w:tc>
        <w:tc>
          <w:tcPr>
            <w:tcW w:w="3024" w:type="dxa"/>
          </w:tcPr>
          <w:p w14:paraId="080D547C" w14:textId="46AFC884" w:rsidR="005235AE" w:rsidRPr="00EA6591" w:rsidRDefault="009548F4" w:rsidP="00AD200D">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50% inflow on maturity. BOC agrees to roll over certain loans to customers affected by systemic stress in the U.S.</w:t>
            </w:r>
            <w:r w:rsidR="005420E7" w:rsidRPr="00EA6591">
              <w:rPr>
                <w:rFonts w:cstheme="minorHAnsi"/>
              </w:rPr>
              <w:t xml:space="preserve"> </w:t>
            </w:r>
            <w:r w:rsidRPr="00EA6591">
              <w:rPr>
                <w:rFonts w:cstheme="minorHAnsi"/>
              </w:rPr>
              <w:t>Inflow assumption aligns with LCR factor</w:t>
            </w:r>
            <w:r w:rsidR="00AD200D" w:rsidRPr="00EA6591">
              <w:rPr>
                <w:rFonts w:cstheme="minorHAnsi"/>
              </w:rPr>
              <w:fldChar w:fldCharType="begin"/>
            </w:r>
            <w:r w:rsidR="00AD200D" w:rsidRPr="00EA6591">
              <w:rPr>
                <w:rFonts w:cstheme="minorHAnsi"/>
              </w:rPr>
              <w:instrText xml:space="preserve"> NOTEREF _Ref25083489 \f \h </w:instrText>
            </w:r>
            <w:r w:rsidR="008859FB" w:rsidRPr="00EA6591">
              <w:rPr>
                <w:rFonts w:cstheme="minorHAnsi"/>
              </w:rPr>
              <w:instrText xml:space="preserve"> \* MERGEFORMAT </w:instrText>
            </w:r>
            <w:r w:rsidR="00AD200D" w:rsidRPr="00EA6591">
              <w:rPr>
                <w:rFonts w:cstheme="minorHAnsi"/>
              </w:rPr>
            </w:r>
            <w:r w:rsidR="00AD200D" w:rsidRPr="00EA6591">
              <w:rPr>
                <w:rFonts w:cstheme="minorHAnsi"/>
              </w:rPr>
              <w:fldChar w:fldCharType="separate"/>
            </w:r>
            <w:r w:rsidR="000777B4" w:rsidRPr="000777B4">
              <w:rPr>
                <w:rStyle w:val="FootnoteReference"/>
                <w:rFonts w:cstheme="minorHAnsi"/>
              </w:rPr>
              <w:t>2</w:t>
            </w:r>
            <w:r w:rsidR="00AD200D" w:rsidRPr="00EA6591">
              <w:rPr>
                <w:rFonts w:cstheme="minorHAnsi"/>
              </w:rPr>
              <w:fldChar w:fldCharType="end"/>
            </w:r>
            <w:r w:rsidRPr="00EA6591">
              <w:rPr>
                <w:rFonts w:cstheme="minorHAnsi"/>
              </w:rPr>
              <w:t>.</w:t>
            </w:r>
          </w:p>
        </w:tc>
        <w:tc>
          <w:tcPr>
            <w:tcW w:w="1152" w:type="dxa"/>
            <w:vAlign w:val="center"/>
          </w:tcPr>
          <w:p w14:paraId="026EC5A2" w14:textId="77777777" w:rsidR="005235AE" w:rsidRPr="00EA6591" w:rsidRDefault="005235AE" w:rsidP="00CB1D88">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50%</w:t>
            </w:r>
          </w:p>
        </w:tc>
        <w:tc>
          <w:tcPr>
            <w:tcW w:w="1152" w:type="dxa"/>
            <w:vAlign w:val="center"/>
          </w:tcPr>
          <w:p w14:paraId="6EA08E3F" w14:textId="77777777" w:rsidR="005235AE" w:rsidRPr="00EA6591" w:rsidRDefault="005235AE"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c>
          <w:tcPr>
            <w:tcW w:w="1152" w:type="dxa"/>
            <w:vAlign w:val="center"/>
          </w:tcPr>
          <w:p w14:paraId="207E0226" w14:textId="77777777" w:rsidR="005235AE" w:rsidRPr="00EA6591" w:rsidRDefault="005235AE"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c>
          <w:tcPr>
            <w:tcW w:w="1152" w:type="dxa"/>
            <w:vAlign w:val="center"/>
          </w:tcPr>
          <w:p w14:paraId="1D252E91" w14:textId="77777777" w:rsidR="005235AE" w:rsidRPr="00EA6591" w:rsidRDefault="005235AE"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c>
          <w:tcPr>
            <w:tcW w:w="1152" w:type="dxa"/>
            <w:vAlign w:val="center"/>
          </w:tcPr>
          <w:p w14:paraId="36784472" w14:textId="77777777" w:rsidR="005235AE" w:rsidRPr="00EA6591" w:rsidRDefault="005235AE"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r>
    </w:tbl>
    <w:p w14:paraId="317F015F" w14:textId="77777777" w:rsidR="00A71FA8" w:rsidRPr="00EA6591" w:rsidRDefault="00A71FA8" w:rsidP="002A5B64">
      <w:pPr>
        <w:pStyle w:val="Heading6"/>
      </w:pPr>
      <w:r w:rsidRPr="00EA6591">
        <w:t>Time Loans</w:t>
      </w:r>
    </w:p>
    <w:p w14:paraId="70646FC0" w14:textId="77777777" w:rsidR="00A71FA8" w:rsidRPr="00EA6591" w:rsidRDefault="00A71FA8" w:rsidP="00A71FA8">
      <w:pPr>
        <w:rPr>
          <w:rFonts w:cstheme="minorHAnsi"/>
        </w:rPr>
      </w:pPr>
      <w:r w:rsidRPr="00EA6591">
        <w:rPr>
          <w:rFonts w:cstheme="minorHAnsi"/>
        </w:rPr>
        <w:t>Time loan portfolio consists of secured and unsecured bilateral term loans to U.S. and non-U.S. corporations. While primarily investment-grade, some borrowers are below investment-grade and therefore represent a higher credit risk.</w:t>
      </w:r>
    </w:p>
    <w:p w14:paraId="58201B93" w14:textId="77777777" w:rsidR="00A71FA8" w:rsidRPr="00EA6591" w:rsidRDefault="00A71FA8" w:rsidP="002A5B64">
      <w:pPr>
        <w:pStyle w:val="Heading7"/>
      </w:pPr>
      <w:r w:rsidRPr="00EA6591">
        <w:t>Time Loans – Secured Non-U.S. Customers</w:t>
      </w:r>
    </w:p>
    <w:p w14:paraId="62CEB5EF" w14:textId="2308A791" w:rsidR="00A71FA8" w:rsidRPr="00EA6591" w:rsidRDefault="00A71FA8" w:rsidP="00A71FA8">
      <w:pPr>
        <w:rPr>
          <w:rFonts w:cstheme="minorHAnsi"/>
        </w:rPr>
      </w:pPr>
      <w:r w:rsidRPr="00EA6591">
        <w:rPr>
          <w:rFonts w:cstheme="minorHAnsi"/>
        </w:rPr>
        <w:t xml:space="preserve">These are secured bilateral term loans to corporate customers domiciled offshore, including large, Chinese state-owned companies. The top 10 customers represent 77% of the portfolio. Loan collateral includes non-liquid fixed assets with a guarantee from </w:t>
      </w:r>
      <w:r w:rsidR="001C3E39" w:rsidRPr="00EA6591">
        <w:rPr>
          <w:rFonts w:cstheme="minorHAnsi"/>
        </w:rPr>
        <w:t>BOC H.O.</w:t>
      </w:r>
      <w:r w:rsidRPr="00EA6591">
        <w:rPr>
          <w:rFonts w:cstheme="minorHAnsi"/>
        </w:rPr>
        <w:t xml:space="preserve"> and standby LCs from BOC’s other branches. </w:t>
      </w:r>
    </w:p>
    <w:p w14:paraId="2F26825E" w14:textId="77777777" w:rsidR="00A71FA8" w:rsidRPr="00EA6591" w:rsidRDefault="00A71FA8" w:rsidP="00A71FA8">
      <w:pPr>
        <w:rPr>
          <w:rFonts w:cstheme="minorHAnsi"/>
          <w:u w:val="single"/>
        </w:rPr>
      </w:pPr>
      <w:r w:rsidRPr="00EA6591">
        <w:rPr>
          <w:rFonts w:cstheme="minorHAnsi"/>
          <w:u w:val="single"/>
        </w:rPr>
        <w:t>Potential Liquidity Impacts</w:t>
      </w:r>
    </w:p>
    <w:p w14:paraId="7364233E" w14:textId="0191C797" w:rsidR="00A71FA8" w:rsidRPr="00EA6591" w:rsidRDefault="00A71FA8" w:rsidP="004A0C1A">
      <w:pPr>
        <w:rPr>
          <w:rFonts w:cstheme="minorHAnsi"/>
        </w:rPr>
      </w:pPr>
      <w:r w:rsidRPr="00EA6591">
        <w:rPr>
          <w:rFonts w:cstheme="minorHAnsi"/>
        </w:rPr>
        <w:t>This line of item would provide a potential inflow in times of stress as loan mature.</w:t>
      </w:r>
    </w:p>
    <w:p w14:paraId="60304DBA" w14:textId="2B2A9876" w:rsidR="00593390" w:rsidRPr="00EA6591" w:rsidRDefault="00593390" w:rsidP="004A0C1A">
      <w:pPr>
        <w:rPr>
          <w:rFonts w:cstheme="minorHAnsi"/>
        </w:rPr>
      </w:pPr>
    </w:p>
    <w:p w14:paraId="63A8EC38" w14:textId="24CA4BE3" w:rsidR="004A0C1A" w:rsidRPr="00EA6591" w:rsidRDefault="00575663" w:rsidP="004A0C1A">
      <w:pPr>
        <w:pStyle w:val="Caption"/>
        <w:keepNext/>
        <w:rPr>
          <w:rFonts w:cstheme="minorHAnsi"/>
        </w:rPr>
      </w:pPr>
      <w:r w:rsidRPr="008859FB">
        <w:t xml:space="preserve">Table </w:t>
      </w:r>
      <w:fldSimple w:instr=" SEQ Table \* ARABIC ">
        <w:r w:rsidR="000777B4">
          <w:rPr>
            <w:noProof/>
          </w:rPr>
          <w:t>14</w:t>
        </w:r>
      </w:fldSimple>
      <w:r w:rsidRPr="008859FB">
        <w:t>:</w:t>
      </w:r>
      <w:r w:rsidRPr="00EA6591">
        <w:rPr>
          <w:rFonts w:cstheme="minorHAnsi"/>
        </w:rPr>
        <w:t xml:space="preserve"> </w:t>
      </w:r>
      <w:r w:rsidR="004A0C1A" w:rsidRPr="00EA6591">
        <w:rPr>
          <w:rFonts w:cstheme="minorHAnsi"/>
        </w:rPr>
        <w:t>Cash Inflow Assumption of Secured Non-U.S. Customers Time Loans</w:t>
      </w:r>
    </w:p>
    <w:tbl>
      <w:tblPr>
        <w:tblStyle w:val="GridTable1Light"/>
        <w:tblW w:w="0" w:type="auto"/>
        <w:tblLook w:val="04A0" w:firstRow="1" w:lastRow="0" w:firstColumn="1" w:lastColumn="0" w:noHBand="0" w:noVBand="1"/>
      </w:tblPr>
      <w:tblGrid>
        <w:gridCol w:w="612"/>
        <w:gridCol w:w="3008"/>
        <w:gridCol w:w="1146"/>
        <w:gridCol w:w="1146"/>
        <w:gridCol w:w="1146"/>
        <w:gridCol w:w="1146"/>
        <w:gridCol w:w="1146"/>
      </w:tblGrid>
      <w:tr w:rsidR="004A0C1A" w:rsidRPr="00EA6591" w14:paraId="0453EA2B" w14:textId="77777777" w:rsidTr="00CB1D88">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75" w:type="dxa"/>
          </w:tcPr>
          <w:p w14:paraId="627B135B" w14:textId="77777777" w:rsidR="004A0C1A" w:rsidRPr="00EA6591" w:rsidRDefault="004A0C1A" w:rsidP="00CB1D88">
            <w:pPr>
              <w:rPr>
                <w:rFonts w:cstheme="minorHAnsi"/>
              </w:rPr>
            </w:pPr>
          </w:p>
        </w:tc>
        <w:tc>
          <w:tcPr>
            <w:tcW w:w="3024" w:type="dxa"/>
            <w:vAlign w:val="center"/>
          </w:tcPr>
          <w:p w14:paraId="26A2834B" w14:textId="77777777" w:rsidR="004A0C1A" w:rsidRPr="00EA6591" w:rsidRDefault="004A0C1A"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Assumptions</w:t>
            </w:r>
          </w:p>
        </w:tc>
        <w:tc>
          <w:tcPr>
            <w:tcW w:w="1152" w:type="dxa"/>
            <w:vAlign w:val="center"/>
          </w:tcPr>
          <w:p w14:paraId="4393AA0A" w14:textId="77777777" w:rsidR="004A0C1A" w:rsidRPr="00EA6591" w:rsidRDefault="004A0C1A"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O/N</w:t>
            </w:r>
          </w:p>
        </w:tc>
        <w:tc>
          <w:tcPr>
            <w:tcW w:w="1152" w:type="dxa"/>
            <w:vAlign w:val="center"/>
          </w:tcPr>
          <w:p w14:paraId="12EF1AA7" w14:textId="77777777" w:rsidR="004A0C1A" w:rsidRPr="00EA6591" w:rsidRDefault="004A0C1A"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14 Day</w:t>
            </w:r>
          </w:p>
        </w:tc>
        <w:tc>
          <w:tcPr>
            <w:tcW w:w="1152" w:type="dxa"/>
            <w:vAlign w:val="center"/>
          </w:tcPr>
          <w:p w14:paraId="79DE240C" w14:textId="77777777" w:rsidR="004A0C1A" w:rsidRPr="00EA6591" w:rsidRDefault="004A0C1A"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30 Day</w:t>
            </w:r>
          </w:p>
        </w:tc>
        <w:tc>
          <w:tcPr>
            <w:tcW w:w="1152" w:type="dxa"/>
            <w:vAlign w:val="center"/>
          </w:tcPr>
          <w:p w14:paraId="5A19E714" w14:textId="77777777" w:rsidR="004A0C1A" w:rsidRPr="00EA6591" w:rsidRDefault="004A0C1A"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90 Day</w:t>
            </w:r>
          </w:p>
        </w:tc>
        <w:tc>
          <w:tcPr>
            <w:tcW w:w="1152" w:type="dxa"/>
            <w:vAlign w:val="center"/>
          </w:tcPr>
          <w:p w14:paraId="2EC2DAE2" w14:textId="77777777" w:rsidR="004A0C1A" w:rsidRPr="00EA6591" w:rsidRDefault="004A0C1A"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 Year</w:t>
            </w:r>
          </w:p>
        </w:tc>
      </w:tr>
      <w:tr w:rsidR="004A0C1A" w:rsidRPr="00EA6591" w14:paraId="4113EE62" w14:textId="77777777" w:rsidTr="00CB1D88">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224B33D6" w14:textId="77777777" w:rsidR="004A0C1A" w:rsidRPr="00EA6591" w:rsidRDefault="004A0C1A" w:rsidP="00CB1D88">
            <w:pPr>
              <w:tabs>
                <w:tab w:val="left" w:pos="270"/>
              </w:tabs>
              <w:ind w:left="113" w:right="113"/>
              <w:jc w:val="center"/>
              <w:rPr>
                <w:rFonts w:cstheme="minorHAnsi"/>
                <w:b w:val="0"/>
                <w:lang w:eastAsia="en-US"/>
              </w:rPr>
            </w:pPr>
            <w:r w:rsidRPr="00EA6591">
              <w:rPr>
                <w:rFonts w:cstheme="minorHAnsi"/>
                <w:b w:val="0"/>
                <w:lang w:eastAsia="en-US"/>
              </w:rPr>
              <w:t>Idiosyncratic</w:t>
            </w:r>
          </w:p>
        </w:tc>
        <w:tc>
          <w:tcPr>
            <w:tcW w:w="3024" w:type="dxa"/>
            <w:vAlign w:val="center"/>
          </w:tcPr>
          <w:p w14:paraId="3A1065C5" w14:textId="77777777" w:rsidR="004A0C1A" w:rsidRPr="00EA6591" w:rsidRDefault="004A0C1A" w:rsidP="00CB1D88">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 inflow on maturity. Market conditions are stable and BOC clients remain financially sound.</w:t>
            </w:r>
          </w:p>
        </w:tc>
        <w:tc>
          <w:tcPr>
            <w:tcW w:w="1152" w:type="dxa"/>
            <w:vAlign w:val="center"/>
          </w:tcPr>
          <w:p w14:paraId="221D05EB" w14:textId="77777777" w:rsidR="004A0C1A" w:rsidRPr="00EA6591" w:rsidRDefault="004A0C1A" w:rsidP="00CB1D88">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c>
          <w:tcPr>
            <w:tcW w:w="1152" w:type="dxa"/>
            <w:vAlign w:val="center"/>
          </w:tcPr>
          <w:p w14:paraId="4E78C98F" w14:textId="77777777" w:rsidR="004A0C1A" w:rsidRPr="00EA6591" w:rsidRDefault="004A0C1A"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0AD94DD7" w14:textId="77777777" w:rsidR="004A0C1A" w:rsidRPr="00EA6591" w:rsidRDefault="004A0C1A"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4D8BF13E" w14:textId="77777777" w:rsidR="004A0C1A" w:rsidRPr="00EA6591" w:rsidRDefault="004A0C1A"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0CB2C3F3" w14:textId="77777777" w:rsidR="004A0C1A" w:rsidRPr="00EA6591" w:rsidRDefault="004A0C1A"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r>
      <w:tr w:rsidR="004A0C1A" w:rsidRPr="00EA6591" w14:paraId="17FC145C" w14:textId="77777777" w:rsidTr="00CB1D88">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34AD0CC7" w14:textId="77777777" w:rsidR="004A0C1A" w:rsidRPr="00EA6591" w:rsidRDefault="004A0C1A" w:rsidP="00CB1D88">
            <w:pPr>
              <w:tabs>
                <w:tab w:val="left" w:pos="270"/>
              </w:tabs>
              <w:ind w:left="113" w:right="113"/>
              <w:jc w:val="center"/>
              <w:rPr>
                <w:rFonts w:cstheme="minorHAnsi"/>
                <w:b w:val="0"/>
                <w:lang w:eastAsia="en-US"/>
              </w:rPr>
            </w:pPr>
            <w:r w:rsidRPr="00EA6591">
              <w:rPr>
                <w:rFonts w:cstheme="minorHAnsi"/>
                <w:b w:val="0"/>
                <w:lang w:eastAsia="en-US"/>
              </w:rPr>
              <w:t>Systemic</w:t>
            </w:r>
          </w:p>
        </w:tc>
        <w:tc>
          <w:tcPr>
            <w:tcW w:w="3024" w:type="dxa"/>
          </w:tcPr>
          <w:p w14:paraId="6DD00CB3" w14:textId="77777777" w:rsidR="004A0C1A" w:rsidRPr="00EA6591" w:rsidRDefault="004A0C1A" w:rsidP="004A0C1A">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 inflow on maturity. Given that customers are domiciled offshore, they will not be impacted by stress in the U.S.</w:t>
            </w:r>
          </w:p>
        </w:tc>
        <w:tc>
          <w:tcPr>
            <w:tcW w:w="1152" w:type="dxa"/>
            <w:vAlign w:val="center"/>
          </w:tcPr>
          <w:p w14:paraId="61842A22" w14:textId="77777777" w:rsidR="004A0C1A" w:rsidRPr="00EA6591" w:rsidRDefault="004A0C1A" w:rsidP="00CB1D88">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c>
          <w:tcPr>
            <w:tcW w:w="1152" w:type="dxa"/>
            <w:vAlign w:val="center"/>
          </w:tcPr>
          <w:p w14:paraId="265144FA" w14:textId="77777777" w:rsidR="004A0C1A" w:rsidRPr="00EA6591" w:rsidRDefault="004A0C1A"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16CFF082" w14:textId="77777777" w:rsidR="004A0C1A" w:rsidRPr="00EA6591" w:rsidRDefault="004A0C1A"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424A5BDB" w14:textId="77777777" w:rsidR="004A0C1A" w:rsidRPr="00EA6591" w:rsidRDefault="004A0C1A"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39B2B5FA" w14:textId="77777777" w:rsidR="004A0C1A" w:rsidRPr="00EA6591" w:rsidRDefault="004A0C1A"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r>
      <w:tr w:rsidR="004A0C1A" w:rsidRPr="00EA6591" w14:paraId="16D69C5E" w14:textId="77777777" w:rsidTr="00CB1D88">
        <w:trPr>
          <w:trHeight w:val="71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3CA5CD69" w14:textId="77777777" w:rsidR="004A0C1A" w:rsidRPr="00EA6591" w:rsidRDefault="004A0C1A" w:rsidP="00CB1D88">
            <w:pPr>
              <w:tabs>
                <w:tab w:val="left" w:pos="270"/>
              </w:tabs>
              <w:ind w:left="113" w:right="113"/>
              <w:jc w:val="center"/>
              <w:rPr>
                <w:rFonts w:cstheme="minorHAnsi"/>
                <w:b w:val="0"/>
                <w:lang w:eastAsia="en-US"/>
              </w:rPr>
            </w:pPr>
            <w:r w:rsidRPr="00EA6591">
              <w:rPr>
                <w:rFonts w:cstheme="minorHAnsi"/>
                <w:b w:val="0"/>
                <w:lang w:eastAsia="en-US"/>
              </w:rPr>
              <w:t>Combined</w:t>
            </w:r>
          </w:p>
        </w:tc>
        <w:tc>
          <w:tcPr>
            <w:tcW w:w="3024" w:type="dxa"/>
          </w:tcPr>
          <w:p w14:paraId="3FC613A1" w14:textId="1BFA480D" w:rsidR="004A0C1A" w:rsidRPr="00EA6591" w:rsidRDefault="004A0C1A" w:rsidP="00CB1D88">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Assumes 50% inflow at times of maturity under combined stress, which aligns with LCR factor for Inflows by Counterparties</w:t>
            </w:r>
            <w:r w:rsidRPr="00EA6591">
              <w:rPr>
                <w:rFonts w:cstheme="minorHAnsi"/>
              </w:rPr>
              <w:fldChar w:fldCharType="begin"/>
            </w:r>
            <w:r w:rsidRPr="00EA6591">
              <w:rPr>
                <w:rFonts w:cstheme="minorHAnsi"/>
              </w:rPr>
              <w:instrText xml:space="preserve"> NOTEREF _Ref25083489 \f \h </w:instrText>
            </w:r>
            <w:r w:rsidR="008859FB" w:rsidRPr="00EA6591">
              <w:rPr>
                <w:rFonts w:cstheme="minorHAnsi"/>
              </w:rPr>
              <w:instrText xml:space="preserve"> \* MERGEFORMAT </w:instrText>
            </w:r>
            <w:r w:rsidRPr="00EA6591">
              <w:rPr>
                <w:rFonts w:cstheme="minorHAnsi"/>
              </w:rPr>
            </w:r>
            <w:r w:rsidRPr="00EA6591">
              <w:rPr>
                <w:rFonts w:cstheme="minorHAnsi"/>
              </w:rPr>
              <w:fldChar w:fldCharType="separate"/>
            </w:r>
            <w:r w:rsidR="000777B4" w:rsidRPr="000777B4">
              <w:rPr>
                <w:rStyle w:val="FootnoteReference"/>
                <w:rFonts w:cstheme="minorHAnsi"/>
              </w:rPr>
              <w:t>2</w:t>
            </w:r>
            <w:r w:rsidRPr="00EA6591">
              <w:rPr>
                <w:rFonts w:cstheme="minorHAnsi"/>
              </w:rPr>
              <w:fldChar w:fldCharType="end"/>
            </w:r>
            <w:r w:rsidRPr="00EA6591">
              <w:rPr>
                <w:rFonts w:cstheme="minorHAnsi"/>
              </w:rPr>
              <w:t>. BOC agrees to roll over certain loans to customers affected by global stress events.</w:t>
            </w:r>
          </w:p>
        </w:tc>
        <w:tc>
          <w:tcPr>
            <w:tcW w:w="1152" w:type="dxa"/>
            <w:vAlign w:val="center"/>
          </w:tcPr>
          <w:p w14:paraId="2CEBE334" w14:textId="77777777" w:rsidR="004A0C1A" w:rsidRPr="00EA6591" w:rsidRDefault="004A0C1A" w:rsidP="00CB1D88">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50%</w:t>
            </w:r>
          </w:p>
        </w:tc>
        <w:tc>
          <w:tcPr>
            <w:tcW w:w="1152" w:type="dxa"/>
            <w:vAlign w:val="center"/>
          </w:tcPr>
          <w:p w14:paraId="707801F4" w14:textId="77777777" w:rsidR="004A0C1A" w:rsidRPr="00EA6591" w:rsidRDefault="004A0C1A"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c>
          <w:tcPr>
            <w:tcW w:w="1152" w:type="dxa"/>
            <w:vAlign w:val="center"/>
          </w:tcPr>
          <w:p w14:paraId="46EFD318" w14:textId="77777777" w:rsidR="004A0C1A" w:rsidRPr="00EA6591" w:rsidRDefault="004A0C1A"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c>
          <w:tcPr>
            <w:tcW w:w="1152" w:type="dxa"/>
            <w:vAlign w:val="center"/>
          </w:tcPr>
          <w:p w14:paraId="79821775" w14:textId="77777777" w:rsidR="004A0C1A" w:rsidRPr="00EA6591" w:rsidRDefault="004A0C1A"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c>
          <w:tcPr>
            <w:tcW w:w="1152" w:type="dxa"/>
            <w:vAlign w:val="center"/>
          </w:tcPr>
          <w:p w14:paraId="0ECAD83F" w14:textId="77777777" w:rsidR="004A0C1A" w:rsidRPr="00EA6591" w:rsidRDefault="004A0C1A"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r>
    </w:tbl>
    <w:p w14:paraId="42396D75" w14:textId="77777777" w:rsidR="004A0C1A" w:rsidRPr="00EA6591" w:rsidRDefault="004A0C1A" w:rsidP="002A5B64">
      <w:pPr>
        <w:pStyle w:val="Heading7"/>
      </w:pPr>
      <w:r w:rsidRPr="00EA6591">
        <w:t>Time Loans – Unsecured U.S. Customers</w:t>
      </w:r>
    </w:p>
    <w:p w14:paraId="3028FAE5" w14:textId="77777777" w:rsidR="004A0C1A" w:rsidRPr="00EA6591" w:rsidRDefault="004A0C1A" w:rsidP="004A0C1A">
      <w:pPr>
        <w:rPr>
          <w:rFonts w:cstheme="minorHAnsi"/>
        </w:rPr>
      </w:pPr>
      <w:r w:rsidRPr="00EA6591">
        <w:rPr>
          <w:rFonts w:cstheme="minorHAnsi"/>
        </w:rPr>
        <w:t>This line item contains unsecured bilateral term loans to U.S. corporations.</w:t>
      </w:r>
    </w:p>
    <w:p w14:paraId="2F2DF16B" w14:textId="77777777" w:rsidR="004A0C1A" w:rsidRPr="00EA6591" w:rsidRDefault="004A0C1A" w:rsidP="004A0C1A">
      <w:pPr>
        <w:rPr>
          <w:rFonts w:cstheme="minorHAnsi"/>
          <w:u w:val="single"/>
        </w:rPr>
      </w:pPr>
      <w:r w:rsidRPr="00EA6591">
        <w:rPr>
          <w:rFonts w:cstheme="minorHAnsi"/>
          <w:u w:val="single"/>
        </w:rPr>
        <w:t>Potential Liquidity Impacts</w:t>
      </w:r>
    </w:p>
    <w:p w14:paraId="0B715ACA" w14:textId="6BB41341" w:rsidR="008969D1" w:rsidRPr="00EA6591" w:rsidRDefault="004A0C1A" w:rsidP="004A0C1A">
      <w:pPr>
        <w:rPr>
          <w:rFonts w:cstheme="minorHAnsi"/>
        </w:rPr>
      </w:pPr>
      <w:r w:rsidRPr="00EA6591">
        <w:rPr>
          <w:rFonts w:cstheme="minorHAnsi"/>
        </w:rPr>
        <w:t>This line of item would provide a potential inflow in times of stress.</w:t>
      </w:r>
    </w:p>
    <w:p w14:paraId="0115031B" w14:textId="4FC96286" w:rsidR="00173426" w:rsidRPr="00EA6591" w:rsidRDefault="00575663" w:rsidP="00173426">
      <w:pPr>
        <w:pStyle w:val="Caption"/>
        <w:keepNext/>
        <w:rPr>
          <w:rFonts w:cstheme="minorHAnsi"/>
        </w:rPr>
      </w:pPr>
      <w:r w:rsidRPr="008859FB">
        <w:t xml:space="preserve">Table </w:t>
      </w:r>
      <w:fldSimple w:instr=" SEQ Table \* ARABIC ">
        <w:r w:rsidR="000777B4">
          <w:rPr>
            <w:noProof/>
          </w:rPr>
          <w:t>15</w:t>
        </w:r>
      </w:fldSimple>
      <w:r w:rsidRPr="008859FB">
        <w:t>:</w:t>
      </w:r>
      <w:r w:rsidRPr="00EA6591">
        <w:rPr>
          <w:rFonts w:cstheme="minorHAnsi"/>
        </w:rPr>
        <w:t xml:space="preserve"> </w:t>
      </w:r>
      <w:r w:rsidR="00173426" w:rsidRPr="00EA6591">
        <w:rPr>
          <w:rFonts w:cstheme="minorHAnsi"/>
        </w:rPr>
        <w:t>Cash Inflow Assumption of Unsecured U.S. Customers Time Loans</w:t>
      </w:r>
    </w:p>
    <w:tbl>
      <w:tblPr>
        <w:tblStyle w:val="GridTable1Light"/>
        <w:tblW w:w="0" w:type="auto"/>
        <w:tblLook w:val="04A0" w:firstRow="1" w:lastRow="0" w:firstColumn="1" w:lastColumn="0" w:noHBand="0" w:noVBand="1"/>
      </w:tblPr>
      <w:tblGrid>
        <w:gridCol w:w="611"/>
        <w:gridCol w:w="3004"/>
        <w:gridCol w:w="1147"/>
        <w:gridCol w:w="1147"/>
        <w:gridCol w:w="1147"/>
        <w:gridCol w:w="1147"/>
        <w:gridCol w:w="1147"/>
      </w:tblGrid>
      <w:tr w:rsidR="00173426" w:rsidRPr="00EA6591" w14:paraId="2F95774C" w14:textId="77777777" w:rsidTr="00CB1D88">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75" w:type="dxa"/>
          </w:tcPr>
          <w:p w14:paraId="1E24DD54" w14:textId="77777777" w:rsidR="00173426" w:rsidRPr="00EA6591" w:rsidRDefault="00173426" w:rsidP="00CB1D88">
            <w:pPr>
              <w:rPr>
                <w:rFonts w:cstheme="minorHAnsi"/>
              </w:rPr>
            </w:pPr>
          </w:p>
        </w:tc>
        <w:tc>
          <w:tcPr>
            <w:tcW w:w="3024" w:type="dxa"/>
            <w:vAlign w:val="center"/>
          </w:tcPr>
          <w:p w14:paraId="074BB40A" w14:textId="77777777" w:rsidR="00173426" w:rsidRPr="00EA6591" w:rsidRDefault="00173426"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Assumptions</w:t>
            </w:r>
          </w:p>
        </w:tc>
        <w:tc>
          <w:tcPr>
            <w:tcW w:w="1152" w:type="dxa"/>
            <w:vAlign w:val="center"/>
          </w:tcPr>
          <w:p w14:paraId="7E469E69" w14:textId="77777777" w:rsidR="00173426" w:rsidRPr="00EA6591" w:rsidRDefault="00173426"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O/N</w:t>
            </w:r>
          </w:p>
        </w:tc>
        <w:tc>
          <w:tcPr>
            <w:tcW w:w="1152" w:type="dxa"/>
            <w:vAlign w:val="center"/>
          </w:tcPr>
          <w:p w14:paraId="7638223B" w14:textId="77777777" w:rsidR="00173426" w:rsidRPr="00EA6591" w:rsidRDefault="00173426"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14 Day</w:t>
            </w:r>
          </w:p>
        </w:tc>
        <w:tc>
          <w:tcPr>
            <w:tcW w:w="1152" w:type="dxa"/>
            <w:vAlign w:val="center"/>
          </w:tcPr>
          <w:p w14:paraId="6286323C" w14:textId="77777777" w:rsidR="00173426" w:rsidRPr="00EA6591" w:rsidRDefault="00173426"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30 Day</w:t>
            </w:r>
          </w:p>
        </w:tc>
        <w:tc>
          <w:tcPr>
            <w:tcW w:w="1152" w:type="dxa"/>
            <w:vAlign w:val="center"/>
          </w:tcPr>
          <w:p w14:paraId="51420AED" w14:textId="77777777" w:rsidR="00173426" w:rsidRPr="00EA6591" w:rsidRDefault="00173426"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90 Day</w:t>
            </w:r>
          </w:p>
        </w:tc>
        <w:tc>
          <w:tcPr>
            <w:tcW w:w="1152" w:type="dxa"/>
            <w:vAlign w:val="center"/>
          </w:tcPr>
          <w:p w14:paraId="6DAA0BD9" w14:textId="77777777" w:rsidR="00173426" w:rsidRPr="00EA6591" w:rsidRDefault="00173426"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 Year</w:t>
            </w:r>
          </w:p>
        </w:tc>
      </w:tr>
      <w:tr w:rsidR="00173426" w:rsidRPr="00EA6591" w14:paraId="1DFA7961" w14:textId="77777777" w:rsidTr="00CB1D88">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140E7501" w14:textId="77777777" w:rsidR="00173426" w:rsidRPr="00EA6591" w:rsidRDefault="00173426" w:rsidP="00CB1D88">
            <w:pPr>
              <w:tabs>
                <w:tab w:val="left" w:pos="270"/>
              </w:tabs>
              <w:ind w:left="113" w:right="113"/>
              <w:jc w:val="center"/>
              <w:rPr>
                <w:rFonts w:cstheme="minorHAnsi"/>
                <w:b w:val="0"/>
                <w:lang w:eastAsia="en-US"/>
              </w:rPr>
            </w:pPr>
            <w:r w:rsidRPr="00EA6591">
              <w:rPr>
                <w:rFonts w:cstheme="minorHAnsi"/>
                <w:b w:val="0"/>
                <w:lang w:eastAsia="en-US"/>
              </w:rPr>
              <w:t>Idiosyncratic</w:t>
            </w:r>
          </w:p>
        </w:tc>
        <w:tc>
          <w:tcPr>
            <w:tcW w:w="3024" w:type="dxa"/>
            <w:vAlign w:val="center"/>
          </w:tcPr>
          <w:p w14:paraId="09AB6B67" w14:textId="77777777" w:rsidR="00173426" w:rsidRPr="00EA6591" w:rsidRDefault="00173426" w:rsidP="00CB1D88">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 inflow on maturity. Market conditions are stable and BOC clients remain financially sound.</w:t>
            </w:r>
          </w:p>
        </w:tc>
        <w:tc>
          <w:tcPr>
            <w:tcW w:w="1152" w:type="dxa"/>
            <w:vAlign w:val="center"/>
          </w:tcPr>
          <w:p w14:paraId="1043FF33" w14:textId="77777777" w:rsidR="00173426" w:rsidRPr="00EA6591" w:rsidRDefault="00173426" w:rsidP="00CB1D88">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c>
          <w:tcPr>
            <w:tcW w:w="1152" w:type="dxa"/>
            <w:vAlign w:val="center"/>
          </w:tcPr>
          <w:p w14:paraId="1BA20486" w14:textId="77777777" w:rsidR="00173426" w:rsidRPr="00EA6591" w:rsidRDefault="00173426"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3194369D" w14:textId="77777777" w:rsidR="00173426" w:rsidRPr="00EA6591" w:rsidRDefault="00173426"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1DFFE5C7" w14:textId="77777777" w:rsidR="00173426" w:rsidRPr="00EA6591" w:rsidRDefault="00173426"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7D1EB45E" w14:textId="77777777" w:rsidR="00173426" w:rsidRPr="00EA6591" w:rsidRDefault="00173426"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r>
      <w:tr w:rsidR="00173426" w:rsidRPr="00EA6591" w14:paraId="56C89F43" w14:textId="77777777" w:rsidTr="00CB1D88">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2D0F4233" w14:textId="77777777" w:rsidR="00173426" w:rsidRPr="00EA6591" w:rsidRDefault="00173426" w:rsidP="00173426">
            <w:pPr>
              <w:tabs>
                <w:tab w:val="left" w:pos="270"/>
              </w:tabs>
              <w:ind w:left="113" w:right="113"/>
              <w:jc w:val="center"/>
              <w:rPr>
                <w:rFonts w:cstheme="minorHAnsi"/>
                <w:b w:val="0"/>
                <w:lang w:eastAsia="en-US"/>
              </w:rPr>
            </w:pPr>
            <w:r w:rsidRPr="00EA6591">
              <w:rPr>
                <w:rFonts w:cstheme="minorHAnsi"/>
                <w:b w:val="0"/>
                <w:lang w:eastAsia="en-US"/>
              </w:rPr>
              <w:t>Systemic</w:t>
            </w:r>
          </w:p>
        </w:tc>
        <w:tc>
          <w:tcPr>
            <w:tcW w:w="3024" w:type="dxa"/>
          </w:tcPr>
          <w:p w14:paraId="3D6B6EB3" w14:textId="4861F951" w:rsidR="00173426" w:rsidRPr="00EA6591" w:rsidRDefault="00173426" w:rsidP="00173426">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50% inflow on maturity. BOC agrees to roll over certain loans to customers affected by systemic stress in the U.S.</w:t>
            </w:r>
            <w:r w:rsidR="005420E7" w:rsidRPr="00EA6591">
              <w:rPr>
                <w:rFonts w:cstheme="minorHAnsi"/>
              </w:rPr>
              <w:t xml:space="preserve"> </w:t>
            </w:r>
            <w:r w:rsidRPr="00EA6591">
              <w:rPr>
                <w:rFonts w:cstheme="minorHAnsi"/>
              </w:rPr>
              <w:t>Inflow assumption aligns with LCR factor</w:t>
            </w:r>
            <w:r w:rsidRPr="00EA6591">
              <w:rPr>
                <w:rFonts w:cstheme="minorHAnsi"/>
              </w:rPr>
              <w:fldChar w:fldCharType="begin"/>
            </w:r>
            <w:r w:rsidRPr="00EA6591">
              <w:rPr>
                <w:rFonts w:cstheme="minorHAnsi"/>
              </w:rPr>
              <w:instrText xml:space="preserve"> NOTEREF _Ref25083489 \f \h </w:instrText>
            </w:r>
            <w:r w:rsidR="008859FB" w:rsidRPr="00EA6591">
              <w:rPr>
                <w:rFonts w:cstheme="minorHAnsi"/>
              </w:rPr>
              <w:instrText xml:space="preserve"> \* MERGEFORMAT </w:instrText>
            </w:r>
            <w:r w:rsidRPr="00EA6591">
              <w:rPr>
                <w:rFonts w:cstheme="minorHAnsi"/>
              </w:rPr>
            </w:r>
            <w:r w:rsidRPr="00EA6591">
              <w:rPr>
                <w:rFonts w:cstheme="minorHAnsi"/>
              </w:rPr>
              <w:fldChar w:fldCharType="separate"/>
            </w:r>
            <w:r w:rsidR="000777B4" w:rsidRPr="000777B4">
              <w:rPr>
                <w:rStyle w:val="FootnoteReference"/>
                <w:rFonts w:cstheme="minorHAnsi"/>
              </w:rPr>
              <w:t>2</w:t>
            </w:r>
            <w:r w:rsidRPr="00EA6591">
              <w:rPr>
                <w:rFonts w:cstheme="minorHAnsi"/>
              </w:rPr>
              <w:fldChar w:fldCharType="end"/>
            </w:r>
            <w:r w:rsidRPr="00EA6591">
              <w:rPr>
                <w:rFonts w:cstheme="minorHAnsi"/>
              </w:rPr>
              <w:t>.</w:t>
            </w:r>
          </w:p>
        </w:tc>
        <w:tc>
          <w:tcPr>
            <w:tcW w:w="1152" w:type="dxa"/>
            <w:vAlign w:val="center"/>
          </w:tcPr>
          <w:p w14:paraId="5D82B080" w14:textId="77777777" w:rsidR="00173426" w:rsidRPr="00EA6591" w:rsidRDefault="00173426" w:rsidP="00173426">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50%</w:t>
            </w:r>
          </w:p>
        </w:tc>
        <w:tc>
          <w:tcPr>
            <w:tcW w:w="1152" w:type="dxa"/>
            <w:vAlign w:val="center"/>
          </w:tcPr>
          <w:p w14:paraId="79BA18C8" w14:textId="77777777" w:rsidR="00173426" w:rsidRPr="00EA6591" w:rsidRDefault="00173426" w:rsidP="00173426">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c>
          <w:tcPr>
            <w:tcW w:w="1152" w:type="dxa"/>
            <w:vAlign w:val="center"/>
          </w:tcPr>
          <w:p w14:paraId="73559B47" w14:textId="77777777" w:rsidR="00173426" w:rsidRPr="00EA6591" w:rsidRDefault="00173426" w:rsidP="00173426">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c>
          <w:tcPr>
            <w:tcW w:w="1152" w:type="dxa"/>
            <w:vAlign w:val="center"/>
          </w:tcPr>
          <w:p w14:paraId="3632DEEA" w14:textId="77777777" w:rsidR="00173426" w:rsidRPr="00EA6591" w:rsidRDefault="00173426" w:rsidP="00173426">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c>
          <w:tcPr>
            <w:tcW w:w="1152" w:type="dxa"/>
            <w:vAlign w:val="center"/>
          </w:tcPr>
          <w:p w14:paraId="589E950B" w14:textId="77777777" w:rsidR="00173426" w:rsidRPr="00EA6591" w:rsidRDefault="00173426" w:rsidP="00173426">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r>
      <w:tr w:rsidR="00173426" w:rsidRPr="00EA6591" w14:paraId="1EB3A142" w14:textId="77777777" w:rsidTr="00CB1D88">
        <w:trPr>
          <w:trHeight w:val="71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6992A621" w14:textId="77777777" w:rsidR="00173426" w:rsidRPr="00EA6591" w:rsidRDefault="00173426" w:rsidP="00CB1D88">
            <w:pPr>
              <w:tabs>
                <w:tab w:val="left" w:pos="270"/>
              </w:tabs>
              <w:ind w:left="113" w:right="113"/>
              <w:jc w:val="center"/>
              <w:rPr>
                <w:rFonts w:cstheme="minorHAnsi"/>
                <w:b w:val="0"/>
                <w:lang w:eastAsia="en-US"/>
              </w:rPr>
            </w:pPr>
            <w:r w:rsidRPr="00EA6591">
              <w:rPr>
                <w:rFonts w:cstheme="minorHAnsi"/>
                <w:b w:val="0"/>
                <w:lang w:eastAsia="en-US"/>
              </w:rPr>
              <w:t>Combined</w:t>
            </w:r>
          </w:p>
        </w:tc>
        <w:tc>
          <w:tcPr>
            <w:tcW w:w="3024" w:type="dxa"/>
          </w:tcPr>
          <w:p w14:paraId="39FC2332" w14:textId="1BADD308" w:rsidR="00173426" w:rsidRPr="00EA6591" w:rsidRDefault="00173426" w:rsidP="00CB1D88">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50% inflow on maturity. BOC agrees to roll over certain loans to customers affected by systemic stress globally. Inflow assumption aligns with LCR factor</w:t>
            </w:r>
            <w:r w:rsidRPr="00EA6591">
              <w:rPr>
                <w:rFonts w:cstheme="minorHAnsi"/>
              </w:rPr>
              <w:fldChar w:fldCharType="begin"/>
            </w:r>
            <w:r w:rsidRPr="00EA6591">
              <w:rPr>
                <w:rFonts w:cstheme="minorHAnsi"/>
              </w:rPr>
              <w:instrText xml:space="preserve"> NOTEREF _Ref25083489 \f \h </w:instrText>
            </w:r>
            <w:r w:rsidR="008859FB" w:rsidRPr="00EA6591">
              <w:rPr>
                <w:rFonts w:cstheme="minorHAnsi"/>
              </w:rPr>
              <w:instrText xml:space="preserve"> \* MERGEFORMAT </w:instrText>
            </w:r>
            <w:r w:rsidRPr="00EA6591">
              <w:rPr>
                <w:rFonts w:cstheme="minorHAnsi"/>
              </w:rPr>
            </w:r>
            <w:r w:rsidRPr="00EA6591">
              <w:rPr>
                <w:rFonts w:cstheme="minorHAnsi"/>
              </w:rPr>
              <w:fldChar w:fldCharType="separate"/>
            </w:r>
            <w:r w:rsidR="000777B4" w:rsidRPr="000777B4">
              <w:rPr>
                <w:rStyle w:val="FootnoteReference"/>
                <w:rFonts w:cstheme="minorHAnsi"/>
              </w:rPr>
              <w:t>2</w:t>
            </w:r>
            <w:r w:rsidRPr="00EA6591">
              <w:rPr>
                <w:rFonts w:cstheme="minorHAnsi"/>
              </w:rPr>
              <w:fldChar w:fldCharType="end"/>
            </w:r>
            <w:r w:rsidRPr="00EA6591">
              <w:rPr>
                <w:rFonts w:cstheme="minorHAnsi"/>
              </w:rPr>
              <w:t>.</w:t>
            </w:r>
          </w:p>
        </w:tc>
        <w:tc>
          <w:tcPr>
            <w:tcW w:w="1152" w:type="dxa"/>
            <w:vAlign w:val="center"/>
          </w:tcPr>
          <w:p w14:paraId="18DEFB86" w14:textId="77777777" w:rsidR="00173426" w:rsidRPr="00EA6591" w:rsidRDefault="00173426" w:rsidP="00CB1D88">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50%</w:t>
            </w:r>
          </w:p>
        </w:tc>
        <w:tc>
          <w:tcPr>
            <w:tcW w:w="1152" w:type="dxa"/>
            <w:vAlign w:val="center"/>
          </w:tcPr>
          <w:p w14:paraId="3D640CA9" w14:textId="77777777" w:rsidR="00173426" w:rsidRPr="00EA6591" w:rsidRDefault="00173426"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c>
          <w:tcPr>
            <w:tcW w:w="1152" w:type="dxa"/>
            <w:vAlign w:val="center"/>
          </w:tcPr>
          <w:p w14:paraId="42468616" w14:textId="77777777" w:rsidR="00173426" w:rsidRPr="00EA6591" w:rsidRDefault="00173426"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c>
          <w:tcPr>
            <w:tcW w:w="1152" w:type="dxa"/>
            <w:vAlign w:val="center"/>
          </w:tcPr>
          <w:p w14:paraId="2692D9E7" w14:textId="77777777" w:rsidR="00173426" w:rsidRPr="00EA6591" w:rsidRDefault="00173426"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c>
          <w:tcPr>
            <w:tcW w:w="1152" w:type="dxa"/>
            <w:vAlign w:val="center"/>
          </w:tcPr>
          <w:p w14:paraId="6ABE3993" w14:textId="77777777" w:rsidR="00173426" w:rsidRPr="00EA6591" w:rsidRDefault="00173426"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r>
    </w:tbl>
    <w:p w14:paraId="6C3E272F" w14:textId="77777777" w:rsidR="00AD235A" w:rsidRPr="00EA6591" w:rsidRDefault="00AD235A" w:rsidP="002A5B64">
      <w:pPr>
        <w:pStyle w:val="Heading7"/>
      </w:pPr>
      <w:r w:rsidRPr="00EA6591">
        <w:t>Time Loans – Secured U.S. Customers</w:t>
      </w:r>
    </w:p>
    <w:p w14:paraId="2772177C" w14:textId="14011C2F" w:rsidR="00AD235A" w:rsidRPr="00EA6591" w:rsidRDefault="00AD235A" w:rsidP="00AD235A">
      <w:pPr>
        <w:rPr>
          <w:rFonts w:cstheme="minorHAnsi"/>
        </w:rPr>
      </w:pPr>
      <w:r w:rsidRPr="00EA6591">
        <w:rPr>
          <w:rFonts w:cstheme="minorHAnsi"/>
        </w:rPr>
        <w:t xml:space="preserve">This line item is comprised of secured bilateral term loans to corporate customers domiciled in the U.S. Loan collateral include non-liquid fixed assets. The collateral is supported by a guarantee from </w:t>
      </w:r>
      <w:r w:rsidR="001C3E39" w:rsidRPr="00EA6591">
        <w:rPr>
          <w:rFonts w:cstheme="minorHAnsi"/>
        </w:rPr>
        <w:t>BOC H.O.</w:t>
      </w:r>
      <w:r w:rsidRPr="00EA6591">
        <w:rPr>
          <w:rFonts w:cstheme="minorHAnsi"/>
        </w:rPr>
        <w:t xml:space="preserve"> and standby LC from BOC’s other branches.</w:t>
      </w:r>
    </w:p>
    <w:p w14:paraId="5EFBA89E" w14:textId="77777777" w:rsidR="00AD235A" w:rsidRPr="00EA6591" w:rsidRDefault="00AD235A" w:rsidP="00AD235A">
      <w:pPr>
        <w:rPr>
          <w:rFonts w:cstheme="minorHAnsi"/>
          <w:u w:val="single"/>
        </w:rPr>
      </w:pPr>
      <w:r w:rsidRPr="00EA6591">
        <w:rPr>
          <w:rFonts w:cstheme="minorHAnsi"/>
          <w:u w:val="single"/>
        </w:rPr>
        <w:t>Potential Liquidity Impacts</w:t>
      </w:r>
    </w:p>
    <w:p w14:paraId="7780948E" w14:textId="77777777" w:rsidR="004A0C1A" w:rsidRPr="00EA6591" w:rsidRDefault="00AD235A" w:rsidP="00AD235A">
      <w:pPr>
        <w:rPr>
          <w:rFonts w:cstheme="minorHAnsi"/>
        </w:rPr>
      </w:pPr>
      <w:r w:rsidRPr="00EA6591">
        <w:rPr>
          <w:rFonts w:cstheme="minorHAnsi"/>
        </w:rPr>
        <w:t>This line of item would provide a potential inflow in times of stress as loan mature.</w:t>
      </w:r>
    </w:p>
    <w:p w14:paraId="1ACFFFA7" w14:textId="337F47D8" w:rsidR="00CB1D88" w:rsidRPr="00EA6591" w:rsidRDefault="00575663" w:rsidP="00CB1D88">
      <w:pPr>
        <w:pStyle w:val="Caption"/>
        <w:keepNext/>
        <w:rPr>
          <w:rFonts w:cstheme="minorHAnsi"/>
        </w:rPr>
      </w:pPr>
      <w:r w:rsidRPr="008859FB">
        <w:t xml:space="preserve">Table </w:t>
      </w:r>
      <w:fldSimple w:instr=" SEQ Table \* ARABIC ">
        <w:r w:rsidR="000777B4">
          <w:rPr>
            <w:noProof/>
          </w:rPr>
          <w:t>16</w:t>
        </w:r>
      </w:fldSimple>
      <w:r w:rsidRPr="008859FB">
        <w:t>:</w:t>
      </w:r>
      <w:r w:rsidRPr="00EA6591">
        <w:rPr>
          <w:rFonts w:cstheme="minorHAnsi"/>
        </w:rPr>
        <w:t xml:space="preserve"> </w:t>
      </w:r>
      <w:r w:rsidR="00CB1D88" w:rsidRPr="00EA6591">
        <w:rPr>
          <w:rFonts w:cstheme="minorHAnsi"/>
        </w:rPr>
        <w:t>Cash Inflow Assumption of Secured U.S. Customers Time Loans</w:t>
      </w:r>
    </w:p>
    <w:tbl>
      <w:tblPr>
        <w:tblStyle w:val="GridTable1Light"/>
        <w:tblW w:w="0" w:type="auto"/>
        <w:tblLook w:val="04A0" w:firstRow="1" w:lastRow="0" w:firstColumn="1" w:lastColumn="0" w:noHBand="0" w:noVBand="1"/>
      </w:tblPr>
      <w:tblGrid>
        <w:gridCol w:w="611"/>
        <w:gridCol w:w="3004"/>
        <w:gridCol w:w="1147"/>
        <w:gridCol w:w="1147"/>
        <w:gridCol w:w="1147"/>
        <w:gridCol w:w="1147"/>
        <w:gridCol w:w="1147"/>
      </w:tblGrid>
      <w:tr w:rsidR="00CB1D88" w:rsidRPr="00EA6591" w14:paraId="4E47C773" w14:textId="77777777" w:rsidTr="00CB1D88">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75" w:type="dxa"/>
          </w:tcPr>
          <w:p w14:paraId="388F6B15" w14:textId="77777777" w:rsidR="00CB1D88" w:rsidRPr="00EA6591" w:rsidRDefault="00CB1D88" w:rsidP="00CB1D88">
            <w:pPr>
              <w:rPr>
                <w:rFonts w:cstheme="minorHAnsi"/>
              </w:rPr>
            </w:pPr>
          </w:p>
        </w:tc>
        <w:tc>
          <w:tcPr>
            <w:tcW w:w="3024" w:type="dxa"/>
            <w:vAlign w:val="center"/>
          </w:tcPr>
          <w:p w14:paraId="710BCE0E" w14:textId="77777777" w:rsidR="00CB1D88" w:rsidRPr="00EA6591" w:rsidRDefault="00CB1D88"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Assumptions</w:t>
            </w:r>
          </w:p>
        </w:tc>
        <w:tc>
          <w:tcPr>
            <w:tcW w:w="1152" w:type="dxa"/>
            <w:vAlign w:val="center"/>
          </w:tcPr>
          <w:p w14:paraId="6CECEF96" w14:textId="77777777" w:rsidR="00CB1D88" w:rsidRPr="00EA6591" w:rsidRDefault="00CB1D88"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O/N</w:t>
            </w:r>
          </w:p>
        </w:tc>
        <w:tc>
          <w:tcPr>
            <w:tcW w:w="1152" w:type="dxa"/>
            <w:vAlign w:val="center"/>
          </w:tcPr>
          <w:p w14:paraId="58B03B1C" w14:textId="77777777" w:rsidR="00CB1D88" w:rsidRPr="00EA6591" w:rsidRDefault="00CB1D88"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14 Day</w:t>
            </w:r>
          </w:p>
        </w:tc>
        <w:tc>
          <w:tcPr>
            <w:tcW w:w="1152" w:type="dxa"/>
            <w:vAlign w:val="center"/>
          </w:tcPr>
          <w:p w14:paraId="7BD8977B" w14:textId="77777777" w:rsidR="00CB1D88" w:rsidRPr="00EA6591" w:rsidRDefault="00CB1D88"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30 Day</w:t>
            </w:r>
          </w:p>
        </w:tc>
        <w:tc>
          <w:tcPr>
            <w:tcW w:w="1152" w:type="dxa"/>
            <w:vAlign w:val="center"/>
          </w:tcPr>
          <w:p w14:paraId="3F38429E" w14:textId="77777777" w:rsidR="00CB1D88" w:rsidRPr="00EA6591" w:rsidRDefault="00CB1D88"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90 Day</w:t>
            </w:r>
          </w:p>
        </w:tc>
        <w:tc>
          <w:tcPr>
            <w:tcW w:w="1152" w:type="dxa"/>
            <w:vAlign w:val="center"/>
          </w:tcPr>
          <w:p w14:paraId="6C6087D4" w14:textId="77777777" w:rsidR="00CB1D88" w:rsidRPr="00EA6591" w:rsidRDefault="00CB1D88"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 Year</w:t>
            </w:r>
          </w:p>
        </w:tc>
      </w:tr>
      <w:tr w:rsidR="00CB1D88" w:rsidRPr="00EA6591" w14:paraId="60064B24" w14:textId="77777777" w:rsidTr="00CB1D88">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32BB754C" w14:textId="77777777" w:rsidR="00CB1D88" w:rsidRPr="00EA6591" w:rsidRDefault="00CB1D88" w:rsidP="00CB1D88">
            <w:pPr>
              <w:tabs>
                <w:tab w:val="left" w:pos="270"/>
              </w:tabs>
              <w:ind w:left="113" w:right="113"/>
              <w:jc w:val="center"/>
              <w:rPr>
                <w:rFonts w:cstheme="minorHAnsi"/>
                <w:b w:val="0"/>
                <w:lang w:eastAsia="en-US"/>
              </w:rPr>
            </w:pPr>
            <w:r w:rsidRPr="00EA6591">
              <w:rPr>
                <w:rFonts w:cstheme="minorHAnsi"/>
                <w:b w:val="0"/>
                <w:lang w:eastAsia="en-US"/>
              </w:rPr>
              <w:t>Idiosyncratic</w:t>
            </w:r>
          </w:p>
        </w:tc>
        <w:tc>
          <w:tcPr>
            <w:tcW w:w="3024" w:type="dxa"/>
            <w:vAlign w:val="center"/>
          </w:tcPr>
          <w:p w14:paraId="5C8FBB60" w14:textId="77777777" w:rsidR="00CB1D88" w:rsidRPr="00EA6591" w:rsidRDefault="00CB1D88" w:rsidP="00CB1D88">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 inflow on maturity. Market conditions are stable and BOC clients remain financially sound.</w:t>
            </w:r>
          </w:p>
        </w:tc>
        <w:tc>
          <w:tcPr>
            <w:tcW w:w="1152" w:type="dxa"/>
            <w:vAlign w:val="center"/>
          </w:tcPr>
          <w:p w14:paraId="111438C1" w14:textId="77777777" w:rsidR="00CB1D88" w:rsidRPr="00EA6591" w:rsidRDefault="00CB1D88" w:rsidP="00CB1D88">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c>
          <w:tcPr>
            <w:tcW w:w="1152" w:type="dxa"/>
            <w:vAlign w:val="center"/>
          </w:tcPr>
          <w:p w14:paraId="4FD206A6" w14:textId="77777777" w:rsidR="00CB1D88" w:rsidRPr="00EA6591" w:rsidRDefault="00CB1D88"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4755F388" w14:textId="77777777" w:rsidR="00CB1D88" w:rsidRPr="00EA6591" w:rsidRDefault="00CB1D88"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476C9175" w14:textId="77777777" w:rsidR="00CB1D88" w:rsidRPr="00EA6591" w:rsidRDefault="00CB1D88"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2B15024F" w14:textId="77777777" w:rsidR="00CB1D88" w:rsidRPr="00EA6591" w:rsidRDefault="00CB1D88"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r>
      <w:tr w:rsidR="00CB1D88" w:rsidRPr="00EA6591" w14:paraId="2CB29DBD" w14:textId="77777777" w:rsidTr="00CB1D88">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6C7D97FD" w14:textId="77777777" w:rsidR="00CB1D88" w:rsidRPr="00EA6591" w:rsidRDefault="00CB1D88" w:rsidP="00CB1D88">
            <w:pPr>
              <w:tabs>
                <w:tab w:val="left" w:pos="270"/>
              </w:tabs>
              <w:ind w:left="113" w:right="113"/>
              <w:jc w:val="center"/>
              <w:rPr>
                <w:rFonts w:cstheme="minorHAnsi"/>
                <w:b w:val="0"/>
                <w:lang w:eastAsia="en-US"/>
              </w:rPr>
            </w:pPr>
            <w:r w:rsidRPr="00EA6591">
              <w:rPr>
                <w:rFonts w:cstheme="minorHAnsi"/>
                <w:b w:val="0"/>
                <w:lang w:eastAsia="en-US"/>
              </w:rPr>
              <w:t>Systemic</w:t>
            </w:r>
          </w:p>
        </w:tc>
        <w:tc>
          <w:tcPr>
            <w:tcW w:w="3024" w:type="dxa"/>
          </w:tcPr>
          <w:p w14:paraId="293CC50A" w14:textId="0D867E06" w:rsidR="00CB1D88" w:rsidRPr="00EA6591" w:rsidRDefault="00CB1D88" w:rsidP="00CB1D88">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50% inflow on maturity. BOC agrees to roll over certain loans to customers affected by systemic stress in the U.S.</w:t>
            </w:r>
            <w:r w:rsidR="005420E7" w:rsidRPr="00EA6591">
              <w:rPr>
                <w:rFonts w:cstheme="minorHAnsi"/>
              </w:rPr>
              <w:t xml:space="preserve"> </w:t>
            </w:r>
            <w:r w:rsidRPr="00EA6591">
              <w:rPr>
                <w:rFonts w:cstheme="minorHAnsi"/>
              </w:rPr>
              <w:t>Inflow assumption aligns with LCR factor</w:t>
            </w:r>
            <w:r w:rsidRPr="00EA6591">
              <w:rPr>
                <w:rFonts w:cstheme="minorHAnsi"/>
              </w:rPr>
              <w:fldChar w:fldCharType="begin"/>
            </w:r>
            <w:r w:rsidRPr="00EA6591">
              <w:rPr>
                <w:rFonts w:cstheme="minorHAnsi"/>
              </w:rPr>
              <w:instrText xml:space="preserve"> NOTEREF _Ref25083489 \f \h </w:instrText>
            </w:r>
            <w:r w:rsidR="008859FB" w:rsidRPr="00EA6591">
              <w:rPr>
                <w:rFonts w:cstheme="minorHAnsi"/>
              </w:rPr>
              <w:instrText xml:space="preserve"> \* MERGEFORMAT </w:instrText>
            </w:r>
            <w:r w:rsidRPr="00EA6591">
              <w:rPr>
                <w:rFonts w:cstheme="minorHAnsi"/>
              </w:rPr>
            </w:r>
            <w:r w:rsidRPr="00EA6591">
              <w:rPr>
                <w:rFonts w:cstheme="minorHAnsi"/>
              </w:rPr>
              <w:fldChar w:fldCharType="separate"/>
            </w:r>
            <w:r w:rsidR="000777B4" w:rsidRPr="000777B4">
              <w:rPr>
                <w:rStyle w:val="FootnoteReference"/>
                <w:rFonts w:cstheme="minorHAnsi"/>
              </w:rPr>
              <w:t>2</w:t>
            </w:r>
            <w:r w:rsidRPr="00EA6591">
              <w:rPr>
                <w:rFonts w:cstheme="minorHAnsi"/>
              </w:rPr>
              <w:fldChar w:fldCharType="end"/>
            </w:r>
            <w:r w:rsidRPr="00EA6591">
              <w:rPr>
                <w:rFonts w:cstheme="minorHAnsi"/>
              </w:rPr>
              <w:t>.</w:t>
            </w:r>
          </w:p>
        </w:tc>
        <w:tc>
          <w:tcPr>
            <w:tcW w:w="1152" w:type="dxa"/>
            <w:vAlign w:val="center"/>
          </w:tcPr>
          <w:p w14:paraId="1B5FDB7D" w14:textId="77777777" w:rsidR="00CB1D88" w:rsidRPr="00EA6591" w:rsidRDefault="00CB1D88" w:rsidP="00CB1D88">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50%</w:t>
            </w:r>
          </w:p>
        </w:tc>
        <w:tc>
          <w:tcPr>
            <w:tcW w:w="1152" w:type="dxa"/>
            <w:vAlign w:val="center"/>
          </w:tcPr>
          <w:p w14:paraId="47740F7E" w14:textId="77777777" w:rsidR="00CB1D88" w:rsidRPr="00EA6591" w:rsidRDefault="00CB1D88"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c>
          <w:tcPr>
            <w:tcW w:w="1152" w:type="dxa"/>
            <w:vAlign w:val="center"/>
          </w:tcPr>
          <w:p w14:paraId="4A8340BF" w14:textId="77777777" w:rsidR="00CB1D88" w:rsidRPr="00EA6591" w:rsidRDefault="00CB1D88"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c>
          <w:tcPr>
            <w:tcW w:w="1152" w:type="dxa"/>
            <w:vAlign w:val="center"/>
          </w:tcPr>
          <w:p w14:paraId="2857AF69" w14:textId="77777777" w:rsidR="00CB1D88" w:rsidRPr="00EA6591" w:rsidRDefault="00CB1D88"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c>
          <w:tcPr>
            <w:tcW w:w="1152" w:type="dxa"/>
            <w:vAlign w:val="center"/>
          </w:tcPr>
          <w:p w14:paraId="46F128AF" w14:textId="77777777" w:rsidR="00CB1D88" w:rsidRPr="00EA6591" w:rsidRDefault="00CB1D88"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r>
      <w:tr w:rsidR="00CB1D88" w:rsidRPr="00EA6591" w14:paraId="0E99C5D3" w14:textId="77777777" w:rsidTr="00CB1D88">
        <w:trPr>
          <w:trHeight w:val="71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5B5A1F2B" w14:textId="77777777" w:rsidR="00CB1D88" w:rsidRPr="00EA6591" w:rsidRDefault="00CB1D88" w:rsidP="00CB1D88">
            <w:pPr>
              <w:tabs>
                <w:tab w:val="left" w:pos="270"/>
              </w:tabs>
              <w:ind w:left="113" w:right="113"/>
              <w:jc w:val="center"/>
              <w:rPr>
                <w:rFonts w:cstheme="minorHAnsi"/>
                <w:b w:val="0"/>
                <w:lang w:eastAsia="en-US"/>
              </w:rPr>
            </w:pPr>
            <w:r w:rsidRPr="00EA6591">
              <w:rPr>
                <w:rFonts w:cstheme="minorHAnsi"/>
                <w:b w:val="0"/>
                <w:lang w:eastAsia="en-US"/>
              </w:rPr>
              <w:t>Combined</w:t>
            </w:r>
          </w:p>
        </w:tc>
        <w:tc>
          <w:tcPr>
            <w:tcW w:w="3024" w:type="dxa"/>
          </w:tcPr>
          <w:p w14:paraId="2B6AA7B6" w14:textId="61FDC416" w:rsidR="00CB1D88" w:rsidRPr="00EA6591" w:rsidRDefault="00CB1D88" w:rsidP="00CB1D88">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50% inflow on maturity. BOC agrees to roll over certain loans to customers affected by systemic stress globally.</w:t>
            </w:r>
            <w:r w:rsidR="005420E7" w:rsidRPr="00EA6591">
              <w:rPr>
                <w:rFonts w:cstheme="minorHAnsi"/>
              </w:rPr>
              <w:t xml:space="preserve"> </w:t>
            </w:r>
            <w:r w:rsidRPr="00EA6591">
              <w:rPr>
                <w:rFonts w:cstheme="minorHAnsi"/>
              </w:rPr>
              <w:t>Inflow assumption aligns with LCR factor</w:t>
            </w:r>
            <w:r w:rsidRPr="00EA6591">
              <w:rPr>
                <w:rFonts w:cstheme="minorHAnsi"/>
              </w:rPr>
              <w:fldChar w:fldCharType="begin"/>
            </w:r>
            <w:r w:rsidRPr="00EA6591">
              <w:rPr>
                <w:rFonts w:cstheme="minorHAnsi"/>
              </w:rPr>
              <w:instrText xml:space="preserve"> NOTEREF _Ref25083489 \f \h </w:instrText>
            </w:r>
            <w:r w:rsidR="008859FB" w:rsidRPr="00EA6591">
              <w:rPr>
                <w:rFonts w:cstheme="minorHAnsi"/>
              </w:rPr>
              <w:instrText xml:space="preserve"> \* MERGEFORMAT </w:instrText>
            </w:r>
            <w:r w:rsidRPr="00EA6591">
              <w:rPr>
                <w:rFonts w:cstheme="minorHAnsi"/>
              </w:rPr>
            </w:r>
            <w:r w:rsidRPr="00EA6591">
              <w:rPr>
                <w:rFonts w:cstheme="minorHAnsi"/>
              </w:rPr>
              <w:fldChar w:fldCharType="separate"/>
            </w:r>
            <w:r w:rsidR="000777B4" w:rsidRPr="000777B4">
              <w:rPr>
                <w:rStyle w:val="FootnoteReference"/>
                <w:rFonts w:cstheme="minorHAnsi"/>
              </w:rPr>
              <w:t>2</w:t>
            </w:r>
            <w:r w:rsidRPr="00EA6591">
              <w:rPr>
                <w:rFonts w:cstheme="minorHAnsi"/>
              </w:rPr>
              <w:fldChar w:fldCharType="end"/>
            </w:r>
            <w:r w:rsidRPr="00EA6591">
              <w:rPr>
                <w:rFonts w:cstheme="minorHAnsi"/>
              </w:rPr>
              <w:t>.</w:t>
            </w:r>
          </w:p>
        </w:tc>
        <w:tc>
          <w:tcPr>
            <w:tcW w:w="1152" w:type="dxa"/>
            <w:vAlign w:val="center"/>
          </w:tcPr>
          <w:p w14:paraId="35B0CAF5" w14:textId="77777777" w:rsidR="00CB1D88" w:rsidRPr="00EA6591" w:rsidRDefault="00CB1D88" w:rsidP="00CB1D88">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50%</w:t>
            </w:r>
          </w:p>
        </w:tc>
        <w:tc>
          <w:tcPr>
            <w:tcW w:w="1152" w:type="dxa"/>
            <w:vAlign w:val="center"/>
          </w:tcPr>
          <w:p w14:paraId="5A66EAAD" w14:textId="77777777" w:rsidR="00CB1D88" w:rsidRPr="00EA6591" w:rsidRDefault="00CB1D88"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c>
          <w:tcPr>
            <w:tcW w:w="1152" w:type="dxa"/>
            <w:vAlign w:val="center"/>
          </w:tcPr>
          <w:p w14:paraId="3945C83D" w14:textId="77777777" w:rsidR="00CB1D88" w:rsidRPr="00EA6591" w:rsidRDefault="00CB1D88"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c>
          <w:tcPr>
            <w:tcW w:w="1152" w:type="dxa"/>
            <w:vAlign w:val="center"/>
          </w:tcPr>
          <w:p w14:paraId="451F9A63" w14:textId="77777777" w:rsidR="00CB1D88" w:rsidRPr="00EA6591" w:rsidRDefault="00CB1D88"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c>
          <w:tcPr>
            <w:tcW w:w="1152" w:type="dxa"/>
            <w:vAlign w:val="center"/>
          </w:tcPr>
          <w:p w14:paraId="687293B7" w14:textId="77777777" w:rsidR="00CB1D88" w:rsidRPr="00EA6591" w:rsidRDefault="00CB1D88"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r>
    </w:tbl>
    <w:p w14:paraId="606AAAFC" w14:textId="17612740" w:rsidR="00405F6F" w:rsidRDefault="00405F6F" w:rsidP="00405F6F"/>
    <w:p w14:paraId="052B7894" w14:textId="0FD84DF5" w:rsidR="00405F6F" w:rsidRDefault="00405F6F" w:rsidP="00405F6F"/>
    <w:p w14:paraId="78336BA5" w14:textId="465716B4" w:rsidR="00405F6F" w:rsidRDefault="00405F6F" w:rsidP="00405F6F"/>
    <w:p w14:paraId="160EC0C0" w14:textId="72D0ACAC" w:rsidR="00405F6F" w:rsidRDefault="00405F6F" w:rsidP="00405F6F"/>
    <w:p w14:paraId="4A7D4A1B" w14:textId="77777777" w:rsidR="00405F6F" w:rsidRDefault="00405F6F" w:rsidP="00405F6F"/>
    <w:p w14:paraId="3C46EA2C" w14:textId="15D32622" w:rsidR="00CB1D88" w:rsidRPr="00EA6591" w:rsidRDefault="00CB1D88" w:rsidP="002A5B64">
      <w:pPr>
        <w:pStyle w:val="Heading6"/>
      </w:pPr>
      <w:r w:rsidRPr="00EA6591">
        <w:t>Mortgage – Commercial and Retail</w:t>
      </w:r>
    </w:p>
    <w:p w14:paraId="07926E82" w14:textId="44E71797" w:rsidR="00CB1D88" w:rsidRPr="00EA6591" w:rsidRDefault="00CB1D88" w:rsidP="00CB1D88">
      <w:pPr>
        <w:rPr>
          <w:rFonts w:cstheme="minorHAnsi"/>
        </w:rPr>
      </w:pPr>
      <w:r w:rsidRPr="00EA6591">
        <w:rPr>
          <w:rFonts w:cstheme="minorHAnsi"/>
        </w:rPr>
        <w:t xml:space="preserve">Mortgage loans generally act as large asset financing for assets with stable </w:t>
      </w:r>
      <w:r w:rsidR="00381893" w:rsidRPr="00EA6591">
        <w:rPr>
          <w:rFonts w:cstheme="minorHAnsi"/>
        </w:rPr>
        <w:t>cash flows</w:t>
      </w:r>
      <w:r w:rsidRPr="00EA6591">
        <w:rPr>
          <w:rFonts w:cstheme="minorHAnsi"/>
        </w:rPr>
        <w:t xml:space="preserve"> and low leverage. BOC’s retail mortgage portfolio (mortgages offered to individuals) accounts for small percentage of the entire mortgage. Commercial mortgages are generally for office purchases in Manhattan, and the portfolio includes large positions in excess of $550 MM.</w:t>
      </w:r>
    </w:p>
    <w:p w14:paraId="17A62082" w14:textId="77777777" w:rsidR="00CB1D88" w:rsidRPr="00EA6591" w:rsidRDefault="00CB1D88" w:rsidP="00CB1D88">
      <w:pPr>
        <w:rPr>
          <w:rFonts w:cstheme="minorHAnsi"/>
          <w:u w:val="single"/>
        </w:rPr>
      </w:pPr>
      <w:r w:rsidRPr="00EA6591">
        <w:rPr>
          <w:rFonts w:cstheme="minorHAnsi"/>
          <w:u w:val="single"/>
        </w:rPr>
        <w:t>Potential Liquidity Impacts</w:t>
      </w:r>
    </w:p>
    <w:p w14:paraId="5B39E64E" w14:textId="77777777" w:rsidR="00CB1D88" w:rsidRPr="00EA6591" w:rsidRDefault="00CB1D88" w:rsidP="00CB1D88">
      <w:pPr>
        <w:rPr>
          <w:rFonts w:cstheme="minorHAnsi"/>
        </w:rPr>
      </w:pPr>
      <w:r w:rsidRPr="00EA6591">
        <w:rPr>
          <w:rFonts w:cstheme="minorHAnsi"/>
        </w:rPr>
        <w:t>This line of item would provide a potential inflow in times of stress as loan mature.</w:t>
      </w:r>
    </w:p>
    <w:p w14:paraId="57451853" w14:textId="53430D50" w:rsidR="00A31E02" w:rsidRPr="00EA6591" w:rsidRDefault="00575663" w:rsidP="00A31E02">
      <w:pPr>
        <w:pStyle w:val="Caption"/>
        <w:keepNext/>
        <w:rPr>
          <w:rFonts w:cstheme="minorHAnsi"/>
        </w:rPr>
      </w:pPr>
      <w:r w:rsidRPr="008859FB">
        <w:t xml:space="preserve">Table </w:t>
      </w:r>
      <w:fldSimple w:instr=" SEQ Table \* ARABIC ">
        <w:r w:rsidR="000777B4">
          <w:rPr>
            <w:noProof/>
          </w:rPr>
          <w:t>17</w:t>
        </w:r>
      </w:fldSimple>
      <w:r w:rsidRPr="008859FB">
        <w:t>:</w:t>
      </w:r>
      <w:r w:rsidRPr="00EA6591">
        <w:rPr>
          <w:rFonts w:cstheme="minorHAnsi"/>
        </w:rPr>
        <w:t xml:space="preserve"> </w:t>
      </w:r>
      <w:r w:rsidR="00A31E02" w:rsidRPr="00EA6591">
        <w:rPr>
          <w:rFonts w:cstheme="minorHAnsi"/>
        </w:rPr>
        <w:t>Cash Inflow Assumption of Commercial and Retail Mortgages</w:t>
      </w:r>
    </w:p>
    <w:tbl>
      <w:tblPr>
        <w:tblStyle w:val="GridTable1Light"/>
        <w:tblW w:w="0" w:type="auto"/>
        <w:tblLook w:val="04A0" w:firstRow="1" w:lastRow="0" w:firstColumn="1" w:lastColumn="0" w:noHBand="0" w:noVBand="1"/>
      </w:tblPr>
      <w:tblGrid>
        <w:gridCol w:w="611"/>
        <w:gridCol w:w="3004"/>
        <w:gridCol w:w="1147"/>
        <w:gridCol w:w="1147"/>
        <w:gridCol w:w="1147"/>
        <w:gridCol w:w="1147"/>
        <w:gridCol w:w="1147"/>
      </w:tblGrid>
      <w:tr w:rsidR="00CB1D88" w:rsidRPr="00EA6591" w14:paraId="2843BC53" w14:textId="77777777" w:rsidTr="00CB1D88">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75" w:type="dxa"/>
          </w:tcPr>
          <w:p w14:paraId="10C307C4" w14:textId="77777777" w:rsidR="00CB1D88" w:rsidRPr="00EA6591" w:rsidRDefault="00CB1D88" w:rsidP="00CB1D88">
            <w:pPr>
              <w:rPr>
                <w:rFonts w:cstheme="minorHAnsi"/>
              </w:rPr>
            </w:pPr>
          </w:p>
        </w:tc>
        <w:tc>
          <w:tcPr>
            <w:tcW w:w="3024" w:type="dxa"/>
            <w:vAlign w:val="center"/>
          </w:tcPr>
          <w:p w14:paraId="250D94FD" w14:textId="77777777" w:rsidR="00CB1D88" w:rsidRPr="00EA6591" w:rsidRDefault="00CB1D88"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Assumptions</w:t>
            </w:r>
          </w:p>
        </w:tc>
        <w:tc>
          <w:tcPr>
            <w:tcW w:w="1152" w:type="dxa"/>
            <w:vAlign w:val="center"/>
          </w:tcPr>
          <w:p w14:paraId="15197CE3" w14:textId="77777777" w:rsidR="00CB1D88" w:rsidRPr="00EA6591" w:rsidRDefault="00CB1D88"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O/N</w:t>
            </w:r>
          </w:p>
        </w:tc>
        <w:tc>
          <w:tcPr>
            <w:tcW w:w="1152" w:type="dxa"/>
            <w:vAlign w:val="center"/>
          </w:tcPr>
          <w:p w14:paraId="0DD8D52D" w14:textId="77777777" w:rsidR="00CB1D88" w:rsidRPr="00EA6591" w:rsidRDefault="00CB1D88"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14 Day</w:t>
            </w:r>
          </w:p>
        </w:tc>
        <w:tc>
          <w:tcPr>
            <w:tcW w:w="1152" w:type="dxa"/>
            <w:vAlign w:val="center"/>
          </w:tcPr>
          <w:p w14:paraId="5276E87A" w14:textId="77777777" w:rsidR="00CB1D88" w:rsidRPr="00EA6591" w:rsidRDefault="00CB1D88"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30 Day</w:t>
            </w:r>
          </w:p>
        </w:tc>
        <w:tc>
          <w:tcPr>
            <w:tcW w:w="1152" w:type="dxa"/>
            <w:vAlign w:val="center"/>
          </w:tcPr>
          <w:p w14:paraId="36C174F3" w14:textId="77777777" w:rsidR="00CB1D88" w:rsidRPr="00EA6591" w:rsidRDefault="00CB1D88"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90 Day</w:t>
            </w:r>
          </w:p>
        </w:tc>
        <w:tc>
          <w:tcPr>
            <w:tcW w:w="1152" w:type="dxa"/>
            <w:vAlign w:val="center"/>
          </w:tcPr>
          <w:p w14:paraId="36B065F2" w14:textId="77777777" w:rsidR="00CB1D88" w:rsidRPr="00EA6591" w:rsidRDefault="00CB1D88" w:rsidP="00CB1D88">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 Year</w:t>
            </w:r>
          </w:p>
        </w:tc>
      </w:tr>
      <w:tr w:rsidR="00CB1D88" w:rsidRPr="00EA6591" w14:paraId="4DF6D189" w14:textId="77777777" w:rsidTr="00CB1D88">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499C7399" w14:textId="77777777" w:rsidR="00CB1D88" w:rsidRPr="00EA6591" w:rsidRDefault="00CB1D88" w:rsidP="00CB1D88">
            <w:pPr>
              <w:tabs>
                <w:tab w:val="left" w:pos="270"/>
              </w:tabs>
              <w:ind w:left="113" w:right="113"/>
              <w:jc w:val="center"/>
              <w:rPr>
                <w:rFonts w:cstheme="minorHAnsi"/>
                <w:b w:val="0"/>
                <w:lang w:eastAsia="en-US"/>
              </w:rPr>
            </w:pPr>
            <w:r w:rsidRPr="00EA6591">
              <w:rPr>
                <w:rFonts w:cstheme="minorHAnsi"/>
                <w:b w:val="0"/>
                <w:lang w:eastAsia="en-US"/>
              </w:rPr>
              <w:t>Idiosyncratic</w:t>
            </w:r>
          </w:p>
        </w:tc>
        <w:tc>
          <w:tcPr>
            <w:tcW w:w="3024" w:type="dxa"/>
            <w:vAlign w:val="center"/>
          </w:tcPr>
          <w:p w14:paraId="120B9E4F" w14:textId="77777777" w:rsidR="00CB1D88" w:rsidRPr="00EA6591" w:rsidRDefault="00CB1D88" w:rsidP="00CB1D88">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 inflow on maturity. Market conditions are stable and BOC clients remain financially sound.</w:t>
            </w:r>
          </w:p>
        </w:tc>
        <w:tc>
          <w:tcPr>
            <w:tcW w:w="1152" w:type="dxa"/>
            <w:vAlign w:val="center"/>
          </w:tcPr>
          <w:p w14:paraId="62C4FB7D" w14:textId="77777777" w:rsidR="00CB1D88" w:rsidRPr="00EA6591" w:rsidRDefault="00CB1D88" w:rsidP="00CB1D88">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c>
          <w:tcPr>
            <w:tcW w:w="1152" w:type="dxa"/>
            <w:vAlign w:val="center"/>
          </w:tcPr>
          <w:p w14:paraId="39F0CC7E" w14:textId="77777777" w:rsidR="00CB1D88" w:rsidRPr="00EA6591" w:rsidRDefault="00CB1D88"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65E1CEB2" w14:textId="77777777" w:rsidR="00CB1D88" w:rsidRPr="00EA6591" w:rsidRDefault="00CB1D88"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22C36319" w14:textId="77777777" w:rsidR="00CB1D88" w:rsidRPr="00EA6591" w:rsidRDefault="00CB1D88"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3CBD8728" w14:textId="77777777" w:rsidR="00CB1D88" w:rsidRPr="00EA6591" w:rsidRDefault="00CB1D88"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r>
      <w:tr w:rsidR="00CB1D88" w:rsidRPr="00EA6591" w14:paraId="2CD1474A" w14:textId="77777777" w:rsidTr="00CB1D88">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10D163F7" w14:textId="77777777" w:rsidR="00CB1D88" w:rsidRPr="00EA6591" w:rsidRDefault="00CB1D88" w:rsidP="00CB1D88">
            <w:pPr>
              <w:tabs>
                <w:tab w:val="left" w:pos="270"/>
              </w:tabs>
              <w:ind w:left="113" w:right="113"/>
              <w:jc w:val="center"/>
              <w:rPr>
                <w:rFonts w:cstheme="minorHAnsi"/>
                <w:b w:val="0"/>
                <w:lang w:eastAsia="en-US"/>
              </w:rPr>
            </w:pPr>
            <w:r w:rsidRPr="00EA6591">
              <w:rPr>
                <w:rFonts w:cstheme="minorHAnsi"/>
                <w:b w:val="0"/>
                <w:lang w:eastAsia="en-US"/>
              </w:rPr>
              <w:t>Systemic</w:t>
            </w:r>
          </w:p>
        </w:tc>
        <w:tc>
          <w:tcPr>
            <w:tcW w:w="3024" w:type="dxa"/>
          </w:tcPr>
          <w:p w14:paraId="4BF4C37C" w14:textId="37C9D07C" w:rsidR="00CB1D88" w:rsidRPr="00EA6591" w:rsidRDefault="00A31E02" w:rsidP="00A31E02">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50% inflow on maturity. BOC agrees to roll over certain loans to customers affected by systemic stress in the U.S. and China for three months.</w:t>
            </w:r>
            <w:r w:rsidR="005420E7" w:rsidRPr="00EA6591">
              <w:rPr>
                <w:rFonts w:cstheme="minorHAnsi"/>
              </w:rPr>
              <w:t xml:space="preserve"> </w:t>
            </w:r>
            <w:r w:rsidRPr="00EA6591">
              <w:rPr>
                <w:rFonts w:cstheme="minorHAnsi"/>
              </w:rPr>
              <w:t>The roll over assumption aligns with LCR rules</w:t>
            </w:r>
            <w:r w:rsidRPr="00EA6591">
              <w:rPr>
                <w:rFonts w:cstheme="minorHAnsi"/>
              </w:rPr>
              <w:fldChar w:fldCharType="begin"/>
            </w:r>
            <w:r w:rsidRPr="00EA6591">
              <w:rPr>
                <w:rFonts w:cstheme="minorHAnsi"/>
              </w:rPr>
              <w:instrText xml:space="preserve"> NOTEREF _Ref25083489 \f \h </w:instrText>
            </w:r>
            <w:r w:rsidR="008859FB" w:rsidRPr="00EA6591">
              <w:rPr>
                <w:rFonts w:cstheme="minorHAnsi"/>
              </w:rPr>
              <w:instrText xml:space="preserve"> \* MERGEFORMAT </w:instrText>
            </w:r>
            <w:r w:rsidRPr="00EA6591">
              <w:rPr>
                <w:rFonts w:cstheme="minorHAnsi"/>
              </w:rPr>
            </w:r>
            <w:r w:rsidRPr="00EA6591">
              <w:rPr>
                <w:rFonts w:cstheme="minorHAnsi"/>
              </w:rPr>
              <w:fldChar w:fldCharType="separate"/>
            </w:r>
            <w:r w:rsidR="000777B4" w:rsidRPr="000777B4">
              <w:rPr>
                <w:rStyle w:val="FootnoteReference"/>
                <w:rFonts w:cstheme="minorHAnsi"/>
              </w:rPr>
              <w:t>2</w:t>
            </w:r>
            <w:r w:rsidRPr="00EA6591">
              <w:rPr>
                <w:rFonts w:cstheme="minorHAnsi"/>
              </w:rPr>
              <w:fldChar w:fldCharType="end"/>
            </w:r>
            <w:r w:rsidRPr="00EA6591">
              <w:rPr>
                <w:rFonts w:cstheme="minorHAnsi"/>
              </w:rPr>
              <w:t>.</w:t>
            </w:r>
          </w:p>
        </w:tc>
        <w:tc>
          <w:tcPr>
            <w:tcW w:w="1152" w:type="dxa"/>
            <w:vAlign w:val="center"/>
          </w:tcPr>
          <w:p w14:paraId="07FC5433" w14:textId="77777777" w:rsidR="00CB1D88" w:rsidRPr="00EA6591" w:rsidRDefault="00CB1D88" w:rsidP="00CB1D88">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50%</w:t>
            </w:r>
          </w:p>
        </w:tc>
        <w:tc>
          <w:tcPr>
            <w:tcW w:w="1152" w:type="dxa"/>
            <w:vAlign w:val="center"/>
          </w:tcPr>
          <w:p w14:paraId="7636EE6F" w14:textId="77777777" w:rsidR="00CB1D88" w:rsidRPr="00EA6591" w:rsidRDefault="00CB1D88"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c>
          <w:tcPr>
            <w:tcW w:w="1152" w:type="dxa"/>
            <w:vAlign w:val="center"/>
          </w:tcPr>
          <w:p w14:paraId="34660439" w14:textId="77777777" w:rsidR="00CB1D88" w:rsidRPr="00EA6591" w:rsidRDefault="00CB1D88"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c>
          <w:tcPr>
            <w:tcW w:w="1152" w:type="dxa"/>
            <w:vAlign w:val="center"/>
          </w:tcPr>
          <w:p w14:paraId="48BCC7C3" w14:textId="77777777" w:rsidR="00CB1D88" w:rsidRPr="00EA6591" w:rsidRDefault="00CB1D88"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c>
          <w:tcPr>
            <w:tcW w:w="1152" w:type="dxa"/>
            <w:vAlign w:val="center"/>
          </w:tcPr>
          <w:p w14:paraId="0D486181" w14:textId="77777777" w:rsidR="00CB1D88" w:rsidRPr="00EA6591" w:rsidRDefault="00CB1D88"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r>
      <w:tr w:rsidR="00CB1D88" w:rsidRPr="00EA6591" w14:paraId="163D61DE" w14:textId="77777777" w:rsidTr="00CB1D88">
        <w:trPr>
          <w:trHeight w:val="71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73A8A8E9" w14:textId="77777777" w:rsidR="00CB1D88" w:rsidRPr="00EA6591" w:rsidRDefault="00CB1D88" w:rsidP="00CB1D88">
            <w:pPr>
              <w:tabs>
                <w:tab w:val="left" w:pos="270"/>
              </w:tabs>
              <w:ind w:left="113" w:right="113"/>
              <w:jc w:val="center"/>
              <w:rPr>
                <w:rFonts w:cstheme="minorHAnsi"/>
                <w:b w:val="0"/>
                <w:lang w:eastAsia="en-US"/>
              </w:rPr>
            </w:pPr>
            <w:r w:rsidRPr="00EA6591">
              <w:rPr>
                <w:rFonts w:cstheme="minorHAnsi"/>
                <w:b w:val="0"/>
                <w:lang w:eastAsia="en-US"/>
              </w:rPr>
              <w:t>Combined</w:t>
            </w:r>
          </w:p>
        </w:tc>
        <w:tc>
          <w:tcPr>
            <w:tcW w:w="3024" w:type="dxa"/>
          </w:tcPr>
          <w:p w14:paraId="2864FA57" w14:textId="1BA75F80" w:rsidR="00CB1D88" w:rsidRPr="00EA6591" w:rsidRDefault="00A31E02" w:rsidP="00CB1D88">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50% inflow on maturity. BOC agrees to roll over certain loans to customers affected by combined stress in U.S. and China for three months.</w:t>
            </w:r>
            <w:r w:rsidR="005420E7" w:rsidRPr="00EA6591">
              <w:rPr>
                <w:rFonts w:cstheme="minorHAnsi"/>
              </w:rPr>
              <w:t xml:space="preserve"> </w:t>
            </w:r>
            <w:r w:rsidRPr="00EA6591">
              <w:rPr>
                <w:rFonts w:cstheme="minorHAnsi"/>
              </w:rPr>
              <w:t>The roll over assumption aligns with LCR rules</w:t>
            </w:r>
            <w:r w:rsidRPr="00EA6591">
              <w:rPr>
                <w:rFonts w:cstheme="minorHAnsi"/>
              </w:rPr>
              <w:fldChar w:fldCharType="begin"/>
            </w:r>
            <w:r w:rsidRPr="00EA6591">
              <w:rPr>
                <w:rFonts w:cstheme="minorHAnsi"/>
              </w:rPr>
              <w:instrText xml:space="preserve"> NOTEREF _Ref25083489 \f \h </w:instrText>
            </w:r>
            <w:r w:rsidR="008859FB" w:rsidRPr="00EA6591">
              <w:rPr>
                <w:rFonts w:cstheme="minorHAnsi"/>
              </w:rPr>
              <w:instrText xml:space="preserve"> \* MERGEFORMAT </w:instrText>
            </w:r>
            <w:r w:rsidRPr="00EA6591">
              <w:rPr>
                <w:rFonts w:cstheme="minorHAnsi"/>
              </w:rPr>
            </w:r>
            <w:r w:rsidRPr="00EA6591">
              <w:rPr>
                <w:rFonts w:cstheme="minorHAnsi"/>
              </w:rPr>
              <w:fldChar w:fldCharType="separate"/>
            </w:r>
            <w:r w:rsidR="000777B4" w:rsidRPr="000777B4">
              <w:rPr>
                <w:rStyle w:val="FootnoteReference"/>
                <w:rFonts w:cstheme="minorHAnsi"/>
              </w:rPr>
              <w:t>2</w:t>
            </w:r>
            <w:r w:rsidRPr="00EA6591">
              <w:rPr>
                <w:rFonts w:cstheme="minorHAnsi"/>
              </w:rPr>
              <w:fldChar w:fldCharType="end"/>
            </w:r>
            <w:r w:rsidRPr="00EA6591">
              <w:rPr>
                <w:rFonts w:cstheme="minorHAnsi"/>
              </w:rPr>
              <w:t>.</w:t>
            </w:r>
          </w:p>
        </w:tc>
        <w:tc>
          <w:tcPr>
            <w:tcW w:w="1152" w:type="dxa"/>
            <w:vAlign w:val="center"/>
          </w:tcPr>
          <w:p w14:paraId="44E4B3A5" w14:textId="77777777" w:rsidR="00CB1D88" w:rsidRPr="00EA6591" w:rsidRDefault="00CB1D88" w:rsidP="00CB1D88">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50%</w:t>
            </w:r>
          </w:p>
        </w:tc>
        <w:tc>
          <w:tcPr>
            <w:tcW w:w="1152" w:type="dxa"/>
            <w:vAlign w:val="center"/>
          </w:tcPr>
          <w:p w14:paraId="14CCAB31" w14:textId="77777777" w:rsidR="00CB1D88" w:rsidRPr="00EA6591" w:rsidRDefault="00CB1D88"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c>
          <w:tcPr>
            <w:tcW w:w="1152" w:type="dxa"/>
            <w:vAlign w:val="center"/>
          </w:tcPr>
          <w:p w14:paraId="0AD04002" w14:textId="77777777" w:rsidR="00CB1D88" w:rsidRPr="00EA6591" w:rsidRDefault="00CB1D88"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c>
          <w:tcPr>
            <w:tcW w:w="1152" w:type="dxa"/>
            <w:vAlign w:val="center"/>
          </w:tcPr>
          <w:p w14:paraId="723451F5" w14:textId="77777777" w:rsidR="00CB1D88" w:rsidRPr="00EA6591" w:rsidRDefault="00CB1D88"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c>
          <w:tcPr>
            <w:tcW w:w="1152" w:type="dxa"/>
            <w:vAlign w:val="center"/>
          </w:tcPr>
          <w:p w14:paraId="5C391DE9" w14:textId="77777777" w:rsidR="00CB1D88" w:rsidRPr="00EA6591" w:rsidRDefault="00CB1D88" w:rsidP="00CB1D8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r>
    </w:tbl>
    <w:p w14:paraId="4BE03C8B" w14:textId="77777777" w:rsidR="00231B06" w:rsidRPr="00EA6591" w:rsidRDefault="00231B06" w:rsidP="002A5B64">
      <w:pPr>
        <w:pStyle w:val="Heading6"/>
      </w:pPr>
      <w:r w:rsidRPr="00EA6591">
        <w:t>Trade Finance</w:t>
      </w:r>
    </w:p>
    <w:p w14:paraId="747F717E" w14:textId="77777777" w:rsidR="00231B06" w:rsidRPr="00EA6591" w:rsidRDefault="00231B06" w:rsidP="00231B06">
      <w:pPr>
        <w:rPr>
          <w:rFonts w:cstheme="minorHAnsi"/>
        </w:rPr>
      </w:pPr>
      <w:r w:rsidRPr="00EA6591">
        <w:rPr>
          <w:rFonts w:cstheme="minorHAnsi"/>
        </w:rPr>
        <w:t xml:space="preserve">Trade finance loans are loans offered to counterparties within the BOC network and to </w:t>
      </w:r>
      <w:r w:rsidR="0087647D" w:rsidRPr="00EA6591">
        <w:rPr>
          <w:rFonts w:cstheme="minorHAnsi"/>
        </w:rPr>
        <w:t>third</w:t>
      </w:r>
      <w:r w:rsidRPr="00EA6591">
        <w:rPr>
          <w:rFonts w:cstheme="minorHAnsi"/>
        </w:rPr>
        <w:t xml:space="preserve"> parties. These loans are relatively short-term and are intended for trade finance purposes. Most loans mature within one year. The specific products offered include inward/outward document coll</w:t>
      </w:r>
      <w:r w:rsidR="0087647D" w:rsidRPr="00EA6591">
        <w:rPr>
          <w:rFonts w:cstheme="minorHAnsi"/>
        </w:rPr>
        <w:t>ections, bank acceptance, short-</w:t>
      </w:r>
      <w:r w:rsidRPr="00EA6591">
        <w:rPr>
          <w:rFonts w:cstheme="minorHAnsi"/>
        </w:rPr>
        <w:t>term trade finance, factoring, and due from IB/Affiliates Note; all the trade finance loans are non-recourse.</w:t>
      </w:r>
    </w:p>
    <w:p w14:paraId="5831D62C" w14:textId="77777777" w:rsidR="00231B06" w:rsidRPr="00EA6591" w:rsidRDefault="0087647D" w:rsidP="002A5B64">
      <w:pPr>
        <w:pStyle w:val="Heading7"/>
      </w:pPr>
      <w:r w:rsidRPr="00EA6591">
        <w:t>Trade Finance – IB &amp; Affiliates</w:t>
      </w:r>
    </w:p>
    <w:p w14:paraId="0AF2494D" w14:textId="77777777" w:rsidR="0087647D" w:rsidRPr="00EA6591" w:rsidRDefault="0087647D" w:rsidP="0087647D">
      <w:pPr>
        <w:rPr>
          <w:rFonts w:cstheme="minorHAnsi"/>
        </w:rPr>
      </w:pPr>
      <w:r w:rsidRPr="00EA6591">
        <w:rPr>
          <w:rFonts w:cstheme="minorHAnsi"/>
        </w:rPr>
        <w:t>IB and affiliates’ trade finance loans are offered to counterparties within the BOC network, as BOC funds transactions on behalf of IB and its affiliates. At the request of other offshore BOC branches, BOC can grant revolving short-term financing facilities to those branches. Repayment obligations of financing under these facilities will be undertaken by these branches pursuant to the general agreement signed between BOC and BOC’s other branches. These financings, in general, should not be over a 360-day term.</w:t>
      </w:r>
    </w:p>
    <w:p w14:paraId="0BF2D75B" w14:textId="77777777" w:rsidR="0087647D" w:rsidRPr="00EA6591" w:rsidRDefault="0087647D" w:rsidP="0087647D">
      <w:pPr>
        <w:rPr>
          <w:rFonts w:cstheme="minorHAnsi"/>
          <w:u w:val="single"/>
        </w:rPr>
      </w:pPr>
      <w:r w:rsidRPr="00EA6591">
        <w:rPr>
          <w:rFonts w:cstheme="minorHAnsi"/>
          <w:u w:val="single"/>
        </w:rPr>
        <w:t>Potential Liquidity Impacts</w:t>
      </w:r>
    </w:p>
    <w:p w14:paraId="7E3C835D" w14:textId="77777777" w:rsidR="0087647D" w:rsidRPr="00EA6591" w:rsidRDefault="0087647D" w:rsidP="0087647D">
      <w:pPr>
        <w:rPr>
          <w:rFonts w:cstheme="minorHAnsi"/>
        </w:rPr>
      </w:pPr>
      <w:r w:rsidRPr="00EA6591">
        <w:rPr>
          <w:rFonts w:cstheme="minorHAnsi"/>
        </w:rPr>
        <w:t>This line of item would provide a potential inflow in times of stress as loan mature.</w:t>
      </w:r>
    </w:p>
    <w:p w14:paraId="728887A9" w14:textId="31869555" w:rsidR="00FB6785" w:rsidRPr="00EA6591" w:rsidRDefault="00575663" w:rsidP="00FB6785">
      <w:pPr>
        <w:pStyle w:val="Caption"/>
        <w:keepNext/>
        <w:rPr>
          <w:rFonts w:cstheme="minorHAnsi"/>
        </w:rPr>
      </w:pPr>
      <w:r w:rsidRPr="008859FB">
        <w:t xml:space="preserve">Table </w:t>
      </w:r>
      <w:fldSimple w:instr=" SEQ Table \* ARABIC ">
        <w:r w:rsidR="000777B4">
          <w:rPr>
            <w:noProof/>
          </w:rPr>
          <w:t>18</w:t>
        </w:r>
      </w:fldSimple>
      <w:r w:rsidRPr="008859FB">
        <w:t>:</w:t>
      </w:r>
      <w:r w:rsidRPr="00EA6591">
        <w:rPr>
          <w:rFonts w:cstheme="minorHAnsi"/>
        </w:rPr>
        <w:t xml:space="preserve"> </w:t>
      </w:r>
      <w:r w:rsidR="00FB6785" w:rsidRPr="00EA6591">
        <w:rPr>
          <w:rFonts w:cstheme="minorHAnsi"/>
        </w:rPr>
        <w:t>Cash Inflow Assumption of IB &amp; Affiliates Trade Finance</w:t>
      </w:r>
    </w:p>
    <w:tbl>
      <w:tblPr>
        <w:tblStyle w:val="GridTable1Light"/>
        <w:tblW w:w="0" w:type="auto"/>
        <w:tblLook w:val="04A0" w:firstRow="1" w:lastRow="0" w:firstColumn="1" w:lastColumn="0" w:noHBand="0" w:noVBand="1"/>
      </w:tblPr>
      <w:tblGrid>
        <w:gridCol w:w="612"/>
        <w:gridCol w:w="3008"/>
        <w:gridCol w:w="1146"/>
        <w:gridCol w:w="1146"/>
        <w:gridCol w:w="1146"/>
        <w:gridCol w:w="1146"/>
        <w:gridCol w:w="1146"/>
      </w:tblGrid>
      <w:tr w:rsidR="0087647D" w:rsidRPr="00EA6591" w14:paraId="5E19D92F" w14:textId="77777777" w:rsidTr="0087647D">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75" w:type="dxa"/>
          </w:tcPr>
          <w:p w14:paraId="7AC9486A" w14:textId="77777777" w:rsidR="0087647D" w:rsidRPr="00EA6591" w:rsidRDefault="0087647D" w:rsidP="0087647D">
            <w:pPr>
              <w:rPr>
                <w:rFonts w:cstheme="minorHAnsi"/>
              </w:rPr>
            </w:pPr>
          </w:p>
        </w:tc>
        <w:tc>
          <w:tcPr>
            <w:tcW w:w="3024" w:type="dxa"/>
            <w:vAlign w:val="center"/>
          </w:tcPr>
          <w:p w14:paraId="16EC0B9D" w14:textId="77777777" w:rsidR="0087647D" w:rsidRPr="00EA6591" w:rsidRDefault="0087647D" w:rsidP="0087647D">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Assumptions</w:t>
            </w:r>
          </w:p>
        </w:tc>
        <w:tc>
          <w:tcPr>
            <w:tcW w:w="1152" w:type="dxa"/>
            <w:vAlign w:val="center"/>
          </w:tcPr>
          <w:p w14:paraId="7886384F" w14:textId="77777777" w:rsidR="0087647D" w:rsidRPr="00EA6591" w:rsidRDefault="0087647D" w:rsidP="0087647D">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O/N</w:t>
            </w:r>
          </w:p>
        </w:tc>
        <w:tc>
          <w:tcPr>
            <w:tcW w:w="1152" w:type="dxa"/>
            <w:vAlign w:val="center"/>
          </w:tcPr>
          <w:p w14:paraId="502B2A55" w14:textId="77777777" w:rsidR="0087647D" w:rsidRPr="00EA6591" w:rsidRDefault="0087647D" w:rsidP="0087647D">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14 Day</w:t>
            </w:r>
          </w:p>
        </w:tc>
        <w:tc>
          <w:tcPr>
            <w:tcW w:w="1152" w:type="dxa"/>
            <w:vAlign w:val="center"/>
          </w:tcPr>
          <w:p w14:paraId="2303CDA1" w14:textId="77777777" w:rsidR="0087647D" w:rsidRPr="00EA6591" w:rsidRDefault="0087647D" w:rsidP="0087647D">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30 Day</w:t>
            </w:r>
          </w:p>
        </w:tc>
        <w:tc>
          <w:tcPr>
            <w:tcW w:w="1152" w:type="dxa"/>
            <w:vAlign w:val="center"/>
          </w:tcPr>
          <w:p w14:paraId="63F46FA7" w14:textId="77777777" w:rsidR="0087647D" w:rsidRPr="00EA6591" w:rsidRDefault="0087647D" w:rsidP="0087647D">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90 Day</w:t>
            </w:r>
          </w:p>
        </w:tc>
        <w:tc>
          <w:tcPr>
            <w:tcW w:w="1152" w:type="dxa"/>
            <w:vAlign w:val="center"/>
          </w:tcPr>
          <w:p w14:paraId="336C5587" w14:textId="77777777" w:rsidR="0087647D" w:rsidRPr="00EA6591" w:rsidRDefault="0087647D" w:rsidP="0087647D">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 Year</w:t>
            </w:r>
          </w:p>
        </w:tc>
      </w:tr>
      <w:tr w:rsidR="0087647D" w:rsidRPr="00EA6591" w14:paraId="6A6B4AFD" w14:textId="77777777" w:rsidTr="0087647D">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20ADC24F" w14:textId="77777777" w:rsidR="0087647D" w:rsidRPr="00EA6591" w:rsidRDefault="0087647D" w:rsidP="0087647D">
            <w:pPr>
              <w:tabs>
                <w:tab w:val="left" w:pos="270"/>
              </w:tabs>
              <w:ind w:left="113" w:right="113"/>
              <w:jc w:val="center"/>
              <w:rPr>
                <w:rFonts w:cstheme="minorHAnsi"/>
                <w:b w:val="0"/>
                <w:lang w:eastAsia="en-US"/>
              </w:rPr>
            </w:pPr>
            <w:r w:rsidRPr="00EA6591">
              <w:rPr>
                <w:rFonts w:cstheme="minorHAnsi"/>
                <w:b w:val="0"/>
                <w:lang w:eastAsia="en-US"/>
              </w:rPr>
              <w:t>Idiosyncratic</w:t>
            </w:r>
          </w:p>
        </w:tc>
        <w:tc>
          <w:tcPr>
            <w:tcW w:w="3024" w:type="dxa"/>
            <w:vAlign w:val="center"/>
          </w:tcPr>
          <w:p w14:paraId="45040932" w14:textId="27A9336F" w:rsidR="0087647D" w:rsidRPr="00EA6591" w:rsidRDefault="00FB6785" w:rsidP="00B74F85">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 inflow at times of maturity</w:t>
            </w:r>
            <w:r w:rsidR="00B74F85" w:rsidRPr="00EA6591">
              <w:rPr>
                <w:rFonts w:cstheme="minorHAnsi"/>
              </w:rPr>
              <w:fldChar w:fldCharType="begin"/>
            </w:r>
            <w:r w:rsidR="00B74F85" w:rsidRPr="00EA6591">
              <w:rPr>
                <w:rFonts w:cstheme="minorHAnsi"/>
              </w:rPr>
              <w:instrText xml:space="preserve"> NOTEREF _Ref25081526 \f \h </w:instrText>
            </w:r>
            <w:r w:rsidR="008859FB" w:rsidRPr="00EA6591">
              <w:rPr>
                <w:rFonts w:cstheme="minorHAnsi"/>
              </w:rPr>
              <w:instrText xml:space="preserve"> \* MERGEFORMAT </w:instrText>
            </w:r>
            <w:r w:rsidR="00B74F85" w:rsidRPr="00EA6591">
              <w:rPr>
                <w:rFonts w:cstheme="minorHAnsi"/>
              </w:rPr>
            </w:r>
            <w:r w:rsidR="00B74F85" w:rsidRPr="00EA6591">
              <w:rPr>
                <w:rFonts w:cstheme="minorHAnsi"/>
              </w:rPr>
              <w:fldChar w:fldCharType="separate"/>
            </w:r>
            <w:r w:rsidR="000777B4" w:rsidRPr="000777B4">
              <w:rPr>
                <w:rStyle w:val="FootnoteReference"/>
                <w:rFonts w:cstheme="minorHAnsi"/>
              </w:rPr>
              <w:t>1</w:t>
            </w:r>
            <w:r w:rsidR="00B74F85" w:rsidRPr="00EA6591">
              <w:rPr>
                <w:rFonts w:cstheme="minorHAnsi"/>
              </w:rPr>
              <w:fldChar w:fldCharType="end"/>
            </w:r>
            <w:r w:rsidRPr="00EA6591">
              <w:rPr>
                <w:rFonts w:cstheme="minorHAnsi"/>
              </w:rPr>
              <w:t xml:space="preserve">. IB and affiliates are </w:t>
            </w:r>
            <w:r w:rsidR="00B74F85" w:rsidRPr="00EA6591">
              <w:rPr>
                <w:rFonts w:cstheme="minorHAnsi"/>
              </w:rPr>
              <w:t>influenced by BOC enterprise stress;</w:t>
            </w:r>
            <w:r w:rsidRPr="00EA6591">
              <w:rPr>
                <w:rFonts w:cstheme="minorHAnsi"/>
              </w:rPr>
              <w:t xml:space="preserve"> however, these facilities are based on specific trade transactions, and the applicant/issuing bank is not impacted by condition of BOC.</w:t>
            </w:r>
          </w:p>
        </w:tc>
        <w:tc>
          <w:tcPr>
            <w:tcW w:w="1152" w:type="dxa"/>
            <w:vAlign w:val="center"/>
          </w:tcPr>
          <w:p w14:paraId="46E19B5B" w14:textId="77777777" w:rsidR="0087647D" w:rsidRPr="00EA6591" w:rsidRDefault="0087647D" w:rsidP="0087647D">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c>
          <w:tcPr>
            <w:tcW w:w="1152" w:type="dxa"/>
            <w:vAlign w:val="center"/>
          </w:tcPr>
          <w:p w14:paraId="5811C3E1" w14:textId="77777777" w:rsidR="0087647D" w:rsidRPr="00EA6591" w:rsidRDefault="0087647D" w:rsidP="0087647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3C947611" w14:textId="77777777" w:rsidR="0087647D" w:rsidRPr="00EA6591" w:rsidRDefault="0087647D" w:rsidP="0087647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26823029" w14:textId="77777777" w:rsidR="0087647D" w:rsidRPr="00EA6591" w:rsidRDefault="0087647D" w:rsidP="0087647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6B7E6165" w14:textId="77777777" w:rsidR="0087647D" w:rsidRPr="00EA6591" w:rsidRDefault="0087647D" w:rsidP="0087647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r>
      <w:tr w:rsidR="00FB6785" w:rsidRPr="00EA6591" w14:paraId="1C24F29F" w14:textId="77777777" w:rsidTr="0087647D">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3128A9F2" w14:textId="77777777" w:rsidR="00FB6785" w:rsidRPr="00EA6591" w:rsidRDefault="00FB6785" w:rsidP="00FB6785">
            <w:pPr>
              <w:tabs>
                <w:tab w:val="left" w:pos="270"/>
              </w:tabs>
              <w:ind w:left="113" w:right="113"/>
              <w:jc w:val="center"/>
              <w:rPr>
                <w:rFonts w:cstheme="minorHAnsi"/>
                <w:b w:val="0"/>
                <w:lang w:eastAsia="en-US"/>
              </w:rPr>
            </w:pPr>
            <w:r w:rsidRPr="00EA6591">
              <w:rPr>
                <w:rFonts w:cstheme="minorHAnsi"/>
                <w:b w:val="0"/>
                <w:lang w:eastAsia="en-US"/>
              </w:rPr>
              <w:t>Systemic</w:t>
            </w:r>
          </w:p>
        </w:tc>
        <w:tc>
          <w:tcPr>
            <w:tcW w:w="3024" w:type="dxa"/>
          </w:tcPr>
          <w:p w14:paraId="000C812F" w14:textId="77777777" w:rsidR="00FB6785" w:rsidRPr="00EA6591" w:rsidRDefault="00B74F85" w:rsidP="00FB6785">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Assumes 50% inflow at times of maturity in</w:t>
            </w:r>
            <w:r w:rsidR="00FB6785" w:rsidRPr="00EA6591">
              <w:rPr>
                <w:rFonts w:cstheme="minorHAnsi"/>
              </w:rPr>
              <w:t xml:space="preserve"> </w:t>
            </w:r>
            <w:r w:rsidRPr="00EA6591">
              <w:rPr>
                <w:rFonts w:cstheme="minorHAnsi"/>
              </w:rPr>
              <w:t xml:space="preserve">the first month. </w:t>
            </w:r>
            <w:r w:rsidR="00FB6785" w:rsidRPr="00EA6591">
              <w:rPr>
                <w:rFonts w:cstheme="minorHAnsi"/>
              </w:rPr>
              <w:t>Reflects potential impact of crisis on U.S.-based trade applicants. It is assumed</w:t>
            </w:r>
            <w:r w:rsidRPr="00EA6591">
              <w:rPr>
                <w:rFonts w:cstheme="minorHAnsi"/>
              </w:rPr>
              <w:t xml:space="preserve"> that</w:t>
            </w:r>
            <w:r w:rsidR="00FB6785" w:rsidRPr="00EA6591">
              <w:rPr>
                <w:rFonts w:cstheme="minorHAnsi"/>
              </w:rPr>
              <w:t xml:space="preserve"> some of the applicants will not be able to fulfill their payment obligations temporarily as contractually required under the trade contract.</w:t>
            </w:r>
          </w:p>
          <w:p w14:paraId="7AC49A7F" w14:textId="6DFF52F7" w:rsidR="00B74F85" w:rsidRPr="00EA6591" w:rsidRDefault="00B74F85" w:rsidP="00FB6785">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However, BOC still assumes 100% cash inflow at times of maturity on and after 30 days, which aligns with LCR factor</w:t>
            </w:r>
            <w:r w:rsidRPr="00EA6591">
              <w:rPr>
                <w:rFonts w:cstheme="minorHAnsi"/>
              </w:rPr>
              <w:fldChar w:fldCharType="begin"/>
            </w:r>
            <w:r w:rsidRPr="00EA6591">
              <w:rPr>
                <w:rFonts w:cstheme="minorHAnsi"/>
              </w:rPr>
              <w:instrText xml:space="preserve"> NOTEREF _Ref25081526 \f \h </w:instrText>
            </w:r>
            <w:r w:rsidR="008859FB" w:rsidRPr="00EA6591">
              <w:rPr>
                <w:rFonts w:cstheme="minorHAnsi"/>
              </w:rPr>
              <w:instrText xml:space="preserve"> \* MERGEFORMAT </w:instrText>
            </w:r>
            <w:r w:rsidRPr="00EA6591">
              <w:rPr>
                <w:rFonts w:cstheme="minorHAnsi"/>
              </w:rPr>
            </w:r>
            <w:r w:rsidRPr="00EA6591">
              <w:rPr>
                <w:rFonts w:cstheme="minorHAnsi"/>
              </w:rPr>
              <w:fldChar w:fldCharType="separate"/>
            </w:r>
            <w:r w:rsidR="000777B4" w:rsidRPr="000777B4">
              <w:rPr>
                <w:rStyle w:val="FootnoteReference"/>
                <w:rFonts w:cstheme="minorHAnsi"/>
              </w:rPr>
              <w:t>1</w:t>
            </w:r>
            <w:r w:rsidRPr="00EA6591">
              <w:rPr>
                <w:rFonts w:cstheme="minorHAnsi"/>
              </w:rPr>
              <w:fldChar w:fldCharType="end"/>
            </w:r>
            <w:r w:rsidRPr="00EA6591">
              <w:rPr>
                <w:rFonts w:cstheme="minorHAnsi"/>
              </w:rPr>
              <w:t>.</w:t>
            </w:r>
          </w:p>
        </w:tc>
        <w:tc>
          <w:tcPr>
            <w:tcW w:w="1152" w:type="dxa"/>
            <w:vAlign w:val="center"/>
          </w:tcPr>
          <w:p w14:paraId="636803B4" w14:textId="77777777" w:rsidR="00FB6785" w:rsidRPr="00EA6591" w:rsidRDefault="00FB6785" w:rsidP="00FB6785">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50%</w:t>
            </w:r>
          </w:p>
        </w:tc>
        <w:tc>
          <w:tcPr>
            <w:tcW w:w="1152" w:type="dxa"/>
            <w:vAlign w:val="center"/>
          </w:tcPr>
          <w:p w14:paraId="28630AE6" w14:textId="77777777" w:rsidR="00FB6785" w:rsidRPr="00EA6591" w:rsidRDefault="00FB6785" w:rsidP="00FB678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c>
          <w:tcPr>
            <w:tcW w:w="1152" w:type="dxa"/>
            <w:vAlign w:val="center"/>
          </w:tcPr>
          <w:p w14:paraId="7AA5F2B7" w14:textId="77777777" w:rsidR="00FB6785" w:rsidRPr="00EA6591" w:rsidRDefault="00FB6785" w:rsidP="00FB678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4B5D5C87" w14:textId="77777777" w:rsidR="00FB6785" w:rsidRPr="00EA6591" w:rsidRDefault="00FB6785" w:rsidP="00FB678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57B37F3C" w14:textId="77777777" w:rsidR="00FB6785" w:rsidRPr="00EA6591" w:rsidRDefault="00FB6785" w:rsidP="00FB678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r>
      <w:tr w:rsidR="00FB6785" w:rsidRPr="00EA6591" w14:paraId="059CE092" w14:textId="77777777" w:rsidTr="0087647D">
        <w:trPr>
          <w:trHeight w:val="71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507C7EB9" w14:textId="77777777" w:rsidR="00FB6785" w:rsidRPr="00EA6591" w:rsidRDefault="00FB6785" w:rsidP="00FB6785">
            <w:pPr>
              <w:tabs>
                <w:tab w:val="left" w:pos="270"/>
              </w:tabs>
              <w:ind w:left="113" w:right="113"/>
              <w:jc w:val="center"/>
              <w:rPr>
                <w:rFonts w:cstheme="minorHAnsi"/>
                <w:b w:val="0"/>
                <w:lang w:eastAsia="en-US"/>
              </w:rPr>
            </w:pPr>
            <w:r w:rsidRPr="00EA6591">
              <w:rPr>
                <w:rFonts w:cstheme="minorHAnsi"/>
                <w:b w:val="0"/>
                <w:lang w:eastAsia="en-US"/>
              </w:rPr>
              <w:t>Combined</w:t>
            </w:r>
          </w:p>
        </w:tc>
        <w:tc>
          <w:tcPr>
            <w:tcW w:w="3024" w:type="dxa"/>
          </w:tcPr>
          <w:p w14:paraId="53166B8D" w14:textId="77777777" w:rsidR="00FB6785" w:rsidRPr="00EA6591" w:rsidRDefault="00FB6785" w:rsidP="00FB6785">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50% due to temporary disruption of international trade, and 100% inflow after three months, assuming international trade normalizes.</w:t>
            </w:r>
          </w:p>
        </w:tc>
        <w:tc>
          <w:tcPr>
            <w:tcW w:w="1152" w:type="dxa"/>
            <w:vAlign w:val="center"/>
          </w:tcPr>
          <w:p w14:paraId="1E28F317" w14:textId="77777777" w:rsidR="00FB6785" w:rsidRPr="00EA6591" w:rsidRDefault="00FB6785" w:rsidP="00FB6785">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50%</w:t>
            </w:r>
          </w:p>
        </w:tc>
        <w:tc>
          <w:tcPr>
            <w:tcW w:w="1152" w:type="dxa"/>
            <w:vAlign w:val="center"/>
          </w:tcPr>
          <w:p w14:paraId="24027E4B" w14:textId="77777777" w:rsidR="00FB6785" w:rsidRPr="00EA6591" w:rsidRDefault="00FB6785" w:rsidP="00FB678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c>
          <w:tcPr>
            <w:tcW w:w="1152" w:type="dxa"/>
            <w:vAlign w:val="center"/>
          </w:tcPr>
          <w:p w14:paraId="0EB3BAEC" w14:textId="77777777" w:rsidR="00FB6785" w:rsidRPr="00EA6591" w:rsidRDefault="00FB6785" w:rsidP="00FB678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c>
          <w:tcPr>
            <w:tcW w:w="1152" w:type="dxa"/>
            <w:vAlign w:val="center"/>
          </w:tcPr>
          <w:p w14:paraId="2016A1A4" w14:textId="0876F059" w:rsidR="00FB6785" w:rsidRPr="00EA6591" w:rsidRDefault="00FC7429" w:rsidP="00FB678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 xml:space="preserve"> </w:t>
            </w:r>
            <w:r w:rsidR="003C68E7" w:rsidRPr="00EA6591">
              <w:rPr>
                <w:rFonts w:cstheme="minorHAnsi"/>
                <w:lang w:eastAsia="en-US"/>
              </w:rPr>
              <w:t>100%</w:t>
            </w:r>
            <w:r w:rsidRPr="00EA6591">
              <w:rPr>
                <w:rFonts w:cstheme="minorHAnsi"/>
                <w:lang w:eastAsia="en-US"/>
              </w:rPr>
              <w:t xml:space="preserve"> </w:t>
            </w:r>
          </w:p>
        </w:tc>
        <w:tc>
          <w:tcPr>
            <w:tcW w:w="1152" w:type="dxa"/>
            <w:vAlign w:val="center"/>
          </w:tcPr>
          <w:p w14:paraId="1F43C302" w14:textId="77777777" w:rsidR="00FB6785" w:rsidRPr="00EA6591" w:rsidRDefault="00FB6785" w:rsidP="00FB678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r>
    </w:tbl>
    <w:p w14:paraId="6E600765" w14:textId="77777777" w:rsidR="00FB6785" w:rsidRPr="00EA6591" w:rsidRDefault="00FB6785" w:rsidP="002A5B64">
      <w:pPr>
        <w:pStyle w:val="Heading7"/>
      </w:pPr>
      <w:r w:rsidRPr="00EA6591">
        <w:t xml:space="preserve">Trade Finance – </w:t>
      </w:r>
      <w:r w:rsidR="00B74F85" w:rsidRPr="00EA6591">
        <w:t>Third P</w:t>
      </w:r>
      <w:r w:rsidRPr="00EA6591">
        <w:t>arty FIs</w:t>
      </w:r>
    </w:p>
    <w:p w14:paraId="75089D08" w14:textId="77777777" w:rsidR="00FB6785" w:rsidRPr="00EA6591" w:rsidRDefault="00B74F85" w:rsidP="00FB6785">
      <w:pPr>
        <w:rPr>
          <w:rFonts w:cstheme="minorHAnsi"/>
        </w:rPr>
      </w:pPr>
      <w:r w:rsidRPr="00EA6591">
        <w:rPr>
          <w:rFonts w:cstheme="minorHAnsi"/>
        </w:rPr>
        <w:t>Third party</w:t>
      </w:r>
      <w:r w:rsidR="00FB6785" w:rsidRPr="00EA6591">
        <w:rPr>
          <w:rFonts w:cstheme="minorHAnsi"/>
        </w:rPr>
        <w:t xml:space="preserve"> FI trade finance loans offered to other FIs; specifically, BOC offers bankers’ acceptance discounts and forfeiting for correspondent banks. </w:t>
      </w:r>
    </w:p>
    <w:p w14:paraId="667D391C" w14:textId="77777777" w:rsidR="00FB6785" w:rsidRPr="00EA6591" w:rsidRDefault="00FB6785" w:rsidP="00FB6785">
      <w:pPr>
        <w:rPr>
          <w:rFonts w:cstheme="minorHAnsi"/>
          <w:u w:val="single"/>
        </w:rPr>
      </w:pPr>
      <w:r w:rsidRPr="00EA6591">
        <w:rPr>
          <w:rFonts w:cstheme="minorHAnsi"/>
          <w:u w:val="single"/>
        </w:rPr>
        <w:t>Potential Liquidity Impacts</w:t>
      </w:r>
    </w:p>
    <w:p w14:paraId="6D04D517" w14:textId="77777777" w:rsidR="00FB6785" w:rsidRPr="00EA6591" w:rsidRDefault="00FB6785" w:rsidP="00FB6785">
      <w:pPr>
        <w:rPr>
          <w:rFonts w:cstheme="minorHAnsi"/>
        </w:rPr>
      </w:pPr>
      <w:r w:rsidRPr="00EA6591">
        <w:rPr>
          <w:rFonts w:cstheme="minorHAnsi"/>
        </w:rPr>
        <w:t>This line of item would provide a potential inflow in times of stress as loan mature.</w:t>
      </w:r>
    </w:p>
    <w:p w14:paraId="6D6FBF1A" w14:textId="13C34B2E" w:rsidR="00224CC5" w:rsidRPr="00EA6591" w:rsidRDefault="00575663" w:rsidP="00224CC5">
      <w:pPr>
        <w:pStyle w:val="Caption"/>
        <w:keepNext/>
        <w:rPr>
          <w:rFonts w:cstheme="minorHAnsi"/>
        </w:rPr>
      </w:pPr>
      <w:r w:rsidRPr="008859FB">
        <w:t xml:space="preserve">Table </w:t>
      </w:r>
      <w:fldSimple w:instr=" SEQ Table \* ARABIC ">
        <w:r w:rsidR="000777B4">
          <w:rPr>
            <w:noProof/>
          </w:rPr>
          <w:t>19</w:t>
        </w:r>
      </w:fldSimple>
      <w:r w:rsidRPr="008859FB">
        <w:t>:</w:t>
      </w:r>
      <w:r w:rsidRPr="00EA6591">
        <w:rPr>
          <w:rFonts w:cstheme="minorHAnsi"/>
        </w:rPr>
        <w:t xml:space="preserve"> </w:t>
      </w:r>
      <w:r w:rsidR="00224CC5" w:rsidRPr="00EA6591">
        <w:rPr>
          <w:rFonts w:cstheme="minorHAnsi"/>
        </w:rPr>
        <w:t>Cash Inflow Assumption of Third Party FIs Trade Finance</w:t>
      </w:r>
    </w:p>
    <w:tbl>
      <w:tblPr>
        <w:tblStyle w:val="GridTable1Light"/>
        <w:tblW w:w="0" w:type="auto"/>
        <w:tblLook w:val="04A0" w:firstRow="1" w:lastRow="0" w:firstColumn="1" w:lastColumn="0" w:noHBand="0" w:noVBand="1"/>
      </w:tblPr>
      <w:tblGrid>
        <w:gridCol w:w="612"/>
        <w:gridCol w:w="3008"/>
        <w:gridCol w:w="1146"/>
        <w:gridCol w:w="1146"/>
        <w:gridCol w:w="1146"/>
        <w:gridCol w:w="1146"/>
        <w:gridCol w:w="1146"/>
      </w:tblGrid>
      <w:tr w:rsidR="00FB6785" w:rsidRPr="00EA6591" w14:paraId="46663159" w14:textId="77777777" w:rsidTr="00FB5FFC">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75" w:type="dxa"/>
          </w:tcPr>
          <w:p w14:paraId="73032A13" w14:textId="77777777" w:rsidR="00FB6785" w:rsidRPr="00EA6591" w:rsidRDefault="00FB6785" w:rsidP="00FB5FFC">
            <w:pPr>
              <w:rPr>
                <w:rFonts w:cstheme="minorHAnsi"/>
              </w:rPr>
            </w:pPr>
          </w:p>
        </w:tc>
        <w:tc>
          <w:tcPr>
            <w:tcW w:w="3024" w:type="dxa"/>
            <w:vAlign w:val="center"/>
          </w:tcPr>
          <w:p w14:paraId="5B720ED1" w14:textId="77777777" w:rsidR="00FB6785" w:rsidRPr="00EA6591" w:rsidRDefault="00FB6785" w:rsidP="00FB5FFC">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Assumptions</w:t>
            </w:r>
          </w:p>
        </w:tc>
        <w:tc>
          <w:tcPr>
            <w:tcW w:w="1152" w:type="dxa"/>
            <w:vAlign w:val="center"/>
          </w:tcPr>
          <w:p w14:paraId="41AF41C4" w14:textId="77777777" w:rsidR="00FB6785" w:rsidRPr="00EA6591" w:rsidRDefault="00FB6785" w:rsidP="00FB5FFC">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O/N</w:t>
            </w:r>
          </w:p>
        </w:tc>
        <w:tc>
          <w:tcPr>
            <w:tcW w:w="1152" w:type="dxa"/>
            <w:vAlign w:val="center"/>
          </w:tcPr>
          <w:p w14:paraId="7B7ACDDF" w14:textId="77777777" w:rsidR="00FB6785" w:rsidRPr="00EA6591" w:rsidRDefault="00FB6785" w:rsidP="00FB5FFC">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14 Day</w:t>
            </w:r>
          </w:p>
        </w:tc>
        <w:tc>
          <w:tcPr>
            <w:tcW w:w="1152" w:type="dxa"/>
            <w:vAlign w:val="center"/>
          </w:tcPr>
          <w:p w14:paraId="3138E3C4" w14:textId="77777777" w:rsidR="00FB6785" w:rsidRPr="00EA6591" w:rsidRDefault="00FB6785" w:rsidP="00FB5FFC">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30 Day</w:t>
            </w:r>
          </w:p>
        </w:tc>
        <w:tc>
          <w:tcPr>
            <w:tcW w:w="1152" w:type="dxa"/>
            <w:vAlign w:val="center"/>
          </w:tcPr>
          <w:p w14:paraId="6E86A480" w14:textId="77777777" w:rsidR="00FB6785" w:rsidRPr="00EA6591" w:rsidRDefault="00FB6785" w:rsidP="00FB5FFC">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90 Day</w:t>
            </w:r>
          </w:p>
        </w:tc>
        <w:tc>
          <w:tcPr>
            <w:tcW w:w="1152" w:type="dxa"/>
            <w:vAlign w:val="center"/>
          </w:tcPr>
          <w:p w14:paraId="3E61BB96" w14:textId="77777777" w:rsidR="00FB6785" w:rsidRPr="00EA6591" w:rsidRDefault="00FB6785" w:rsidP="00FB5FFC">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 Year</w:t>
            </w:r>
          </w:p>
        </w:tc>
      </w:tr>
      <w:tr w:rsidR="000F0AEC" w:rsidRPr="00EA6591" w14:paraId="5CECB5AE" w14:textId="77777777" w:rsidTr="00FB5FFC">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59800496" w14:textId="77777777" w:rsidR="000F0AEC" w:rsidRPr="00EA6591" w:rsidRDefault="000F0AEC" w:rsidP="000F0AEC">
            <w:pPr>
              <w:tabs>
                <w:tab w:val="left" w:pos="270"/>
              </w:tabs>
              <w:ind w:left="113" w:right="113"/>
              <w:jc w:val="center"/>
              <w:rPr>
                <w:rFonts w:cstheme="minorHAnsi"/>
                <w:b w:val="0"/>
                <w:lang w:eastAsia="en-US"/>
              </w:rPr>
            </w:pPr>
            <w:r w:rsidRPr="00EA6591">
              <w:rPr>
                <w:rFonts w:cstheme="minorHAnsi"/>
                <w:b w:val="0"/>
                <w:lang w:eastAsia="en-US"/>
              </w:rPr>
              <w:t>Idiosyncratic</w:t>
            </w:r>
          </w:p>
        </w:tc>
        <w:tc>
          <w:tcPr>
            <w:tcW w:w="3024" w:type="dxa"/>
            <w:vAlign w:val="center"/>
          </w:tcPr>
          <w:p w14:paraId="1F3CE5DB" w14:textId="049ED9C6" w:rsidR="000F0AEC" w:rsidRPr="00EA6591" w:rsidRDefault="000F0AEC" w:rsidP="000F0AEC">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 inflow at times of maturity</w:t>
            </w:r>
            <w:r w:rsidRPr="00EA6591">
              <w:rPr>
                <w:rFonts w:cstheme="minorHAnsi"/>
              </w:rPr>
              <w:fldChar w:fldCharType="begin"/>
            </w:r>
            <w:r w:rsidRPr="00EA6591">
              <w:rPr>
                <w:rFonts w:cstheme="minorHAnsi"/>
              </w:rPr>
              <w:instrText xml:space="preserve"> NOTEREF _Ref25081526 \f \h </w:instrText>
            </w:r>
            <w:r w:rsidR="008859FB" w:rsidRPr="00EA6591">
              <w:rPr>
                <w:rFonts w:cstheme="minorHAnsi"/>
              </w:rPr>
              <w:instrText xml:space="preserve"> \* MERGEFORMAT </w:instrText>
            </w:r>
            <w:r w:rsidRPr="00EA6591">
              <w:rPr>
                <w:rFonts w:cstheme="minorHAnsi"/>
              </w:rPr>
            </w:r>
            <w:r w:rsidRPr="00EA6591">
              <w:rPr>
                <w:rFonts w:cstheme="minorHAnsi"/>
              </w:rPr>
              <w:fldChar w:fldCharType="separate"/>
            </w:r>
            <w:r w:rsidR="000777B4" w:rsidRPr="000777B4">
              <w:rPr>
                <w:rStyle w:val="FootnoteReference"/>
                <w:rFonts w:cstheme="minorHAnsi"/>
              </w:rPr>
              <w:t>1</w:t>
            </w:r>
            <w:r w:rsidRPr="00EA6591">
              <w:rPr>
                <w:rFonts w:cstheme="minorHAnsi"/>
              </w:rPr>
              <w:fldChar w:fldCharType="end"/>
            </w:r>
            <w:r w:rsidRPr="00EA6591">
              <w:rPr>
                <w:rFonts w:cstheme="minorHAnsi"/>
              </w:rPr>
              <w:t>. Third party FIs might be influenced by BOC enterprise stress, however, these facilities are based on specific trade transactions, and the applicant/issuing bank is not impacted by the condition of BOC.</w:t>
            </w:r>
          </w:p>
        </w:tc>
        <w:tc>
          <w:tcPr>
            <w:tcW w:w="1152" w:type="dxa"/>
            <w:vAlign w:val="center"/>
          </w:tcPr>
          <w:p w14:paraId="7E4AC398" w14:textId="77777777" w:rsidR="000F0AEC" w:rsidRPr="00EA6591" w:rsidRDefault="000F0AEC" w:rsidP="000F0AEC">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c>
          <w:tcPr>
            <w:tcW w:w="1152" w:type="dxa"/>
            <w:vAlign w:val="center"/>
          </w:tcPr>
          <w:p w14:paraId="153E9189" w14:textId="77777777" w:rsidR="000F0AEC" w:rsidRPr="00EA6591" w:rsidRDefault="000F0AEC" w:rsidP="000F0AE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1C61FD3A" w14:textId="77777777" w:rsidR="000F0AEC" w:rsidRPr="00EA6591" w:rsidRDefault="000F0AEC" w:rsidP="000F0AE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763C6658" w14:textId="77777777" w:rsidR="000F0AEC" w:rsidRPr="00EA6591" w:rsidRDefault="000F0AEC" w:rsidP="000F0AE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062F3ABA" w14:textId="77777777" w:rsidR="000F0AEC" w:rsidRPr="00EA6591" w:rsidRDefault="000F0AEC" w:rsidP="000F0AE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r>
      <w:tr w:rsidR="000F0AEC" w:rsidRPr="00EA6591" w14:paraId="2AD937C7" w14:textId="77777777" w:rsidTr="00FB5FFC">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0002B253" w14:textId="77777777" w:rsidR="000F0AEC" w:rsidRPr="00EA6591" w:rsidRDefault="000F0AEC" w:rsidP="000F0AEC">
            <w:pPr>
              <w:tabs>
                <w:tab w:val="left" w:pos="270"/>
              </w:tabs>
              <w:ind w:left="113" w:right="113"/>
              <w:jc w:val="center"/>
              <w:rPr>
                <w:rFonts w:cstheme="minorHAnsi"/>
                <w:b w:val="0"/>
                <w:lang w:eastAsia="en-US"/>
              </w:rPr>
            </w:pPr>
            <w:r w:rsidRPr="00EA6591">
              <w:rPr>
                <w:rFonts w:cstheme="minorHAnsi"/>
                <w:b w:val="0"/>
                <w:lang w:eastAsia="en-US"/>
              </w:rPr>
              <w:t>Systemic</w:t>
            </w:r>
          </w:p>
        </w:tc>
        <w:tc>
          <w:tcPr>
            <w:tcW w:w="3024" w:type="dxa"/>
          </w:tcPr>
          <w:p w14:paraId="027FD307" w14:textId="77777777" w:rsidR="000F0AEC" w:rsidRPr="00EA6591" w:rsidRDefault="000F0AEC" w:rsidP="000F0AEC">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Assumes 50% inflow at times of maturity in the first month. Reflects potential impact of crisis on U.S.-based trade applicants. It is assumed that some of the applicants will not be able to fulfill their payment obligations temporarily as contractually required under the trade contract.</w:t>
            </w:r>
          </w:p>
          <w:p w14:paraId="7CCF61D9" w14:textId="1065F885" w:rsidR="000F0AEC" w:rsidRPr="00EA6591" w:rsidRDefault="000F0AEC" w:rsidP="000F0AEC">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However, BOC still assumes 100% cash inflow at times of maturity on and after 30 days, which aligns with LCR factor</w:t>
            </w:r>
            <w:r w:rsidRPr="00EA6591">
              <w:rPr>
                <w:rFonts w:cstheme="minorHAnsi"/>
              </w:rPr>
              <w:fldChar w:fldCharType="begin"/>
            </w:r>
            <w:r w:rsidRPr="00EA6591">
              <w:rPr>
                <w:rFonts w:cstheme="minorHAnsi"/>
              </w:rPr>
              <w:instrText xml:space="preserve"> NOTEREF _Ref25081526 \f \h </w:instrText>
            </w:r>
            <w:r w:rsidR="008859FB" w:rsidRPr="00EA6591">
              <w:rPr>
                <w:rFonts w:cstheme="minorHAnsi"/>
              </w:rPr>
              <w:instrText xml:space="preserve"> \* MERGEFORMAT </w:instrText>
            </w:r>
            <w:r w:rsidRPr="00EA6591">
              <w:rPr>
                <w:rFonts w:cstheme="minorHAnsi"/>
              </w:rPr>
            </w:r>
            <w:r w:rsidRPr="00EA6591">
              <w:rPr>
                <w:rFonts w:cstheme="minorHAnsi"/>
              </w:rPr>
              <w:fldChar w:fldCharType="separate"/>
            </w:r>
            <w:r w:rsidR="000777B4" w:rsidRPr="000777B4">
              <w:rPr>
                <w:rStyle w:val="FootnoteReference"/>
                <w:rFonts w:cstheme="minorHAnsi"/>
              </w:rPr>
              <w:t>1</w:t>
            </w:r>
            <w:r w:rsidRPr="00EA6591">
              <w:rPr>
                <w:rFonts w:cstheme="minorHAnsi"/>
              </w:rPr>
              <w:fldChar w:fldCharType="end"/>
            </w:r>
            <w:r w:rsidRPr="00EA6591">
              <w:rPr>
                <w:rFonts w:cstheme="minorHAnsi"/>
              </w:rPr>
              <w:t>.</w:t>
            </w:r>
          </w:p>
        </w:tc>
        <w:tc>
          <w:tcPr>
            <w:tcW w:w="1152" w:type="dxa"/>
            <w:vAlign w:val="center"/>
          </w:tcPr>
          <w:p w14:paraId="3AE9B340" w14:textId="77777777" w:rsidR="000F0AEC" w:rsidRPr="00EA6591" w:rsidRDefault="000F0AEC" w:rsidP="000F0AEC">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50%</w:t>
            </w:r>
          </w:p>
        </w:tc>
        <w:tc>
          <w:tcPr>
            <w:tcW w:w="1152" w:type="dxa"/>
            <w:vAlign w:val="center"/>
          </w:tcPr>
          <w:p w14:paraId="328E619D" w14:textId="77777777" w:rsidR="000F0AEC" w:rsidRPr="00EA6591" w:rsidRDefault="000F0AEC" w:rsidP="000F0AE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c>
          <w:tcPr>
            <w:tcW w:w="1152" w:type="dxa"/>
            <w:vAlign w:val="center"/>
          </w:tcPr>
          <w:p w14:paraId="1B4382D4" w14:textId="77777777" w:rsidR="000F0AEC" w:rsidRPr="00EA6591" w:rsidRDefault="000F0AEC" w:rsidP="000F0AE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07FEBABD" w14:textId="77777777" w:rsidR="000F0AEC" w:rsidRPr="00EA6591" w:rsidRDefault="000F0AEC" w:rsidP="000F0AE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524E8F38" w14:textId="77777777" w:rsidR="000F0AEC" w:rsidRPr="00EA6591" w:rsidRDefault="000F0AEC" w:rsidP="000F0AE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r>
      <w:tr w:rsidR="000F0AEC" w:rsidRPr="00EA6591" w14:paraId="28F52CFA" w14:textId="77777777" w:rsidTr="00FB5FFC">
        <w:trPr>
          <w:trHeight w:val="71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6A3D9E5D" w14:textId="77777777" w:rsidR="000F0AEC" w:rsidRPr="00EA6591" w:rsidRDefault="000F0AEC" w:rsidP="000F0AEC">
            <w:pPr>
              <w:tabs>
                <w:tab w:val="left" w:pos="270"/>
              </w:tabs>
              <w:ind w:left="113" w:right="113"/>
              <w:jc w:val="center"/>
              <w:rPr>
                <w:rFonts w:cstheme="minorHAnsi"/>
                <w:b w:val="0"/>
                <w:lang w:eastAsia="en-US"/>
              </w:rPr>
            </w:pPr>
            <w:r w:rsidRPr="00EA6591">
              <w:rPr>
                <w:rFonts w:cstheme="minorHAnsi"/>
                <w:b w:val="0"/>
                <w:lang w:eastAsia="en-US"/>
              </w:rPr>
              <w:t>Combined</w:t>
            </w:r>
          </w:p>
        </w:tc>
        <w:tc>
          <w:tcPr>
            <w:tcW w:w="3024" w:type="dxa"/>
          </w:tcPr>
          <w:p w14:paraId="58F14427" w14:textId="77777777" w:rsidR="000F0AEC" w:rsidRPr="00EA6591" w:rsidRDefault="000F0AEC" w:rsidP="000F0AEC">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50% on maturity due to temporary disruption of international trade, and 100% inflow after three months, assuming international trade normalizes.</w:t>
            </w:r>
          </w:p>
        </w:tc>
        <w:tc>
          <w:tcPr>
            <w:tcW w:w="1152" w:type="dxa"/>
            <w:vAlign w:val="center"/>
          </w:tcPr>
          <w:p w14:paraId="3AD07B5D" w14:textId="77777777" w:rsidR="000F0AEC" w:rsidRPr="00EA6591" w:rsidRDefault="000F0AEC" w:rsidP="000F0AEC">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50%</w:t>
            </w:r>
          </w:p>
        </w:tc>
        <w:tc>
          <w:tcPr>
            <w:tcW w:w="1152" w:type="dxa"/>
            <w:vAlign w:val="center"/>
          </w:tcPr>
          <w:p w14:paraId="6B19678A" w14:textId="77777777" w:rsidR="000F0AEC" w:rsidRPr="00EA6591" w:rsidRDefault="000F0AEC" w:rsidP="000F0AE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c>
          <w:tcPr>
            <w:tcW w:w="1152" w:type="dxa"/>
            <w:vAlign w:val="center"/>
          </w:tcPr>
          <w:p w14:paraId="48A60148" w14:textId="77777777" w:rsidR="000F0AEC" w:rsidRPr="00EA6591" w:rsidRDefault="000F0AEC" w:rsidP="000F0AE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50%</w:t>
            </w:r>
          </w:p>
        </w:tc>
        <w:tc>
          <w:tcPr>
            <w:tcW w:w="1152" w:type="dxa"/>
            <w:vAlign w:val="center"/>
          </w:tcPr>
          <w:p w14:paraId="238C1394" w14:textId="77777777" w:rsidR="000F0AEC" w:rsidRPr="00EA6591" w:rsidRDefault="000F0AEC" w:rsidP="000F0AE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4FD7E83C" w14:textId="77777777" w:rsidR="000F0AEC" w:rsidRPr="00EA6591" w:rsidRDefault="000F0AEC" w:rsidP="000F0AE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r>
    </w:tbl>
    <w:p w14:paraId="60CB2ADD" w14:textId="77777777" w:rsidR="00224CC5" w:rsidRPr="00EA6591" w:rsidRDefault="00224CC5" w:rsidP="002A5B64">
      <w:pPr>
        <w:pStyle w:val="Heading7"/>
      </w:pPr>
      <w:r w:rsidRPr="00EA6591">
        <w:t>Trade Finance – Corporate Customers</w:t>
      </w:r>
    </w:p>
    <w:p w14:paraId="6D385B64" w14:textId="4B3227B4" w:rsidR="00224CC5" w:rsidRPr="00EA6591" w:rsidRDefault="00224CC5" w:rsidP="00224CC5">
      <w:pPr>
        <w:rPr>
          <w:rFonts w:cstheme="minorHAnsi"/>
        </w:rPr>
      </w:pPr>
      <w:r w:rsidRPr="00EA6591">
        <w:rPr>
          <w:rFonts w:cstheme="minorHAnsi"/>
        </w:rPr>
        <w:t xml:space="preserve">Non-FI loans are mostly for factoring business. BOC offers trade finance loans on behalf of other BOC branches or other third party FIs, guaranteed </w:t>
      </w:r>
      <w:r w:rsidR="007A4040" w:rsidRPr="00EA6591">
        <w:rPr>
          <w:rFonts w:cstheme="minorHAnsi"/>
        </w:rPr>
        <w:t xml:space="preserve">either by </w:t>
      </w:r>
      <w:r w:rsidR="001C3E39" w:rsidRPr="00EA6591">
        <w:rPr>
          <w:rFonts w:cstheme="minorHAnsi"/>
        </w:rPr>
        <w:t>BOC H.O.</w:t>
      </w:r>
      <w:r w:rsidR="007A4040" w:rsidRPr="00EA6591">
        <w:rPr>
          <w:rFonts w:cstheme="minorHAnsi"/>
        </w:rPr>
        <w:t xml:space="preserve"> or by other</w:t>
      </w:r>
      <w:r w:rsidRPr="00EA6591">
        <w:rPr>
          <w:rFonts w:cstheme="minorHAnsi"/>
        </w:rPr>
        <w:t xml:space="preserve"> FIs. In the factoring business, BOC purchases account receivables from export customers, or BOC finances account payables for import </w:t>
      </w:r>
      <w:r w:rsidR="00CB3C80" w:rsidRPr="00EA6591">
        <w:rPr>
          <w:rFonts w:cstheme="minorHAnsi"/>
        </w:rPr>
        <w:t xml:space="preserve">customers. </w:t>
      </w:r>
      <w:r w:rsidRPr="00EA6591">
        <w:rPr>
          <w:rFonts w:cstheme="minorHAnsi"/>
        </w:rPr>
        <w:t>If the customer fails to pay upon maturity, BOC will book a loan under the customer’s name. Any financing or refinancing of the customer will be subject to the customer’s obligation to repay either BOC branches or other third party FI guarantors.</w:t>
      </w:r>
    </w:p>
    <w:p w14:paraId="2616F5E1" w14:textId="77777777" w:rsidR="00224CC5" w:rsidRPr="00EA6591" w:rsidRDefault="00224CC5" w:rsidP="00224CC5">
      <w:pPr>
        <w:rPr>
          <w:rFonts w:cstheme="minorHAnsi"/>
        </w:rPr>
      </w:pPr>
      <w:r w:rsidRPr="00EA6591">
        <w:rPr>
          <w:rFonts w:cstheme="minorHAnsi"/>
        </w:rPr>
        <w:t>Besides factoring business, BOC also offers the following three structured trade finance products including pre-export financing, borrowing base facilities and warehouse financing.</w:t>
      </w:r>
    </w:p>
    <w:p w14:paraId="59E3779A" w14:textId="77777777" w:rsidR="00224CC5" w:rsidRPr="00EA6591" w:rsidRDefault="00224CC5" w:rsidP="00224CC5">
      <w:pPr>
        <w:rPr>
          <w:rFonts w:cstheme="minorHAnsi"/>
        </w:rPr>
      </w:pPr>
      <w:r w:rsidRPr="00EA6591">
        <w:rPr>
          <w:rFonts w:cstheme="minorHAnsi"/>
        </w:rPr>
        <w:t>Pre-export financing takes place when a financial institution advances funds to a borrower based on proven orders from buyers. The borrower usually requires the funding in order to produce and supply the goods.</w:t>
      </w:r>
    </w:p>
    <w:p w14:paraId="06703800" w14:textId="77777777" w:rsidR="00224CC5" w:rsidRPr="00EA6591" w:rsidRDefault="00224CC5" w:rsidP="00224CC5">
      <w:pPr>
        <w:rPr>
          <w:rFonts w:cstheme="minorHAnsi"/>
        </w:rPr>
      </w:pPr>
      <w:r w:rsidRPr="00EA6591">
        <w:rPr>
          <w:rFonts w:cstheme="minorHAnsi"/>
        </w:rPr>
        <w:t xml:space="preserve">Borrowing base facilities are working capital credit </w:t>
      </w:r>
      <w:r w:rsidR="007A4040" w:rsidRPr="00EA6591">
        <w:rPr>
          <w:rFonts w:cstheme="minorHAnsi"/>
        </w:rPr>
        <w:t>facilities, which</w:t>
      </w:r>
      <w:r w:rsidRPr="00EA6591">
        <w:rPr>
          <w:rFonts w:cstheme="minorHAnsi"/>
        </w:rPr>
        <w:t xml:space="preserve"> are secured in full by current assets (usually trading receivables, inventory of the borrower and/or other security providers. Borrowing base facilities are generally provided to trading companies on a revolving basis for the purposes of purchasing, storing, transporting and selling prescribed commodities.</w:t>
      </w:r>
    </w:p>
    <w:p w14:paraId="1A20FE71" w14:textId="77777777" w:rsidR="00224CC5" w:rsidRPr="00EA6591" w:rsidRDefault="00224CC5" w:rsidP="00224CC5">
      <w:pPr>
        <w:rPr>
          <w:rFonts w:cstheme="minorHAnsi"/>
        </w:rPr>
      </w:pPr>
      <w:r w:rsidRPr="00EA6591">
        <w:rPr>
          <w:rFonts w:cstheme="minorHAnsi"/>
        </w:rPr>
        <w:t>Warehouse financing is a form of inventory financing in which loans are made to manufacturers and processors on the basis of goods or commodities held in trust as collateral for the loans.</w:t>
      </w:r>
    </w:p>
    <w:p w14:paraId="7ECDEF7E" w14:textId="77777777" w:rsidR="00224CC5" w:rsidRPr="00EA6591" w:rsidRDefault="00224CC5" w:rsidP="00224CC5">
      <w:pPr>
        <w:rPr>
          <w:rFonts w:cstheme="minorHAnsi"/>
          <w:u w:val="single"/>
        </w:rPr>
      </w:pPr>
      <w:r w:rsidRPr="00EA6591">
        <w:rPr>
          <w:rFonts w:cstheme="minorHAnsi"/>
          <w:u w:val="single"/>
        </w:rPr>
        <w:t>Potential Liquidity Impacts</w:t>
      </w:r>
    </w:p>
    <w:p w14:paraId="3D69A8B0" w14:textId="77777777" w:rsidR="00CB1D88" w:rsidRPr="00EA6591" w:rsidRDefault="00224CC5" w:rsidP="00224CC5">
      <w:pPr>
        <w:rPr>
          <w:rFonts w:cstheme="minorHAnsi"/>
        </w:rPr>
      </w:pPr>
      <w:r w:rsidRPr="00EA6591">
        <w:rPr>
          <w:rFonts w:cstheme="minorHAnsi"/>
        </w:rPr>
        <w:t>This line of item would provide a potential inflow in times of stress</w:t>
      </w:r>
      <w:r w:rsidR="003901F6" w:rsidRPr="00EA6591">
        <w:rPr>
          <w:rFonts w:cstheme="minorHAnsi"/>
        </w:rPr>
        <w:t>.</w:t>
      </w:r>
    </w:p>
    <w:p w14:paraId="197941C7" w14:textId="12D173E3" w:rsidR="003901F6" w:rsidRPr="00EA6591" w:rsidRDefault="00575663" w:rsidP="003901F6">
      <w:pPr>
        <w:pStyle w:val="Caption"/>
        <w:keepNext/>
        <w:rPr>
          <w:rFonts w:cstheme="minorHAnsi"/>
        </w:rPr>
      </w:pPr>
      <w:r w:rsidRPr="008859FB">
        <w:t xml:space="preserve">Table </w:t>
      </w:r>
      <w:fldSimple w:instr=" SEQ Table \* ARABIC ">
        <w:r w:rsidR="000777B4">
          <w:rPr>
            <w:noProof/>
          </w:rPr>
          <w:t>20</w:t>
        </w:r>
      </w:fldSimple>
      <w:r w:rsidRPr="008859FB">
        <w:t>:</w:t>
      </w:r>
      <w:r w:rsidRPr="00EA6591">
        <w:rPr>
          <w:rFonts w:cstheme="minorHAnsi"/>
        </w:rPr>
        <w:t xml:space="preserve"> </w:t>
      </w:r>
      <w:r w:rsidR="003901F6" w:rsidRPr="00EA6591">
        <w:rPr>
          <w:rFonts w:cstheme="minorHAnsi"/>
        </w:rPr>
        <w:t>Cash Inflow Assumption of Corporate Customers Trade Finance</w:t>
      </w:r>
    </w:p>
    <w:tbl>
      <w:tblPr>
        <w:tblStyle w:val="GridTable1Light"/>
        <w:tblW w:w="0" w:type="auto"/>
        <w:tblLook w:val="04A0" w:firstRow="1" w:lastRow="0" w:firstColumn="1" w:lastColumn="0" w:noHBand="0" w:noVBand="1"/>
      </w:tblPr>
      <w:tblGrid>
        <w:gridCol w:w="611"/>
        <w:gridCol w:w="3004"/>
        <w:gridCol w:w="1147"/>
        <w:gridCol w:w="1147"/>
        <w:gridCol w:w="1147"/>
        <w:gridCol w:w="1147"/>
        <w:gridCol w:w="1147"/>
      </w:tblGrid>
      <w:tr w:rsidR="001421C4" w:rsidRPr="00EA6591" w14:paraId="1688DE83" w14:textId="77777777" w:rsidTr="00FB5FFC">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75" w:type="dxa"/>
          </w:tcPr>
          <w:p w14:paraId="5BDD40F7" w14:textId="77777777" w:rsidR="001421C4" w:rsidRPr="00EA6591" w:rsidRDefault="001421C4" w:rsidP="00FB5FFC">
            <w:pPr>
              <w:rPr>
                <w:rFonts w:cstheme="minorHAnsi"/>
              </w:rPr>
            </w:pPr>
          </w:p>
        </w:tc>
        <w:tc>
          <w:tcPr>
            <w:tcW w:w="3024" w:type="dxa"/>
            <w:vAlign w:val="center"/>
          </w:tcPr>
          <w:p w14:paraId="52121D1F" w14:textId="77777777" w:rsidR="001421C4" w:rsidRPr="00EA6591" w:rsidRDefault="001421C4" w:rsidP="00FB5FFC">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Assumptions</w:t>
            </w:r>
          </w:p>
        </w:tc>
        <w:tc>
          <w:tcPr>
            <w:tcW w:w="1152" w:type="dxa"/>
            <w:vAlign w:val="center"/>
          </w:tcPr>
          <w:p w14:paraId="1BF3FC7D" w14:textId="77777777" w:rsidR="001421C4" w:rsidRPr="00EA6591" w:rsidRDefault="001421C4" w:rsidP="00FB5FFC">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O/N</w:t>
            </w:r>
          </w:p>
        </w:tc>
        <w:tc>
          <w:tcPr>
            <w:tcW w:w="1152" w:type="dxa"/>
            <w:vAlign w:val="center"/>
          </w:tcPr>
          <w:p w14:paraId="7A2A1329" w14:textId="77777777" w:rsidR="001421C4" w:rsidRPr="00EA6591" w:rsidRDefault="001421C4" w:rsidP="00FB5FFC">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14 Day</w:t>
            </w:r>
          </w:p>
        </w:tc>
        <w:tc>
          <w:tcPr>
            <w:tcW w:w="1152" w:type="dxa"/>
            <w:vAlign w:val="center"/>
          </w:tcPr>
          <w:p w14:paraId="3B2DFE3C" w14:textId="77777777" w:rsidR="001421C4" w:rsidRPr="00EA6591" w:rsidRDefault="001421C4" w:rsidP="00FB5FFC">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30 Day</w:t>
            </w:r>
          </w:p>
        </w:tc>
        <w:tc>
          <w:tcPr>
            <w:tcW w:w="1152" w:type="dxa"/>
            <w:vAlign w:val="center"/>
          </w:tcPr>
          <w:p w14:paraId="6E7F24D4" w14:textId="77777777" w:rsidR="001421C4" w:rsidRPr="00EA6591" w:rsidRDefault="001421C4" w:rsidP="00FB5FFC">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90 Day</w:t>
            </w:r>
          </w:p>
        </w:tc>
        <w:tc>
          <w:tcPr>
            <w:tcW w:w="1152" w:type="dxa"/>
            <w:vAlign w:val="center"/>
          </w:tcPr>
          <w:p w14:paraId="1EB4BB79" w14:textId="77777777" w:rsidR="001421C4" w:rsidRPr="00EA6591" w:rsidRDefault="001421C4" w:rsidP="00FB5FFC">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 Year</w:t>
            </w:r>
          </w:p>
        </w:tc>
      </w:tr>
      <w:tr w:rsidR="001421C4" w:rsidRPr="00EA6591" w14:paraId="59AB57E0" w14:textId="77777777" w:rsidTr="00FB5FFC">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1BCCFAFE" w14:textId="77777777" w:rsidR="001421C4" w:rsidRPr="00EA6591" w:rsidRDefault="001421C4" w:rsidP="00FB5FFC">
            <w:pPr>
              <w:tabs>
                <w:tab w:val="left" w:pos="270"/>
              </w:tabs>
              <w:ind w:left="113" w:right="113"/>
              <w:jc w:val="center"/>
              <w:rPr>
                <w:rFonts w:cstheme="minorHAnsi"/>
                <w:b w:val="0"/>
                <w:lang w:eastAsia="en-US"/>
              </w:rPr>
            </w:pPr>
            <w:r w:rsidRPr="00EA6591">
              <w:rPr>
                <w:rFonts w:cstheme="minorHAnsi"/>
                <w:b w:val="0"/>
                <w:lang w:eastAsia="en-US"/>
              </w:rPr>
              <w:t>Idiosyncratic</w:t>
            </w:r>
          </w:p>
        </w:tc>
        <w:tc>
          <w:tcPr>
            <w:tcW w:w="3024" w:type="dxa"/>
            <w:vAlign w:val="center"/>
          </w:tcPr>
          <w:p w14:paraId="21C5ACFB" w14:textId="77777777" w:rsidR="001421C4" w:rsidRPr="00EA6591" w:rsidRDefault="0087644A" w:rsidP="00FB5FFC">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 inflow on maturity. Market conditions are stable and BOC clients remain financially sound.</w:t>
            </w:r>
          </w:p>
        </w:tc>
        <w:tc>
          <w:tcPr>
            <w:tcW w:w="1152" w:type="dxa"/>
            <w:vAlign w:val="center"/>
          </w:tcPr>
          <w:p w14:paraId="3789D055" w14:textId="77777777" w:rsidR="001421C4" w:rsidRPr="00EA6591" w:rsidRDefault="001421C4" w:rsidP="00FB5FFC">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c>
          <w:tcPr>
            <w:tcW w:w="1152" w:type="dxa"/>
            <w:vAlign w:val="center"/>
          </w:tcPr>
          <w:p w14:paraId="3D0A1ABB" w14:textId="77777777" w:rsidR="001421C4" w:rsidRPr="00EA6591" w:rsidRDefault="001421C4" w:rsidP="00FB5FF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47B04735" w14:textId="77777777" w:rsidR="001421C4" w:rsidRPr="00EA6591" w:rsidRDefault="001421C4" w:rsidP="00FB5FF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50A89CD6" w14:textId="77777777" w:rsidR="001421C4" w:rsidRPr="00EA6591" w:rsidRDefault="001421C4" w:rsidP="00FB5FF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6F959CC0" w14:textId="77777777" w:rsidR="001421C4" w:rsidRPr="00EA6591" w:rsidRDefault="001421C4" w:rsidP="00FB5FF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r>
      <w:tr w:rsidR="0087644A" w:rsidRPr="00EA6591" w14:paraId="519E9A28" w14:textId="77777777" w:rsidTr="0087644A">
        <w:trPr>
          <w:trHeight w:val="1799"/>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1D571C65" w14:textId="77777777" w:rsidR="0087644A" w:rsidRPr="00EA6591" w:rsidRDefault="0087644A" w:rsidP="001421C4">
            <w:pPr>
              <w:tabs>
                <w:tab w:val="left" w:pos="270"/>
              </w:tabs>
              <w:ind w:left="113" w:right="113"/>
              <w:jc w:val="center"/>
              <w:rPr>
                <w:rFonts w:cstheme="minorHAnsi"/>
                <w:b w:val="0"/>
                <w:lang w:eastAsia="en-US"/>
              </w:rPr>
            </w:pPr>
            <w:r w:rsidRPr="00EA6591">
              <w:rPr>
                <w:rFonts w:cstheme="minorHAnsi"/>
                <w:b w:val="0"/>
                <w:lang w:eastAsia="en-US"/>
              </w:rPr>
              <w:t>Systemic</w:t>
            </w:r>
          </w:p>
        </w:tc>
        <w:tc>
          <w:tcPr>
            <w:tcW w:w="3024" w:type="dxa"/>
            <w:vMerge w:val="restart"/>
          </w:tcPr>
          <w:p w14:paraId="31E9175F" w14:textId="77777777" w:rsidR="0087644A" w:rsidRPr="00EA6591" w:rsidRDefault="0087644A" w:rsidP="0087644A">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Assumes 100% inflow at times of maturity. While BOC U.S. clients experience stress, accounts receivable are assumed to liquidate with no practical ability to extend financing in the normal course of business. Furthermore, the exporter or importer's representing bank has an obligation to pay BOC if the exporter or importer fails to do so.</w:t>
            </w:r>
          </w:p>
        </w:tc>
        <w:tc>
          <w:tcPr>
            <w:tcW w:w="1152" w:type="dxa"/>
            <w:vAlign w:val="center"/>
          </w:tcPr>
          <w:p w14:paraId="563278B1" w14:textId="77777777" w:rsidR="0087644A" w:rsidRPr="00EA6591" w:rsidRDefault="0087644A" w:rsidP="001421C4">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c>
          <w:tcPr>
            <w:tcW w:w="1152" w:type="dxa"/>
            <w:vAlign w:val="center"/>
          </w:tcPr>
          <w:p w14:paraId="694D0EB1" w14:textId="77777777" w:rsidR="0087644A" w:rsidRPr="00EA6591" w:rsidRDefault="0087644A" w:rsidP="001421C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4C3987D3" w14:textId="77777777" w:rsidR="0087644A" w:rsidRPr="00EA6591" w:rsidRDefault="0087644A" w:rsidP="001421C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561C763A" w14:textId="77777777" w:rsidR="0087644A" w:rsidRPr="00EA6591" w:rsidRDefault="0087644A" w:rsidP="001421C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1CF08157" w14:textId="77777777" w:rsidR="0087644A" w:rsidRPr="00EA6591" w:rsidRDefault="0087644A" w:rsidP="001421C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r>
      <w:tr w:rsidR="0087644A" w:rsidRPr="00EA6591" w14:paraId="4975496E" w14:textId="77777777" w:rsidTr="00FB5FFC">
        <w:trPr>
          <w:trHeight w:val="71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4C8CC92C" w14:textId="77777777" w:rsidR="0087644A" w:rsidRPr="00EA6591" w:rsidRDefault="0087644A" w:rsidP="001421C4">
            <w:pPr>
              <w:tabs>
                <w:tab w:val="left" w:pos="270"/>
              </w:tabs>
              <w:ind w:left="113" w:right="113"/>
              <w:jc w:val="center"/>
              <w:rPr>
                <w:rFonts w:cstheme="minorHAnsi"/>
                <w:b w:val="0"/>
                <w:lang w:eastAsia="en-US"/>
              </w:rPr>
            </w:pPr>
            <w:r w:rsidRPr="00EA6591">
              <w:rPr>
                <w:rFonts w:cstheme="minorHAnsi"/>
                <w:b w:val="0"/>
                <w:lang w:eastAsia="en-US"/>
              </w:rPr>
              <w:t>Combined</w:t>
            </w:r>
          </w:p>
        </w:tc>
        <w:tc>
          <w:tcPr>
            <w:tcW w:w="3024" w:type="dxa"/>
            <w:vMerge/>
          </w:tcPr>
          <w:p w14:paraId="500E7241" w14:textId="77777777" w:rsidR="0087644A" w:rsidRPr="00EA6591" w:rsidRDefault="0087644A" w:rsidP="001421C4">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152" w:type="dxa"/>
            <w:vAlign w:val="center"/>
          </w:tcPr>
          <w:p w14:paraId="5541F636" w14:textId="77777777" w:rsidR="0087644A" w:rsidRPr="00EA6591" w:rsidRDefault="0087644A" w:rsidP="001421C4">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c>
          <w:tcPr>
            <w:tcW w:w="1152" w:type="dxa"/>
            <w:vAlign w:val="center"/>
          </w:tcPr>
          <w:p w14:paraId="5E8F6436" w14:textId="77777777" w:rsidR="0087644A" w:rsidRPr="00EA6591" w:rsidRDefault="0087644A" w:rsidP="001421C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3E04495A" w14:textId="77777777" w:rsidR="0087644A" w:rsidRPr="00EA6591" w:rsidRDefault="0087644A" w:rsidP="001421C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457EE473" w14:textId="77777777" w:rsidR="0087644A" w:rsidRPr="00EA6591" w:rsidRDefault="0087644A" w:rsidP="001421C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c>
          <w:tcPr>
            <w:tcW w:w="1152" w:type="dxa"/>
            <w:vAlign w:val="center"/>
          </w:tcPr>
          <w:p w14:paraId="300EF90E" w14:textId="77777777" w:rsidR="0087644A" w:rsidRPr="00EA6591" w:rsidRDefault="0087644A" w:rsidP="001421C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100%</w:t>
            </w:r>
          </w:p>
        </w:tc>
      </w:tr>
    </w:tbl>
    <w:p w14:paraId="338ED568" w14:textId="77777777" w:rsidR="003901F6" w:rsidRPr="00EA6591" w:rsidRDefault="003901F6" w:rsidP="00B66493">
      <w:pPr>
        <w:pStyle w:val="Heading5"/>
      </w:pPr>
      <w:r w:rsidRPr="00EA6591">
        <w:t>BOLI</w:t>
      </w:r>
    </w:p>
    <w:p w14:paraId="099DC576" w14:textId="77777777" w:rsidR="003901F6" w:rsidRPr="00EA6591" w:rsidRDefault="003901F6" w:rsidP="003901F6">
      <w:pPr>
        <w:rPr>
          <w:rFonts w:cstheme="minorHAnsi"/>
        </w:rPr>
      </w:pPr>
      <w:r w:rsidRPr="00EA6591">
        <w:rPr>
          <w:rFonts w:cstheme="minorHAnsi"/>
        </w:rPr>
        <w:t>BOLI is the abbreviation of “Bank Owned Life Insurance”</w:t>
      </w:r>
    </w:p>
    <w:p w14:paraId="04ACE8B5" w14:textId="77777777" w:rsidR="003901F6" w:rsidRPr="00EA6591" w:rsidRDefault="003901F6" w:rsidP="003901F6">
      <w:pPr>
        <w:rPr>
          <w:rFonts w:cstheme="minorHAnsi"/>
          <w:u w:val="single"/>
        </w:rPr>
      </w:pPr>
      <w:r w:rsidRPr="00EA6591">
        <w:rPr>
          <w:rFonts w:cstheme="minorHAnsi"/>
          <w:u w:val="single"/>
        </w:rPr>
        <w:t>Potential Liquidity Impacts</w:t>
      </w:r>
    </w:p>
    <w:p w14:paraId="78681B00" w14:textId="77777777" w:rsidR="003901F6" w:rsidRPr="00EA6591" w:rsidRDefault="003901F6" w:rsidP="003901F6">
      <w:pPr>
        <w:rPr>
          <w:rFonts w:cstheme="minorHAnsi"/>
        </w:rPr>
      </w:pPr>
      <w:r w:rsidRPr="00EA6591">
        <w:rPr>
          <w:rFonts w:cstheme="minorHAnsi"/>
        </w:rPr>
        <w:t>Bank owned life insurance is presumed to have no liquidity impact. BOLI policies are considered as a potential source of liquidity and a countermeasure. They are assumed immaterial given the small policy value.</w:t>
      </w:r>
    </w:p>
    <w:p w14:paraId="4CE0D87E" w14:textId="5698AE2D" w:rsidR="00351064" w:rsidRPr="00EA6591" w:rsidRDefault="00575663" w:rsidP="00351064">
      <w:pPr>
        <w:pStyle w:val="Caption"/>
        <w:keepNext/>
        <w:rPr>
          <w:rFonts w:cstheme="minorHAnsi"/>
        </w:rPr>
      </w:pPr>
      <w:r w:rsidRPr="008859FB">
        <w:t xml:space="preserve">Table </w:t>
      </w:r>
      <w:fldSimple w:instr=" SEQ Table \* ARABIC ">
        <w:r w:rsidR="000777B4">
          <w:rPr>
            <w:noProof/>
          </w:rPr>
          <w:t>21</w:t>
        </w:r>
      </w:fldSimple>
      <w:r w:rsidRPr="008859FB">
        <w:t>:</w:t>
      </w:r>
      <w:r w:rsidRPr="00EA6591">
        <w:rPr>
          <w:rFonts w:cstheme="minorHAnsi"/>
        </w:rPr>
        <w:t xml:space="preserve"> </w:t>
      </w:r>
      <w:r w:rsidR="00351064" w:rsidRPr="00EA6591">
        <w:rPr>
          <w:rFonts w:cstheme="minorHAnsi"/>
        </w:rPr>
        <w:t>Cash Inflow Assumption of BOLI</w:t>
      </w:r>
    </w:p>
    <w:tbl>
      <w:tblPr>
        <w:tblStyle w:val="GridTable1Light"/>
        <w:tblW w:w="0" w:type="auto"/>
        <w:tblLook w:val="04A0" w:firstRow="1" w:lastRow="0" w:firstColumn="1" w:lastColumn="0" w:noHBand="0" w:noVBand="1"/>
      </w:tblPr>
      <w:tblGrid>
        <w:gridCol w:w="611"/>
        <w:gridCol w:w="3005"/>
        <w:gridCol w:w="1146"/>
        <w:gridCol w:w="1147"/>
        <w:gridCol w:w="1147"/>
        <w:gridCol w:w="1147"/>
        <w:gridCol w:w="1147"/>
      </w:tblGrid>
      <w:tr w:rsidR="003901F6" w:rsidRPr="00EA6591" w14:paraId="51AA59DF" w14:textId="77777777" w:rsidTr="00FB5FFC">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75" w:type="dxa"/>
          </w:tcPr>
          <w:p w14:paraId="68DE3F99" w14:textId="77777777" w:rsidR="003901F6" w:rsidRPr="00EA6591" w:rsidRDefault="003901F6" w:rsidP="00FB5FFC">
            <w:pPr>
              <w:rPr>
                <w:rFonts w:cstheme="minorHAnsi"/>
              </w:rPr>
            </w:pPr>
          </w:p>
        </w:tc>
        <w:tc>
          <w:tcPr>
            <w:tcW w:w="3024" w:type="dxa"/>
            <w:vAlign w:val="center"/>
          </w:tcPr>
          <w:p w14:paraId="313ACB04" w14:textId="77777777" w:rsidR="003901F6" w:rsidRPr="00EA6591" w:rsidRDefault="003901F6" w:rsidP="00FB5FFC">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Assumptions</w:t>
            </w:r>
          </w:p>
        </w:tc>
        <w:tc>
          <w:tcPr>
            <w:tcW w:w="1152" w:type="dxa"/>
            <w:vAlign w:val="center"/>
          </w:tcPr>
          <w:p w14:paraId="378B2AA6" w14:textId="77777777" w:rsidR="003901F6" w:rsidRPr="00EA6591" w:rsidRDefault="003901F6" w:rsidP="00FB5FFC">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O/N</w:t>
            </w:r>
          </w:p>
        </w:tc>
        <w:tc>
          <w:tcPr>
            <w:tcW w:w="1152" w:type="dxa"/>
            <w:vAlign w:val="center"/>
          </w:tcPr>
          <w:p w14:paraId="70F0061B" w14:textId="77777777" w:rsidR="003901F6" w:rsidRPr="00EA6591" w:rsidRDefault="003901F6" w:rsidP="00FB5FFC">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14 Day</w:t>
            </w:r>
          </w:p>
        </w:tc>
        <w:tc>
          <w:tcPr>
            <w:tcW w:w="1152" w:type="dxa"/>
            <w:vAlign w:val="center"/>
          </w:tcPr>
          <w:p w14:paraId="432737EA" w14:textId="77777777" w:rsidR="003901F6" w:rsidRPr="00EA6591" w:rsidRDefault="003901F6" w:rsidP="00FB5FFC">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30 Day</w:t>
            </w:r>
          </w:p>
        </w:tc>
        <w:tc>
          <w:tcPr>
            <w:tcW w:w="1152" w:type="dxa"/>
            <w:vAlign w:val="center"/>
          </w:tcPr>
          <w:p w14:paraId="5298DA75" w14:textId="77777777" w:rsidR="003901F6" w:rsidRPr="00EA6591" w:rsidRDefault="003901F6" w:rsidP="00FB5FFC">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90 Day</w:t>
            </w:r>
          </w:p>
        </w:tc>
        <w:tc>
          <w:tcPr>
            <w:tcW w:w="1152" w:type="dxa"/>
            <w:vAlign w:val="center"/>
          </w:tcPr>
          <w:p w14:paraId="4D019B29" w14:textId="77777777" w:rsidR="003901F6" w:rsidRPr="00EA6591" w:rsidRDefault="003901F6" w:rsidP="00FB5FFC">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 Year</w:t>
            </w:r>
          </w:p>
        </w:tc>
      </w:tr>
      <w:tr w:rsidR="003901F6" w:rsidRPr="00EA6591" w14:paraId="342E031C" w14:textId="77777777" w:rsidTr="00FB5FFC">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0F46A205" w14:textId="77777777" w:rsidR="003901F6" w:rsidRPr="00EA6591" w:rsidRDefault="003901F6" w:rsidP="00FB5FFC">
            <w:pPr>
              <w:tabs>
                <w:tab w:val="left" w:pos="270"/>
              </w:tabs>
              <w:ind w:left="113" w:right="113"/>
              <w:jc w:val="center"/>
              <w:rPr>
                <w:rFonts w:cstheme="minorHAnsi"/>
                <w:b w:val="0"/>
                <w:lang w:eastAsia="en-US"/>
              </w:rPr>
            </w:pPr>
            <w:r w:rsidRPr="00EA6591">
              <w:rPr>
                <w:rFonts w:cstheme="minorHAnsi"/>
                <w:b w:val="0"/>
                <w:lang w:eastAsia="en-US"/>
              </w:rPr>
              <w:t>Idiosyncratic</w:t>
            </w:r>
          </w:p>
        </w:tc>
        <w:tc>
          <w:tcPr>
            <w:tcW w:w="3024" w:type="dxa"/>
            <w:vMerge w:val="restart"/>
            <w:vAlign w:val="center"/>
          </w:tcPr>
          <w:p w14:paraId="23C263C6" w14:textId="77777777" w:rsidR="003901F6" w:rsidRPr="00EA6591" w:rsidRDefault="003901F6" w:rsidP="003901F6">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 xml:space="preserve">The account is considered immaterial given the small policy value; therefore, BOC simply assumes no inflow in concerned time horizon for conservativeness reasons. </w:t>
            </w:r>
          </w:p>
        </w:tc>
        <w:tc>
          <w:tcPr>
            <w:tcW w:w="1152" w:type="dxa"/>
            <w:vAlign w:val="center"/>
          </w:tcPr>
          <w:p w14:paraId="737A611E" w14:textId="77777777" w:rsidR="003901F6" w:rsidRPr="00EA6591" w:rsidRDefault="003901F6" w:rsidP="00FB5FFC">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Zero cash inflow</w:t>
            </w:r>
          </w:p>
        </w:tc>
        <w:tc>
          <w:tcPr>
            <w:tcW w:w="1152" w:type="dxa"/>
            <w:vAlign w:val="center"/>
          </w:tcPr>
          <w:p w14:paraId="38ECB2F6" w14:textId="77777777" w:rsidR="003901F6" w:rsidRPr="00EA6591" w:rsidRDefault="003901F6" w:rsidP="00FB5FF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inflow</w:t>
            </w:r>
          </w:p>
        </w:tc>
        <w:tc>
          <w:tcPr>
            <w:tcW w:w="1152" w:type="dxa"/>
            <w:vAlign w:val="center"/>
          </w:tcPr>
          <w:p w14:paraId="6B9A52F8" w14:textId="77777777" w:rsidR="003901F6" w:rsidRPr="00EA6591" w:rsidRDefault="003901F6" w:rsidP="00FB5FF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inflow</w:t>
            </w:r>
          </w:p>
        </w:tc>
        <w:tc>
          <w:tcPr>
            <w:tcW w:w="1152" w:type="dxa"/>
            <w:vAlign w:val="center"/>
          </w:tcPr>
          <w:p w14:paraId="1A6DD880" w14:textId="77777777" w:rsidR="003901F6" w:rsidRPr="00EA6591" w:rsidRDefault="003901F6" w:rsidP="00FB5FF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inflow</w:t>
            </w:r>
          </w:p>
        </w:tc>
        <w:tc>
          <w:tcPr>
            <w:tcW w:w="1152" w:type="dxa"/>
            <w:vAlign w:val="center"/>
          </w:tcPr>
          <w:p w14:paraId="03176944" w14:textId="77777777" w:rsidR="003901F6" w:rsidRPr="00EA6591" w:rsidRDefault="003901F6" w:rsidP="00FB5FF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inflow</w:t>
            </w:r>
          </w:p>
        </w:tc>
      </w:tr>
      <w:tr w:rsidR="003901F6" w:rsidRPr="00EA6591" w14:paraId="3E3BF405" w14:textId="77777777" w:rsidTr="003901F6">
        <w:trPr>
          <w:trHeight w:val="1484"/>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643A25DC" w14:textId="77777777" w:rsidR="003901F6" w:rsidRPr="00EA6591" w:rsidRDefault="003901F6" w:rsidP="003901F6">
            <w:pPr>
              <w:tabs>
                <w:tab w:val="left" w:pos="270"/>
              </w:tabs>
              <w:ind w:left="113" w:right="113"/>
              <w:jc w:val="center"/>
              <w:rPr>
                <w:rFonts w:cstheme="minorHAnsi"/>
                <w:b w:val="0"/>
                <w:lang w:eastAsia="en-US"/>
              </w:rPr>
            </w:pPr>
            <w:r w:rsidRPr="00EA6591">
              <w:rPr>
                <w:rFonts w:cstheme="minorHAnsi"/>
                <w:b w:val="0"/>
                <w:lang w:eastAsia="en-US"/>
              </w:rPr>
              <w:t>Systemic</w:t>
            </w:r>
          </w:p>
        </w:tc>
        <w:tc>
          <w:tcPr>
            <w:tcW w:w="3024" w:type="dxa"/>
            <w:vMerge/>
          </w:tcPr>
          <w:p w14:paraId="25CB4DDA" w14:textId="77777777" w:rsidR="003901F6" w:rsidRPr="00EA6591" w:rsidRDefault="003901F6" w:rsidP="003901F6">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152" w:type="dxa"/>
            <w:vAlign w:val="center"/>
          </w:tcPr>
          <w:p w14:paraId="03767160" w14:textId="77777777" w:rsidR="003901F6" w:rsidRPr="00EA6591" w:rsidRDefault="003901F6" w:rsidP="003901F6">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Zero cash inflow</w:t>
            </w:r>
          </w:p>
        </w:tc>
        <w:tc>
          <w:tcPr>
            <w:tcW w:w="1152" w:type="dxa"/>
            <w:vAlign w:val="center"/>
          </w:tcPr>
          <w:p w14:paraId="71E826CB" w14:textId="77777777" w:rsidR="003901F6" w:rsidRPr="00EA6591" w:rsidRDefault="003901F6" w:rsidP="003901F6">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inflow</w:t>
            </w:r>
          </w:p>
        </w:tc>
        <w:tc>
          <w:tcPr>
            <w:tcW w:w="1152" w:type="dxa"/>
            <w:vAlign w:val="center"/>
          </w:tcPr>
          <w:p w14:paraId="72253F6A" w14:textId="77777777" w:rsidR="003901F6" w:rsidRPr="00EA6591" w:rsidRDefault="003901F6" w:rsidP="003901F6">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inflow</w:t>
            </w:r>
          </w:p>
        </w:tc>
        <w:tc>
          <w:tcPr>
            <w:tcW w:w="1152" w:type="dxa"/>
            <w:vAlign w:val="center"/>
          </w:tcPr>
          <w:p w14:paraId="19FEC783" w14:textId="77777777" w:rsidR="003901F6" w:rsidRPr="00EA6591" w:rsidRDefault="003901F6" w:rsidP="003901F6">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inflow</w:t>
            </w:r>
          </w:p>
        </w:tc>
        <w:tc>
          <w:tcPr>
            <w:tcW w:w="1152" w:type="dxa"/>
            <w:vAlign w:val="center"/>
          </w:tcPr>
          <w:p w14:paraId="5E38A5C2" w14:textId="77777777" w:rsidR="003901F6" w:rsidRPr="00EA6591" w:rsidRDefault="003901F6" w:rsidP="003901F6">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inflow</w:t>
            </w:r>
          </w:p>
        </w:tc>
      </w:tr>
      <w:tr w:rsidR="003901F6" w:rsidRPr="00EA6591" w14:paraId="3122E984" w14:textId="77777777" w:rsidTr="003901F6">
        <w:trPr>
          <w:trHeight w:val="152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1D0D36EA" w14:textId="77777777" w:rsidR="003901F6" w:rsidRPr="00EA6591" w:rsidRDefault="003901F6" w:rsidP="003901F6">
            <w:pPr>
              <w:tabs>
                <w:tab w:val="left" w:pos="270"/>
              </w:tabs>
              <w:ind w:left="113" w:right="113"/>
              <w:jc w:val="center"/>
              <w:rPr>
                <w:rFonts w:cstheme="minorHAnsi"/>
                <w:b w:val="0"/>
                <w:lang w:eastAsia="en-US"/>
              </w:rPr>
            </w:pPr>
            <w:r w:rsidRPr="00EA6591">
              <w:rPr>
                <w:rFonts w:cstheme="minorHAnsi"/>
                <w:b w:val="0"/>
                <w:lang w:eastAsia="en-US"/>
              </w:rPr>
              <w:t>Combined</w:t>
            </w:r>
          </w:p>
        </w:tc>
        <w:tc>
          <w:tcPr>
            <w:tcW w:w="3024" w:type="dxa"/>
            <w:vMerge/>
          </w:tcPr>
          <w:p w14:paraId="1F007358" w14:textId="77777777" w:rsidR="003901F6" w:rsidRPr="00EA6591" w:rsidRDefault="003901F6" w:rsidP="003901F6">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152" w:type="dxa"/>
            <w:vAlign w:val="center"/>
          </w:tcPr>
          <w:p w14:paraId="6F55C39E" w14:textId="77777777" w:rsidR="003901F6" w:rsidRPr="00EA6591" w:rsidRDefault="003901F6" w:rsidP="003901F6">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Zero cash inflow</w:t>
            </w:r>
          </w:p>
        </w:tc>
        <w:tc>
          <w:tcPr>
            <w:tcW w:w="1152" w:type="dxa"/>
            <w:vAlign w:val="center"/>
          </w:tcPr>
          <w:p w14:paraId="483E7DA2" w14:textId="77777777" w:rsidR="003901F6" w:rsidRPr="00EA6591" w:rsidRDefault="003901F6" w:rsidP="003901F6">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inflow</w:t>
            </w:r>
          </w:p>
        </w:tc>
        <w:tc>
          <w:tcPr>
            <w:tcW w:w="1152" w:type="dxa"/>
            <w:vAlign w:val="center"/>
          </w:tcPr>
          <w:p w14:paraId="206685CC" w14:textId="77777777" w:rsidR="003901F6" w:rsidRPr="00EA6591" w:rsidRDefault="003901F6" w:rsidP="003901F6">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inflow</w:t>
            </w:r>
          </w:p>
        </w:tc>
        <w:tc>
          <w:tcPr>
            <w:tcW w:w="1152" w:type="dxa"/>
            <w:vAlign w:val="center"/>
          </w:tcPr>
          <w:p w14:paraId="1827A3B3" w14:textId="77777777" w:rsidR="003901F6" w:rsidRPr="00EA6591" w:rsidRDefault="003901F6" w:rsidP="003901F6">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inflow</w:t>
            </w:r>
          </w:p>
        </w:tc>
        <w:tc>
          <w:tcPr>
            <w:tcW w:w="1152" w:type="dxa"/>
            <w:vAlign w:val="center"/>
          </w:tcPr>
          <w:p w14:paraId="43BFD388" w14:textId="77777777" w:rsidR="003901F6" w:rsidRPr="00EA6591" w:rsidRDefault="003901F6" w:rsidP="003901F6">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inflow</w:t>
            </w:r>
          </w:p>
        </w:tc>
      </w:tr>
    </w:tbl>
    <w:p w14:paraId="23653004" w14:textId="77777777" w:rsidR="00A215B8" w:rsidRPr="00EA6591" w:rsidRDefault="00A215B8" w:rsidP="00B66493">
      <w:pPr>
        <w:pStyle w:val="Heading5"/>
      </w:pPr>
      <w:r w:rsidRPr="00EA6591">
        <w:t>Reverse Repo Assets</w:t>
      </w:r>
    </w:p>
    <w:p w14:paraId="7BEFD2BB" w14:textId="77777777" w:rsidR="00A215B8" w:rsidRPr="00EA6591" w:rsidRDefault="00A215B8" w:rsidP="00A215B8">
      <w:pPr>
        <w:rPr>
          <w:rFonts w:cstheme="minorHAnsi"/>
        </w:rPr>
      </w:pPr>
      <w:r w:rsidRPr="00EA6591">
        <w:rPr>
          <w:rFonts w:cstheme="minorHAnsi"/>
        </w:rPr>
        <w:t>This line item is composed of collateral the bank takes in the reverse repo transaction as a lender of cash and promises to sell the securities back on maturity.</w:t>
      </w:r>
    </w:p>
    <w:p w14:paraId="3A744280" w14:textId="77777777" w:rsidR="00A215B8" w:rsidRPr="00EA6591" w:rsidRDefault="00A215B8" w:rsidP="00A215B8">
      <w:pPr>
        <w:rPr>
          <w:rFonts w:cstheme="minorHAnsi"/>
          <w:u w:val="single"/>
        </w:rPr>
      </w:pPr>
      <w:r w:rsidRPr="00EA6591">
        <w:rPr>
          <w:rFonts w:cstheme="minorHAnsi"/>
          <w:u w:val="single"/>
        </w:rPr>
        <w:t>Potential Liquidity Impacts</w:t>
      </w:r>
    </w:p>
    <w:p w14:paraId="1927F800" w14:textId="77777777" w:rsidR="00A215B8" w:rsidRPr="00EA6591" w:rsidRDefault="00A215B8" w:rsidP="00A215B8">
      <w:pPr>
        <w:rPr>
          <w:rFonts w:cstheme="minorHAnsi"/>
        </w:rPr>
      </w:pPr>
      <w:r w:rsidRPr="00EA6591">
        <w:rPr>
          <w:rFonts w:cstheme="minorHAnsi"/>
        </w:rPr>
        <w:t>Per U.S. LCR rule guidance, a bank should assume maturing reverse repurchase or securities borrowing agreements secured by Level 1 assets will be rolled-over and will not give rise to any cash inflows (0%)</w:t>
      </w:r>
      <w:r w:rsidR="0093142C" w:rsidRPr="00EA6591">
        <w:rPr>
          <w:rStyle w:val="FootnoteReference"/>
          <w:rFonts w:cstheme="minorHAnsi"/>
        </w:rPr>
        <w:footnoteReference w:id="3"/>
      </w:r>
      <w:r w:rsidRPr="00EA6591">
        <w:rPr>
          <w:rFonts w:cstheme="minorHAnsi"/>
        </w:rPr>
        <w:t>.</w:t>
      </w:r>
    </w:p>
    <w:p w14:paraId="2D61E720" w14:textId="7713BCF3" w:rsidR="0093142C" w:rsidRPr="00EA6591" w:rsidRDefault="00575663" w:rsidP="0093142C">
      <w:pPr>
        <w:pStyle w:val="Caption"/>
        <w:keepNext/>
        <w:rPr>
          <w:rFonts w:cstheme="minorHAnsi"/>
        </w:rPr>
      </w:pPr>
      <w:r w:rsidRPr="008859FB">
        <w:t xml:space="preserve">Table </w:t>
      </w:r>
      <w:fldSimple w:instr=" SEQ Table \* ARABIC ">
        <w:r w:rsidR="000777B4">
          <w:rPr>
            <w:noProof/>
          </w:rPr>
          <w:t>22</w:t>
        </w:r>
      </w:fldSimple>
      <w:r w:rsidRPr="008859FB">
        <w:t>:</w:t>
      </w:r>
      <w:r w:rsidRPr="00EA6591">
        <w:rPr>
          <w:rFonts w:cstheme="minorHAnsi"/>
        </w:rPr>
        <w:t xml:space="preserve"> </w:t>
      </w:r>
      <w:r w:rsidR="0093142C" w:rsidRPr="00EA6591">
        <w:rPr>
          <w:rFonts w:cstheme="minorHAnsi"/>
        </w:rPr>
        <w:t>Cash Inflow Assumption of Reverse Repo Assets</w:t>
      </w:r>
    </w:p>
    <w:tbl>
      <w:tblPr>
        <w:tblStyle w:val="GridTable1Light"/>
        <w:tblW w:w="0" w:type="auto"/>
        <w:tblLook w:val="04A0" w:firstRow="1" w:lastRow="0" w:firstColumn="1" w:lastColumn="0" w:noHBand="0" w:noVBand="1"/>
      </w:tblPr>
      <w:tblGrid>
        <w:gridCol w:w="612"/>
        <w:gridCol w:w="3003"/>
        <w:gridCol w:w="1147"/>
        <w:gridCol w:w="1147"/>
        <w:gridCol w:w="1147"/>
        <w:gridCol w:w="1147"/>
        <w:gridCol w:w="1147"/>
      </w:tblGrid>
      <w:tr w:rsidR="0093142C" w:rsidRPr="00EA6591" w14:paraId="1D8BE78D" w14:textId="77777777" w:rsidTr="00FB5FFC">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75" w:type="dxa"/>
          </w:tcPr>
          <w:p w14:paraId="1FEC8946" w14:textId="77777777" w:rsidR="0093142C" w:rsidRPr="00EA6591" w:rsidRDefault="0093142C" w:rsidP="00FB5FFC">
            <w:pPr>
              <w:rPr>
                <w:rFonts w:cstheme="minorHAnsi"/>
              </w:rPr>
            </w:pPr>
          </w:p>
        </w:tc>
        <w:tc>
          <w:tcPr>
            <w:tcW w:w="3024" w:type="dxa"/>
            <w:vAlign w:val="center"/>
          </w:tcPr>
          <w:p w14:paraId="505B0351" w14:textId="77777777" w:rsidR="0093142C" w:rsidRPr="00EA6591" w:rsidRDefault="0093142C" w:rsidP="00FB5FFC">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Assumptions</w:t>
            </w:r>
          </w:p>
        </w:tc>
        <w:tc>
          <w:tcPr>
            <w:tcW w:w="1152" w:type="dxa"/>
            <w:vAlign w:val="center"/>
          </w:tcPr>
          <w:p w14:paraId="4E9B1FCE" w14:textId="77777777" w:rsidR="0093142C" w:rsidRPr="00EA6591" w:rsidRDefault="0093142C" w:rsidP="00FB5FFC">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O/N</w:t>
            </w:r>
          </w:p>
        </w:tc>
        <w:tc>
          <w:tcPr>
            <w:tcW w:w="1152" w:type="dxa"/>
            <w:vAlign w:val="center"/>
          </w:tcPr>
          <w:p w14:paraId="301FF276" w14:textId="77777777" w:rsidR="0093142C" w:rsidRPr="00EA6591" w:rsidRDefault="0093142C" w:rsidP="00FB5FFC">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14 Day</w:t>
            </w:r>
          </w:p>
        </w:tc>
        <w:tc>
          <w:tcPr>
            <w:tcW w:w="1152" w:type="dxa"/>
            <w:vAlign w:val="center"/>
          </w:tcPr>
          <w:p w14:paraId="54A55D6D" w14:textId="77777777" w:rsidR="0093142C" w:rsidRPr="00EA6591" w:rsidRDefault="0093142C" w:rsidP="00FB5FFC">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30 Day</w:t>
            </w:r>
          </w:p>
        </w:tc>
        <w:tc>
          <w:tcPr>
            <w:tcW w:w="1152" w:type="dxa"/>
            <w:vAlign w:val="center"/>
          </w:tcPr>
          <w:p w14:paraId="66FE0027" w14:textId="77777777" w:rsidR="0093142C" w:rsidRPr="00EA6591" w:rsidRDefault="0093142C" w:rsidP="00FB5FFC">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90 Day</w:t>
            </w:r>
          </w:p>
        </w:tc>
        <w:tc>
          <w:tcPr>
            <w:tcW w:w="1152" w:type="dxa"/>
            <w:vAlign w:val="center"/>
          </w:tcPr>
          <w:p w14:paraId="3958C50A" w14:textId="77777777" w:rsidR="0093142C" w:rsidRPr="00EA6591" w:rsidRDefault="0093142C" w:rsidP="00FB5FFC">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 Year</w:t>
            </w:r>
          </w:p>
        </w:tc>
      </w:tr>
      <w:tr w:rsidR="0093142C" w:rsidRPr="00EA6591" w14:paraId="740FBA4B" w14:textId="77777777" w:rsidTr="00FB5FFC">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1B3EDAAD" w14:textId="77777777" w:rsidR="0093142C" w:rsidRPr="00EA6591" w:rsidRDefault="0093142C" w:rsidP="00FB5FFC">
            <w:pPr>
              <w:tabs>
                <w:tab w:val="left" w:pos="270"/>
              </w:tabs>
              <w:ind w:left="113" w:right="113"/>
              <w:jc w:val="center"/>
              <w:rPr>
                <w:rFonts w:cstheme="minorHAnsi"/>
                <w:b w:val="0"/>
                <w:lang w:eastAsia="en-US"/>
              </w:rPr>
            </w:pPr>
            <w:r w:rsidRPr="00EA6591">
              <w:rPr>
                <w:rFonts w:cstheme="minorHAnsi"/>
                <w:b w:val="0"/>
                <w:lang w:eastAsia="en-US"/>
              </w:rPr>
              <w:t>Idiosyncratic</w:t>
            </w:r>
          </w:p>
        </w:tc>
        <w:tc>
          <w:tcPr>
            <w:tcW w:w="3024" w:type="dxa"/>
            <w:vMerge w:val="restart"/>
            <w:vAlign w:val="center"/>
          </w:tcPr>
          <w:p w14:paraId="5557D924" w14:textId="77777777" w:rsidR="0093142C" w:rsidRPr="00EA6591" w:rsidRDefault="0093142C" w:rsidP="00FB5FFC">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Zero inflow on maturity and BOC is assumed to rollover funding on contractual maturity. Collaterals would be calculated separately.</w:t>
            </w:r>
          </w:p>
        </w:tc>
        <w:tc>
          <w:tcPr>
            <w:tcW w:w="1152" w:type="dxa"/>
            <w:vAlign w:val="center"/>
          </w:tcPr>
          <w:p w14:paraId="2632200F" w14:textId="77777777" w:rsidR="0093142C" w:rsidRPr="00EA6591" w:rsidRDefault="0093142C" w:rsidP="00FB5FFC">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Zero cash inflow</w:t>
            </w:r>
          </w:p>
        </w:tc>
        <w:tc>
          <w:tcPr>
            <w:tcW w:w="1152" w:type="dxa"/>
            <w:vAlign w:val="center"/>
          </w:tcPr>
          <w:p w14:paraId="6C049B17" w14:textId="77777777" w:rsidR="0093142C" w:rsidRPr="00EA6591" w:rsidRDefault="0093142C" w:rsidP="00FB5FF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inflow</w:t>
            </w:r>
          </w:p>
        </w:tc>
        <w:tc>
          <w:tcPr>
            <w:tcW w:w="1152" w:type="dxa"/>
            <w:vAlign w:val="center"/>
          </w:tcPr>
          <w:p w14:paraId="07BEB1AD" w14:textId="77777777" w:rsidR="0093142C" w:rsidRPr="00EA6591" w:rsidRDefault="0093142C" w:rsidP="00FB5FF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inflow</w:t>
            </w:r>
          </w:p>
        </w:tc>
        <w:tc>
          <w:tcPr>
            <w:tcW w:w="1152" w:type="dxa"/>
            <w:vAlign w:val="center"/>
          </w:tcPr>
          <w:p w14:paraId="39B2F81D" w14:textId="77777777" w:rsidR="0093142C" w:rsidRPr="00EA6591" w:rsidRDefault="0093142C" w:rsidP="00FB5FF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inflow</w:t>
            </w:r>
          </w:p>
        </w:tc>
        <w:tc>
          <w:tcPr>
            <w:tcW w:w="1152" w:type="dxa"/>
            <w:vAlign w:val="center"/>
          </w:tcPr>
          <w:p w14:paraId="21E54834" w14:textId="77777777" w:rsidR="0093142C" w:rsidRPr="00EA6591" w:rsidRDefault="0093142C" w:rsidP="00FB5FF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inflow</w:t>
            </w:r>
          </w:p>
        </w:tc>
      </w:tr>
      <w:tr w:rsidR="0093142C" w:rsidRPr="00EA6591" w14:paraId="29795BB6" w14:textId="77777777" w:rsidTr="00FB5FFC">
        <w:trPr>
          <w:trHeight w:val="1484"/>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1A6AD36C" w14:textId="77777777" w:rsidR="0093142C" w:rsidRPr="00EA6591" w:rsidRDefault="0093142C" w:rsidP="00FB5FFC">
            <w:pPr>
              <w:tabs>
                <w:tab w:val="left" w:pos="270"/>
              </w:tabs>
              <w:ind w:left="113" w:right="113"/>
              <w:jc w:val="center"/>
              <w:rPr>
                <w:rFonts w:cstheme="minorHAnsi"/>
                <w:b w:val="0"/>
                <w:lang w:eastAsia="en-US"/>
              </w:rPr>
            </w:pPr>
            <w:r w:rsidRPr="00EA6591">
              <w:rPr>
                <w:rFonts w:cstheme="minorHAnsi"/>
                <w:b w:val="0"/>
                <w:lang w:eastAsia="en-US"/>
              </w:rPr>
              <w:t>Systemic</w:t>
            </w:r>
          </w:p>
        </w:tc>
        <w:tc>
          <w:tcPr>
            <w:tcW w:w="3024" w:type="dxa"/>
            <w:vMerge/>
          </w:tcPr>
          <w:p w14:paraId="0F3D9999" w14:textId="77777777" w:rsidR="0093142C" w:rsidRPr="00EA6591" w:rsidRDefault="0093142C" w:rsidP="00FB5FFC">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152" w:type="dxa"/>
            <w:vAlign w:val="center"/>
          </w:tcPr>
          <w:p w14:paraId="493A415F" w14:textId="77777777" w:rsidR="0093142C" w:rsidRPr="00EA6591" w:rsidRDefault="0093142C" w:rsidP="00FB5FFC">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Zero cash inflow</w:t>
            </w:r>
          </w:p>
        </w:tc>
        <w:tc>
          <w:tcPr>
            <w:tcW w:w="1152" w:type="dxa"/>
            <w:vAlign w:val="center"/>
          </w:tcPr>
          <w:p w14:paraId="5AEABB97" w14:textId="77777777" w:rsidR="0093142C" w:rsidRPr="00EA6591" w:rsidRDefault="0093142C" w:rsidP="00FB5FF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inflow</w:t>
            </w:r>
          </w:p>
        </w:tc>
        <w:tc>
          <w:tcPr>
            <w:tcW w:w="1152" w:type="dxa"/>
            <w:vAlign w:val="center"/>
          </w:tcPr>
          <w:p w14:paraId="7A2B8723" w14:textId="77777777" w:rsidR="0093142C" w:rsidRPr="00EA6591" w:rsidRDefault="0093142C" w:rsidP="00FB5FF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inflow</w:t>
            </w:r>
          </w:p>
        </w:tc>
        <w:tc>
          <w:tcPr>
            <w:tcW w:w="1152" w:type="dxa"/>
            <w:vAlign w:val="center"/>
          </w:tcPr>
          <w:p w14:paraId="72EC5082" w14:textId="77777777" w:rsidR="0093142C" w:rsidRPr="00EA6591" w:rsidRDefault="0093142C" w:rsidP="00FB5FF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inflow</w:t>
            </w:r>
          </w:p>
        </w:tc>
        <w:tc>
          <w:tcPr>
            <w:tcW w:w="1152" w:type="dxa"/>
            <w:vAlign w:val="center"/>
          </w:tcPr>
          <w:p w14:paraId="6ED982BC" w14:textId="77777777" w:rsidR="0093142C" w:rsidRPr="00EA6591" w:rsidRDefault="0093142C" w:rsidP="00FB5FF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inflow</w:t>
            </w:r>
          </w:p>
        </w:tc>
      </w:tr>
      <w:tr w:rsidR="0093142C" w:rsidRPr="00EA6591" w14:paraId="31CF7C55" w14:textId="77777777" w:rsidTr="00FB5FFC">
        <w:trPr>
          <w:trHeight w:val="152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2FC020DF" w14:textId="77777777" w:rsidR="0093142C" w:rsidRPr="00EA6591" w:rsidRDefault="0093142C" w:rsidP="00FB5FFC">
            <w:pPr>
              <w:tabs>
                <w:tab w:val="left" w:pos="270"/>
              </w:tabs>
              <w:ind w:left="113" w:right="113"/>
              <w:jc w:val="center"/>
              <w:rPr>
                <w:rFonts w:cstheme="minorHAnsi"/>
                <w:b w:val="0"/>
                <w:lang w:eastAsia="en-US"/>
              </w:rPr>
            </w:pPr>
            <w:r w:rsidRPr="00EA6591">
              <w:rPr>
                <w:rFonts w:cstheme="minorHAnsi"/>
                <w:b w:val="0"/>
                <w:lang w:eastAsia="en-US"/>
              </w:rPr>
              <w:t>Combined</w:t>
            </w:r>
          </w:p>
        </w:tc>
        <w:tc>
          <w:tcPr>
            <w:tcW w:w="3024" w:type="dxa"/>
            <w:vMerge/>
          </w:tcPr>
          <w:p w14:paraId="78B9D6FC" w14:textId="77777777" w:rsidR="0093142C" w:rsidRPr="00EA6591" w:rsidRDefault="0093142C" w:rsidP="00FB5FFC">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152" w:type="dxa"/>
            <w:vAlign w:val="center"/>
          </w:tcPr>
          <w:p w14:paraId="0C7988CC" w14:textId="77777777" w:rsidR="0093142C" w:rsidRPr="00EA6591" w:rsidRDefault="0093142C" w:rsidP="00FB5FFC">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Zero cash inflow</w:t>
            </w:r>
          </w:p>
        </w:tc>
        <w:tc>
          <w:tcPr>
            <w:tcW w:w="1152" w:type="dxa"/>
            <w:vAlign w:val="center"/>
          </w:tcPr>
          <w:p w14:paraId="2D81A857" w14:textId="77777777" w:rsidR="0093142C" w:rsidRPr="00EA6591" w:rsidRDefault="0093142C" w:rsidP="00FB5FF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inflow</w:t>
            </w:r>
          </w:p>
        </w:tc>
        <w:tc>
          <w:tcPr>
            <w:tcW w:w="1152" w:type="dxa"/>
            <w:vAlign w:val="center"/>
          </w:tcPr>
          <w:p w14:paraId="6223EE37" w14:textId="77777777" w:rsidR="0093142C" w:rsidRPr="00EA6591" w:rsidRDefault="0093142C" w:rsidP="00FB5FF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inflow</w:t>
            </w:r>
          </w:p>
        </w:tc>
        <w:tc>
          <w:tcPr>
            <w:tcW w:w="1152" w:type="dxa"/>
            <w:vAlign w:val="center"/>
          </w:tcPr>
          <w:p w14:paraId="1776A14E" w14:textId="77777777" w:rsidR="0093142C" w:rsidRPr="00EA6591" w:rsidRDefault="0093142C" w:rsidP="00FB5FF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inflow</w:t>
            </w:r>
          </w:p>
        </w:tc>
        <w:tc>
          <w:tcPr>
            <w:tcW w:w="1152" w:type="dxa"/>
            <w:vAlign w:val="center"/>
          </w:tcPr>
          <w:p w14:paraId="3D16E156" w14:textId="77777777" w:rsidR="0093142C" w:rsidRPr="00EA6591" w:rsidRDefault="0093142C" w:rsidP="00FB5FF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inflow</w:t>
            </w:r>
          </w:p>
        </w:tc>
      </w:tr>
    </w:tbl>
    <w:p w14:paraId="7FE1856B" w14:textId="77777777" w:rsidR="0093142C" w:rsidRPr="00EA6591" w:rsidRDefault="0093142C" w:rsidP="0093142C">
      <w:pPr>
        <w:rPr>
          <w:rFonts w:cstheme="minorHAnsi"/>
        </w:rPr>
      </w:pPr>
      <w:r w:rsidRPr="00EA6591">
        <w:rPr>
          <w:rFonts w:cstheme="minorHAnsi"/>
        </w:rPr>
        <w:t>Collateral Calculation:</w:t>
      </w:r>
    </w:p>
    <w:p w14:paraId="09C85116" w14:textId="77777777" w:rsidR="0093142C" w:rsidRPr="00EA6591" w:rsidRDefault="0093142C" w:rsidP="0093142C">
      <w:pPr>
        <w:rPr>
          <w:rFonts w:cstheme="minorHAnsi"/>
        </w:rPr>
      </w:pPr>
      <w:r w:rsidRPr="00EA6591">
        <w:rPr>
          <w:rFonts w:cstheme="minorHAnsi"/>
        </w:rPr>
        <w:t>According to the clarification comments in EPS, if the bank are able to re-hypothecate collateral they hold that has been pledged to them to secure a loan (but have not done so), they may count that collateral as a highly liquid assets (HLA) with appropriate haircuts.</w:t>
      </w:r>
    </w:p>
    <w:p w14:paraId="64DB6C2B" w14:textId="20C60409" w:rsidR="001421C4" w:rsidRPr="00EA6591" w:rsidRDefault="0093142C" w:rsidP="0093142C">
      <w:pPr>
        <w:rPr>
          <w:rFonts w:cstheme="minorHAnsi"/>
        </w:rPr>
      </w:pPr>
      <w:r w:rsidRPr="00EA6591">
        <w:rPr>
          <w:rFonts w:cstheme="minorHAnsi"/>
        </w:rPr>
        <w:t xml:space="preserve">The collateral of reverse repo qualifying for HLA would be included in buffer after haircut following the same steps as in </w:t>
      </w:r>
      <w:r w:rsidRPr="00EA6591">
        <w:rPr>
          <w:rFonts w:cstheme="minorHAnsi"/>
          <w:i/>
        </w:rPr>
        <w:fldChar w:fldCharType="begin"/>
      </w:r>
      <w:r w:rsidRPr="00EA6591">
        <w:rPr>
          <w:rFonts w:cstheme="minorHAnsi"/>
          <w:i/>
        </w:rPr>
        <w:instrText xml:space="preserve"> REF _Ref25148286 \w \h  \* MERGEFORMAT </w:instrText>
      </w:r>
      <w:r w:rsidRPr="00EA6591">
        <w:rPr>
          <w:rFonts w:cstheme="minorHAnsi"/>
          <w:i/>
        </w:rPr>
      </w:r>
      <w:r w:rsidRPr="00EA6591">
        <w:rPr>
          <w:rFonts w:cstheme="minorHAnsi"/>
          <w:i/>
        </w:rPr>
        <w:fldChar w:fldCharType="separate"/>
      </w:r>
      <w:r w:rsidR="000777B4">
        <w:rPr>
          <w:rFonts w:cstheme="minorHAnsi"/>
          <w:i/>
        </w:rPr>
        <w:t>4.2.4A.4</w:t>
      </w:r>
      <w:r w:rsidRPr="00EA6591">
        <w:rPr>
          <w:rFonts w:cstheme="minorHAnsi"/>
          <w:i/>
        </w:rPr>
        <w:fldChar w:fldCharType="end"/>
      </w:r>
      <w:r w:rsidRPr="00EA6591">
        <w:rPr>
          <w:rFonts w:cstheme="minorHAnsi"/>
          <w:i/>
        </w:rPr>
        <w:t xml:space="preserve">. </w:t>
      </w:r>
      <w:r w:rsidRPr="00EA6591">
        <w:rPr>
          <w:rFonts w:cstheme="minorHAnsi"/>
          <w:i/>
        </w:rPr>
        <w:fldChar w:fldCharType="begin"/>
      </w:r>
      <w:r w:rsidRPr="00EA6591">
        <w:rPr>
          <w:rFonts w:cstheme="minorHAnsi"/>
          <w:i/>
        </w:rPr>
        <w:instrText xml:space="preserve"> REF _Ref25148286 \h  \* MERGEFORMAT </w:instrText>
      </w:r>
      <w:r w:rsidRPr="00EA6591">
        <w:rPr>
          <w:rFonts w:cstheme="minorHAnsi"/>
          <w:i/>
        </w:rPr>
      </w:r>
      <w:r w:rsidRPr="00EA6591">
        <w:rPr>
          <w:rFonts w:cstheme="minorHAnsi"/>
          <w:i/>
        </w:rPr>
        <w:fldChar w:fldCharType="separate"/>
      </w:r>
      <w:r w:rsidR="000777B4" w:rsidRPr="000777B4">
        <w:rPr>
          <w:rFonts w:cstheme="minorHAnsi"/>
          <w:i/>
        </w:rPr>
        <w:t>Securities</w:t>
      </w:r>
      <w:r w:rsidRPr="00EA6591">
        <w:rPr>
          <w:rFonts w:cstheme="minorHAnsi"/>
          <w:i/>
        </w:rPr>
        <w:fldChar w:fldCharType="end"/>
      </w:r>
      <w:r w:rsidRPr="00EA6591">
        <w:rPr>
          <w:rFonts w:cstheme="minorHAnsi"/>
        </w:rPr>
        <w:t>. The haircut methodology was developed in 2017 MRA remediation</w:t>
      </w:r>
      <w:r w:rsidR="00C30ED6">
        <w:rPr>
          <w:rFonts w:cstheme="minorHAnsi"/>
        </w:rPr>
        <w:t xml:space="preserve"> </w:t>
      </w:r>
      <w:r w:rsidR="00C30ED6">
        <w:rPr>
          <w:rFonts w:cstheme="minorHAnsi"/>
        </w:rPr>
        <w:fldChar w:fldCharType="begin"/>
      </w:r>
      <w:r w:rsidR="00C30ED6">
        <w:rPr>
          <w:rFonts w:cstheme="minorHAnsi"/>
        </w:rPr>
        <w:instrText xml:space="preserve"> REF _Ref54119440 \r \h </w:instrText>
      </w:r>
      <w:r w:rsidR="00C30ED6">
        <w:rPr>
          <w:rFonts w:cstheme="minorHAnsi"/>
        </w:rPr>
      </w:r>
      <w:r w:rsidR="00C30ED6">
        <w:rPr>
          <w:rFonts w:cstheme="minorHAnsi"/>
        </w:rPr>
        <w:fldChar w:fldCharType="separate"/>
      </w:r>
      <w:r w:rsidR="000777B4">
        <w:rPr>
          <w:rFonts w:cstheme="minorHAnsi"/>
        </w:rPr>
        <w:t>[13]</w:t>
      </w:r>
      <w:r w:rsidR="00C30ED6">
        <w:rPr>
          <w:rFonts w:cstheme="minorHAnsi"/>
        </w:rPr>
        <w:fldChar w:fldCharType="end"/>
      </w:r>
      <w:r w:rsidRPr="00EA6591">
        <w:rPr>
          <w:rFonts w:cstheme="minorHAnsi"/>
        </w:rPr>
        <w:t>. At that time, the Bank’s HLA securities was composed of U.S. treasuries and U.S. agency MBS, which consistent with current reverse repo’s collateral type. Therefore, the haircuts are deemed as appropriate.</w:t>
      </w:r>
    </w:p>
    <w:p w14:paraId="50D189C8" w14:textId="77777777" w:rsidR="0093142C" w:rsidRPr="00EA6591" w:rsidRDefault="0093142C" w:rsidP="00B66493">
      <w:pPr>
        <w:pStyle w:val="Heading5"/>
      </w:pPr>
      <w:r w:rsidRPr="00EA6591">
        <w:t>Other Assets</w:t>
      </w:r>
    </w:p>
    <w:p w14:paraId="119FA788" w14:textId="77777777" w:rsidR="0093142C" w:rsidRPr="00EA6591" w:rsidRDefault="0093142C" w:rsidP="0093142C">
      <w:pPr>
        <w:rPr>
          <w:rFonts w:cstheme="minorHAnsi"/>
        </w:rPr>
      </w:pPr>
      <w:r w:rsidRPr="00EA6591">
        <w:rPr>
          <w:rFonts w:cstheme="minorHAnsi"/>
        </w:rPr>
        <w:t>This line item is composed of various small items, including accrued interest receivables, loss reserves, deferred tax assets and unrealized gains.</w:t>
      </w:r>
    </w:p>
    <w:p w14:paraId="34EAD922" w14:textId="77777777" w:rsidR="0093142C" w:rsidRPr="00EA6591" w:rsidRDefault="0093142C" w:rsidP="0093142C">
      <w:pPr>
        <w:rPr>
          <w:rFonts w:cstheme="minorHAnsi"/>
          <w:u w:val="single"/>
        </w:rPr>
      </w:pPr>
      <w:r w:rsidRPr="00EA6591">
        <w:rPr>
          <w:rFonts w:cstheme="minorHAnsi"/>
          <w:u w:val="single"/>
        </w:rPr>
        <w:t>Potential Liquidity Impacts</w:t>
      </w:r>
    </w:p>
    <w:p w14:paraId="3098C731" w14:textId="77777777" w:rsidR="00532786" w:rsidRPr="00EA6591" w:rsidRDefault="0093142C" w:rsidP="0093142C">
      <w:pPr>
        <w:rPr>
          <w:rFonts w:cstheme="minorHAnsi"/>
        </w:rPr>
      </w:pPr>
      <w:r w:rsidRPr="00EA6591">
        <w:rPr>
          <w:rFonts w:cstheme="minorHAnsi"/>
        </w:rPr>
        <w:t>Other assets are presumed to have no liquidity impacts; they are assumed immaterial given the small policy value.</w:t>
      </w:r>
      <w:r w:rsidR="00532786" w:rsidRPr="00EA6591">
        <w:rPr>
          <w:rFonts w:cstheme="minorHAnsi"/>
        </w:rPr>
        <w:t xml:space="preserve"> </w:t>
      </w:r>
    </w:p>
    <w:p w14:paraId="701E7478" w14:textId="5B5FE017" w:rsidR="00532786" w:rsidRPr="00EA6591" w:rsidRDefault="00575663" w:rsidP="00532786">
      <w:pPr>
        <w:pStyle w:val="Caption"/>
        <w:keepNext/>
        <w:rPr>
          <w:rFonts w:cstheme="minorHAnsi"/>
        </w:rPr>
      </w:pPr>
      <w:r w:rsidRPr="008859FB">
        <w:t xml:space="preserve">Table </w:t>
      </w:r>
      <w:fldSimple w:instr=" SEQ Table \* ARABIC ">
        <w:r w:rsidR="000777B4">
          <w:rPr>
            <w:noProof/>
          </w:rPr>
          <w:t>23</w:t>
        </w:r>
      </w:fldSimple>
      <w:r w:rsidRPr="008859FB">
        <w:t>:</w:t>
      </w:r>
      <w:r w:rsidRPr="00EA6591">
        <w:rPr>
          <w:rFonts w:cstheme="minorHAnsi"/>
        </w:rPr>
        <w:t xml:space="preserve"> </w:t>
      </w:r>
      <w:r w:rsidR="00532786" w:rsidRPr="00EA6591">
        <w:rPr>
          <w:rFonts w:cstheme="minorHAnsi"/>
        </w:rPr>
        <w:t>Cash Inflow Assumption of Miscellaneous Assets</w:t>
      </w:r>
    </w:p>
    <w:tbl>
      <w:tblPr>
        <w:tblStyle w:val="GridTable1Light"/>
        <w:tblW w:w="0" w:type="auto"/>
        <w:tblLook w:val="04A0" w:firstRow="1" w:lastRow="0" w:firstColumn="1" w:lastColumn="0" w:noHBand="0" w:noVBand="1"/>
      </w:tblPr>
      <w:tblGrid>
        <w:gridCol w:w="612"/>
        <w:gridCol w:w="3003"/>
        <w:gridCol w:w="1147"/>
        <w:gridCol w:w="1147"/>
        <w:gridCol w:w="1147"/>
        <w:gridCol w:w="1147"/>
        <w:gridCol w:w="1147"/>
      </w:tblGrid>
      <w:tr w:rsidR="00532786" w:rsidRPr="00EA6591" w14:paraId="76EC6FC1" w14:textId="77777777" w:rsidTr="00FB5FFC">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75" w:type="dxa"/>
          </w:tcPr>
          <w:p w14:paraId="5B671F58" w14:textId="77777777" w:rsidR="00532786" w:rsidRPr="00EA6591" w:rsidRDefault="00532786" w:rsidP="00FB5FFC">
            <w:pPr>
              <w:rPr>
                <w:rFonts w:cstheme="minorHAnsi"/>
              </w:rPr>
            </w:pPr>
          </w:p>
        </w:tc>
        <w:tc>
          <w:tcPr>
            <w:tcW w:w="3024" w:type="dxa"/>
            <w:vAlign w:val="center"/>
          </w:tcPr>
          <w:p w14:paraId="1E2A67A2" w14:textId="77777777" w:rsidR="00532786" w:rsidRPr="00EA6591" w:rsidRDefault="00532786" w:rsidP="00FB5FFC">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Assumptions</w:t>
            </w:r>
          </w:p>
        </w:tc>
        <w:tc>
          <w:tcPr>
            <w:tcW w:w="1152" w:type="dxa"/>
            <w:vAlign w:val="center"/>
          </w:tcPr>
          <w:p w14:paraId="5BD68492" w14:textId="77777777" w:rsidR="00532786" w:rsidRPr="00EA6591" w:rsidRDefault="00532786" w:rsidP="00FB5FFC">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O/N</w:t>
            </w:r>
          </w:p>
        </w:tc>
        <w:tc>
          <w:tcPr>
            <w:tcW w:w="1152" w:type="dxa"/>
            <w:vAlign w:val="center"/>
          </w:tcPr>
          <w:p w14:paraId="4FA8C342" w14:textId="77777777" w:rsidR="00532786" w:rsidRPr="00EA6591" w:rsidRDefault="00532786" w:rsidP="00FB5FFC">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14 Day</w:t>
            </w:r>
          </w:p>
        </w:tc>
        <w:tc>
          <w:tcPr>
            <w:tcW w:w="1152" w:type="dxa"/>
            <w:vAlign w:val="center"/>
          </w:tcPr>
          <w:p w14:paraId="18579C3C" w14:textId="77777777" w:rsidR="00532786" w:rsidRPr="00EA6591" w:rsidRDefault="00532786" w:rsidP="00FB5FFC">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30 Day</w:t>
            </w:r>
          </w:p>
        </w:tc>
        <w:tc>
          <w:tcPr>
            <w:tcW w:w="1152" w:type="dxa"/>
            <w:vAlign w:val="center"/>
          </w:tcPr>
          <w:p w14:paraId="74117ACB" w14:textId="77777777" w:rsidR="00532786" w:rsidRPr="00EA6591" w:rsidRDefault="00532786" w:rsidP="00FB5FFC">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90 Day</w:t>
            </w:r>
          </w:p>
        </w:tc>
        <w:tc>
          <w:tcPr>
            <w:tcW w:w="1152" w:type="dxa"/>
            <w:vAlign w:val="center"/>
          </w:tcPr>
          <w:p w14:paraId="5DA0A525" w14:textId="77777777" w:rsidR="00532786" w:rsidRPr="00EA6591" w:rsidRDefault="00532786" w:rsidP="00FB5FFC">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 Year</w:t>
            </w:r>
          </w:p>
        </w:tc>
      </w:tr>
      <w:tr w:rsidR="00532786" w:rsidRPr="00EA6591" w14:paraId="374E2A04" w14:textId="77777777" w:rsidTr="00FB5FFC">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67882DDB" w14:textId="77777777" w:rsidR="00532786" w:rsidRPr="00EA6591" w:rsidRDefault="00532786" w:rsidP="00FB5FFC">
            <w:pPr>
              <w:tabs>
                <w:tab w:val="left" w:pos="270"/>
              </w:tabs>
              <w:ind w:left="113" w:right="113"/>
              <w:jc w:val="center"/>
              <w:rPr>
                <w:rFonts w:cstheme="minorHAnsi"/>
                <w:b w:val="0"/>
                <w:lang w:eastAsia="en-US"/>
              </w:rPr>
            </w:pPr>
            <w:r w:rsidRPr="00EA6591">
              <w:rPr>
                <w:rFonts w:cstheme="minorHAnsi"/>
                <w:b w:val="0"/>
                <w:lang w:eastAsia="en-US"/>
              </w:rPr>
              <w:t>Idiosyncratic</w:t>
            </w:r>
          </w:p>
        </w:tc>
        <w:tc>
          <w:tcPr>
            <w:tcW w:w="3024" w:type="dxa"/>
            <w:vMerge w:val="restart"/>
            <w:vAlign w:val="center"/>
          </w:tcPr>
          <w:p w14:paraId="6E541661" w14:textId="77777777" w:rsidR="00532786" w:rsidRPr="00EA6591" w:rsidRDefault="00EB65ED" w:rsidP="00EB65ED">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BOC assumes n</w:t>
            </w:r>
            <w:r w:rsidR="00251B2F" w:rsidRPr="00EA6591">
              <w:rPr>
                <w:rFonts w:cstheme="minorHAnsi"/>
              </w:rPr>
              <w:t>o cash inflow from</w:t>
            </w:r>
            <w:r w:rsidRPr="00EA6591">
              <w:rPr>
                <w:rFonts w:cstheme="minorHAnsi"/>
              </w:rPr>
              <w:t xml:space="preserve"> other assets</w:t>
            </w:r>
            <w:r w:rsidR="00592DD8" w:rsidRPr="00EA6591">
              <w:rPr>
                <w:rFonts w:cstheme="minorHAnsi"/>
              </w:rPr>
              <w:t xml:space="preserve"> in concerned time horizons</w:t>
            </w:r>
            <w:r w:rsidRPr="00EA6591">
              <w:rPr>
                <w:rFonts w:cstheme="minorHAnsi"/>
              </w:rPr>
              <w:t>.</w:t>
            </w:r>
          </w:p>
        </w:tc>
        <w:tc>
          <w:tcPr>
            <w:tcW w:w="1152" w:type="dxa"/>
            <w:vAlign w:val="center"/>
          </w:tcPr>
          <w:p w14:paraId="2AEB6FB1" w14:textId="77777777" w:rsidR="00532786" w:rsidRPr="00EA6591" w:rsidRDefault="00532786" w:rsidP="00FB5FFC">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Zero cash inflow</w:t>
            </w:r>
          </w:p>
        </w:tc>
        <w:tc>
          <w:tcPr>
            <w:tcW w:w="1152" w:type="dxa"/>
            <w:vAlign w:val="center"/>
          </w:tcPr>
          <w:p w14:paraId="252894DF" w14:textId="77777777" w:rsidR="00532786" w:rsidRPr="00EA6591" w:rsidRDefault="00532786" w:rsidP="00FB5FF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inflow</w:t>
            </w:r>
          </w:p>
        </w:tc>
        <w:tc>
          <w:tcPr>
            <w:tcW w:w="1152" w:type="dxa"/>
            <w:vAlign w:val="center"/>
          </w:tcPr>
          <w:p w14:paraId="20E3F200" w14:textId="77777777" w:rsidR="00532786" w:rsidRPr="00EA6591" w:rsidRDefault="00532786" w:rsidP="00FB5FF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inflow</w:t>
            </w:r>
          </w:p>
        </w:tc>
        <w:tc>
          <w:tcPr>
            <w:tcW w:w="1152" w:type="dxa"/>
            <w:vAlign w:val="center"/>
          </w:tcPr>
          <w:p w14:paraId="63C7AC4F" w14:textId="77777777" w:rsidR="00532786" w:rsidRPr="00EA6591" w:rsidRDefault="00532786" w:rsidP="00FB5FF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inflow</w:t>
            </w:r>
          </w:p>
        </w:tc>
        <w:tc>
          <w:tcPr>
            <w:tcW w:w="1152" w:type="dxa"/>
            <w:vAlign w:val="center"/>
          </w:tcPr>
          <w:p w14:paraId="7E2A4962" w14:textId="77777777" w:rsidR="00532786" w:rsidRPr="00EA6591" w:rsidRDefault="00532786" w:rsidP="00FB5FF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inflow</w:t>
            </w:r>
          </w:p>
        </w:tc>
      </w:tr>
      <w:tr w:rsidR="00532786" w:rsidRPr="00EA6591" w14:paraId="1739F3C2" w14:textId="77777777" w:rsidTr="00FB5FFC">
        <w:trPr>
          <w:trHeight w:val="1484"/>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4CAEA735" w14:textId="77777777" w:rsidR="00532786" w:rsidRPr="00EA6591" w:rsidRDefault="00532786" w:rsidP="00FB5FFC">
            <w:pPr>
              <w:tabs>
                <w:tab w:val="left" w:pos="270"/>
              </w:tabs>
              <w:ind w:left="113" w:right="113"/>
              <w:jc w:val="center"/>
              <w:rPr>
                <w:rFonts w:cstheme="minorHAnsi"/>
                <w:b w:val="0"/>
                <w:lang w:eastAsia="en-US"/>
              </w:rPr>
            </w:pPr>
            <w:r w:rsidRPr="00EA6591">
              <w:rPr>
                <w:rFonts w:cstheme="minorHAnsi"/>
                <w:b w:val="0"/>
                <w:lang w:eastAsia="en-US"/>
              </w:rPr>
              <w:t>Systemic</w:t>
            </w:r>
          </w:p>
        </w:tc>
        <w:tc>
          <w:tcPr>
            <w:tcW w:w="3024" w:type="dxa"/>
            <w:vMerge/>
          </w:tcPr>
          <w:p w14:paraId="6351683B" w14:textId="77777777" w:rsidR="00532786" w:rsidRPr="00EA6591" w:rsidRDefault="00532786" w:rsidP="00FB5FFC">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152" w:type="dxa"/>
            <w:vAlign w:val="center"/>
          </w:tcPr>
          <w:p w14:paraId="45188051" w14:textId="77777777" w:rsidR="00532786" w:rsidRPr="00EA6591" w:rsidRDefault="00532786" w:rsidP="00FB5FFC">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Zero cash inflow</w:t>
            </w:r>
          </w:p>
        </w:tc>
        <w:tc>
          <w:tcPr>
            <w:tcW w:w="1152" w:type="dxa"/>
            <w:vAlign w:val="center"/>
          </w:tcPr>
          <w:p w14:paraId="57FF77F2" w14:textId="77777777" w:rsidR="00532786" w:rsidRPr="00EA6591" w:rsidRDefault="00532786" w:rsidP="00FB5FF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inflow</w:t>
            </w:r>
          </w:p>
        </w:tc>
        <w:tc>
          <w:tcPr>
            <w:tcW w:w="1152" w:type="dxa"/>
            <w:vAlign w:val="center"/>
          </w:tcPr>
          <w:p w14:paraId="7EA9548E" w14:textId="77777777" w:rsidR="00532786" w:rsidRPr="00EA6591" w:rsidRDefault="00532786" w:rsidP="00FB5FF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inflow</w:t>
            </w:r>
          </w:p>
        </w:tc>
        <w:tc>
          <w:tcPr>
            <w:tcW w:w="1152" w:type="dxa"/>
            <w:vAlign w:val="center"/>
          </w:tcPr>
          <w:p w14:paraId="411DBD07" w14:textId="77777777" w:rsidR="00532786" w:rsidRPr="00EA6591" w:rsidRDefault="00532786" w:rsidP="00FB5FF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inflow</w:t>
            </w:r>
          </w:p>
        </w:tc>
        <w:tc>
          <w:tcPr>
            <w:tcW w:w="1152" w:type="dxa"/>
            <w:vAlign w:val="center"/>
          </w:tcPr>
          <w:p w14:paraId="2CE98FAF" w14:textId="77777777" w:rsidR="00532786" w:rsidRPr="00EA6591" w:rsidRDefault="00532786" w:rsidP="00FB5FF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inflow</w:t>
            </w:r>
          </w:p>
        </w:tc>
      </w:tr>
      <w:tr w:rsidR="00532786" w:rsidRPr="00EA6591" w14:paraId="51F4E7AD" w14:textId="77777777" w:rsidTr="00FB5FFC">
        <w:trPr>
          <w:trHeight w:val="152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25492262" w14:textId="77777777" w:rsidR="00532786" w:rsidRPr="00EA6591" w:rsidRDefault="00532786" w:rsidP="00FB5FFC">
            <w:pPr>
              <w:tabs>
                <w:tab w:val="left" w:pos="270"/>
              </w:tabs>
              <w:ind w:left="113" w:right="113"/>
              <w:jc w:val="center"/>
              <w:rPr>
                <w:rFonts w:cstheme="minorHAnsi"/>
                <w:b w:val="0"/>
                <w:lang w:eastAsia="en-US"/>
              </w:rPr>
            </w:pPr>
            <w:r w:rsidRPr="00EA6591">
              <w:rPr>
                <w:rFonts w:cstheme="minorHAnsi"/>
                <w:b w:val="0"/>
                <w:lang w:eastAsia="en-US"/>
              </w:rPr>
              <w:t>Combined</w:t>
            </w:r>
          </w:p>
        </w:tc>
        <w:tc>
          <w:tcPr>
            <w:tcW w:w="3024" w:type="dxa"/>
            <w:vMerge/>
          </w:tcPr>
          <w:p w14:paraId="01B8D954" w14:textId="77777777" w:rsidR="00532786" w:rsidRPr="00EA6591" w:rsidRDefault="00532786" w:rsidP="00FB5FFC">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152" w:type="dxa"/>
            <w:vAlign w:val="center"/>
          </w:tcPr>
          <w:p w14:paraId="2B76292F" w14:textId="77777777" w:rsidR="00532786" w:rsidRPr="00EA6591" w:rsidRDefault="00532786" w:rsidP="00FB5FFC">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Zero cash inflow</w:t>
            </w:r>
          </w:p>
        </w:tc>
        <w:tc>
          <w:tcPr>
            <w:tcW w:w="1152" w:type="dxa"/>
            <w:vAlign w:val="center"/>
          </w:tcPr>
          <w:p w14:paraId="6F16B65B" w14:textId="77777777" w:rsidR="00532786" w:rsidRPr="00EA6591" w:rsidRDefault="00532786" w:rsidP="00FB5FF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inflow</w:t>
            </w:r>
          </w:p>
        </w:tc>
        <w:tc>
          <w:tcPr>
            <w:tcW w:w="1152" w:type="dxa"/>
            <w:vAlign w:val="center"/>
          </w:tcPr>
          <w:p w14:paraId="555EC070" w14:textId="77777777" w:rsidR="00532786" w:rsidRPr="00EA6591" w:rsidRDefault="00532786" w:rsidP="00FB5FF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inflow</w:t>
            </w:r>
          </w:p>
        </w:tc>
        <w:tc>
          <w:tcPr>
            <w:tcW w:w="1152" w:type="dxa"/>
            <w:vAlign w:val="center"/>
          </w:tcPr>
          <w:p w14:paraId="2F095A70" w14:textId="77777777" w:rsidR="00532786" w:rsidRPr="00EA6591" w:rsidRDefault="00532786" w:rsidP="00FB5FF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inflow</w:t>
            </w:r>
          </w:p>
        </w:tc>
        <w:tc>
          <w:tcPr>
            <w:tcW w:w="1152" w:type="dxa"/>
            <w:vAlign w:val="center"/>
          </w:tcPr>
          <w:p w14:paraId="14DF34AF" w14:textId="77777777" w:rsidR="00532786" w:rsidRPr="00EA6591" w:rsidRDefault="00532786" w:rsidP="00FB5FF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inflow</w:t>
            </w:r>
          </w:p>
        </w:tc>
      </w:tr>
    </w:tbl>
    <w:p w14:paraId="6613AC26" w14:textId="5FE88CA3" w:rsidR="001511F9" w:rsidRPr="00EA6591" w:rsidRDefault="001511F9" w:rsidP="00671FE1">
      <w:pPr>
        <w:rPr>
          <w:rFonts w:cstheme="minorHAnsi"/>
        </w:rPr>
      </w:pPr>
    </w:p>
    <w:p w14:paraId="77682F7D" w14:textId="4E57D87B" w:rsidR="001511F9" w:rsidRPr="00EA6591" w:rsidRDefault="001511F9" w:rsidP="000A2570">
      <w:pPr>
        <w:pStyle w:val="Heading4"/>
      </w:pPr>
      <w:r w:rsidRPr="00EA6591">
        <w:t>Liabilities</w:t>
      </w:r>
    </w:p>
    <w:p w14:paraId="3E273410" w14:textId="64568405" w:rsidR="00671FE1" w:rsidRPr="00EA6591" w:rsidRDefault="00A2165F" w:rsidP="00671FE1">
      <w:pPr>
        <w:rPr>
          <w:rFonts w:cstheme="minorHAnsi"/>
        </w:rPr>
      </w:pPr>
      <w:r w:rsidRPr="00EA6591">
        <w:rPr>
          <w:rFonts w:cstheme="minorHAnsi"/>
        </w:rPr>
        <w:t>The Bank’s liabilities</w:t>
      </w:r>
      <w:r w:rsidR="00671FE1" w:rsidRPr="00EA6591">
        <w:rPr>
          <w:rFonts w:cstheme="minorHAnsi"/>
        </w:rPr>
        <w:t xml:space="preserve"> is</w:t>
      </w:r>
      <w:r w:rsidRPr="00EA6591">
        <w:rPr>
          <w:rFonts w:cstheme="minorHAnsi"/>
        </w:rPr>
        <w:t xml:space="preserve"> mainly</w:t>
      </w:r>
      <w:r w:rsidR="00671FE1" w:rsidRPr="00EA6591">
        <w:rPr>
          <w:rFonts w:cstheme="minorHAnsi"/>
        </w:rPr>
        <w:t xml:space="preserve"> comprised of deposits from financial institutions, non-financial institutions, corporate and retail customers, and brokered </w:t>
      </w:r>
      <w:r w:rsidRPr="00EA6591">
        <w:rPr>
          <w:rFonts w:cstheme="minorHAnsi"/>
        </w:rPr>
        <w:t xml:space="preserve">CDs. To better understand the </w:t>
      </w:r>
      <w:r w:rsidR="00671FE1" w:rsidRPr="00EA6591">
        <w:rPr>
          <w:rFonts w:cstheme="minorHAnsi"/>
        </w:rPr>
        <w:t>nature</w:t>
      </w:r>
      <w:r w:rsidRPr="00EA6591">
        <w:rPr>
          <w:rFonts w:cstheme="minorHAnsi"/>
        </w:rPr>
        <w:t xml:space="preserve"> of these products, the liabilities</w:t>
      </w:r>
      <w:r w:rsidR="00671FE1" w:rsidRPr="00EA6591">
        <w:rPr>
          <w:rFonts w:cstheme="minorHAnsi"/>
        </w:rPr>
        <w:t xml:space="preserve"> are grouped based on the different types of depositors. </w:t>
      </w:r>
    </w:p>
    <w:p w14:paraId="01051618" w14:textId="77777777" w:rsidR="00671FE1" w:rsidRPr="00EA6591" w:rsidRDefault="00671FE1" w:rsidP="00671FE1">
      <w:pPr>
        <w:rPr>
          <w:rFonts w:cstheme="minorHAnsi"/>
        </w:rPr>
      </w:pPr>
      <w:r w:rsidRPr="00EA6591">
        <w:rPr>
          <w:rFonts w:cstheme="minorHAnsi"/>
        </w:rPr>
        <w:t>The table below provides key liabilities on the balance sheet as well as the off-balance sheet exposure with their respective counterparty.</w:t>
      </w:r>
    </w:p>
    <w:p w14:paraId="3B2D46C0" w14:textId="21728C36" w:rsidR="00B60A00" w:rsidRPr="00EA6591" w:rsidRDefault="00575663" w:rsidP="00B60A00">
      <w:pPr>
        <w:pStyle w:val="Caption"/>
        <w:keepNext/>
        <w:rPr>
          <w:rFonts w:cstheme="minorHAnsi"/>
        </w:rPr>
      </w:pPr>
      <w:r w:rsidRPr="008859FB">
        <w:t xml:space="preserve">Table </w:t>
      </w:r>
      <w:fldSimple w:instr=" SEQ Table \* ARABIC ">
        <w:r w:rsidR="000777B4">
          <w:rPr>
            <w:noProof/>
          </w:rPr>
          <w:t>24</w:t>
        </w:r>
      </w:fldSimple>
      <w:r w:rsidRPr="008859FB">
        <w:t>:</w:t>
      </w:r>
      <w:r w:rsidRPr="00EA6591">
        <w:rPr>
          <w:rFonts w:cstheme="minorHAnsi"/>
        </w:rPr>
        <w:t xml:space="preserve"> </w:t>
      </w:r>
      <w:r w:rsidR="00B60A00" w:rsidRPr="00EA6591">
        <w:rPr>
          <w:rFonts w:cstheme="minorHAnsi"/>
        </w:rPr>
        <w:t>Liabilities and Counterparty Types</w:t>
      </w:r>
    </w:p>
    <w:tbl>
      <w:tblPr>
        <w:tblStyle w:val="GridTable1Light"/>
        <w:tblW w:w="9175" w:type="dxa"/>
        <w:jc w:val="center"/>
        <w:tblLayout w:type="fixed"/>
        <w:tblCellMar>
          <w:left w:w="173" w:type="dxa"/>
          <w:right w:w="115" w:type="dxa"/>
        </w:tblCellMar>
        <w:tblLook w:val="0420" w:firstRow="1" w:lastRow="0" w:firstColumn="0" w:lastColumn="0" w:noHBand="0" w:noVBand="1"/>
      </w:tblPr>
      <w:tblGrid>
        <w:gridCol w:w="4587"/>
        <w:gridCol w:w="4588"/>
      </w:tblGrid>
      <w:tr w:rsidR="00671FE1" w:rsidRPr="00EA6591" w14:paraId="493E2176" w14:textId="77777777" w:rsidTr="006236E1">
        <w:trPr>
          <w:cnfStyle w:val="100000000000" w:firstRow="1" w:lastRow="0" w:firstColumn="0" w:lastColumn="0" w:oddVBand="0" w:evenVBand="0" w:oddHBand="0" w:evenHBand="0" w:firstRowFirstColumn="0" w:firstRowLastColumn="0" w:lastRowFirstColumn="0" w:lastRowLastColumn="0"/>
          <w:trHeight w:val="288"/>
          <w:jc w:val="center"/>
        </w:trPr>
        <w:tc>
          <w:tcPr>
            <w:tcW w:w="4587" w:type="dxa"/>
            <w:noWrap/>
            <w:vAlign w:val="center"/>
          </w:tcPr>
          <w:p w14:paraId="52FFF7C9" w14:textId="77777777" w:rsidR="00671FE1" w:rsidRPr="00EA6591" w:rsidRDefault="00671FE1" w:rsidP="00671FE1">
            <w:pPr>
              <w:ind w:left="-118"/>
              <w:jc w:val="center"/>
              <w:rPr>
                <w:rFonts w:eastAsia="Times New Roman" w:cstheme="minorHAnsi"/>
                <w:b w:val="0"/>
                <w:bCs w:val="0"/>
                <w:color w:val="000000"/>
              </w:rPr>
            </w:pPr>
            <w:r w:rsidRPr="00EA6591">
              <w:rPr>
                <w:rFonts w:eastAsia="Times New Roman" w:cstheme="minorHAnsi"/>
                <w:color w:val="000000"/>
              </w:rPr>
              <w:t>Product Name</w:t>
            </w:r>
          </w:p>
        </w:tc>
        <w:tc>
          <w:tcPr>
            <w:tcW w:w="4588" w:type="dxa"/>
            <w:noWrap/>
            <w:vAlign w:val="center"/>
          </w:tcPr>
          <w:p w14:paraId="40D1BCA0" w14:textId="77777777" w:rsidR="00671FE1" w:rsidRPr="00EA6591" w:rsidRDefault="00671FE1" w:rsidP="00671FE1">
            <w:pPr>
              <w:ind w:left="-118"/>
              <w:jc w:val="center"/>
              <w:rPr>
                <w:rFonts w:eastAsia="Times New Roman" w:cstheme="minorHAnsi"/>
                <w:b w:val="0"/>
                <w:bCs w:val="0"/>
                <w:color w:val="000000"/>
              </w:rPr>
            </w:pPr>
            <w:r w:rsidRPr="00EA6591">
              <w:rPr>
                <w:rFonts w:eastAsia="Times New Roman" w:cstheme="minorHAnsi"/>
                <w:color w:val="000000"/>
              </w:rPr>
              <w:t>Counterparty Type</w:t>
            </w:r>
          </w:p>
        </w:tc>
      </w:tr>
      <w:tr w:rsidR="00671FE1" w:rsidRPr="00EA6591" w14:paraId="7BE8178D" w14:textId="77777777" w:rsidTr="006236E1">
        <w:trPr>
          <w:trHeight w:val="288"/>
          <w:jc w:val="center"/>
        </w:trPr>
        <w:tc>
          <w:tcPr>
            <w:tcW w:w="4587" w:type="dxa"/>
            <w:noWrap/>
            <w:vAlign w:val="center"/>
            <w:hideMark/>
          </w:tcPr>
          <w:p w14:paraId="6F9695D0" w14:textId="77777777" w:rsidR="00671FE1" w:rsidRPr="00EA6591" w:rsidRDefault="00671FE1" w:rsidP="00671FE1">
            <w:pPr>
              <w:ind w:left="-118"/>
              <w:rPr>
                <w:rFonts w:eastAsia="Times New Roman" w:cstheme="minorHAnsi"/>
                <w:color w:val="000000"/>
              </w:rPr>
            </w:pPr>
            <w:r w:rsidRPr="00EA6591">
              <w:rPr>
                <w:rFonts w:eastAsia="Times New Roman" w:cstheme="minorHAnsi"/>
                <w:color w:val="000000"/>
              </w:rPr>
              <w:t>Due To third Party FI</w:t>
            </w:r>
          </w:p>
        </w:tc>
        <w:tc>
          <w:tcPr>
            <w:tcW w:w="4588" w:type="dxa"/>
            <w:noWrap/>
            <w:vAlign w:val="center"/>
            <w:hideMark/>
          </w:tcPr>
          <w:p w14:paraId="7EFE469E" w14:textId="77777777" w:rsidR="00671FE1" w:rsidRPr="00EA6591" w:rsidRDefault="00671FE1" w:rsidP="00671FE1">
            <w:pPr>
              <w:ind w:left="-118"/>
              <w:rPr>
                <w:rFonts w:eastAsia="Times New Roman" w:cstheme="minorHAnsi"/>
                <w:color w:val="000000"/>
              </w:rPr>
            </w:pPr>
            <w:r w:rsidRPr="00EA6591">
              <w:rPr>
                <w:rFonts w:eastAsia="Times New Roman" w:cstheme="minorHAnsi"/>
                <w:color w:val="000000"/>
              </w:rPr>
              <w:t>FI (bank and non-bank)</w:t>
            </w:r>
          </w:p>
        </w:tc>
      </w:tr>
      <w:tr w:rsidR="00671FE1" w:rsidRPr="00EA6591" w14:paraId="4B64746B" w14:textId="77777777" w:rsidTr="006236E1">
        <w:trPr>
          <w:trHeight w:val="288"/>
          <w:jc w:val="center"/>
        </w:trPr>
        <w:tc>
          <w:tcPr>
            <w:tcW w:w="4587" w:type="dxa"/>
            <w:noWrap/>
            <w:vAlign w:val="center"/>
            <w:hideMark/>
          </w:tcPr>
          <w:p w14:paraId="11DC7BAE" w14:textId="77777777" w:rsidR="00671FE1" w:rsidRPr="00EA6591" w:rsidRDefault="00671FE1" w:rsidP="00671FE1">
            <w:pPr>
              <w:ind w:left="-118"/>
              <w:rPr>
                <w:rFonts w:eastAsia="Times New Roman" w:cstheme="minorHAnsi"/>
                <w:color w:val="000000"/>
              </w:rPr>
            </w:pPr>
            <w:r w:rsidRPr="00EA6591">
              <w:rPr>
                <w:rFonts w:eastAsia="Times New Roman" w:cstheme="minorHAnsi"/>
                <w:color w:val="000000"/>
              </w:rPr>
              <w:t>Due to IB and Affiliates</w:t>
            </w:r>
          </w:p>
        </w:tc>
        <w:tc>
          <w:tcPr>
            <w:tcW w:w="4588" w:type="dxa"/>
            <w:noWrap/>
            <w:vAlign w:val="center"/>
            <w:hideMark/>
          </w:tcPr>
          <w:p w14:paraId="528174A3" w14:textId="77777777" w:rsidR="00671FE1" w:rsidRPr="00EA6591" w:rsidRDefault="00671FE1" w:rsidP="00671FE1">
            <w:pPr>
              <w:ind w:left="-118"/>
              <w:rPr>
                <w:rFonts w:eastAsia="Times New Roman" w:cstheme="minorHAnsi"/>
                <w:color w:val="000000"/>
              </w:rPr>
            </w:pPr>
            <w:r w:rsidRPr="00EA6591">
              <w:rPr>
                <w:rFonts w:eastAsia="Times New Roman" w:cstheme="minorHAnsi"/>
                <w:color w:val="000000"/>
              </w:rPr>
              <w:t>FI (BOC internal network)</w:t>
            </w:r>
          </w:p>
        </w:tc>
      </w:tr>
      <w:tr w:rsidR="00671FE1" w:rsidRPr="00EA6591" w14:paraId="43936C38" w14:textId="77777777" w:rsidTr="006236E1">
        <w:trPr>
          <w:trHeight w:val="288"/>
          <w:jc w:val="center"/>
        </w:trPr>
        <w:tc>
          <w:tcPr>
            <w:tcW w:w="4587" w:type="dxa"/>
            <w:noWrap/>
            <w:vAlign w:val="center"/>
            <w:hideMark/>
          </w:tcPr>
          <w:p w14:paraId="67D31997" w14:textId="77777777" w:rsidR="00671FE1" w:rsidRPr="00EA6591" w:rsidRDefault="00671FE1" w:rsidP="00671FE1">
            <w:pPr>
              <w:ind w:left="-118"/>
              <w:rPr>
                <w:rFonts w:eastAsia="Times New Roman" w:cstheme="minorHAnsi"/>
                <w:color w:val="000000"/>
              </w:rPr>
            </w:pPr>
            <w:r w:rsidRPr="00EA6591">
              <w:rPr>
                <w:rFonts w:eastAsia="Times New Roman" w:cstheme="minorHAnsi"/>
                <w:color w:val="000000"/>
              </w:rPr>
              <w:t>Demand, MM &amp; Savings</w:t>
            </w:r>
          </w:p>
        </w:tc>
        <w:tc>
          <w:tcPr>
            <w:tcW w:w="4588" w:type="dxa"/>
            <w:noWrap/>
            <w:vAlign w:val="center"/>
            <w:hideMark/>
          </w:tcPr>
          <w:p w14:paraId="2889A533" w14:textId="77777777" w:rsidR="00671FE1" w:rsidRPr="00EA6591" w:rsidRDefault="00671FE1" w:rsidP="00671FE1">
            <w:pPr>
              <w:ind w:left="-118"/>
              <w:rPr>
                <w:rFonts w:eastAsia="Times New Roman" w:cstheme="minorHAnsi"/>
                <w:color w:val="000000"/>
              </w:rPr>
            </w:pPr>
            <w:r w:rsidRPr="00EA6591">
              <w:rPr>
                <w:rFonts w:eastAsia="Times New Roman" w:cstheme="minorHAnsi"/>
                <w:color w:val="000000"/>
              </w:rPr>
              <w:t>Corporate and retail</w:t>
            </w:r>
          </w:p>
        </w:tc>
      </w:tr>
      <w:tr w:rsidR="00671FE1" w:rsidRPr="00EA6591" w14:paraId="7F04AFEB" w14:textId="77777777" w:rsidTr="006236E1">
        <w:trPr>
          <w:trHeight w:val="288"/>
          <w:jc w:val="center"/>
        </w:trPr>
        <w:tc>
          <w:tcPr>
            <w:tcW w:w="4587" w:type="dxa"/>
            <w:noWrap/>
            <w:vAlign w:val="center"/>
            <w:hideMark/>
          </w:tcPr>
          <w:p w14:paraId="09AB8041" w14:textId="77777777" w:rsidR="00671FE1" w:rsidRPr="00EA6591" w:rsidRDefault="00671FE1" w:rsidP="00671FE1">
            <w:pPr>
              <w:ind w:left="-118"/>
              <w:rPr>
                <w:rFonts w:eastAsia="Times New Roman" w:cstheme="minorHAnsi"/>
                <w:color w:val="000000"/>
              </w:rPr>
            </w:pPr>
            <w:r w:rsidRPr="00EA6591">
              <w:rPr>
                <w:rFonts w:eastAsia="Times New Roman" w:cstheme="minorHAnsi"/>
                <w:color w:val="000000"/>
              </w:rPr>
              <w:t>Time Deposits</w:t>
            </w:r>
          </w:p>
        </w:tc>
        <w:tc>
          <w:tcPr>
            <w:tcW w:w="4588" w:type="dxa"/>
            <w:noWrap/>
            <w:vAlign w:val="center"/>
            <w:hideMark/>
          </w:tcPr>
          <w:p w14:paraId="13640446" w14:textId="77777777" w:rsidR="00671FE1" w:rsidRPr="00EA6591" w:rsidRDefault="00671FE1" w:rsidP="00671FE1">
            <w:pPr>
              <w:ind w:left="-118"/>
              <w:rPr>
                <w:rFonts w:eastAsia="Times New Roman" w:cstheme="minorHAnsi"/>
                <w:color w:val="000000"/>
              </w:rPr>
            </w:pPr>
            <w:r w:rsidRPr="00EA6591">
              <w:rPr>
                <w:rFonts w:eastAsia="Times New Roman" w:cstheme="minorHAnsi"/>
                <w:color w:val="000000"/>
              </w:rPr>
              <w:t>Corporate and retail</w:t>
            </w:r>
          </w:p>
        </w:tc>
      </w:tr>
      <w:tr w:rsidR="00671FE1" w:rsidRPr="00EA6591" w14:paraId="2226A1E3" w14:textId="77777777" w:rsidTr="006236E1">
        <w:trPr>
          <w:trHeight w:val="288"/>
          <w:jc w:val="center"/>
        </w:trPr>
        <w:tc>
          <w:tcPr>
            <w:tcW w:w="4587" w:type="dxa"/>
            <w:noWrap/>
            <w:vAlign w:val="center"/>
            <w:hideMark/>
          </w:tcPr>
          <w:p w14:paraId="71DDB6F1" w14:textId="77777777" w:rsidR="00671FE1" w:rsidRPr="00EA6591" w:rsidRDefault="00671FE1" w:rsidP="00671FE1">
            <w:pPr>
              <w:ind w:left="-118"/>
              <w:rPr>
                <w:rFonts w:eastAsia="Times New Roman" w:cstheme="minorHAnsi"/>
                <w:color w:val="000000"/>
              </w:rPr>
            </w:pPr>
            <w:r w:rsidRPr="00EA6591">
              <w:rPr>
                <w:rFonts w:eastAsia="Times New Roman" w:cstheme="minorHAnsi"/>
                <w:color w:val="000000"/>
              </w:rPr>
              <w:t>Brokered Deposits</w:t>
            </w:r>
          </w:p>
        </w:tc>
        <w:tc>
          <w:tcPr>
            <w:tcW w:w="4588" w:type="dxa"/>
            <w:noWrap/>
            <w:vAlign w:val="center"/>
            <w:hideMark/>
          </w:tcPr>
          <w:p w14:paraId="61C01D08" w14:textId="77777777" w:rsidR="00671FE1" w:rsidRPr="00EA6591" w:rsidRDefault="00671FE1" w:rsidP="00671FE1">
            <w:pPr>
              <w:ind w:left="-118"/>
              <w:rPr>
                <w:rFonts w:eastAsia="Times New Roman" w:cstheme="minorHAnsi"/>
                <w:color w:val="000000"/>
              </w:rPr>
            </w:pPr>
            <w:r w:rsidRPr="00EA6591">
              <w:rPr>
                <w:rFonts w:eastAsia="Times New Roman" w:cstheme="minorHAnsi"/>
                <w:color w:val="000000"/>
              </w:rPr>
              <w:t>Retail</w:t>
            </w:r>
          </w:p>
        </w:tc>
      </w:tr>
      <w:tr w:rsidR="00671FE1" w:rsidRPr="00EA6591" w14:paraId="1CA3212E" w14:textId="77777777" w:rsidTr="006236E1">
        <w:trPr>
          <w:trHeight w:val="288"/>
          <w:jc w:val="center"/>
        </w:trPr>
        <w:tc>
          <w:tcPr>
            <w:tcW w:w="4587" w:type="dxa"/>
            <w:noWrap/>
            <w:vAlign w:val="center"/>
          </w:tcPr>
          <w:p w14:paraId="3F1D3D1C" w14:textId="77777777" w:rsidR="00671FE1" w:rsidRPr="00EA6591" w:rsidRDefault="00671FE1" w:rsidP="00671FE1">
            <w:pPr>
              <w:ind w:left="-118"/>
              <w:rPr>
                <w:rFonts w:eastAsia="Times New Roman" w:cstheme="minorHAnsi"/>
                <w:color w:val="000000"/>
              </w:rPr>
            </w:pPr>
            <w:r w:rsidRPr="00EA6591">
              <w:rPr>
                <w:rFonts w:eastAsia="Times New Roman" w:cstheme="minorHAnsi"/>
                <w:color w:val="000000"/>
              </w:rPr>
              <w:t>Bond Issuance</w:t>
            </w:r>
          </w:p>
        </w:tc>
        <w:tc>
          <w:tcPr>
            <w:tcW w:w="4588" w:type="dxa"/>
            <w:noWrap/>
            <w:vAlign w:val="center"/>
          </w:tcPr>
          <w:p w14:paraId="5FBE2520" w14:textId="77777777" w:rsidR="00671FE1" w:rsidRPr="00EA6591" w:rsidRDefault="00671FE1" w:rsidP="00671FE1">
            <w:pPr>
              <w:ind w:left="-118"/>
              <w:rPr>
                <w:rFonts w:eastAsia="Times New Roman" w:cstheme="minorHAnsi"/>
                <w:color w:val="000000"/>
              </w:rPr>
            </w:pPr>
            <w:r w:rsidRPr="00EA6591">
              <w:rPr>
                <w:rFonts w:eastAsia="Times New Roman" w:cstheme="minorHAnsi"/>
                <w:color w:val="000000"/>
              </w:rPr>
              <w:t>Bond Investor</w:t>
            </w:r>
          </w:p>
        </w:tc>
      </w:tr>
    </w:tbl>
    <w:p w14:paraId="393CB269" w14:textId="77777777" w:rsidR="00B60A00" w:rsidRPr="00EA6591" w:rsidRDefault="00B60A00" w:rsidP="00B60A00">
      <w:pPr>
        <w:rPr>
          <w:rFonts w:cstheme="minorHAnsi"/>
        </w:rPr>
      </w:pPr>
      <w:r w:rsidRPr="00EA6591">
        <w:rPr>
          <w:rFonts w:cstheme="minorHAnsi"/>
        </w:rPr>
        <w:t>Total deposit balance has grown significantly since 2008, increasing from $11 billion in January 2008 to $76 billion in December 2015. Balance levels have shown significant volatility, driven by Due to IB &amp; Affiliates and Due to third party FI. Throughout the past seven years, total deposits were very volatile with the lowest balance being $11b in January 2008 and the highest balance be</w:t>
      </w:r>
      <w:r w:rsidR="000559E5" w:rsidRPr="00EA6591">
        <w:rPr>
          <w:rFonts w:cstheme="minorHAnsi"/>
        </w:rPr>
        <w:t>ing $90 billion</w:t>
      </w:r>
      <w:r w:rsidRPr="00EA6591">
        <w:rPr>
          <w:rFonts w:cstheme="minorHAnsi"/>
        </w:rPr>
        <w:t xml:space="preserve"> in August 2015. </w:t>
      </w:r>
    </w:p>
    <w:p w14:paraId="06579B4C" w14:textId="77777777" w:rsidR="00435FAF" w:rsidRPr="00EA6591" w:rsidRDefault="00B60A00" w:rsidP="00B60A00">
      <w:pPr>
        <w:rPr>
          <w:rFonts w:cstheme="minorHAnsi"/>
        </w:rPr>
      </w:pPr>
      <w:r w:rsidRPr="00EA6591">
        <w:rPr>
          <w:rFonts w:cstheme="minorHAnsi"/>
        </w:rPr>
        <w:t>BOC performed additional analysis on the changes in deposit balances by product type during the period of the financial crisis. The purpose of the additional analysis was to observe whether different types of deposits were experiencing dramatic</w:t>
      </w:r>
      <w:r w:rsidR="00364298" w:rsidRPr="00EA6591">
        <w:rPr>
          <w:rFonts w:cstheme="minorHAnsi"/>
        </w:rPr>
        <w:t xml:space="preserve"> </w:t>
      </w:r>
      <w:r w:rsidR="002142E9" w:rsidRPr="00EA6591">
        <w:rPr>
          <w:rFonts w:cstheme="minorHAnsi"/>
        </w:rPr>
        <w:t>run-off</w:t>
      </w:r>
      <w:r w:rsidRPr="00EA6591">
        <w:rPr>
          <w:rFonts w:cstheme="minorHAnsi"/>
        </w:rPr>
        <w:t xml:space="preserve">s given that the banking industry was undergoing significant stress. </w:t>
      </w:r>
    </w:p>
    <w:p w14:paraId="250BED5E" w14:textId="77777777" w:rsidR="00435FAF" w:rsidRPr="00EA6591" w:rsidRDefault="00B60A00" w:rsidP="00C70DDF">
      <w:pPr>
        <w:pStyle w:val="ListParagraph"/>
        <w:numPr>
          <w:ilvl w:val="0"/>
          <w:numId w:val="4"/>
        </w:numPr>
        <w:contextualSpacing w:val="0"/>
        <w:rPr>
          <w:rFonts w:cstheme="minorHAnsi"/>
        </w:rPr>
      </w:pPr>
      <w:r w:rsidRPr="00EA6591">
        <w:rPr>
          <w:rFonts w:cstheme="minorHAnsi"/>
        </w:rPr>
        <w:t xml:space="preserve">Deposits from </w:t>
      </w:r>
      <w:r w:rsidR="000559E5" w:rsidRPr="00EA6591">
        <w:rPr>
          <w:rFonts w:cstheme="minorHAnsi"/>
        </w:rPr>
        <w:t xml:space="preserve">third </w:t>
      </w:r>
      <w:r w:rsidRPr="00EA6591">
        <w:rPr>
          <w:rFonts w:cstheme="minorHAnsi"/>
        </w:rPr>
        <w:t>party financial institutions increased dramatically from August 2008 to November 2008, from $12.8b to $29.3b and remained at this level throu</w:t>
      </w:r>
      <w:r w:rsidR="000559E5" w:rsidRPr="00EA6591">
        <w:rPr>
          <w:rFonts w:cstheme="minorHAnsi"/>
        </w:rPr>
        <w:t>ghout the first quarter of 2009.</w:t>
      </w:r>
      <w:r w:rsidR="00435FAF" w:rsidRPr="00EA6591">
        <w:rPr>
          <w:rFonts w:cstheme="minorHAnsi"/>
        </w:rPr>
        <w:t xml:space="preserve"> </w:t>
      </w:r>
    </w:p>
    <w:p w14:paraId="198D881B" w14:textId="77777777" w:rsidR="00435FAF" w:rsidRPr="00EA6591" w:rsidRDefault="00B60A00" w:rsidP="00C70DDF">
      <w:pPr>
        <w:pStyle w:val="ListParagraph"/>
        <w:numPr>
          <w:ilvl w:val="0"/>
          <w:numId w:val="4"/>
        </w:numPr>
        <w:contextualSpacing w:val="0"/>
        <w:rPr>
          <w:rFonts w:cstheme="minorHAnsi"/>
        </w:rPr>
      </w:pPr>
      <w:r w:rsidRPr="00EA6591">
        <w:rPr>
          <w:rFonts w:cstheme="minorHAnsi"/>
        </w:rPr>
        <w:t xml:space="preserve">Other types of deposits remained at </w:t>
      </w:r>
      <w:r w:rsidR="000559E5" w:rsidRPr="00EA6591">
        <w:rPr>
          <w:rFonts w:cstheme="minorHAnsi"/>
        </w:rPr>
        <w:t>stable</w:t>
      </w:r>
      <w:r w:rsidRPr="00EA6591">
        <w:rPr>
          <w:rFonts w:cstheme="minorHAnsi"/>
        </w:rPr>
        <w:t xml:space="preserve"> lev</w:t>
      </w:r>
      <w:r w:rsidR="000559E5" w:rsidRPr="00EA6591">
        <w:rPr>
          <w:rFonts w:cstheme="minorHAnsi"/>
        </w:rPr>
        <w:t xml:space="preserve">els during the 2008-2009 banking crisis. </w:t>
      </w:r>
    </w:p>
    <w:p w14:paraId="689531AC" w14:textId="6CFF4F2E" w:rsidR="00B60A00" w:rsidRPr="00EA6591" w:rsidRDefault="00B60A00" w:rsidP="00C70DDF">
      <w:pPr>
        <w:pStyle w:val="ListParagraph"/>
        <w:numPr>
          <w:ilvl w:val="0"/>
          <w:numId w:val="4"/>
        </w:numPr>
        <w:contextualSpacing w:val="0"/>
        <w:rPr>
          <w:rFonts w:cstheme="minorHAnsi"/>
        </w:rPr>
      </w:pPr>
      <w:r w:rsidRPr="00EA6591">
        <w:rPr>
          <w:rFonts w:cstheme="minorHAnsi"/>
        </w:rPr>
        <w:t>Each month of 2009, and thereafter, total deposits remained at pre-crisis (prior to September 2008) levels, with the exception of one month (September).</w:t>
      </w:r>
    </w:p>
    <w:p w14:paraId="11D884CC" w14:textId="531FB1F4" w:rsidR="00671FE1" w:rsidRPr="00EA6591" w:rsidRDefault="00B60A00" w:rsidP="00671FE1">
      <w:pPr>
        <w:rPr>
          <w:rFonts w:cstheme="minorHAnsi"/>
        </w:rPr>
      </w:pPr>
      <w:r w:rsidRPr="00EA6591">
        <w:rPr>
          <w:rFonts w:cstheme="minorHAnsi"/>
        </w:rPr>
        <w:t>In order to incorporate the c</w:t>
      </w:r>
      <w:r w:rsidR="000559E5" w:rsidRPr="00EA6591">
        <w:rPr>
          <w:rFonts w:cstheme="minorHAnsi"/>
        </w:rPr>
        <w:t>oncentration risk, a multiplier will be applied to interbranches,</w:t>
      </w:r>
      <w:r w:rsidRPr="00EA6591">
        <w:rPr>
          <w:rFonts w:cstheme="minorHAnsi"/>
        </w:rPr>
        <w:t xml:space="preserve"> affiliate</w:t>
      </w:r>
      <w:r w:rsidR="000559E5" w:rsidRPr="00EA6591">
        <w:rPr>
          <w:rFonts w:cstheme="minorHAnsi"/>
        </w:rPr>
        <w:t>s</w:t>
      </w:r>
      <w:r w:rsidRPr="00EA6591">
        <w:rPr>
          <w:rFonts w:cstheme="minorHAnsi"/>
        </w:rPr>
        <w:t>, and corporate customers whose total deposit balances are larger than 1% of total assets. Customers whose deposit balances are between 1% and 5% of total assets will have a multiplier between 1</w:t>
      </w:r>
      <w:r w:rsidR="000559E5" w:rsidRPr="00EA6591">
        <w:rPr>
          <w:rFonts w:cstheme="minorHAnsi"/>
        </w:rPr>
        <w:t>.0</w:t>
      </w:r>
      <w:r w:rsidRPr="00EA6591">
        <w:rPr>
          <w:rFonts w:cstheme="minorHAnsi"/>
        </w:rPr>
        <w:t xml:space="preserve"> and 2</w:t>
      </w:r>
      <w:r w:rsidR="000559E5" w:rsidRPr="00EA6591">
        <w:rPr>
          <w:rFonts w:cstheme="minorHAnsi"/>
        </w:rPr>
        <w:t>.0</w:t>
      </w:r>
      <w:r w:rsidRPr="00EA6591">
        <w:rPr>
          <w:rFonts w:cstheme="minorHAnsi"/>
        </w:rPr>
        <w:t xml:space="preserve">, and the multiplier is linear with the deposit </w:t>
      </w:r>
      <w:r w:rsidR="000559E5" w:rsidRPr="00EA6591">
        <w:rPr>
          <w:rFonts w:cstheme="minorHAnsi"/>
        </w:rPr>
        <w:t>amount in this range. Customers</w:t>
      </w:r>
      <w:r w:rsidRPr="00EA6591">
        <w:rPr>
          <w:rFonts w:cstheme="minorHAnsi"/>
        </w:rPr>
        <w:t xml:space="preserve"> whose deposits are larger than 5% of total assets, will have a constant multiplier of 2. These multipliers will then be multiplied to the original</w:t>
      </w:r>
      <w:r w:rsidR="00364298" w:rsidRPr="00EA6591">
        <w:rPr>
          <w:rFonts w:cstheme="minorHAnsi"/>
        </w:rPr>
        <w:t xml:space="preserve"> </w:t>
      </w:r>
      <w:r w:rsidR="002142E9" w:rsidRPr="00EA6591">
        <w:rPr>
          <w:rFonts w:cstheme="minorHAnsi"/>
        </w:rPr>
        <w:t>run-off</w:t>
      </w:r>
      <w:r w:rsidR="00412761" w:rsidRPr="00EA6591">
        <w:rPr>
          <w:rFonts w:cstheme="minorHAnsi"/>
        </w:rPr>
        <w:t xml:space="preserve"> rates to scale them up </w:t>
      </w:r>
      <w:r w:rsidR="00C30ED6">
        <w:rPr>
          <w:rFonts w:cstheme="minorHAnsi"/>
        </w:rPr>
        <w:fldChar w:fldCharType="begin"/>
      </w:r>
      <w:r w:rsidR="00C30ED6">
        <w:rPr>
          <w:rFonts w:cstheme="minorHAnsi"/>
        </w:rPr>
        <w:instrText xml:space="preserve"> REF _Ref54118896 \r \h </w:instrText>
      </w:r>
      <w:r w:rsidR="00C30ED6">
        <w:rPr>
          <w:rFonts w:cstheme="minorHAnsi"/>
        </w:rPr>
      </w:r>
      <w:r w:rsidR="00C30ED6">
        <w:rPr>
          <w:rFonts w:cstheme="minorHAnsi"/>
        </w:rPr>
        <w:fldChar w:fldCharType="separate"/>
      </w:r>
      <w:r w:rsidR="000777B4">
        <w:rPr>
          <w:rFonts w:cstheme="minorHAnsi"/>
        </w:rPr>
        <w:t>[5]</w:t>
      </w:r>
      <w:r w:rsidR="00C30ED6">
        <w:rPr>
          <w:rFonts w:cstheme="minorHAnsi"/>
        </w:rPr>
        <w:fldChar w:fldCharType="end"/>
      </w:r>
      <w:r w:rsidR="00412761" w:rsidRPr="00EA6591">
        <w:rPr>
          <w:rFonts w:cstheme="minorHAnsi"/>
        </w:rPr>
        <w:t>.</w:t>
      </w:r>
      <w:r w:rsidRPr="00EA6591">
        <w:rPr>
          <w:rFonts w:cstheme="minorHAnsi"/>
        </w:rPr>
        <w:t xml:space="preserve"> One thing needed to</w:t>
      </w:r>
      <w:r w:rsidR="000559E5" w:rsidRPr="00EA6591">
        <w:rPr>
          <w:rFonts w:cstheme="minorHAnsi"/>
        </w:rPr>
        <w:t xml:space="preserve"> be</w:t>
      </w:r>
      <w:r w:rsidRPr="00EA6591">
        <w:rPr>
          <w:rFonts w:cstheme="minorHAnsi"/>
        </w:rPr>
        <w:t xml:space="preserve"> notice</w:t>
      </w:r>
      <w:r w:rsidR="000559E5" w:rsidRPr="00EA6591">
        <w:rPr>
          <w:rFonts w:cstheme="minorHAnsi"/>
        </w:rPr>
        <w:t>d</w:t>
      </w:r>
      <w:r w:rsidRPr="00EA6591">
        <w:rPr>
          <w:rFonts w:cstheme="minorHAnsi"/>
        </w:rPr>
        <w:t xml:space="preserve"> is that FI customers’ accounts are not applicable to multipliers as their</w:t>
      </w:r>
      <w:r w:rsidR="00364298" w:rsidRPr="00EA6591">
        <w:rPr>
          <w:rFonts w:cstheme="minorHAnsi"/>
        </w:rPr>
        <w:t xml:space="preserve"> </w:t>
      </w:r>
      <w:r w:rsidR="002142E9" w:rsidRPr="00EA6591">
        <w:rPr>
          <w:rFonts w:cstheme="minorHAnsi"/>
        </w:rPr>
        <w:t>run-off</w:t>
      </w:r>
      <w:r w:rsidRPr="00EA6591">
        <w:rPr>
          <w:rFonts w:cstheme="minorHAnsi"/>
        </w:rPr>
        <w:t xml:space="preserve"> rates are calculated by a different methodology and FI customers’ deposits are thought to be indifferent.</w:t>
      </w:r>
      <w:r w:rsidR="004E5202" w:rsidRPr="00EA6591">
        <w:rPr>
          <w:rFonts w:cstheme="minorHAnsi"/>
        </w:rPr>
        <w:t xml:space="preserve"> </w:t>
      </w:r>
    </w:p>
    <w:p w14:paraId="3A6B3FF4" w14:textId="6F3A4D19" w:rsidR="00671FE1" w:rsidRPr="00EA6591" w:rsidRDefault="00B66493" w:rsidP="00B66493">
      <w:pPr>
        <w:pStyle w:val="Heading5"/>
      </w:pPr>
      <w:r>
        <w:t>Due</w:t>
      </w:r>
      <w:r w:rsidR="00B60A00" w:rsidRPr="00EA6591">
        <w:t xml:space="preserve"> to Banks</w:t>
      </w:r>
    </w:p>
    <w:p w14:paraId="3F81562C" w14:textId="0C38ED0A" w:rsidR="00B60A00" w:rsidRPr="00EA6591" w:rsidRDefault="00B60A00" w:rsidP="00B60A00">
      <w:pPr>
        <w:rPr>
          <w:rFonts w:cstheme="minorHAnsi"/>
        </w:rPr>
      </w:pPr>
      <w:r w:rsidRPr="00EA6591">
        <w:rPr>
          <w:rFonts w:cstheme="minorHAnsi"/>
        </w:rPr>
        <w:t xml:space="preserve">This line item is primarily composed of USD deposited overnight by </w:t>
      </w:r>
      <w:r w:rsidR="001C3E39" w:rsidRPr="00EA6591">
        <w:rPr>
          <w:rFonts w:cstheme="minorHAnsi"/>
        </w:rPr>
        <w:t>BOC H.O.</w:t>
      </w:r>
      <w:r w:rsidRPr="00EA6591">
        <w:rPr>
          <w:rFonts w:cstheme="minorHAnsi"/>
        </w:rPr>
        <w:t>, BOC interbranches (IB), affiliates, as well as third party U.S. and Non-U.S. financial institutions.</w:t>
      </w:r>
    </w:p>
    <w:p w14:paraId="5FD3AA5A" w14:textId="77777777" w:rsidR="00B60A00" w:rsidRPr="00EA6591" w:rsidRDefault="00B60A00" w:rsidP="000A2570">
      <w:pPr>
        <w:pStyle w:val="Heading6"/>
      </w:pPr>
      <w:r w:rsidRPr="00EA6591">
        <w:t>Due to IB and Affiliates</w:t>
      </w:r>
    </w:p>
    <w:p w14:paraId="563B2CC4" w14:textId="4D6102C2" w:rsidR="00B60A00" w:rsidRPr="00EA6591" w:rsidRDefault="00B60A00" w:rsidP="00B60A00">
      <w:pPr>
        <w:rPr>
          <w:rFonts w:cstheme="minorHAnsi"/>
        </w:rPr>
      </w:pPr>
      <w:r w:rsidRPr="00EA6591">
        <w:rPr>
          <w:rFonts w:cstheme="minorHAnsi"/>
        </w:rPr>
        <w:t>This line item consists of the deposits from BOC internal network. Given BOCNY is the USD funding hub for BOC group, BOC's other branches, and affiliates are required to have its major USD clearing service with BOCNY according to BOC policy.</w:t>
      </w:r>
      <w:r w:rsidR="005420E7" w:rsidRPr="00EA6591">
        <w:rPr>
          <w:rFonts w:cstheme="minorHAnsi"/>
        </w:rPr>
        <w:t xml:space="preserve"> </w:t>
      </w:r>
    </w:p>
    <w:p w14:paraId="37312E86" w14:textId="7F034DFE" w:rsidR="00B60A00" w:rsidRPr="00EA6591" w:rsidRDefault="00B60A00" w:rsidP="00B60A00">
      <w:pPr>
        <w:rPr>
          <w:rFonts w:cstheme="minorHAnsi"/>
        </w:rPr>
      </w:pPr>
      <w:r w:rsidRPr="00EA6591">
        <w:rPr>
          <w:rFonts w:cstheme="minorHAnsi"/>
        </w:rPr>
        <w:t xml:space="preserve">Due to IB and deposits have been typically concentrated in IB call loans which are comprised of deposits from </w:t>
      </w:r>
      <w:r w:rsidR="001C3E39" w:rsidRPr="00EA6591">
        <w:rPr>
          <w:rFonts w:cstheme="minorHAnsi"/>
        </w:rPr>
        <w:t>BOC H.O.</w:t>
      </w:r>
      <w:r w:rsidRPr="00EA6591">
        <w:rPr>
          <w:rFonts w:cstheme="minorHAnsi"/>
        </w:rPr>
        <w:t>. Volatility, however, across all types have been significant.</w:t>
      </w:r>
    </w:p>
    <w:p w14:paraId="74D2A3EB" w14:textId="6674F997" w:rsidR="006A28BD" w:rsidRPr="00EA6591" w:rsidRDefault="006A28BD" w:rsidP="00B60A00">
      <w:pPr>
        <w:rPr>
          <w:rFonts w:cstheme="minorHAnsi"/>
        </w:rPr>
      </w:pPr>
      <w:r w:rsidRPr="00EA6591">
        <w:rPr>
          <w:rFonts w:cstheme="minorHAnsi"/>
        </w:rPr>
        <w:t xml:space="preserve">For </w:t>
      </w:r>
      <w:r w:rsidR="002142E9" w:rsidRPr="00EA6591">
        <w:rPr>
          <w:rFonts w:cstheme="minorHAnsi"/>
        </w:rPr>
        <w:t>run-off</w:t>
      </w:r>
      <w:r w:rsidRPr="00EA6591">
        <w:rPr>
          <w:rFonts w:cstheme="minorHAnsi"/>
        </w:rPr>
        <w:t xml:space="preserve"> assumptions</w:t>
      </w:r>
      <w:r w:rsidR="00C35C16" w:rsidRPr="00EA6591">
        <w:rPr>
          <w:rFonts w:cstheme="minorHAnsi"/>
        </w:rPr>
        <w:t xml:space="preserve"> of demand and investment accounts due to interbranches and affiliates</w:t>
      </w:r>
      <w:r w:rsidRPr="00EA6591">
        <w:rPr>
          <w:rFonts w:cstheme="minorHAnsi"/>
        </w:rPr>
        <w:t xml:space="preserve">, please refer to document </w:t>
      </w:r>
      <w:r w:rsidRPr="00EA6591">
        <w:rPr>
          <w:rFonts w:cstheme="minorHAnsi"/>
          <w:i/>
        </w:rPr>
        <w:t xml:space="preserve">Liquidity Stress Testing - Wholesale Deposit </w:t>
      </w:r>
      <w:r w:rsidR="002142E9" w:rsidRPr="00EA6591">
        <w:rPr>
          <w:rFonts w:cstheme="minorHAnsi"/>
          <w:i/>
        </w:rPr>
        <w:t>Run-off</w:t>
      </w:r>
      <w:r w:rsidRPr="00EA6591">
        <w:rPr>
          <w:rFonts w:cstheme="minorHAnsi"/>
          <w:i/>
        </w:rPr>
        <w:t xml:space="preserve"> Assumptions </w:t>
      </w:r>
      <w:r w:rsidR="00C30ED6">
        <w:rPr>
          <w:rFonts w:cstheme="minorHAnsi"/>
          <w:i/>
        </w:rPr>
        <w:fldChar w:fldCharType="begin"/>
      </w:r>
      <w:r w:rsidR="00C30ED6">
        <w:rPr>
          <w:rFonts w:cstheme="minorHAnsi"/>
          <w:i/>
        </w:rPr>
        <w:instrText xml:space="preserve"> REF _Ref54118896 \r \h </w:instrText>
      </w:r>
      <w:r w:rsidR="00C30ED6">
        <w:rPr>
          <w:rFonts w:cstheme="minorHAnsi"/>
          <w:i/>
        </w:rPr>
      </w:r>
      <w:r w:rsidR="00C30ED6">
        <w:rPr>
          <w:rFonts w:cstheme="minorHAnsi"/>
          <w:i/>
        </w:rPr>
        <w:fldChar w:fldCharType="separate"/>
      </w:r>
      <w:r w:rsidR="000777B4">
        <w:rPr>
          <w:rFonts w:cstheme="minorHAnsi"/>
          <w:i/>
        </w:rPr>
        <w:t>[5]</w:t>
      </w:r>
      <w:r w:rsidR="00C30ED6">
        <w:rPr>
          <w:rFonts w:cstheme="minorHAnsi"/>
          <w:i/>
        </w:rPr>
        <w:fldChar w:fldCharType="end"/>
      </w:r>
      <w:r w:rsidR="00C30ED6">
        <w:rPr>
          <w:rFonts w:cstheme="minorHAnsi"/>
        </w:rPr>
        <w:t xml:space="preserve"> </w:t>
      </w:r>
      <w:r w:rsidRPr="00EA6591">
        <w:rPr>
          <w:rFonts w:cstheme="minorHAnsi"/>
        </w:rPr>
        <w:t xml:space="preserve">and </w:t>
      </w:r>
      <w:r w:rsidRPr="00EA6591">
        <w:rPr>
          <w:rFonts w:cstheme="minorHAnsi"/>
          <w:i/>
        </w:rPr>
        <w:t xml:space="preserve">Operational Deposit Methodology Document </w:t>
      </w:r>
      <w:r w:rsidR="00C30ED6">
        <w:rPr>
          <w:rFonts w:cstheme="minorHAnsi"/>
        </w:rPr>
        <w:fldChar w:fldCharType="begin"/>
      </w:r>
      <w:r w:rsidR="00C30ED6">
        <w:rPr>
          <w:rFonts w:cstheme="minorHAnsi"/>
          <w:i/>
        </w:rPr>
        <w:instrText xml:space="preserve"> REF _Ref54118877 \r \h </w:instrText>
      </w:r>
      <w:r w:rsidR="00C30ED6">
        <w:rPr>
          <w:rFonts w:cstheme="minorHAnsi"/>
        </w:rPr>
      </w:r>
      <w:r w:rsidR="00C30ED6">
        <w:rPr>
          <w:rFonts w:cstheme="minorHAnsi"/>
        </w:rPr>
        <w:fldChar w:fldCharType="separate"/>
      </w:r>
      <w:r w:rsidR="000777B4">
        <w:rPr>
          <w:rFonts w:cstheme="minorHAnsi"/>
          <w:i/>
        </w:rPr>
        <w:t>[4]</w:t>
      </w:r>
      <w:r w:rsidR="00C30ED6">
        <w:rPr>
          <w:rFonts w:cstheme="minorHAnsi"/>
        </w:rPr>
        <w:fldChar w:fldCharType="end"/>
      </w:r>
      <w:r w:rsidR="00C35C16" w:rsidRPr="00EA6591">
        <w:rPr>
          <w:rFonts w:cstheme="minorHAnsi"/>
        </w:rPr>
        <w:t>; special handling of interbranch call loans and trade finance balances are discussed separately in corresponding sections.</w:t>
      </w:r>
    </w:p>
    <w:p w14:paraId="4FE75506" w14:textId="77777777" w:rsidR="00B60A00" w:rsidRPr="00EA6591" w:rsidRDefault="00B60A00" w:rsidP="000A2570">
      <w:pPr>
        <w:pStyle w:val="Heading7"/>
      </w:pPr>
      <w:r w:rsidRPr="00EA6591">
        <w:t xml:space="preserve">Due to </w:t>
      </w:r>
      <w:r w:rsidR="004D1F99" w:rsidRPr="00EA6591">
        <w:t>Interbranch –</w:t>
      </w:r>
      <w:r w:rsidRPr="00EA6591">
        <w:t xml:space="preserve"> Demand</w:t>
      </w:r>
    </w:p>
    <w:p w14:paraId="78B59B52" w14:textId="77777777" w:rsidR="002105FA" w:rsidRPr="00EA6591" w:rsidRDefault="002105FA" w:rsidP="002105FA">
      <w:pPr>
        <w:rPr>
          <w:rFonts w:cstheme="minorHAnsi"/>
        </w:rPr>
      </w:pPr>
      <w:r w:rsidRPr="00EA6591">
        <w:rPr>
          <w:rFonts w:cstheme="minorHAnsi"/>
        </w:rPr>
        <w:t xml:space="preserve">This line item is comprised of demand deposits (non-interest bearing) from BOC inter-branches. </w:t>
      </w:r>
    </w:p>
    <w:p w14:paraId="6A149851" w14:textId="77777777" w:rsidR="00B60A00" w:rsidRPr="00EA6591" w:rsidRDefault="004D1F99" w:rsidP="000A2570">
      <w:pPr>
        <w:pStyle w:val="Heading7"/>
      </w:pPr>
      <w:r w:rsidRPr="00EA6591">
        <w:t>Due to Interbranch</w:t>
      </w:r>
      <w:r w:rsidR="00B60A00" w:rsidRPr="00EA6591">
        <w:t xml:space="preserve"> – Investment</w:t>
      </w:r>
    </w:p>
    <w:p w14:paraId="33243B43" w14:textId="2E6DD435" w:rsidR="006A28BD" w:rsidRPr="00EA6591" w:rsidRDefault="006A28BD" w:rsidP="006A28BD">
      <w:pPr>
        <w:rPr>
          <w:rFonts w:cstheme="minorHAnsi"/>
        </w:rPr>
      </w:pPr>
      <w:r w:rsidRPr="00EA6591">
        <w:rPr>
          <w:rFonts w:cstheme="minorHAnsi"/>
        </w:rPr>
        <w:t xml:space="preserve">For those BOC branches with investment accounts, deposits from demand accounts with balances over $50K will be swept into investment accounts automatically on a daily basis for interest income. The largest six customers represented more than 90% of the portfolio and </w:t>
      </w:r>
      <w:r w:rsidR="001C3E39" w:rsidRPr="00EA6591">
        <w:rPr>
          <w:rFonts w:cstheme="minorHAnsi"/>
        </w:rPr>
        <w:t>BOC H.O.</w:t>
      </w:r>
      <w:r w:rsidRPr="00EA6591">
        <w:rPr>
          <w:rFonts w:cstheme="minorHAnsi"/>
        </w:rPr>
        <w:t xml:space="preserve"> had a lot of deposits in its clearing account with BOCNY. These accounts are maintained for operational USD clearing purposes. </w:t>
      </w:r>
    </w:p>
    <w:p w14:paraId="10023908" w14:textId="77777777" w:rsidR="006A28BD" w:rsidRPr="00EA6591" w:rsidRDefault="006A28BD" w:rsidP="006A28BD">
      <w:pPr>
        <w:rPr>
          <w:rFonts w:cstheme="minorHAnsi"/>
        </w:rPr>
      </w:pPr>
      <w:r w:rsidRPr="00EA6591">
        <w:rPr>
          <w:rFonts w:cstheme="minorHAnsi"/>
        </w:rPr>
        <w:t xml:space="preserve">The demand deposit balance is relatively small, and investment accounts have been more volatile with large balances from 2008 to 2018. Given the operational linkage between the two accounts, the assumptions applied to these products are the same. </w:t>
      </w:r>
    </w:p>
    <w:p w14:paraId="4052AA85" w14:textId="77777777" w:rsidR="00B60A00" w:rsidRPr="00EA6591" w:rsidRDefault="004D1F99" w:rsidP="000A2570">
      <w:pPr>
        <w:pStyle w:val="Heading7"/>
      </w:pPr>
      <w:r w:rsidRPr="00EA6591">
        <w:t>Due to Interbranch</w:t>
      </w:r>
      <w:r w:rsidR="00B60A00" w:rsidRPr="00EA6591">
        <w:t xml:space="preserve"> – Call Loans</w:t>
      </w:r>
    </w:p>
    <w:p w14:paraId="1C18DE1B" w14:textId="5F7FF368" w:rsidR="001C3E39" w:rsidRPr="00EA6591" w:rsidRDefault="001C3E39" w:rsidP="006A28BD">
      <w:pPr>
        <w:rPr>
          <w:rFonts w:cstheme="minorHAnsi"/>
        </w:rPr>
      </w:pPr>
      <w:r w:rsidRPr="00EA6591">
        <w:rPr>
          <w:rFonts w:cstheme="minorHAnsi"/>
        </w:rPr>
        <w:t>The interbranch call loans are U</w:t>
      </w:r>
      <w:r w:rsidR="000B456C" w:rsidRPr="00EA6591">
        <w:rPr>
          <w:rFonts w:cstheme="minorHAnsi"/>
        </w:rPr>
        <w:t>SD term deposits placed at the B</w:t>
      </w:r>
      <w:r w:rsidRPr="00EA6591">
        <w:rPr>
          <w:rFonts w:cstheme="minorHAnsi"/>
        </w:rPr>
        <w:t>ank by BOC head office (BOC H.O.) or other bra</w:t>
      </w:r>
      <w:r w:rsidR="000B456C" w:rsidRPr="00EA6591">
        <w:rPr>
          <w:rFonts w:cstheme="minorHAnsi"/>
        </w:rPr>
        <w:t xml:space="preserve">nches within BOC banking group. A majority of such deposits are </w:t>
      </w:r>
      <w:r w:rsidRPr="00EA6591">
        <w:rPr>
          <w:rFonts w:cstheme="minorHAnsi"/>
        </w:rPr>
        <w:t>overnight loans from BOC H.O.</w:t>
      </w:r>
    </w:p>
    <w:p w14:paraId="79B11B6A" w14:textId="4F03308E" w:rsidR="00B43AC3" w:rsidRPr="00EA6591" w:rsidRDefault="00B43AC3" w:rsidP="000A2570">
      <w:pPr>
        <w:pStyle w:val="Heading8"/>
      </w:pPr>
      <w:r w:rsidRPr="00EA6591">
        <w:t>Due to Interbranch – H.O. Overnight Funds</w:t>
      </w:r>
    </w:p>
    <w:p w14:paraId="03775799" w14:textId="77777777" w:rsidR="00931EE6" w:rsidRPr="00EA6591" w:rsidRDefault="008A738A" w:rsidP="008A738A">
      <w:pPr>
        <w:rPr>
          <w:rFonts w:cstheme="minorHAnsi"/>
        </w:rPr>
      </w:pPr>
      <w:r w:rsidRPr="00EA6591">
        <w:rPr>
          <w:rFonts w:cstheme="minorHAnsi"/>
        </w:rPr>
        <w:t>BOC Head Office (BOC H.O.) is the single largest interbranch counterparty o</w:t>
      </w:r>
      <w:r w:rsidR="00931EE6" w:rsidRPr="00EA6591">
        <w:rPr>
          <w:rFonts w:cstheme="minorHAnsi"/>
        </w:rPr>
        <w:t xml:space="preserve">f BOC New York branch (BOCNY). </w:t>
      </w:r>
      <w:r w:rsidRPr="00EA6591">
        <w:rPr>
          <w:rFonts w:cstheme="minorHAnsi"/>
        </w:rPr>
        <w:t>For transaction and clearing proposes, BOC H.O. maintains la</w:t>
      </w:r>
      <w:r w:rsidR="00931EE6" w:rsidRPr="00EA6591">
        <w:rPr>
          <w:rFonts w:cstheme="minorHAnsi"/>
        </w:rPr>
        <w:t xml:space="preserve">rge USD cash position at BOCNY, and </w:t>
      </w:r>
      <w:r w:rsidRPr="00EA6591">
        <w:rPr>
          <w:rFonts w:cstheme="minorHAnsi"/>
        </w:rPr>
        <w:t xml:space="preserve">a majority of such deposits is overnight call loans. </w:t>
      </w:r>
    </w:p>
    <w:p w14:paraId="1CB52CFE" w14:textId="008CD90D" w:rsidR="00931EE6" w:rsidRPr="00EA6591" w:rsidRDefault="00931EE6" w:rsidP="00931EE6">
      <w:pPr>
        <w:rPr>
          <w:rFonts w:cstheme="minorHAnsi"/>
        </w:rPr>
      </w:pPr>
      <w:r w:rsidRPr="00EA6591">
        <w:rPr>
          <w:rFonts w:cstheme="minorHAnsi"/>
        </w:rPr>
        <w:t xml:space="preserve">The balance history of this product is very volatile, given that BOC H.O. places dollar fund at BOCNY temporarily for its own liquidity management purpose; therefore, BOCNY has no direct control over the size or timing of such fund. </w:t>
      </w:r>
    </w:p>
    <w:p w14:paraId="5969109A" w14:textId="77777777" w:rsidR="00931EE6" w:rsidRPr="00EA6591" w:rsidRDefault="00931EE6" w:rsidP="00931EE6">
      <w:pPr>
        <w:rPr>
          <w:rFonts w:cstheme="minorHAnsi"/>
          <w:u w:val="single"/>
        </w:rPr>
      </w:pPr>
      <w:r w:rsidRPr="00EA6591">
        <w:rPr>
          <w:rFonts w:cstheme="minorHAnsi"/>
          <w:u w:val="single"/>
        </w:rPr>
        <w:t>Potential Liquidity Impacts</w:t>
      </w:r>
    </w:p>
    <w:p w14:paraId="2EAEDB75" w14:textId="59526A1C" w:rsidR="00931EE6" w:rsidRPr="00EA6591" w:rsidRDefault="00940FF8" w:rsidP="00931EE6">
      <w:pPr>
        <w:rPr>
          <w:rFonts w:cstheme="minorHAnsi"/>
        </w:rPr>
      </w:pPr>
      <w:r w:rsidRPr="00EA6591">
        <w:rPr>
          <w:rFonts w:cstheme="minorHAnsi"/>
        </w:rPr>
        <w:t>Withdrawal of H.O. overnight funds would occur upon BOC Head Office’s decision.</w:t>
      </w:r>
    </w:p>
    <w:p w14:paraId="7ADB79CC" w14:textId="0AE64BF1" w:rsidR="00F372D9" w:rsidRPr="00EA6591" w:rsidRDefault="00575663" w:rsidP="00F372D9">
      <w:pPr>
        <w:pStyle w:val="Caption"/>
        <w:keepNext/>
        <w:rPr>
          <w:rFonts w:cstheme="minorHAnsi"/>
        </w:rPr>
      </w:pPr>
      <w:r w:rsidRPr="008859FB">
        <w:t xml:space="preserve">Table </w:t>
      </w:r>
      <w:fldSimple w:instr=" SEQ Table \* ARABIC ">
        <w:r w:rsidR="000777B4">
          <w:rPr>
            <w:noProof/>
          </w:rPr>
          <w:t>25</w:t>
        </w:r>
      </w:fldSimple>
      <w:r w:rsidRPr="008859FB">
        <w:t>:</w:t>
      </w:r>
      <w:r w:rsidRPr="00EA6591">
        <w:rPr>
          <w:rFonts w:cstheme="minorHAnsi"/>
        </w:rPr>
        <w:t xml:space="preserve"> </w:t>
      </w:r>
      <w:r w:rsidR="00F372D9" w:rsidRPr="00EA6591">
        <w:rPr>
          <w:rFonts w:cstheme="minorHAnsi"/>
        </w:rPr>
        <w:t>Cash Outflow Assumption of Head Office Overnight Funds</w:t>
      </w:r>
    </w:p>
    <w:tbl>
      <w:tblPr>
        <w:tblStyle w:val="GridTable1Light"/>
        <w:tblW w:w="0" w:type="auto"/>
        <w:tblLook w:val="04A0" w:firstRow="1" w:lastRow="0" w:firstColumn="1" w:lastColumn="0" w:noHBand="0" w:noVBand="1"/>
      </w:tblPr>
      <w:tblGrid>
        <w:gridCol w:w="612"/>
        <w:gridCol w:w="3002"/>
        <w:gridCol w:w="1148"/>
        <w:gridCol w:w="1148"/>
        <w:gridCol w:w="1148"/>
        <w:gridCol w:w="1146"/>
        <w:gridCol w:w="1146"/>
      </w:tblGrid>
      <w:tr w:rsidR="00F372D9" w:rsidRPr="00EA6591" w14:paraId="209720BB" w14:textId="77777777" w:rsidTr="004F1DFA">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612" w:type="dxa"/>
          </w:tcPr>
          <w:p w14:paraId="2E298134" w14:textId="77777777" w:rsidR="00F372D9" w:rsidRPr="00EA6591" w:rsidRDefault="00F372D9" w:rsidP="00811DBA">
            <w:pPr>
              <w:rPr>
                <w:rFonts w:cstheme="minorHAnsi"/>
              </w:rPr>
            </w:pPr>
          </w:p>
        </w:tc>
        <w:tc>
          <w:tcPr>
            <w:tcW w:w="3002" w:type="dxa"/>
            <w:vAlign w:val="center"/>
          </w:tcPr>
          <w:p w14:paraId="094E8062" w14:textId="77777777" w:rsidR="00F372D9" w:rsidRPr="00EA6591" w:rsidRDefault="00F372D9" w:rsidP="00811DBA">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Assumptions</w:t>
            </w:r>
          </w:p>
        </w:tc>
        <w:tc>
          <w:tcPr>
            <w:tcW w:w="1148" w:type="dxa"/>
            <w:vAlign w:val="center"/>
          </w:tcPr>
          <w:p w14:paraId="239FF6EF" w14:textId="77777777" w:rsidR="00F372D9" w:rsidRPr="00EA6591" w:rsidRDefault="00F372D9" w:rsidP="00811DBA">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O/N</w:t>
            </w:r>
          </w:p>
        </w:tc>
        <w:tc>
          <w:tcPr>
            <w:tcW w:w="1148" w:type="dxa"/>
            <w:vAlign w:val="center"/>
          </w:tcPr>
          <w:p w14:paraId="4AD105AA" w14:textId="77777777" w:rsidR="00F372D9" w:rsidRPr="00EA6591" w:rsidRDefault="00F372D9" w:rsidP="00811DBA">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14 Day</w:t>
            </w:r>
          </w:p>
        </w:tc>
        <w:tc>
          <w:tcPr>
            <w:tcW w:w="1148" w:type="dxa"/>
            <w:vAlign w:val="center"/>
          </w:tcPr>
          <w:p w14:paraId="4FD3389A" w14:textId="77777777" w:rsidR="00F372D9" w:rsidRPr="00EA6591" w:rsidRDefault="00F372D9" w:rsidP="00811DBA">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30 Day</w:t>
            </w:r>
          </w:p>
        </w:tc>
        <w:tc>
          <w:tcPr>
            <w:tcW w:w="1146" w:type="dxa"/>
            <w:vAlign w:val="center"/>
          </w:tcPr>
          <w:p w14:paraId="752F50B9" w14:textId="77777777" w:rsidR="00F372D9" w:rsidRPr="00EA6591" w:rsidRDefault="00F372D9" w:rsidP="00811DBA">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90 Day</w:t>
            </w:r>
          </w:p>
        </w:tc>
        <w:tc>
          <w:tcPr>
            <w:tcW w:w="1146" w:type="dxa"/>
            <w:vAlign w:val="center"/>
          </w:tcPr>
          <w:p w14:paraId="3338AED0" w14:textId="77777777" w:rsidR="00F372D9" w:rsidRPr="00EA6591" w:rsidRDefault="00F372D9" w:rsidP="00811DBA">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 Year</w:t>
            </w:r>
          </w:p>
        </w:tc>
      </w:tr>
      <w:tr w:rsidR="004F1DFA" w:rsidRPr="00EA6591" w14:paraId="45E8580C" w14:textId="77777777" w:rsidTr="008A6FFB">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60CF5E21" w14:textId="77777777" w:rsidR="004F1DFA" w:rsidRPr="00EA6591" w:rsidRDefault="004F1DFA" w:rsidP="004F1DFA">
            <w:pPr>
              <w:tabs>
                <w:tab w:val="left" w:pos="270"/>
              </w:tabs>
              <w:ind w:left="113" w:right="113"/>
              <w:jc w:val="center"/>
              <w:rPr>
                <w:rFonts w:cstheme="minorHAnsi"/>
                <w:b w:val="0"/>
                <w:lang w:eastAsia="en-US"/>
              </w:rPr>
            </w:pPr>
            <w:r w:rsidRPr="00EA6591">
              <w:rPr>
                <w:rFonts w:cstheme="minorHAnsi"/>
                <w:b w:val="0"/>
                <w:lang w:eastAsia="en-US"/>
              </w:rPr>
              <w:t>Idiosyncratic</w:t>
            </w:r>
          </w:p>
        </w:tc>
        <w:tc>
          <w:tcPr>
            <w:tcW w:w="3024" w:type="dxa"/>
            <w:vMerge w:val="restart"/>
            <w:vAlign w:val="center"/>
          </w:tcPr>
          <w:p w14:paraId="0E5AFAAC" w14:textId="155B380C" w:rsidR="004F1DFA" w:rsidRPr="00EA6591" w:rsidRDefault="004F1DFA" w:rsidP="004F1DFA">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The assumed H.O. overnight funds run-off rates are based on analysis on BOC’S historical data.</w:t>
            </w:r>
          </w:p>
        </w:tc>
        <w:tc>
          <w:tcPr>
            <w:tcW w:w="1152" w:type="dxa"/>
          </w:tcPr>
          <w:p w14:paraId="534F546D" w14:textId="1747E916" w:rsidR="004F1DFA" w:rsidRPr="00EA6591" w:rsidRDefault="004F1DFA" w:rsidP="004F1DFA">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6F48A8">
              <w:t>24.54%</w:t>
            </w:r>
          </w:p>
        </w:tc>
        <w:tc>
          <w:tcPr>
            <w:tcW w:w="1152" w:type="dxa"/>
          </w:tcPr>
          <w:p w14:paraId="2566BF6D" w14:textId="771F31E1" w:rsidR="004F1DFA" w:rsidRPr="00EA6591" w:rsidRDefault="004F1DFA" w:rsidP="004F1DFA">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6F48A8">
              <w:t>73.61%</w:t>
            </w:r>
          </w:p>
        </w:tc>
        <w:tc>
          <w:tcPr>
            <w:tcW w:w="1152" w:type="dxa"/>
          </w:tcPr>
          <w:p w14:paraId="71CA8CAA" w14:textId="2504A4CD" w:rsidR="004F1DFA" w:rsidRPr="00EA6591" w:rsidRDefault="004F1DFA" w:rsidP="004F1DFA">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6F48A8">
              <w:t>84.34%</w:t>
            </w:r>
          </w:p>
        </w:tc>
        <w:tc>
          <w:tcPr>
            <w:tcW w:w="1152" w:type="dxa"/>
          </w:tcPr>
          <w:p w14:paraId="02834E52" w14:textId="23FAD9EE" w:rsidR="004F1DFA" w:rsidRPr="00EA6591" w:rsidRDefault="004F1DFA" w:rsidP="004F1DFA">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6F48A8">
              <w:t>100%</w:t>
            </w:r>
          </w:p>
        </w:tc>
        <w:tc>
          <w:tcPr>
            <w:tcW w:w="1152" w:type="dxa"/>
          </w:tcPr>
          <w:p w14:paraId="02605D4F" w14:textId="212DC9A8" w:rsidR="004F1DFA" w:rsidRPr="00EA6591" w:rsidRDefault="004F1DFA" w:rsidP="004F1DFA">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6F48A8">
              <w:t>100%</w:t>
            </w:r>
          </w:p>
        </w:tc>
      </w:tr>
      <w:tr w:rsidR="004F1DFA" w:rsidRPr="00EA6591" w14:paraId="1796DF73" w14:textId="77777777" w:rsidTr="008A6FFB">
        <w:trPr>
          <w:trHeight w:val="1484"/>
        </w:trPr>
        <w:tc>
          <w:tcPr>
            <w:cnfStyle w:val="001000000000" w:firstRow="0" w:lastRow="0" w:firstColumn="1" w:lastColumn="0" w:oddVBand="0" w:evenVBand="0" w:oddHBand="0" w:evenHBand="0" w:firstRowFirstColumn="0" w:firstRowLastColumn="0" w:lastRowFirstColumn="0" w:lastRowLastColumn="0"/>
            <w:tcW w:w="612" w:type="dxa"/>
            <w:textDirection w:val="btLr"/>
          </w:tcPr>
          <w:p w14:paraId="7D86A59C" w14:textId="77777777" w:rsidR="004F1DFA" w:rsidRPr="00EA6591" w:rsidRDefault="004F1DFA" w:rsidP="004F1DFA">
            <w:pPr>
              <w:tabs>
                <w:tab w:val="left" w:pos="270"/>
              </w:tabs>
              <w:ind w:left="113" w:right="113"/>
              <w:jc w:val="center"/>
              <w:rPr>
                <w:rFonts w:cstheme="minorHAnsi"/>
                <w:b w:val="0"/>
                <w:lang w:eastAsia="en-US"/>
              </w:rPr>
            </w:pPr>
            <w:r w:rsidRPr="00EA6591">
              <w:rPr>
                <w:rFonts w:cstheme="minorHAnsi"/>
                <w:b w:val="0"/>
                <w:lang w:eastAsia="en-US"/>
              </w:rPr>
              <w:t>Systemic</w:t>
            </w:r>
          </w:p>
        </w:tc>
        <w:tc>
          <w:tcPr>
            <w:tcW w:w="3002" w:type="dxa"/>
            <w:vMerge/>
          </w:tcPr>
          <w:p w14:paraId="318C4164" w14:textId="77777777" w:rsidR="004F1DFA" w:rsidRPr="00EA6591" w:rsidRDefault="004F1DFA" w:rsidP="004F1DFA">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148" w:type="dxa"/>
          </w:tcPr>
          <w:p w14:paraId="6CB56C92" w14:textId="09513DDC" w:rsidR="004F1DFA" w:rsidRPr="00EA6591" w:rsidRDefault="004F1DFA" w:rsidP="004F1DFA">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6F48A8">
              <w:t>21.43%</w:t>
            </w:r>
          </w:p>
        </w:tc>
        <w:tc>
          <w:tcPr>
            <w:tcW w:w="1148" w:type="dxa"/>
          </w:tcPr>
          <w:p w14:paraId="071315AD" w14:textId="69169A14" w:rsidR="004F1DFA" w:rsidRPr="00EA6591" w:rsidRDefault="004F1DFA" w:rsidP="004F1DFA">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6F48A8">
              <w:t>64.29%</w:t>
            </w:r>
          </w:p>
        </w:tc>
        <w:tc>
          <w:tcPr>
            <w:tcW w:w="1148" w:type="dxa"/>
          </w:tcPr>
          <w:p w14:paraId="02335269" w14:textId="271931A4" w:rsidR="004F1DFA" w:rsidRPr="00EA6591" w:rsidRDefault="004F1DFA" w:rsidP="004F1DFA">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6F48A8">
              <w:t>81.18%</w:t>
            </w:r>
          </w:p>
        </w:tc>
        <w:tc>
          <w:tcPr>
            <w:tcW w:w="1146" w:type="dxa"/>
          </w:tcPr>
          <w:p w14:paraId="05ED4157" w14:textId="554BB474" w:rsidR="004F1DFA" w:rsidRPr="00EA6591" w:rsidRDefault="004F1DFA" w:rsidP="004F1DFA">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6F48A8">
              <w:t>100%</w:t>
            </w:r>
          </w:p>
        </w:tc>
        <w:tc>
          <w:tcPr>
            <w:tcW w:w="1146" w:type="dxa"/>
          </w:tcPr>
          <w:p w14:paraId="79F06D1D" w14:textId="040D314D" w:rsidR="004F1DFA" w:rsidRPr="00EA6591" w:rsidRDefault="004F1DFA" w:rsidP="004F1DFA">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6F48A8">
              <w:t>100%</w:t>
            </w:r>
          </w:p>
        </w:tc>
      </w:tr>
      <w:tr w:rsidR="004F1DFA" w:rsidRPr="00EA6591" w14:paraId="10F86D0C" w14:textId="77777777" w:rsidTr="008A6FFB">
        <w:trPr>
          <w:trHeight w:val="1520"/>
        </w:trPr>
        <w:tc>
          <w:tcPr>
            <w:cnfStyle w:val="001000000000" w:firstRow="0" w:lastRow="0" w:firstColumn="1" w:lastColumn="0" w:oddVBand="0" w:evenVBand="0" w:oddHBand="0" w:evenHBand="0" w:firstRowFirstColumn="0" w:firstRowLastColumn="0" w:lastRowFirstColumn="0" w:lastRowLastColumn="0"/>
            <w:tcW w:w="612" w:type="dxa"/>
            <w:textDirection w:val="btLr"/>
          </w:tcPr>
          <w:p w14:paraId="1206F4F4" w14:textId="77777777" w:rsidR="004F1DFA" w:rsidRPr="00EA6591" w:rsidRDefault="004F1DFA" w:rsidP="004F1DFA">
            <w:pPr>
              <w:tabs>
                <w:tab w:val="left" w:pos="270"/>
              </w:tabs>
              <w:ind w:left="113" w:right="113"/>
              <w:jc w:val="center"/>
              <w:rPr>
                <w:rFonts w:cstheme="minorHAnsi"/>
                <w:b w:val="0"/>
                <w:lang w:eastAsia="en-US"/>
              </w:rPr>
            </w:pPr>
            <w:r w:rsidRPr="00EA6591">
              <w:rPr>
                <w:rFonts w:cstheme="minorHAnsi"/>
                <w:b w:val="0"/>
                <w:lang w:eastAsia="en-US"/>
              </w:rPr>
              <w:t>Combined</w:t>
            </w:r>
          </w:p>
        </w:tc>
        <w:tc>
          <w:tcPr>
            <w:tcW w:w="3002" w:type="dxa"/>
            <w:vMerge/>
          </w:tcPr>
          <w:p w14:paraId="2FEFF4A1" w14:textId="77777777" w:rsidR="004F1DFA" w:rsidRPr="00EA6591" w:rsidRDefault="004F1DFA" w:rsidP="004F1DFA">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148" w:type="dxa"/>
          </w:tcPr>
          <w:p w14:paraId="2388A2FA" w14:textId="521D776D" w:rsidR="004F1DFA" w:rsidRPr="00EA6591" w:rsidRDefault="004F1DFA" w:rsidP="004F1DFA">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6F48A8">
              <w:t>26.63%</w:t>
            </w:r>
          </w:p>
        </w:tc>
        <w:tc>
          <w:tcPr>
            <w:tcW w:w="1148" w:type="dxa"/>
          </w:tcPr>
          <w:p w14:paraId="4BE1062B" w14:textId="11089395" w:rsidR="004F1DFA" w:rsidRPr="00EA6591" w:rsidRDefault="004F1DFA" w:rsidP="004F1DFA">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6F48A8">
              <w:t>79.90%</w:t>
            </w:r>
          </w:p>
        </w:tc>
        <w:tc>
          <w:tcPr>
            <w:tcW w:w="1148" w:type="dxa"/>
          </w:tcPr>
          <w:p w14:paraId="12B6860D" w14:textId="093C4574" w:rsidR="004F1DFA" w:rsidRPr="00EA6591" w:rsidRDefault="004F1DFA" w:rsidP="004F1DFA">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6F48A8">
              <w:t>85.85%</w:t>
            </w:r>
          </w:p>
        </w:tc>
        <w:tc>
          <w:tcPr>
            <w:tcW w:w="1146" w:type="dxa"/>
          </w:tcPr>
          <w:p w14:paraId="7F415FCF" w14:textId="7CC7ADF0" w:rsidR="004F1DFA" w:rsidRPr="00EA6591" w:rsidRDefault="004F1DFA" w:rsidP="004F1DFA">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6F48A8">
              <w:t>100%</w:t>
            </w:r>
          </w:p>
        </w:tc>
        <w:tc>
          <w:tcPr>
            <w:tcW w:w="1146" w:type="dxa"/>
          </w:tcPr>
          <w:p w14:paraId="0A058628" w14:textId="6BDC83FE" w:rsidR="004F1DFA" w:rsidRPr="00EA6591" w:rsidRDefault="004F1DFA" w:rsidP="004F1DFA">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6F48A8">
              <w:t>100%</w:t>
            </w:r>
          </w:p>
        </w:tc>
      </w:tr>
    </w:tbl>
    <w:p w14:paraId="6176CFCB" w14:textId="0CDA6C24" w:rsidR="00FC44C7" w:rsidRPr="00EA6591" w:rsidRDefault="00FC44C7" w:rsidP="000A2570">
      <w:pPr>
        <w:pStyle w:val="Heading8"/>
      </w:pPr>
      <w:r w:rsidRPr="00EA6591">
        <w:t>Due to Interbranch – Other Interbranch Call Loans</w:t>
      </w:r>
    </w:p>
    <w:p w14:paraId="17023FBF" w14:textId="2B75E84E" w:rsidR="00940FF8" w:rsidRPr="00EA6591" w:rsidRDefault="00940FF8" w:rsidP="00940FF8">
      <w:pPr>
        <w:rPr>
          <w:rFonts w:cstheme="minorHAnsi"/>
        </w:rPr>
      </w:pPr>
      <w:r w:rsidRPr="00EA6591">
        <w:rPr>
          <w:rFonts w:cstheme="minorHAnsi"/>
        </w:rPr>
        <w:t xml:space="preserve">This line item refers to interbranch call loans other than overnight funds from BOC H.O. Usually long-term dollar deposits as an interest-bearing asset placed by BOC branches across the world. </w:t>
      </w:r>
    </w:p>
    <w:p w14:paraId="00190E36" w14:textId="1A411408" w:rsidR="00FC44C7" w:rsidRPr="00EA6591" w:rsidRDefault="00FC44C7" w:rsidP="00FC44C7">
      <w:pPr>
        <w:rPr>
          <w:rFonts w:cstheme="minorHAnsi"/>
          <w:u w:val="single"/>
        </w:rPr>
      </w:pPr>
      <w:r w:rsidRPr="00EA6591">
        <w:rPr>
          <w:rFonts w:cstheme="minorHAnsi"/>
          <w:u w:val="single"/>
        </w:rPr>
        <w:t>Potential Liquidity Impacts</w:t>
      </w:r>
    </w:p>
    <w:p w14:paraId="5C42E07E" w14:textId="77777777" w:rsidR="00FC44C7" w:rsidRPr="00EA6591" w:rsidRDefault="00FC44C7" w:rsidP="00FC44C7">
      <w:pPr>
        <w:rPr>
          <w:rFonts w:cstheme="minorHAnsi"/>
        </w:rPr>
      </w:pPr>
      <w:r w:rsidRPr="00EA6591">
        <w:rPr>
          <w:rFonts w:cstheme="minorHAnsi"/>
        </w:rPr>
        <w:t>A rapid withdrawal due to home country stress or business as usual (BAU) reasons (e.g., change in currency position) could occur.</w:t>
      </w:r>
    </w:p>
    <w:p w14:paraId="0CAB286E" w14:textId="0B98932B" w:rsidR="00FC44C7" w:rsidRPr="00EA6591" w:rsidRDefault="00575663" w:rsidP="00FC44C7">
      <w:pPr>
        <w:pStyle w:val="Caption"/>
        <w:keepNext/>
        <w:rPr>
          <w:rFonts w:cstheme="minorHAnsi"/>
        </w:rPr>
      </w:pPr>
      <w:r w:rsidRPr="008859FB">
        <w:t xml:space="preserve">Table </w:t>
      </w:r>
      <w:fldSimple w:instr=" SEQ Table \* ARABIC ">
        <w:r w:rsidR="000777B4">
          <w:rPr>
            <w:noProof/>
          </w:rPr>
          <w:t>26</w:t>
        </w:r>
      </w:fldSimple>
      <w:r w:rsidRPr="008859FB">
        <w:t>:</w:t>
      </w:r>
      <w:r w:rsidRPr="00EA6591">
        <w:rPr>
          <w:rFonts w:cstheme="minorHAnsi"/>
        </w:rPr>
        <w:t xml:space="preserve"> </w:t>
      </w:r>
      <w:r w:rsidR="00FC44C7" w:rsidRPr="00EA6591">
        <w:rPr>
          <w:rFonts w:cstheme="minorHAnsi"/>
        </w:rPr>
        <w:t>Cash Outflow Assumption of Interbranch Call Loans</w:t>
      </w:r>
    </w:p>
    <w:tbl>
      <w:tblPr>
        <w:tblStyle w:val="GridTable1Light"/>
        <w:tblW w:w="0" w:type="auto"/>
        <w:tblLook w:val="04A0" w:firstRow="1" w:lastRow="0" w:firstColumn="1" w:lastColumn="0" w:noHBand="0" w:noVBand="1"/>
      </w:tblPr>
      <w:tblGrid>
        <w:gridCol w:w="612"/>
        <w:gridCol w:w="3008"/>
        <w:gridCol w:w="1146"/>
        <w:gridCol w:w="1146"/>
        <w:gridCol w:w="1146"/>
        <w:gridCol w:w="1146"/>
        <w:gridCol w:w="1146"/>
      </w:tblGrid>
      <w:tr w:rsidR="00FC44C7" w:rsidRPr="00EA6591" w14:paraId="0EA8312C" w14:textId="77777777" w:rsidTr="00811DBA">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75" w:type="dxa"/>
          </w:tcPr>
          <w:p w14:paraId="1D3ABF3B" w14:textId="77777777" w:rsidR="00FC44C7" w:rsidRPr="00EA6591" w:rsidRDefault="00FC44C7" w:rsidP="00811DBA">
            <w:pPr>
              <w:rPr>
                <w:rFonts w:cstheme="minorHAnsi"/>
              </w:rPr>
            </w:pPr>
          </w:p>
        </w:tc>
        <w:tc>
          <w:tcPr>
            <w:tcW w:w="3024" w:type="dxa"/>
            <w:vAlign w:val="center"/>
          </w:tcPr>
          <w:p w14:paraId="71C707E8" w14:textId="77777777" w:rsidR="00FC44C7" w:rsidRPr="00EA6591" w:rsidRDefault="00FC44C7" w:rsidP="00811DBA">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Assumptions</w:t>
            </w:r>
          </w:p>
        </w:tc>
        <w:tc>
          <w:tcPr>
            <w:tcW w:w="1152" w:type="dxa"/>
            <w:vAlign w:val="center"/>
          </w:tcPr>
          <w:p w14:paraId="7B874870" w14:textId="77777777" w:rsidR="00FC44C7" w:rsidRPr="00EA6591" w:rsidRDefault="00FC44C7" w:rsidP="00811DBA">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O/N</w:t>
            </w:r>
          </w:p>
        </w:tc>
        <w:tc>
          <w:tcPr>
            <w:tcW w:w="1152" w:type="dxa"/>
            <w:vAlign w:val="center"/>
          </w:tcPr>
          <w:p w14:paraId="0FF2E5F4" w14:textId="77777777" w:rsidR="00FC44C7" w:rsidRPr="00EA6591" w:rsidRDefault="00FC44C7" w:rsidP="00811DBA">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14 Day</w:t>
            </w:r>
          </w:p>
        </w:tc>
        <w:tc>
          <w:tcPr>
            <w:tcW w:w="1152" w:type="dxa"/>
            <w:vAlign w:val="center"/>
          </w:tcPr>
          <w:p w14:paraId="746C7F74" w14:textId="77777777" w:rsidR="00FC44C7" w:rsidRPr="00EA6591" w:rsidRDefault="00FC44C7" w:rsidP="00811DBA">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30 Day</w:t>
            </w:r>
          </w:p>
        </w:tc>
        <w:tc>
          <w:tcPr>
            <w:tcW w:w="1152" w:type="dxa"/>
            <w:vAlign w:val="center"/>
          </w:tcPr>
          <w:p w14:paraId="01627FBA" w14:textId="77777777" w:rsidR="00FC44C7" w:rsidRPr="00EA6591" w:rsidRDefault="00FC44C7" w:rsidP="00811DBA">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90 Day</w:t>
            </w:r>
          </w:p>
        </w:tc>
        <w:tc>
          <w:tcPr>
            <w:tcW w:w="1152" w:type="dxa"/>
            <w:vAlign w:val="center"/>
          </w:tcPr>
          <w:p w14:paraId="3ACABC57" w14:textId="77777777" w:rsidR="00FC44C7" w:rsidRPr="00EA6591" w:rsidRDefault="00FC44C7" w:rsidP="00811DBA">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 Year</w:t>
            </w:r>
          </w:p>
        </w:tc>
      </w:tr>
      <w:tr w:rsidR="00FC44C7" w:rsidRPr="00EA6591" w14:paraId="6731C9B4" w14:textId="77777777" w:rsidTr="00811DBA">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65732293" w14:textId="77777777" w:rsidR="00FC44C7" w:rsidRPr="00EA6591" w:rsidRDefault="00FC44C7" w:rsidP="00811DBA">
            <w:pPr>
              <w:tabs>
                <w:tab w:val="left" w:pos="270"/>
              </w:tabs>
              <w:ind w:left="113" w:right="113"/>
              <w:jc w:val="center"/>
              <w:rPr>
                <w:rFonts w:cstheme="minorHAnsi"/>
                <w:b w:val="0"/>
                <w:lang w:eastAsia="en-US"/>
              </w:rPr>
            </w:pPr>
            <w:r w:rsidRPr="00EA6591">
              <w:rPr>
                <w:rFonts w:cstheme="minorHAnsi"/>
                <w:b w:val="0"/>
                <w:lang w:eastAsia="en-US"/>
              </w:rPr>
              <w:t>Idiosyncratic</w:t>
            </w:r>
          </w:p>
        </w:tc>
        <w:tc>
          <w:tcPr>
            <w:tcW w:w="3024" w:type="dxa"/>
            <w:vMerge w:val="restart"/>
            <w:vAlign w:val="center"/>
          </w:tcPr>
          <w:p w14:paraId="0D024715" w14:textId="77777777" w:rsidR="00FC44C7" w:rsidRPr="00EA6591" w:rsidRDefault="00FC44C7" w:rsidP="00811DBA">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Assumes 100% outflow at times of maturity</w:t>
            </w:r>
            <w:bookmarkStart w:id="114" w:name="_Ref25152032"/>
            <w:r w:rsidRPr="00EA6591">
              <w:rPr>
                <w:rStyle w:val="FootnoteReference"/>
                <w:rFonts w:cstheme="minorHAnsi"/>
              </w:rPr>
              <w:footnoteReference w:id="4"/>
            </w:r>
            <w:bookmarkEnd w:id="114"/>
            <w:r w:rsidRPr="00EA6591">
              <w:rPr>
                <w:rFonts w:cstheme="minorHAnsi"/>
              </w:rPr>
              <w:t>. For conservativeness reasons, it is assumed BOC CUSO is not allowed to rollover any call loan due to IB and affiliates.</w:t>
            </w:r>
          </w:p>
        </w:tc>
        <w:tc>
          <w:tcPr>
            <w:tcW w:w="1152" w:type="dxa"/>
            <w:vAlign w:val="center"/>
          </w:tcPr>
          <w:p w14:paraId="2B6DB6C3" w14:textId="77777777" w:rsidR="00FC44C7" w:rsidRPr="00EA6591" w:rsidRDefault="00FC44C7" w:rsidP="00811DBA">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c>
          <w:tcPr>
            <w:tcW w:w="1152" w:type="dxa"/>
            <w:vAlign w:val="center"/>
          </w:tcPr>
          <w:p w14:paraId="2B093148" w14:textId="77777777" w:rsidR="00FC44C7" w:rsidRPr="00EA6591" w:rsidRDefault="00FC44C7" w:rsidP="00811DBA">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c>
          <w:tcPr>
            <w:tcW w:w="1152" w:type="dxa"/>
            <w:vAlign w:val="center"/>
          </w:tcPr>
          <w:p w14:paraId="1AB453DA" w14:textId="77777777" w:rsidR="00FC44C7" w:rsidRPr="00EA6591" w:rsidRDefault="00FC44C7" w:rsidP="00811DBA">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c>
          <w:tcPr>
            <w:tcW w:w="1152" w:type="dxa"/>
            <w:vAlign w:val="center"/>
          </w:tcPr>
          <w:p w14:paraId="13018A9F" w14:textId="77777777" w:rsidR="00FC44C7" w:rsidRPr="00EA6591" w:rsidRDefault="00FC44C7" w:rsidP="00811DBA">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c>
          <w:tcPr>
            <w:tcW w:w="1152" w:type="dxa"/>
            <w:vAlign w:val="center"/>
          </w:tcPr>
          <w:p w14:paraId="3D2FA09F" w14:textId="77777777" w:rsidR="00FC44C7" w:rsidRPr="00EA6591" w:rsidRDefault="00FC44C7" w:rsidP="00811DBA">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r>
      <w:tr w:rsidR="00FC44C7" w:rsidRPr="00EA6591" w14:paraId="51A1D3E1" w14:textId="77777777" w:rsidTr="00811DBA">
        <w:trPr>
          <w:trHeight w:val="1484"/>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7C13E557" w14:textId="77777777" w:rsidR="00FC44C7" w:rsidRPr="00EA6591" w:rsidRDefault="00FC44C7" w:rsidP="00811DBA">
            <w:pPr>
              <w:tabs>
                <w:tab w:val="left" w:pos="270"/>
              </w:tabs>
              <w:ind w:left="113" w:right="113"/>
              <w:jc w:val="center"/>
              <w:rPr>
                <w:rFonts w:cstheme="minorHAnsi"/>
                <w:b w:val="0"/>
                <w:lang w:eastAsia="en-US"/>
              </w:rPr>
            </w:pPr>
            <w:r w:rsidRPr="00EA6591">
              <w:rPr>
                <w:rFonts w:cstheme="minorHAnsi"/>
                <w:b w:val="0"/>
                <w:lang w:eastAsia="en-US"/>
              </w:rPr>
              <w:t>Systemic</w:t>
            </w:r>
          </w:p>
        </w:tc>
        <w:tc>
          <w:tcPr>
            <w:tcW w:w="3024" w:type="dxa"/>
            <w:vMerge/>
          </w:tcPr>
          <w:p w14:paraId="22522A7A" w14:textId="77777777" w:rsidR="00FC44C7" w:rsidRPr="00EA6591" w:rsidRDefault="00FC44C7" w:rsidP="00811DBA">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152" w:type="dxa"/>
            <w:vAlign w:val="center"/>
          </w:tcPr>
          <w:p w14:paraId="45344524" w14:textId="77777777" w:rsidR="00FC44C7" w:rsidRPr="00EA6591" w:rsidRDefault="00FC44C7" w:rsidP="00811DBA">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c>
          <w:tcPr>
            <w:tcW w:w="1152" w:type="dxa"/>
            <w:vAlign w:val="center"/>
          </w:tcPr>
          <w:p w14:paraId="014D401D" w14:textId="77777777" w:rsidR="00FC44C7" w:rsidRPr="00EA6591" w:rsidRDefault="00FC44C7" w:rsidP="00811DBA">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c>
          <w:tcPr>
            <w:tcW w:w="1152" w:type="dxa"/>
            <w:vAlign w:val="center"/>
          </w:tcPr>
          <w:p w14:paraId="0BA13756" w14:textId="77777777" w:rsidR="00FC44C7" w:rsidRPr="00EA6591" w:rsidRDefault="00FC44C7" w:rsidP="00811DBA">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c>
          <w:tcPr>
            <w:tcW w:w="1152" w:type="dxa"/>
            <w:vAlign w:val="center"/>
          </w:tcPr>
          <w:p w14:paraId="42D48475" w14:textId="77777777" w:rsidR="00FC44C7" w:rsidRPr="00EA6591" w:rsidRDefault="00FC44C7" w:rsidP="00811DBA">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c>
          <w:tcPr>
            <w:tcW w:w="1152" w:type="dxa"/>
            <w:vAlign w:val="center"/>
          </w:tcPr>
          <w:p w14:paraId="6DEA53E8" w14:textId="77777777" w:rsidR="00FC44C7" w:rsidRPr="00EA6591" w:rsidRDefault="00FC44C7" w:rsidP="00811DBA">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r>
      <w:tr w:rsidR="00FC44C7" w:rsidRPr="00EA6591" w14:paraId="4B5DBB18" w14:textId="77777777" w:rsidTr="00811DBA">
        <w:trPr>
          <w:trHeight w:val="152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484A4E75" w14:textId="77777777" w:rsidR="00FC44C7" w:rsidRPr="00EA6591" w:rsidRDefault="00FC44C7" w:rsidP="00811DBA">
            <w:pPr>
              <w:tabs>
                <w:tab w:val="left" w:pos="270"/>
              </w:tabs>
              <w:ind w:left="113" w:right="113"/>
              <w:jc w:val="center"/>
              <w:rPr>
                <w:rFonts w:cstheme="minorHAnsi"/>
                <w:b w:val="0"/>
                <w:lang w:eastAsia="en-US"/>
              </w:rPr>
            </w:pPr>
            <w:r w:rsidRPr="00EA6591">
              <w:rPr>
                <w:rFonts w:cstheme="minorHAnsi"/>
                <w:b w:val="0"/>
                <w:lang w:eastAsia="en-US"/>
              </w:rPr>
              <w:t>Combined</w:t>
            </w:r>
          </w:p>
        </w:tc>
        <w:tc>
          <w:tcPr>
            <w:tcW w:w="3024" w:type="dxa"/>
            <w:vMerge/>
          </w:tcPr>
          <w:p w14:paraId="65B0B1AC" w14:textId="77777777" w:rsidR="00FC44C7" w:rsidRPr="00EA6591" w:rsidRDefault="00FC44C7" w:rsidP="00811DBA">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152" w:type="dxa"/>
            <w:vAlign w:val="center"/>
          </w:tcPr>
          <w:p w14:paraId="469D0527" w14:textId="77777777" w:rsidR="00FC44C7" w:rsidRPr="00EA6591" w:rsidRDefault="00FC44C7" w:rsidP="00811DBA">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c>
          <w:tcPr>
            <w:tcW w:w="1152" w:type="dxa"/>
            <w:vAlign w:val="center"/>
          </w:tcPr>
          <w:p w14:paraId="10DB71B4" w14:textId="77777777" w:rsidR="00FC44C7" w:rsidRPr="00EA6591" w:rsidRDefault="00FC44C7" w:rsidP="00811DBA">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c>
          <w:tcPr>
            <w:tcW w:w="1152" w:type="dxa"/>
            <w:vAlign w:val="center"/>
          </w:tcPr>
          <w:p w14:paraId="4DA5B346" w14:textId="77777777" w:rsidR="00FC44C7" w:rsidRPr="00EA6591" w:rsidRDefault="00FC44C7" w:rsidP="00811DBA">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c>
          <w:tcPr>
            <w:tcW w:w="1152" w:type="dxa"/>
            <w:vAlign w:val="center"/>
          </w:tcPr>
          <w:p w14:paraId="68DB56B3" w14:textId="77777777" w:rsidR="00FC44C7" w:rsidRPr="00EA6591" w:rsidRDefault="00FC44C7" w:rsidP="00811DBA">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c>
          <w:tcPr>
            <w:tcW w:w="1152" w:type="dxa"/>
            <w:vAlign w:val="center"/>
          </w:tcPr>
          <w:p w14:paraId="4199FBCD" w14:textId="77777777" w:rsidR="00FC44C7" w:rsidRPr="00EA6591" w:rsidRDefault="00FC44C7" w:rsidP="00811DBA">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r>
    </w:tbl>
    <w:p w14:paraId="2F55C560" w14:textId="3B745A18" w:rsidR="00BF0C17" w:rsidRPr="00EA6591" w:rsidRDefault="004D1F99" w:rsidP="000A2570">
      <w:pPr>
        <w:pStyle w:val="Heading7"/>
      </w:pPr>
      <w:r w:rsidRPr="00EA6591">
        <w:t>Due to Interbranch</w:t>
      </w:r>
      <w:r w:rsidR="00BF0C17" w:rsidRPr="00EA6591">
        <w:t xml:space="preserve"> – Trade Finance</w:t>
      </w:r>
    </w:p>
    <w:p w14:paraId="0881CF84" w14:textId="77777777" w:rsidR="005A47E2" w:rsidRPr="00EA6591" w:rsidRDefault="005A47E2" w:rsidP="005A47E2">
      <w:pPr>
        <w:rPr>
          <w:rFonts w:cstheme="minorHAnsi"/>
        </w:rPr>
      </w:pPr>
      <w:r w:rsidRPr="00EA6591">
        <w:rPr>
          <w:rFonts w:cstheme="minorHAnsi"/>
        </w:rPr>
        <w:t xml:space="preserve">This is a term funding loan provided by the BOC Shanghai RMD Trading Unit, serving as a funding source for some trade finance loans. These loans are offered to counterparties within the BOC network and to parties for trade finance purposes. They have relatively short terms and most of them mature within one year. The specific products and options offered include inward/outward document collections, bank acceptances, short-term trade financing, factoring, and due from IB/Affiliates. Please note, all the trade finance loans are non-recourse. </w:t>
      </w:r>
    </w:p>
    <w:p w14:paraId="7702B40C" w14:textId="77777777" w:rsidR="005A47E2" w:rsidRPr="00EA6591" w:rsidRDefault="005A47E2" w:rsidP="005A47E2">
      <w:pPr>
        <w:rPr>
          <w:rFonts w:cstheme="minorHAnsi"/>
          <w:u w:val="single"/>
        </w:rPr>
      </w:pPr>
      <w:r w:rsidRPr="00EA6591">
        <w:rPr>
          <w:rFonts w:cstheme="minorHAnsi"/>
          <w:u w:val="single"/>
        </w:rPr>
        <w:t>Potential Liquidity Impacts</w:t>
      </w:r>
    </w:p>
    <w:p w14:paraId="3DC219EF" w14:textId="77777777" w:rsidR="00B60A00" w:rsidRPr="00EA6591" w:rsidRDefault="005A47E2" w:rsidP="005A47E2">
      <w:pPr>
        <w:rPr>
          <w:rFonts w:cstheme="minorHAnsi"/>
        </w:rPr>
      </w:pPr>
      <w:r w:rsidRPr="00EA6591">
        <w:rPr>
          <w:rFonts w:cstheme="minorHAnsi"/>
        </w:rPr>
        <w:t>This line of item would provide a potential outflow as funding mature.</w:t>
      </w:r>
    </w:p>
    <w:p w14:paraId="5A69BD1D" w14:textId="779039EE" w:rsidR="009724B1" w:rsidRPr="00EA6591" w:rsidRDefault="00575663" w:rsidP="009724B1">
      <w:pPr>
        <w:pStyle w:val="Caption"/>
        <w:keepNext/>
        <w:rPr>
          <w:rFonts w:cstheme="minorHAnsi"/>
        </w:rPr>
      </w:pPr>
      <w:r w:rsidRPr="008859FB">
        <w:t xml:space="preserve">Table </w:t>
      </w:r>
      <w:fldSimple w:instr=" SEQ Table \* ARABIC ">
        <w:r w:rsidR="000777B4">
          <w:rPr>
            <w:noProof/>
          </w:rPr>
          <w:t>27</w:t>
        </w:r>
      </w:fldSimple>
      <w:r w:rsidRPr="008859FB">
        <w:t>:</w:t>
      </w:r>
      <w:r w:rsidRPr="00EA6591">
        <w:rPr>
          <w:rFonts w:cstheme="minorHAnsi"/>
        </w:rPr>
        <w:t xml:space="preserve"> </w:t>
      </w:r>
      <w:r w:rsidR="009724B1" w:rsidRPr="00EA6591">
        <w:rPr>
          <w:rFonts w:cstheme="minorHAnsi"/>
        </w:rPr>
        <w:t>Cash Outflow Assumption</w:t>
      </w:r>
      <w:r w:rsidR="004D1F99" w:rsidRPr="00EA6591">
        <w:rPr>
          <w:rFonts w:cstheme="minorHAnsi"/>
        </w:rPr>
        <w:t xml:space="preserve"> of Interbranch</w:t>
      </w:r>
      <w:r w:rsidR="009724B1" w:rsidRPr="00EA6591">
        <w:rPr>
          <w:rFonts w:cstheme="minorHAnsi"/>
        </w:rPr>
        <w:t xml:space="preserve"> Trade Finance</w:t>
      </w:r>
    </w:p>
    <w:tbl>
      <w:tblPr>
        <w:tblStyle w:val="GridTable1Light"/>
        <w:tblW w:w="0" w:type="auto"/>
        <w:tblLook w:val="04A0" w:firstRow="1" w:lastRow="0" w:firstColumn="1" w:lastColumn="0" w:noHBand="0" w:noVBand="1"/>
      </w:tblPr>
      <w:tblGrid>
        <w:gridCol w:w="612"/>
        <w:gridCol w:w="3008"/>
        <w:gridCol w:w="1146"/>
        <w:gridCol w:w="1146"/>
        <w:gridCol w:w="1146"/>
        <w:gridCol w:w="1146"/>
        <w:gridCol w:w="1146"/>
      </w:tblGrid>
      <w:tr w:rsidR="006B7B94" w:rsidRPr="00EA6591" w14:paraId="00073937" w14:textId="77777777" w:rsidTr="00FB5FFC">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75" w:type="dxa"/>
          </w:tcPr>
          <w:p w14:paraId="2588F2D4" w14:textId="77777777" w:rsidR="006B7B94" w:rsidRPr="00EA6591" w:rsidRDefault="006B7B94" w:rsidP="00FB5FFC">
            <w:pPr>
              <w:rPr>
                <w:rFonts w:cstheme="minorHAnsi"/>
              </w:rPr>
            </w:pPr>
          </w:p>
        </w:tc>
        <w:tc>
          <w:tcPr>
            <w:tcW w:w="3024" w:type="dxa"/>
            <w:vAlign w:val="center"/>
          </w:tcPr>
          <w:p w14:paraId="11D87B12" w14:textId="77777777" w:rsidR="006B7B94" w:rsidRPr="00EA6591" w:rsidRDefault="006B7B94" w:rsidP="00FB5FFC">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Assumptions</w:t>
            </w:r>
          </w:p>
        </w:tc>
        <w:tc>
          <w:tcPr>
            <w:tcW w:w="1152" w:type="dxa"/>
            <w:vAlign w:val="center"/>
          </w:tcPr>
          <w:p w14:paraId="38F62307" w14:textId="77777777" w:rsidR="006B7B94" w:rsidRPr="00EA6591" w:rsidRDefault="006B7B94" w:rsidP="00FB5FFC">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O/N</w:t>
            </w:r>
          </w:p>
        </w:tc>
        <w:tc>
          <w:tcPr>
            <w:tcW w:w="1152" w:type="dxa"/>
            <w:vAlign w:val="center"/>
          </w:tcPr>
          <w:p w14:paraId="55AA93F1" w14:textId="77777777" w:rsidR="006B7B94" w:rsidRPr="00EA6591" w:rsidRDefault="006B7B94" w:rsidP="00FB5FFC">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14 Day</w:t>
            </w:r>
          </w:p>
        </w:tc>
        <w:tc>
          <w:tcPr>
            <w:tcW w:w="1152" w:type="dxa"/>
            <w:vAlign w:val="center"/>
          </w:tcPr>
          <w:p w14:paraId="0BFA5A92" w14:textId="77777777" w:rsidR="006B7B94" w:rsidRPr="00EA6591" w:rsidRDefault="006B7B94" w:rsidP="00FB5FFC">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30 Day</w:t>
            </w:r>
          </w:p>
        </w:tc>
        <w:tc>
          <w:tcPr>
            <w:tcW w:w="1152" w:type="dxa"/>
            <w:vAlign w:val="center"/>
          </w:tcPr>
          <w:p w14:paraId="1E715A99" w14:textId="77777777" w:rsidR="006B7B94" w:rsidRPr="00EA6591" w:rsidRDefault="006B7B94" w:rsidP="00FB5FFC">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90 Day</w:t>
            </w:r>
          </w:p>
        </w:tc>
        <w:tc>
          <w:tcPr>
            <w:tcW w:w="1152" w:type="dxa"/>
            <w:vAlign w:val="center"/>
          </w:tcPr>
          <w:p w14:paraId="7DAD64F6" w14:textId="77777777" w:rsidR="006B7B94" w:rsidRPr="00EA6591" w:rsidRDefault="006B7B94" w:rsidP="00FB5FFC">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 Year</w:t>
            </w:r>
          </w:p>
        </w:tc>
      </w:tr>
      <w:tr w:rsidR="006B7B94" w:rsidRPr="00EA6591" w14:paraId="6D8DC5E3" w14:textId="77777777" w:rsidTr="006B7B94">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302AB299" w14:textId="77777777" w:rsidR="006B7B94" w:rsidRPr="00EA6591" w:rsidRDefault="006B7B94" w:rsidP="00FB5FFC">
            <w:pPr>
              <w:tabs>
                <w:tab w:val="left" w:pos="270"/>
              </w:tabs>
              <w:ind w:left="113" w:right="113"/>
              <w:jc w:val="center"/>
              <w:rPr>
                <w:rFonts w:cstheme="minorHAnsi"/>
                <w:b w:val="0"/>
                <w:lang w:eastAsia="en-US"/>
              </w:rPr>
            </w:pPr>
            <w:r w:rsidRPr="00EA6591">
              <w:rPr>
                <w:rFonts w:cstheme="minorHAnsi"/>
                <w:b w:val="0"/>
                <w:lang w:eastAsia="en-US"/>
              </w:rPr>
              <w:t>Idiosyncratic</w:t>
            </w:r>
          </w:p>
        </w:tc>
        <w:tc>
          <w:tcPr>
            <w:tcW w:w="3024" w:type="dxa"/>
            <w:vMerge w:val="restart"/>
            <w:vAlign w:val="center"/>
          </w:tcPr>
          <w:p w14:paraId="71125339" w14:textId="13A46E10" w:rsidR="006B7B94" w:rsidRPr="00EA6591" w:rsidRDefault="006B7B94" w:rsidP="006B7B94">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Assumes 100% outflow at times of maturity. For conservativeness reasons, it is assumed BOC CUSO is not allowed to rollover any trade finance loan due to IB and affiliates. This assumption aligns with LCR factor on wholesale funding</w:t>
            </w:r>
            <w:r w:rsidRPr="00EA6591">
              <w:rPr>
                <w:rFonts w:cstheme="minorHAnsi"/>
              </w:rPr>
              <w:fldChar w:fldCharType="begin"/>
            </w:r>
            <w:r w:rsidRPr="00EA6591">
              <w:rPr>
                <w:rFonts w:cstheme="minorHAnsi"/>
              </w:rPr>
              <w:instrText xml:space="preserve"> NOTEREF _Ref25152032 \f \h </w:instrText>
            </w:r>
            <w:r w:rsidR="008859FB" w:rsidRPr="00EA6591">
              <w:rPr>
                <w:rFonts w:cstheme="minorHAnsi"/>
              </w:rPr>
              <w:instrText xml:space="preserve"> \* MERGEFORMAT </w:instrText>
            </w:r>
            <w:r w:rsidRPr="00EA6591">
              <w:rPr>
                <w:rFonts w:cstheme="minorHAnsi"/>
              </w:rPr>
            </w:r>
            <w:r w:rsidRPr="00EA6591">
              <w:rPr>
                <w:rFonts w:cstheme="minorHAnsi"/>
              </w:rPr>
              <w:fldChar w:fldCharType="separate"/>
            </w:r>
            <w:r w:rsidR="000777B4" w:rsidRPr="000777B4">
              <w:rPr>
                <w:rStyle w:val="FootnoteReference"/>
                <w:rFonts w:cstheme="minorHAnsi"/>
              </w:rPr>
              <w:t>4</w:t>
            </w:r>
            <w:r w:rsidRPr="00EA6591">
              <w:rPr>
                <w:rFonts w:cstheme="minorHAnsi"/>
              </w:rPr>
              <w:fldChar w:fldCharType="end"/>
            </w:r>
            <w:r w:rsidRPr="00EA6591">
              <w:rPr>
                <w:rFonts w:cstheme="minorHAnsi"/>
              </w:rPr>
              <w:t>.</w:t>
            </w:r>
          </w:p>
        </w:tc>
        <w:tc>
          <w:tcPr>
            <w:tcW w:w="1152" w:type="dxa"/>
            <w:vAlign w:val="center"/>
          </w:tcPr>
          <w:p w14:paraId="670FAFA9" w14:textId="77777777" w:rsidR="006B7B94" w:rsidRPr="00EA6591" w:rsidRDefault="006B7B94" w:rsidP="00FB5FFC">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c>
          <w:tcPr>
            <w:tcW w:w="1152" w:type="dxa"/>
            <w:vAlign w:val="center"/>
          </w:tcPr>
          <w:p w14:paraId="5FD2CD45" w14:textId="77777777" w:rsidR="006B7B94" w:rsidRPr="00EA6591" w:rsidRDefault="006B7B94" w:rsidP="00FB5FFC">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c>
          <w:tcPr>
            <w:tcW w:w="1152" w:type="dxa"/>
            <w:vAlign w:val="center"/>
          </w:tcPr>
          <w:p w14:paraId="3519B8F8" w14:textId="77777777" w:rsidR="006B7B94" w:rsidRPr="00EA6591" w:rsidRDefault="006B7B94" w:rsidP="00FB5FFC">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c>
          <w:tcPr>
            <w:tcW w:w="1152" w:type="dxa"/>
            <w:vAlign w:val="center"/>
          </w:tcPr>
          <w:p w14:paraId="36D9C0F6" w14:textId="77777777" w:rsidR="006B7B94" w:rsidRPr="00EA6591" w:rsidRDefault="006B7B94" w:rsidP="00FB5FFC">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c>
          <w:tcPr>
            <w:tcW w:w="1152" w:type="dxa"/>
            <w:vAlign w:val="center"/>
          </w:tcPr>
          <w:p w14:paraId="5ACC600D" w14:textId="77777777" w:rsidR="006B7B94" w:rsidRPr="00EA6591" w:rsidRDefault="006B7B94" w:rsidP="00FB5FFC">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r>
      <w:tr w:rsidR="006B7B94" w:rsidRPr="00EA6591" w14:paraId="457415F7" w14:textId="77777777" w:rsidTr="00FB5FFC">
        <w:trPr>
          <w:trHeight w:val="1484"/>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72ED7645" w14:textId="77777777" w:rsidR="006B7B94" w:rsidRPr="00EA6591" w:rsidRDefault="006B7B94" w:rsidP="00FB5FFC">
            <w:pPr>
              <w:tabs>
                <w:tab w:val="left" w:pos="270"/>
              </w:tabs>
              <w:ind w:left="113" w:right="113"/>
              <w:jc w:val="center"/>
              <w:rPr>
                <w:rFonts w:cstheme="minorHAnsi"/>
                <w:b w:val="0"/>
                <w:lang w:eastAsia="en-US"/>
              </w:rPr>
            </w:pPr>
            <w:r w:rsidRPr="00EA6591">
              <w:rPr>
                <w:rFonts w:cstheme="minorHAnsi"/>
                <w:b w:val="0"/>
                <w:lang w:eastAsia="en-US"/>
              </w:rPr>
              <w:t>Systemic</w:t>
            </w:r>
          </w:p>
        </w:tc>
        <w:tc>
          <w:tcPr>
            <w:tcW w:w="3024" w:type="dxa"/>
            <w:vMerge/>
          </w:tcPr>
          <w:p w14:paraId="1ADF28FC" w14:textId="77777777" w:rsidR="006B7B94" w:rsidRPr="00EA6591" w:rsidRDefault="006B7B94" w:rsidP="00FB5FFC">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152" w:type="dxa"/>
            <w:vAlign w:val="center"/>
          </w:tcPr>
          <w:p w14:paraId="7E33FF05" w14:textId="77777777" w:rsidR="006B7B94" w:rsidRPr="00EA6591" w:rsidRDefault="006B7B94" w:rsidP="00FB5FFC">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c>
          <w:tcPr>
            <w:tcW w:w="1152" w:type="dxa"/>
            <w:vAlign w:val="center"/>
          </w:tcPr>
          <w:p w14:paraId="2BCB5ADA" w14:textId="77777777" w:rsidR="006B7B94" w:rsidRPr="00EA6591" w:rsidRDefault="006B7B94" w:rsidP="00FB5FFC">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c>
          <w:tcPr>
            <w:tcW w:w="1152" w:type="dxa"/>
            <w:vAlign w:val="center"/>
          </w:tcPr>
          <w:p w14:paraId="336936BC" w14:textId="77777777" w:rsidR="006B7B94" w:rsidRPr="00EA6591" w:rsidRDefault="006B7B94" w:rsidP="00FB5FFC">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c>
          <w:tcPr>
            <w:tcW w:w="1152" w:type="dxa"/>
            <w:vAlign w:val="center"/>
          </w:tcPr>
          <w:p w14:paraId="6665A675" w14:textId="77777777" w:rsidR="006B7B94" w:rsidRPr="00EA6591" w:rsidRDefault="006B7B94" w:rsidP="00FB5FFC">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c>
          <w:tcPr>
            <w:tcW w:w="1152" w:type="dxa"/>
            <w:vAlign w:val="center"/>
          </w:tcPr>
          <w:p w14:paraId="64AFC060" w14:textId="77777777" w:rsidR="006B7B94" w:rsidRPr="00EA6591" w:rsidRDefault="006B7B94" w:rsidP="00FB5FFC">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r>
      <w:tr w:rsidR="006B7B94" w:rsidRPr="00EA6591" w14:paraId="10209D63" w14:textId="77777777" w:rsidTr="00FB5FFC">
        <w:trPr>
          <w:trHeight w:val="152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117B7E93" w14:textId="77777777" w:rsidR="006B7B94" w:rsidRPr="00EA6591" w:rsidRDefault="006B7B94" w:rsidP="00FB5FFC">
            <w:pPr>
              <w:tabs>
                <w:tab w:val="left" w:pos="270"/>
              </w:tabs>
              <w:ind w:left="113" w:right="113"/>
              <w:jc w:val="center"/>
              <w:rPr>
                <w:rFonts w:cstheme="minorHAnsi"/>
                <w:b w:val="0"/>
                <w:lang w:eastAsia="en-US"/>
              </w:rPr>
            </w:pPr>
            <w:r w:rsidRPr="00EA6591">
              <w:rPr>
                <w:rFonts w:cstheme="minorHAnsi"/>
                <w:b w:val="0"/>
                <w:lang w:eastAsia="en-US"/>
              </w:rPr>
              <w:t>Combined</w:t>
            </w:r>
          </w:p>
        </w:tc>
        <w:tc>
          <w:tcPr>
            <w:tcW w:w="3024" w:type="dxa"/>
            <w:vMerge/>
          </w:tcPr>
          <w:p w14:paraId="49B378B6" w14:textId="77777777" w:rsidR="006B7B94" w:rsidRPr="00EA6591" w:rsidRDefault="006B7B94" w:rsidP="00FB5FFC">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152" w:type="dxa"/>
            <w:vAlign w:val="center"/>
          </w:tcPr>
          <w:p w14:paraId="052AB783" w14:textId="77777777" w:rsidR="006B7B94" w:rsidRPr="00EA6591" w:rsidRDefault="006B7B94" w:rsidP="00FB5FFC">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c>
          <w:tcPr>
            <w:tcW w:w="1152" w:type="dxa"/>
            <w:vAlign w:val="center"/>
          </w:tcPr>
          <w:p w14:paraId="52CEC473" w14:textId="77777777" w:rsidR="006B7B94" w:rsidRPr="00EA6591" w:rsidRDefault="006B7B94" w:rsidP="00FB5FFC">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c>
          <w:tcPr>
            <w:tcW w:w="1152" w:type="dxa"/>
            <w:vAlign w:val="center"/>
          </w:tcPr>
          <w:p w14:paraId="615361E4" w14:textId="77777777" w:rsidR="006B7B94" w:rsidRPr="00EA6591" w:rsidRDefault="006B7B94" w:rsidP="00FB5FFC">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c>
          <w:tcPr>
            <w:tcW w:w="1152" w:type="dxa"/>
            <w:vAlign w:val="center"/>
          </w:tcPr>
          <w:p w14:paraId="56DF5A2B" w14:textId="77777777" w:rsidR="006B7B94" w:rsidRPr="00EA6591" w:rsidRDefault="006B7B94" w:rsidP="00FB5FFC">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c>
          <w:tcPr>
            <w:tcW w:w="1152" w:type="dxa"/>
            <w:vAlign w:val="center"/>
          </w:tcPr>
          <w:p w14:paraId="51930481" w14:textId="77777777" w:rsidR="006B7B94" w:rsidRPr="00EA6591" w:rsidRDefault="006B7B94" w:rsidP="00FB5FFC">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100%</w:t>
            </w:r>
          </w:p>
        </w:tc>
      </w:tr>
    </w:tbl>
    <w:p w14:paraId="4E428E3E" w14:textId="77777777" w:rsidR="0086741A" w:rsidRPr="00EA6591" w:rsidRDefault="0086741A" w:rsidP="000A2570">
      <w:pPr>
        <w:pStyle w:val="Heading7"/>
      </w:pPr>
      <w:r w:rsidRPr="00EA6591">
        <w:t>Due to Affiliate – Demand and Investment</w:t>
      </w:r>
    </w:p>
    <w:p w14:paraId="6A57D1F6" w14:textId="2735F27C" w:rsidR="0086741A" w:rsidRPr="00EA6591" w:rsidRDefault="0086741A" w:rsidP="0086741A">
      <w:pPr>
        <w:rPr>
          <w:rFonts w:cstheme="minorHAnsi"/>
        </w:rPr>
      </w:pPr>
      <w:r w:rsidRPr="00EA6591">
        <w:rPr>
          <w:rFonts w:cstheme="minorHAnsi"/>
        </w:rPr>
        <w:t>This line item is comprised of demand deposits (non-interest bearing) and investment account from affiliates. Deposits from affilia</w:t>
      </w:r>
      <w:r w:rsidR="00D47EAC" w:rsidRPr="00EA6591">
        <w:rPr>
          <w:rFonts w:cstheme="minorHAnsi"/>
        </w:rPr>
        <w:t>tes once above the balance of $</w:t>
      </w:r>
      <w:r w:rsidRPr="00EA6591">
        <w:rPr>
          <w:rFonts w:cstheme="minorHAnsi"/>
        </w:rPr>
        <w:t>50,000 will be swept into investment accounts automatically on a daily basis for interest income. These accounts are maintained for operational USD clearing purposes.</w:t>
      </w:r>
    </w:p>
    <w:p w14:paraId="461ECAB8" w14:textId="77777777" w:rsidR="00174218" w:rsidRPr="00EA6591" w:rsidRDefault="00174218" w:rsidP="000A2570">
      <w:pPr>
        <w:pStyle w:val="Heading6"/>
      </w:pPr>
      <w:r w:rsidRPr="00EA6591">
        <w:t>Due to Third Party FIs</w:t>
      </w:r>
    </w:p>
    <w:p w14:paraId="2653D474" w14:textId="77777777" w:rsidR="00174218" w:rsidRPr="00EA6591" w:rsidRDefault="00174218" w:rsidP="00174218">
      <w:pPr>
        <w:rPr>
          <w:rFonts w:cstheme="minorHAnsi"/>
        </w:rPr>
      </w:pPr>
      <w:r w:rsidRPr="00EA6591">
        <w:rPr>
          <w:rFonts w:cstheme="minorHAnsi"/>
        </w:rPr>
        <w:t xml:space="preserve">Due to third Party FIs refers to the bank’s liabilities due to </w:t>
      </w:r>
      <w:r w:rsidR="00E71CC1" w:rsidRPr="00EA6591">
        <w:rPr>
          <w:rFonts w:cstheme="minorHAnsi"/>
        </w:rPr>
        <w:t xml:space="preserve">third </w:t>
      </w:r>
      <w:r w:rsidRPr="00EA6591">
        <w:rPr>
          <w:rFonts w:cstheme="minorHAnsi"/>
        </w:rPr>
        <w:t>party banks and non-bank financial institutions, to which BOC provides USD clearing and escrow services. BOC is the largest USD clearing service provider among all Chinese banks.</w:t>
      </w:r>
    </w:p>
    <w:p w14:paraId="790A3749" w14:textId="77777777" w:rsidR="00503A05" w:rsidRPr="00EA6591" w:rsidRDefault="00503A05" w:rsidP="00503A05">
      <w:pPr>
        <w:rPr>
          <w:rFonts w:cstheme="minorHAnsi"/>
        </w:rPr>
      </w:pPr>
      <w:r w:rsidRPr="00EA6591">
        <w:rPr>
          <w:rFonts w:cstheme="minorHAnsi"/>
        </w:rPr>
        <w:t>The balance consists of deposits from banks both in the U.S. as well as those located offshore. These accounts are assumed to be operational accounts for clearing purposes.</w:t>
      </w:r>
    </w:p>
    <w:p w14:paraId="17F7E0DC" w14:textId="77777777" w:rsidR="00503A05" w:rsidRPr="00EA6591" w:rsidRDefault="00503A05" w:rsidP="00503A05">
      <w:pPr>
        <w:rPr>
          <w:rFonts w:cstheme="minorHAnsi"/>
        </w:rPr>
      </w:pPr>
      <w:r w:rsidRPr="00EA6591">
        <w:rPr>
          <w:rFonts w:cstheme="minorHAnsi"/>
        </w:rPr>
        <w:t>The deposit balance in a demand account will be swept into their investment account automatically at the end of the day for interest income once above a certain level; they will be swept back into a demand account at the beginning of the next business day for clearing activity. These accounts are maintained for operational USD clearing purposes.</w:t>
      </w:r>
    </w:p>
    <w:p w14:paraId="1B7A1CC9" w14:textId="7125BFC9" w:rsidR="00503A05" w:rsidRPr="00EA6591" w:rsidRDefault="00503A05" w:rsidP="00174218">
      <w:pPr>
        <w:rPr>
          <w:rFonts w:cstheme="minorHAnsi"/>
        </w:rPr>
      </w:pPr>
      <w:r w:rsidRPr="00EA6591">
        <w:rPr>
          <w:rFonts w:cstheme="minorHAnsi"/>
        </w:rPr>
        <w:t xml:space="preserve">This part of balance due to third Party FIs bifurcates into operational and non-operational </w:t>
      </w:r>
      <w:r w:rsidR="00C30ED6">
        <w:rPr>
          <w:rFonts w:cstheme="minorHAnsi"/>
        </w:rPr>
        <w:t xml:space="preserve">deposits. The net debit method </w:t>
      </w:r>
      <w:r w:rsidR="00C30ED6">
        <w:rPr>
          <w:rFonts w:cstheme="minorHAnsi"/>
        </w:rPr>
        <w:fldChar w:fldCharType="begin"/>
      </w:r>
      <w:r w:rsidR="00C30ED6">
        <w:rPr>
          <w:rFonts w:cstheme="minorHAnsi"/>
        </w:rPr>
        <w:instrText xml:space="preserve"> REF _Ref54118877 \r \h </w:instrText>
      </w:r>
      <w:r w:rsidR="00C30ED6">
        <w:rPr>
          <w:rFonts w:cstheme="minorHAnsi"/>
        </w:rPr>
      </w:r>
      <w:r w:rsidR="00C30ED6">
        <w:rPr>
          <w:rFonts w:cstheme="minorHAnsi"/>
        </w:rPr>
        <w:fldChar w:fldCharType="separate"/>
      </w:r>
      <w:r w:rsidR="000777B4">
        <w:rPr>
          <w:rFonts w:cstheme="minorHAnsi"/>
        </w:rPr>
        <w:t>[4]</w:t>
      </w:r>
      <w:r w:rsidR="00C30ED6">
        <w:rPr>
          <w:rFonts w:cstheme="minorHAnsi"/>
        </w:rPr>
        <w:fldChar w:fldCharType="end"/>
      </w:r>
      <w:r w:rsidR="00C30ED6">
        <w:rPr>
          <w:rFonts w:cstheme="minorHAnsi"/>
        </w:rPr>
        <w:t xml:space="preserve"> </w:t>
      </w:r>
      <w:r w:rsidRPr="00EA6591">
        <w:rPr>
          <w:rFonts w:cstheme="minorHAnsi"/>
        </w:rPr>
        <w:t xml:space="preserve">is applied in determining the operational deposit proportion. The net debit method relies on historical transaction sizes to identify operational flows within the account. BOC assumes 100% </w:t>
      </w:r>
      <w:r w:rsidR="002142E9" w:rsidRPr="00EA6591">
        <w:rPr>
          <w:rFonts w:cstheme="minorHAnsi"/>
        </w:rPr>
        <w:t>run-off</w:t>
      </w:r>
      <w:r w:rsidRPr="00EA6591">
        <w:rPr>
          <w:rFonts w:cstheme="minorHAnsi"/>
        </w:rPr>
        <w:t xml:space="preserve"> in 14 days for non-operational deposits, and apply the incremental </w:t>
      </w:r>
      <w:r w:rsidR="002142E9" w:rsidRPr="00EA6591">
        <w:rPr>
          <w:rFonts w:cstheme="minorHAnsi"/>
        </w:rPr>
        <w:t>run-off</w:t>
      </w:r>
      <w:r w:rsidR="00C30ED6">
        <w:rPr>
          <w:rFonts w:cstheme="minorHAnsi"/>
        </w:rPr>
        <w:t xml:space="preserve"> methodology </w:t>
      </w:r>
      <w:r w:rsidR="00C30ED6">
        <w:rPr>
          <w:rFonts w:cstheme="minorHAnsi"/>
        </w:rPr>
        <w:fldChar w:fldCharType="begin"/>
      </w:r>
      <w:r w:rsidR="00C30ED6">
        <w:rPr>
          <w:rFonts w:cstheme="minorHAnsi"/>
        </w:rPr>
        <w:instrText xml:space="preserve"> REF _Ref54118915 \r \h </w:instrText>
      </w:r>
      <w:r w:rsidR="00C30ED6">
        <w:rPr>
          <w:rFonts w:cstheme="minorHAnsi"/>
        </w:rPr>
      </w:r>
      <w:r w:rsidR="00C30ED6">
        <w:rPr>
          <w:rFonts w:cstheme="minorHAnsi"/>
        </w:rPr>
        <w:fldChar w:fldCharType="separate"/>
      </w:r>
      <w:r w:rsidR="000777B4">
        <w:rPr>
          <w:rFonts w:cstheme="minorHAnsi"/>
        </w:rPr>
        <w:t>[6]</w:t>
      </w:r>
      <w:r w:rsidR="00C30ED6">
        <w:rPr>
          <w:rFonts w:cstheme="minorHAnsi"/>
        </w:rPr>
        <w:fldChar w:fldCharType="end"/>
      </w:r>
      <w:r w:rsidR="00C30ED6">
        <w:rPr>
          <w:rFonts w:cstheme="minorHAnsi"/>
        </w:rPr>
        <w:t xml:space="preserve"> </w:t>
      </w:r>
      <w:r w:rsidRPr="00EA6591">
        <w:rPr>
          <w:rFonts w:cstheme="minorHAnsi"/>
        </w:rPr>
        <w:t>for operational deposits.</w:t>
      </w:r>
      <w:r w:rsidR="005420E7" w:rsidRPr="00EA6591">
        <w:rPr>
          <w:rFonts w:cstheme="minorHAnsi"/>
        </w:rPr>
        <w:t xml:space="preserve"> </w:t>
      </w:r>
      <w:r w:rsidRPr="00EA6591">
        <w:rPr>
          <w:rFonts w:cstheme="minorHAnsi"/>
        </w:rPr>
        <w:t xml:space="preserve">The incremental </w:t>
      </w:r>
      <w:r w:rsidR="002142E9" w:rsidRPr="00EA6591">
        <w:rPr>
          <w:rFonts w:cstheme="minorHAnsi"/>
        </w:rPr>
        <w:t>run-off</w:t>
      </w:r>
      <w:r w:rsidRPr="00EA6591">
        <w:rPr>
          <w:rFonts w:cstheme="minorHAnsi"/>
        </w:rPr>
        <w:t xml:space="preserve"> methodology is developed using empirical data of BOC from January 2010 to July 2019; the 14-day and 30-day </w:t>
      </w:r>
      <w:r w:rsidR="002142E9" w:rsidRPr="00EA6591">
        <w:rPr>
          <w:rFonts w:cstheme="minorHAnsi"/>
        </w:rPr>
        <w:t>run-off</w:t>
      </w:r>
      <w:r w:rsidRPr="00EA6591">
        <w:rPr>
          <w:rFonts w:cstheme="minorHAnsi"/>
        </w:rPr>
        <w:t xml:space="preserve"> rates are calculated separately, while the overnight </w:t>
      </w:r>
      <w:r w:rsidR="002142E9" w:rsidRPr="00EA6591">
        <w:rPr>
          <w:rFonts w:cstheme="minorHAnsi"/>
        </w:rPr>
        <w:t>run-off</w:t>
      </w:r>
      <w:r w:rsidRPr="00EA6591">
        <w:rPr>
          <w:rFonts w:cstheme="minorHAnsi"/>
        </w:rPr>
        <w:t xml:space="preserve"> rates are 1/3 of the 14-day </w:t>
      </w:r>
      <w:r w:rsidR="002142E9" w:rsidRPr="00EA6591">
        <w:rPr>
          <w:rFonts w:cstheme="minorHAnsi"/>
        </w:rPr>
        <w:t>run-off</w:t>
      </w:r>
      <w:r w:rsidRPr="00EA6591">
        <w:rPr>
          <w:rFonts w:cstheme="minorHAnsi"/>
        </w:rPr>
        <w:t xml:space="preserve"> rates accord</w:t>
      </w:r>
      <w:r w:rsidR="00AA48BF" w:rsidRPr="00EA6591">
        <w:rPr>
          <w:rFonts w:cstheme="minorHAnsi"/>
        </w:rPr>
        <w:t>ing to deposit outflow scaling.</w:t>
      </w:r>
    </w:p>
    <w:p w14:paraId="36AEFBB9" w14:textId="77777777" w:rsidR="00174218" w:rsidRPr="00EA6591" w:rsidRDefault="00174218" w:rsidP="00174218">
      <w:pPr>
        <w:rPr>
          <w:rFonts w:cstheme="minorHAnsi"/>
          <w:u w:val="single"/>
        </w:rPr>
      </w:pPr>
      <w:r w:rsidRPr="00EA6591">
        <w:rPr>
          <w:rFonts w:cstheme="minorHAnsi"/>
          <w:u w:val="single"/>
        </w:rPr>
        <w:t>Potential Liquidity Impacts</w:t>
      </w:r>
    </w:p>
    <w:p w14:paraId="71FBC497" w14:textId="149DE87C" w:rsidR="00174218" w:rsidRDefault="00174218" w:rsidP="00174218">
      <w:pPr>
        <w:rPr>
          <w:rFonts w:cstheme="minorHAnsi"/>
        </w:rPr>
      </w:pPr>
      <w:r w:rsidRPr="00EA6591">
        <w:rPr>
          <w:rFonts w:cstheme="minorHAnsi"/>
        </w:rPr>
        <w:t xml:space="preserve">Liabilities due to third party FIs is one of BOC’s major funding sources. In systemic, idiosyncratic or combined stress scenario, a rapid withdrawal of FI deposits could occur. Also, based on 10-year historical FI </w:t>
      </w:r>
      <w:r w:rsidR="00F87181" w:rsidRPr="00EA6591">
        <w:rPr>
          <w:rFonts w:cstheme="minorHAnsi"/>
        </w:rPr>
        <w:t>deposit balance data (Jan 2010 -</w:t>
      </w:r>
      <w:r w:rsidRPr="00EA6591">
        <w:rPr>
          <w:rFonts w:cstheme="minorHAnsi"/>
        </w:rPr>
        <w:t xml:space="preserve"> Jul 2019), a certain level of volatility driven by changes in FI customers’ operational needs is observed; such volatility could add to the uncertainty of the bank’s funding adequacy. Therefore, F</w:t>
      </w:r>
      <w:r w:rsidR="00B52B83" w:rsidRPr="00EA6591">
        <w:rPr>
          <w:rFonts w:cstheme="minorHAnsi"/>
        </w:rPr>
        <w:t xml:space="preserve">I deposits’ potential impact </w:t>
      </w:r>
      <w:r w:rsidRPr="00EA6591">
        <w:rPr>
          <w:rFonts w:cstheme="minorHAnsi"/>
        </w:rPr>
        <w:t>on BOC’s liquidity stress is considered substantial.</w:t>
      </w:r>
    </w:p>
    <w:p w14:paraId="08EC8A02" w14:textId="3BA3BC61" w:rsidR="00266821" w:rsidRPr="00EA6591" w:rsidRDefault="00266821" w:rsidP="00174218">
      <w:pPr>
        <w:rPr>
          <w:rFonts w:cstheme="minorHAnsi"/>
        </w:rPr>
      </w:pPr>
      <w:r>
        <w:rPr>
          <w:rFonts w:cstheme="minorHAnsi"/>
        </w:rPr>
        <w:t>Note- Calculation of cash outflow assumptions in planning horizon 90-day and 1-year are based on the same methodology as other time horizons.</w:t>
      </w:r>
    </w:p>
    <w:p w14:paraId="62B1D3A2" w14:textId="757B134B" w:rsidR="00650225" w:rsidRPr="00EA6591" w:rsidRDefault="00575663" w:rsidP="00650225">
      <w:pPr>
        <w:pStyle w:val="Caption"/>
        <w:keepNext/>
        <w:rPr>
          <w:rFonts w:cstheme="minorHAnsi"/>
        </w:rPr>
      </w:pPr>
      <w:r w:rsidRPr="008859FB">
        <w:t xml:space="preserve">Table </w:t>
      </w:r>
      <w:fldSimple w:instr=" SEQ Table \* ARABIC ">
        <w:r w:rsidR="000777B4">
          <w:rPr>
            <w:noProof/>
          </w:rPr>
          <w:t>28</w:t>
        </w:r>
      </w:fldSimple>
      <w:r w:rsidRPr="008859FB">
        <w:t>:</w:t>
      </w:r>
      <w:r w:rsidRPr="00EA6591">
        <w:rPr>
          <w:rFonts w:cstheme="minorHAnsi"/>
        </w:rPr>
        <w:t xml:space="preserve"> </w:t>
      </w:r>
      <w:r w:rsidR="00650225" w:rsidRPr="00EA6591">
        <w:rPr>
          <w:rFonts w:cstheme="minorHAnsi"/>
        </w:rPr>
        <w:t>C</w:t>
      </w:r>
      <w:r w:rsidR="007B6DEB" w:rsidRPr="00EA6591">
        <w:rPr>
          <w:rFonts w:cstheme="minorHAnsi"/>
        </w:rPr>
        <w:t>ash Out</w:t>
      </w:r>
      <w:r w:rsidR="00650225" w:rsidRPr="00EA6591">
        <w:rPr>
          <w:rFonts w:cstheme="minorHAnsi"/>
        </w:rPr>
        <w:t xml:space="preserve">flow Assumption of Due to Third Party </w:t>
      </w:r>
      <w:r w:rsidR="00597306" w:rsidRPr="00EA6591">
        <w:rPr>
          <w:rFonts w:cstheme="minorHAnsi"/>
        </w:rPr>
        <w:t>FIs</w:t>
      </w:r>
      <w:r w:rsidR="00A754EE" w:rsidRPr="00EA6591">
        <w:rPr>
          <w:rFonts w:cstheme="minorHAnsi"/>
        </w:rPr>
        <w:t xml:space="preserve"> (Last Updated Jan 202</w:t>
      </w:r>
      <w:r w:rsidR="00C265E8">
        <w:rPr>
          <w:rFonts w:cstheme="minorHAnsi"/>
        </w:rPr>
        <w:t>1</w:t>
      </w:r>
      <w:r w:rsidR="00A754EE" w:rsidRPr="00EA6591">
        <w:rPr>
          <w:rFonts w:cstheme="minorHAnsi"/>
        </w:rPr>
        <w:t>)</w:t>
      </w:r>
    </w:p>
    <w:tbl>
      <w:tblPr>
        <w:tblStyle w:val="GridTable1Light"/>
        <w:tblW w:w="9260" w:type="dxa"/>
        <w:tblLayout w:type="fixed"/>
        <w:tblLook w:val="04A0" w:firstRow="1" w:lastRow="0" w:firstColumn="1" w:lastColumn="0" w:noHBand="0" w:noVBand="1"/>
      </w:tblPr>
      <w:tblGrid>
        <w:gridCol w:w="476"/>
        <w:gridCol w:w="3024"/>
        <w:gridCol w:w="1152"/>
        <w:gridCol w:w="1152"/>
        <w:gridCol w:w="1152"/>
        <w:gridCol w:w="1152"/>
        <w:gridCol w:w="1152"/>
      </w:tblGrid>
      <w:tr w:rsidR="00E71395" w:rsidRPr="00EA6591" w14:paraId="4E8DC3C6" w14:textId="39FC3198" w:rsidTr="00266821">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476" w:type="dxa"/>
          </w:tcPr>
          <w:p w14:paraId="5B10D494" w14:textId="77777777" w:rsidR="00E71395" w:rsidRPr="00EA6591" w:rsidRDefault="00E71395" w:rsidP="00FB5FFC">
            <w:pPr>
              <w:rPr>
                <w:rFonts w:cstheme="minorHAnsi"/>
              </w:rPr>
            </w:pPr>
          </w:p>
        </w:tc>
        <w:tc>
          <w:tcPr>
            <w:tcW w:w="3024" w:type="dxa"/>
            <w:vAlign w:val="center"/>
          </w:tcPr>
          <w:p w14:paraId="2FB80CBB" w14:textId="77777777" w:rsidR="00E71395" w:rsidRPr="00EA6591" w:rsidRDefault="00E71395" w:rsidP="00FB5FFC">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Assumptions</w:t>
            </w:r>
          </w:p>
        </w:tc>
        <w:tc>
          <w:tcPr>
            <w:tcW w:w="1152" w:type="dxa"/>
            <w:vAlign w:val="center"/>
          </w:tcPr>
          <w:p w14:paraId="42CD290A" w14:textId="77777777" w:rsidR="00E71395" w:rsidRPr="00EA6591" w:rsidRDefault="00E71395" w:rsidP="00E71395">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O/N</w:t>
            </w:r>
          </w:p>
        </w:tc>
        <w:tc>
          <w:tcPr>
            <w:tcW w:w="1152" w:type="dxa"/>
            <w:vAlign w:val="center"/>
          </w:tcPr>
          <w:p w14:paraId="53AC4CEF" w14:textId="77777777" w:rsidR="00E71395" w:rsidRPr="00EA6591" w:rsidRDefault="00E71395" w:rsidP="00E71395">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14 Day</w:t>
            </w:r>
          </w:p>
        </w:tc>
        <w:tc>
          <w:tcPr>
            <w:tcW w:w="1152" w:type="dxa"/>
            <w:vAlign w:val="center"/>
          </w:tcPr>
          <w:p w14:paraId="141040AC" w14:textId="77777777" w:rsidR="00E71395" w:rsidRPr="00EA6591" w:rsidRDefault="00E71395" w:rsidP="00E71395">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30 Day</w:t>
            </w:r>
          </w:p>
        </w:tc>
        <w:tc>
          <w:tcPr>
            <w:tcW w:w="1152" w:type="dxa"/>
            <w:vAlign w:val="center"/>
          </w:tcPr>
          <w:p w14:paraId="0E8D4D4B" w14:textId="3F70B3E2" w:rsidR="00E71395" w:rsidRPr="00266821" w:rsidRDefault="00E71395" w:rsidP="00E71395">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90 Day</w:t>
            </w:r>
          </w:p>
        </w:tc>
        <w:tc>
          <w:tcPr>
            <w:tcW w:w="1152" w:type="dxa"/>
            <w:vAlign w:val="center"/>
          </w:tcPr>
          <w:p w14:paraId="1B07690A" w14:textId="6DD31C4A" w:rsidR="00E71395" w:rsidRPr="00266821" w:rsidRDefault="00E71395" w:rsidP="00E71395">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lang w:eastAsia="en-US"/>
              </w:rPr>
              <w:t>1 Year</w:t>
            </w:r>
          </w:p>
        </w:tc>
      </w:tr>
      <w:tr w:rsidR="009052CB" w:rsidRPr="00EA6591" w14:paraId="1F2E6595" w14:textId="06556FCA" w:rsidTr="009052CB">
        <w:trPr>
          <w:cantSplit/>
          <w:trHeight w:val="432"/>
        </w:trPr>
        <w:tc>
          <w:tcPr>
            <w:cnfStyle w:val="001000000000" w:firstRow="0" w:lastRow="0" w:firstColumn="1" w:lastColumn="0" w:oddVBand="0" w:evenVBand="0" w:oddHBand="0" w:evenHBand="0" w:firstRowFirstColumn="0" w:firstRowLastColumn="0" w:lastRowFirstColumn="0" w:lastRowLastColumn="0"/>
            <w:tcW w:w="476" w:type="dxa"/>
            <w:vMerge w:val="restart"/>
            <w:textDirection w:val="btLr"/>
          </w:tcPr>
          <w:p w14:paraId="2F9C7319" w14:textId="77777777" w:rsidR="009052CB" w:rsidRPr="00EA6591" w:rsidRDefault="009052CB" w:rsidP="009052CB">
            <w:pPr>
              <w:tabs>
                <w:tab w:val="left" w:pos="270"/>
              </w:tabs>
              <w:ind w:left="113" w:right="113"/>
              <w:jc w:val="center"/>
              <w:rPr>
                <w:rFonts w:cstheme="minorHAnsi"/>
                <w:b w:val="0"/>
                <w:lang w:eastAsia="en-US"/>
              </w:rPr>
            </w:pPr>
            <w:r w:rsidRPr="00EA6591">
              <w:rPr>
                <w:rFonts w:cstheme="minorHAnsi"/>
                <w:b w:val="0"/>
                <w:lang w:eastAsia="en-US"/>
              </w:rPr>
              <w:t>Idiosyncratic</w:t>
            </w:r>
          </w:p>
        </w:tc>
        <w:tc>
          <w:tcPr>
            <w:tcW w:w="3024" w:type="dxa"/>
            <w:vAlign w:val="center"/>
          </w:tcPr>
          <w:p w14:paraId="1FF85CB4" w14:textId="48524FC4" w:rsidR="009052CB" w:rsidRPr="00EA6591" w:rsidRDefault="009052CB" w:rsidP="009052CB">
            <w:pPr>
              <w:cnfStyle w:val="000000000000" w:firstRow="0" w:lastRow="0" w:firstColumn="0" w:lastColumn="0" w:oddVBand="0" w:evenVBand="0" w:oddHBand="0" w:evenHBand="0" w:firstRowFirstColumn="0" w:firstRowLastColumn="0" w:lastRowFirstColumn="0" w:lastRowLastColumn="0"/>
              <w:rPr>
                <w:rFonts w:cstheme="minorHAnsi"/>
                <w:szCs w:val="20"/>
              </w:rPr>
            </w:pPr>
            <w:r w:rsidRPr="00EA6591">
              <w:rPr>
                <w:rFonts w:cstheme="minorHAnsi"/>
                <w:szCs w:val="20"/>
              </w:rPr>
              <w:t>Operational balance less than or equal to $8,103 MM</w:t>
            </w:r>
          </w:p>
        </w:tc>
        <w:tc>
          <w:tcPr>
            <w:tcW w:w="1152" w:type="dxa"/>
          </w:tcPr>
          <w:p w14:paraId="160917F8" w14:textId="75ECE1CF"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10.21%</w:t>
            </w:r>
          </w:p>
        </w:tc>
        <w:tc>
          <w:tcPr>
            <w:tcW w:w="1152" w:type="dxa"/>
          </w:tcPr>
          <w:p w14:paraId="75E94FDF" w14:textId="26CA075A"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30.64%</w:t>
            </w:r>
          </w:p>
        </w:tc>
        <w:tc>
          <w:tcPr>
            <w:tcW w:w="1152" w:type="dxa"/>
          </w:tcPr>
          <w:p w14:paraId="12AA027E" w14:textId="11B18C4C"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37.94%</w:t>
            </w:r>
          </w:p>
        </w:tc>
        <w:tc>
          <w:tcPr>
            <w:tcW w:w="1152" w:type="dxa"/>
          </w:tcPr>
          <w:p w14:paraId="326D6E12" w14:textId="0504024B"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47.84%</w:t>
            </w:r>
          </w:p>
        </w:tc>
        <w:tc>
          <w:tcPr>
            <w:tcW w:w="1152" w:type="dxa"/>
          </w:tcPr>
          <w:p w14:paraId="16AE52FB" w14:textId="4CF7E3FB"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70.83%</w:t>
            </w:r>
          </w:p>
        </w:tc>
      </w:tr>
      <w:tr w:rsidR="009052CB" w:rsidRPr="00EA6591" w14:paraId="4A247386" w14:textId="38B21C4F" w:rsidTr="009052CB">
        <w:trPr>
          <w:cantSplit/>
          <w:trHeight w:val="432"/>
        </w:trPr>
        <w:tc>
          <w:tcPr>
            <w:cnfStyle w:val="001000000000" w:firstRow="0" w:lastRow="0" w:firstColumn="1" w:lastColumn="0" w:oddVBand="0" w:evenVBand="0" w:oddHBand="0" w:evenHBand="0" w:firstRowFirstColumn="0" w:firstRowLastColumn="0" w:lastRowFirstColumn="0" w:lastRowLastColumn="0"/>
            <w:tcW w:w="476" w:type="dxa"/>
            <w:vMerge/>
            <w:textDirection w:val="btLr"/>
          </w:tcPr>
          <w:p w14:paraId="51FBB562" w14:textId="77777777" w:rsidR="009052CB" w:rsidRPr="00EA6591" w:rsidRDefault="009052CB" w:rsidP="009052CB">
            <w:pPr>
              <w:tabs>
                <w:tab w:val="left" w:pos="270"/>
              </w:tabs>
              <w:ind w:left="113" w:right="113"/>
              <w:jc w:val="center"/>
              <w:rPr>
                <w:rFonts w:cstheme="minorHAnsi"/>
                <w:b w:val="0"/>
                <w:lang w:eastAsia="en-US"/>
              </w:rPr>
            </w:pPr>
          </w:p>
        </w:tc>
        <w:tc>
          <w:tcPr>
            <w:tcW w:w="3024" w:type="dxa"/>
            <w:vAlign w:val="center"/>
          </w:tcPr>
          <w:p w14:paraId="406A498B" w14:textId="32C067E4" w:rsidR="009052CB" w:rsidRPr="00EA6591" w:rsidRDefault="009052CB" w:rsidP="009052CB">
            <w:pPr>
              <w:cnfStyle w:val="000000000000" w:firstRow="0" w:lastRow="0" w:firstColumn="0" w:lastColumn="0" w:oddVBand="0" w:evenVBand="0" w:oddHBand="0" w:evenHBand="0" w:firstRowFirstColumn="0" w:firstRowLastColumn="0" w:lastRowFirstColumn="0" w:lastRowLastColumn="0"/>
              <w:rPr>
                <w:rFonts w:cstheme="minorHAnsi"/>
                <w:szCs w:val="20"/>
              </w:rPr>
            </w:pPr>
            <w:r w:rsidRPr="00EA6591">
              <w:rPr>
                <w:rFonts w:cstheme="minorHAnsi"/>
                <w:szCs w:val="20"/>
              </w:rPr>
              <w:t>Operational balance more than $8,103 MM, less than or equal to $22,253 MM</w:t>
            </w:r>
          </w:p>
        </w:tc>
        <w:tc>
          <w:tcPr>
            <w:tcW w:w="1152" w:type="dxa"/>
          </w:tcPr>
          <w:p w14:paraId="48942446" w14:textId="56CCD9F3"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18.03%</w:t>
            </w:r>
          </w:p>
        </w:tc>
        <w:tc>
          <w:tcPr>
            <w:tcW w:w="1152" w:type="dxa"/>
          </w:tcPr>
          <w:p w14:paraId="764075E8" w14:textId="02388234"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54.09%</w:t>
            </w:r>
          </w:p>
        </w:tc>
        <w:tc>
          <w:tcPr>
            <w:tcW w:w="1152" w:type="dxa"/>
          </w:tcPr>
          <w:p w14:paraId="21F83560" w14:textId="7CF17C86"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61.23%</w:t>
            </w:r>
          </w:p>
        </w:tc>
        <w:tc>
          <w:tcPr>
            <w:tcW w:w="1152" w:type="dxa"/>
          </w:tcPr>
          <w:p w14:paraId="2FB3B70E" w14:textId="5FA9584A"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68.09%</w:t>
            </w:r>
          </w:p>
        </w:tc>
        <w:tc>
          <w:tcPr>
            <w:tcW w:w="1152" w:type="dxa"/>
          </w:tcPr>
          <w:p w14:paraId="23F4D439" w14:textId="5633EBF6"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76.60%</w:t>
            </w:r>
          </w:p>
        </w:tc>
      </w:tr>
      <w:tr w:rsidR="009052CB" w:rsidRPr="00EA6591" w14:paraId="53E13A50" w14:textId="027E5A2A" w:rsidTr="009052CB">
        <w:trPr>
          <w:cantSplit/>
          <w:trHeight w:val="432"/>
        </w:trPr>
        <w:tc>
          <w:tcPr>
            <w:cnfStyle w:val="001000000000" w:firstRow="0" w:lastRow="0" w:firstColumn="1" w:lastColumn="0" w:oddVBand="0" w:evenVBand="0" w:oddHBand="0" w:evenHBand="0" w:firstRowFirstColumn="0" w:firstRowLastColumn="0" w:lastRowFirstColumn="0" w:lastRowLastColumn="0"/>
            <w:tcW w:w="476" w:type="dxa"/>
            <w:vMerge/>
            <w:textDirection w:val="btLr"/>
          </w:tcPr>
          <w:p w14:paraId="7370B8BD" w14:textId="77777777" w:rsidR="009052CB" w:rsidRPr="00EA6591" w:rsidRDefault="009052CB" w:rsidP="009052CB">
            <w:pPr>
              <w:tabs>
                <w:tab w:val="left" w:pos="270"/>
              </w:tabs>
              <w:ind w:left="113" w:right="113"/>
              <w:jc w:val="center"/>
              <w:rPr>
                <w:rFonts w:cstheme="minorHAnsi"/>
                <w:b w:val="0"/>
                <w:lang w:eastAsia="en-US"/>
              </w:rPr>
            </w:pPr>
          </w:p>
        </w:tc>
        <w:tc>
          <w:tcPr>
            <w:tcW w:w="3024" w:type="dxa"/>
            <w:vAlign w:val="center"/>
          </w:tcPr>
          <w:p w14:paraId="466C1B6D" w14:textId="6104BFA0" w:rsidR="009052CB" w:rsidRPr="00EA6591" w:rsidRDefault="009052CB" w:rsidP="009052CB">
            <w:pPr>
              <w:cnfStyle w:val="000000000000" w:firstRow="0" w:lastRow="0" w:firstColumn="0" w:lastColumn="0" w:oddVBand="0" w:evenVBand="0" w:oddHBand="0" w:evenHBand="0" w:firstRowFirstColumn="0" w:firstRowLastColumn="0" w:lastRowFirstColumn="0" w:lastRowLastColumn="0"/>
              <w:rPr>
                <w:rFonts w:cstheme="minorHAnsi"/>
                <w:szCs w:val="20"/>
              </w:rPr>
            </w:pPr>
            <w:r w:rsidRPr="00EA6591">
              <w:rPr>
                <w:rFonts w:cstheme="minorHAnsi"/>
                <w:szCs w:val="20"/>
              </w:rPr>
              <w:t>Operational balance more than $22,253 MM</w:t>
            </w:r>
          </w:p>
        </w:tc>
        <w:tc>
          <w:tcPr>
            <w:tcW w:w="1152" w:type="dxa"/>
          </w:tcPr>
          <w:p w14:paraId="3C650CAC" w14:textId="2DA1DEA6"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22.60%</w:t>
            </w:r>
          </w:p>
        </w:tc>
        <w:tc>
          <w:tcPr>
            <w:tcW w:w="1152" w:type="dxa"/>
          </w:tcPr>
          <w:p w14:paraId="0BA407CA" w14:textId="6BB66659"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67.80%</w:t>
            </w:r>
          </w:p>
        </w:tc>
        <w:tc>
          <w:tcPr>
            <w:tcW w:w="1152" w:type="dxa"/>
          </w:tcPr>
          <w:p w14:paraId="2ECB9A0A" w14:textId="0A767E53"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70.84%</w:t>
            </w:r>
          </w:p>
        </w:tc>
        <w:tc>
          <w:tcPr>
            <w:tcW w:w="1152" w:type="dxa"/>
          </w:tcPr>
          <w:p w14:paraId="4EFFD9F7" w14:textId="37B61036"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84.37%</w:t>
            </w:r>
          </w:p>
        </w:tc>
        <w:tc>
          <w:tcPr>
            <w:tcW w:w="1152" w:type="dxa"/>
          </w:tcPr>
          <w:p w14:paraId="4455AD5D" w14:textId="4A6DD44E"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89.00%</w:t>
            </w:r>
          </w:p>
        </w:tc>
      </w:tr>
      <w:tr w:rsidR="009052CB" w:rsidRPr="00EA6591" w14:paraId="30E3D020" w14:textId="25E893CB" w:rsidTr="009052CB">
        <w:trPr>
          <w:cantSplit/>
          <w:trHeight w:val="432"/>
        </w:trPr>
        <w:tc>
          <w:tcPr>
            <w:cnfStyle w:val="001000000000" w:firstRow="0" w:lastRow="0" w:firstColumn="1" w:lastColumn="0" w:oddVBand="0" w:evenVBand="0" w:oddHBand="0" w:evenHBand="0" w:firstRowFirstColumn="0" w:firstRowLastColumn="0" w:lastRowFirstColumn="0" w:lastRowLastColumn="0"/>
            <w:tcW w:w="476" w:type="dxa"/>
            <w:vMerge w:val="restart"/>
            <w:textDirection w:val="btLr"/>
          </w:tcPr>
          <w:p w14:paraId="0286F040" w14:textId="77777777" w:rsidR="009052CB" w:rsidRPr="00EA6591" w:rsidRDefault="009052CB" w:rsidP="009052CB">
            <w:pPr>
              <w:tabs>
                <w:tab w:val="left" w:pos="270"/>
              </w:tabs>
              <w:ind w:left="113" w:right="113"/>
              <w:jc w:val="center"/>
              <w:rPr>
                <w:rFonts w:cstheme="minorHAnsi"/>
                <w:b w:val="0"/>
                <w:lang w:eastAsia="en-US"/>
              </w:rPr>
            </w:pPr>
            <w:r w:rsidRPr="00EA6591">
              <w:rPr>
                <w:rFonts w:cstheme="minorHAnsi"/>
                <w:b w:val="0"/>
                <w:lang w:eastAsia="en-US"/>
              </w:rPr>
              <w:t>Systemic</w:t>
            </w:r>
          </w:p>
        </w:tc>
        <w:tc>
          <w:tcPr>
            <w:tcW w:w="3024" w:type="dxa"/>
            <w:vAlign w:val="center"/>
          </w:tcPr>
          <w:p w14:paraId="0DBB6AEB" w14:textId="2AC0EE93" w:rsidR="009052CB" w:rsidRPr="00EA6591" w:rsidRDefault="009052CB" w:rsidP="009052CB">
            <w:pPr>
              <w:cnfStyle w:val="000000000000" w:firstRow="0" w:lastRow="0" w:firstColumn="0" w:lastColumn="0" w:oddVBand="0" w:evenVBand="0" w:oddHBand="0" w:evenHBand="0" w:firstRowFirstColumn="0" w:firstRowLastColumn="0" w:lastRowFirstColumn="0" w:lastRowLastColumn="0"/>
              <w:rPr>
                <w:rFonts w:cstheme="minorHAnsi"/>
                <w:szCs w:val="20"/>
              </w:rPr>
            </w:pPr>
            <w:r w:rsidRPr="00EA6591">
              <w:rPr>
                <w:rFonts w:cstheme="minorHAnsi"/>
                <w:szCs w:val="20"/>
              </w:rPr>
              <w:t>Operational balance less than or equal to $8,103 MM</w:t>
            </w:r>
          </w:p>
        </w:tc>
        <w:tc>
          <w:tcPr>
            <w:tcW w:w="1152" w:type="dxa"/>
          </w:tcPr>
          <w:p w14:paraId="6A017E88" w14:textId="1BBD15B6"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9.23%</w:t>
            </w:r>
          </w:p>
        </w:tc>
        <w:tc>
          <w:tcPr>
            <w:tcW w:w="1152" w:type="dxa"/>
          </w:tcPr>
          <w:p w14:paraId="56600AFC" w14:textId="115E9DB8"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27.69%</w:t>
            </w:r>
          </w:p>
        </w:tc>
        <w:tc>
          <w:tcPr>
            <w:tcW w:w="1152" w:type="dxa"/>
          </w:tcPr>
          <w:p w14:paraId="3D924EBF" w14:textId="029AD587"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34.53%</w:t>
            </w:r>
          </w:p>
        </w:tc>
        <w:tc>
          <w:tcPr>
            <w:tcW w:w="1152" w:type="dxa"/>
          </w:tcPr>
          <w:p w14:paraId="3360E582" w14:textId="714008DF"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46.39%</w:t>
            </w:r>
          </w:p>
        </w:tc>
        <w:tc>
          <w:tcPr>
            <w:tcW w:w="1152" w:type="dxa"/>
          </w:tcPr>
          <w:p w14:paraId="667A9668" w14:textId="051E4A3C"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68.13%</w:t>
            </w:r>
          </w:p>
        </w:tc>
      </w:tr>
      <w:tr w:rsidR="009052CB" w:rsidRPr="00EA6591" w14:paraId="308F46B6" w14:textId="07E8EE73" w:rsidTr="009052CB">
        <w:trPr>
          <w:cantSplit/>
          <w:trHeight w:val="432"/>
        </w:trPr>
        <w:tc>
          <w:tcPr>
            <w:cnfStyle w:val="001000000000" w:firstRow="0" w:lastRow="0" w:firstColumn="1" w:lastColumn="0" w:oddVBand="0" w:evenVBand="0" w:oddHBand="0" w:evenHBand="0" w:firstRowFirstColumn="0" w:firstRowLastColumn="0" w:lastRowFirstColumn="0" w:lastRowLastColumn="0"/>
            <w:tcW w:w="476" w:type="dxa"/>
            <w:vMerge/>
            <w:textDirection w:val="btLr"/>
          </w:tcPr>
          <w:p w14:paraId="2EB43431" w14:textId="77777777" w:rsidR="009052CB" w:rsidRPr="00EA6591" w:rsidRDefault="009052CB" w:rsidP="009052CB">
            <w:pPr>
              <w:tabs>
                <w:tab w:val="left" w:pos="270"/>
              </w:tabs>
              <w:ind w:left="113" w:right="113"/>
              <w:jc w:val="center"/>
              <w:rPr>
                <w:rFonts w:cstheme="minorHAnsi"/>
                <w:b w:val="0"/>
                <w:lang w:eastAsia="en-US"/>
              </w:rPr>
            </w:pPr>
          </w:p>
        </w:tc>
        <w:tc>
          <w:tcPr>
            <w:tcW w:w="3024" w:type="dxa"/>
            <w:vAlign w:val="center"/>
          </w:tcPr>
          <w:p w14:paraId="52430A1A" w14:textId="34C954AF" w:rsidR="009052CB" w:rsidRPr="00EA6591" w:rsidRDefault="009052CB" w:rsidP="009052CB">
            <w:pPr>
              <w:cnfStyle w:val="000000000000" w:firstRow="0" w:lastRow="0" w:firstColumn="0" w:lastColumn="0" w:oddVBand="0" w:evenVBand="0" w:oddHBand="0" w:evenHBand="0" w:firstRowFirstColumn="0" w:firstRowLastColumn="0" w:lastRowFirstColumn="0" w:lastRowLastColumn="0"/>
              <w:rPr>
                <w:rFonts w:cstheme="minorHAnsi"/>
                <w:szCs w:val="20"/>
              </w:rPr>
            </w:pPr>
            <w:r w:rsidRPr="00EA6591">
              <w:rPr>
                <w:rFonts w:cstheme="minorHAnsi"/>
                <w:szCs w:val="20"/>
              </w:rPr>
              <w:t>Operational balance more than $8,103 MM, less than or equal to $22,253 MM</w:t>
            </w:r>
          </w:p>
        </w:tc>
        <w:tc>
          <w:tcPr>
            <w:tcW w:w="1152" w:type="dxa"/>
          </w:tcPr>
          <w:p w14:paraId="70E75A2A" w14:textId="0CCE9BD4"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16.93%</w:t>
            </w:r>
          </w:p>
        </w:tc>
        <w:tc>
          <w:tcPr>
            <w:tcW w:w="1152" w:type="dxa"/>
          </w:tcPr>
          <w:p w14:paraId="767AEB79" w14:textId="6CDC1240"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50.80%</w:t>
            </w:r>
          </w:p>
        </w:tc>
        <w:tc>
          <w:tcPr>
            <w:tcW w:w="1152" w:type="dxa"/>
          </w:tcPr>
          <w:p w14:paraId="64A888A6" w14:textId="382E2F4F"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57.13%</w:t>
            </w:r>
          </w:p>
        </w:tc>
        <w:tc>
          <w:tcPr>
            <w:tcW w:w="1152" w:type="dxa"/>
          </w:tcPr>
          <w:p w14:paraId="79807AA9" w14:textId="3087BA95"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66.17%</w:t>
            </w:r>
          </w:p>
        </w:tc>
        <w:tc>
          <w:tcPr>
            <w:tcW w:w="1152" w:type="dxa"/>
          </w:tcPr>
          <w:p w14:paraId="0E105D04" w14:textId="1EA98AF2"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75.18%</w:t>
            </w:r>
          </w:p>
        </w:tc>
      </w:tr>
      <w:tr w:rsidR="009052CB" w:rsidRPr="00EA6591" w14:paraId="0E52B93D" w14:textId="24CD0E83" w:rsidTr="009052CB">
        <w:trPr>
          <w:cantSplit/>
          <w:trHeight w:val="432"/>
        </w:trPr>
        <w:tc>
          <w:tcPr>
            <w:cnfStyle w:val="001000000000" w:firstRow="0" w:lastRow="0" w:firstColumn="1" w:lastColumn="0" w:oddVBand="0" w:evenVBand="0" w:oddHBand="0" w:evenHBand="0" w:firstRowFirstColumn="0" w:firstRowLastColumn="0" w:lastRowFirstColumn="0" w:lastRowLastColumn="0"/>
            <w:tcW w:w="476" w:type="dxa"/>
            <w:vMerge/>
            <w:textDirection w:val="btLr"/>
          </w:tcPr>
          <w:p w14:paraId="03987802" w14:textId="77777777" w:rsidR="009052CB" w:rsidRPr="00EA6591" w:rsidRDefault="009052CB" w:rsidP="009052CB">
            <w:pPr>
              <w:tabs>
                <w:tab w:val="left" w:pos="270"/>
              </w:tabs>
              <w:ind w:left="113" w:right="113"/>
              <w:jc w:val="center"/>
              <w:rPr>
                <w:rFonts w:cstheme="minorHAnsi"/>
                <w:b w:val="0"/>
                <w:lang w:eastAsia="en-US"/>
              </w:rPr>
            </w:pPr>
          </w:p>
        </w:tc>
        <w:tc>
          <w:tcPr>
            <w:tcW w:w="3024" w:type="dxa"/>
            <w:vAlign w:val="center"/>
          </w:tcPr>
          <w:p w14:paraId="0B408792" w14:textId="033AF196" w:rsidR="009052CB" w:rsidRPr="00EA6591" w:rsidRDefault="009052CB" w:rsidP="009052CB">
            <w:pPr>
              <w:cnfStyle w:val="000000000000" w:firstRow="0" w:lastRow="0" w:firstColumn="0" w:lastColumn="0" w:oddVBand="0" w:evenVBand="0" w:oddHBand="0" w:evenHBand="0" w:firstRowFirstColumn="0" w:firstRowLastColumn="0" w:lastRowFirstColumn="0" w:lastRowLastColumn="0"/>
              <w:rPr>
                <w:rFonts w:cstheme="minorHAnsi"/>
                <w:szCs w:val="20"/>
              </w:rPr>
            </w:pPr>
            <w:r w:rsidRPr="00EA6591">
              <w:rPr>
                <w:rFonts w:cstheme="minorHAnsi"/>
                <w:szCs w:val="20"/>
              </w:rPr>
              <w:t>Operational balance more than $22,253 MM</w:t>
            </w:r>
          </w:p>
        </w:tc>
        <w:tc>
          <w:tcPr>
            <w:tcW w:w="1152" w:type="dxa"/>
          </w:tcPr>
          <w:p w14:paraId="459DB146" w14:textId="396BDC89"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21.44%</w:t>
            </w:r>
          </w:p>
        </w:tc>
        <w:tc>
          <w:tcPr>
            <w:tcW w:w="1152" w:type="dxa"/>
          </w:tcPr>
          <w:p w14:paraId="4DA69DF9" w14:textId="48D1F8D7"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64.32%</w:t>
            </w:r>
          </w:p>
        </w:tc>
        <w:tc>
          <w:tcPr>
            <w:tcW w:w="1152" w:type="dxa"/>
          </w:tcPr>
          <w:p w14:paraId="0C07479B" w14:textId="3FE4FDB4"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69.81%</w:t>
            </w:r>
          </w:p>
        </w:tc>
        <w:tc>
          <w:tcPr>
            <w:tcW w:w="1152" w:type="dxa"/>
          </w:tcPr>
          <w:p w14:paraId="6D9BB89A" w14:textId="37FB4020"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78.84%</w:t>
            </w:r>
          </w:p>
        </w:tc>
        <w:tc>
          <w:tcPr>
            <w:tcW w:w="1152" w:type="dxa"/>
          </w:tcPr>
          <w:p w14:paraId="69B289EF" w14:textId="7FDE4556"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86.42%</w:t>
            </w:r>
          </w:p>
        </w:tc>
      </w:tr>
      <w:tr w:rsidR="009052CB" w:rsidRPr="00EA6591" w14:paraId="56F3E4CD" w14:textId="01628792" w:rsidTr="009052CB">
        <w:trPr>
          <w:cantSplit/>
          <w:trHeight w:val="432"/>
        </w:trPr>
        <w:tc>
          <w:tcPr>
            <w:cnfStyle w:val="001000000000" w:firstRow="0" w:lastRow="0" w:firstColumn="1" w:lastColumn="0" w:oddVBand="0" w:evenVBand="0" w:oddHBand="0" w:evenHBand="0" w:firstRowFirstColumn="0" w:firstRowLastColumn="0" w:lastRowFirstColumn="0" w:lastRowLastColumn="0"/>
            <w:tcW w:w="476" w:type="dxa"/>
            <w:vMerge w:val="restart"/>
            <w:textDirection w:val="btLr"/>
          </w:tcPr>
          <w:p w14:paraId="169907EB" w14:textId="77777777" w:rsidR="009052CB" w:rsidRPr="00EA6591" w:rsidRDefault="009052CB" w:rsidP="009052CB">
            <w:pPr>
              <w:tabs>
                <w:tab w:val="left" w:pos="270"/>
              </w:tabs>
              <w:ind w:left="113" w:right="113"/>
              <w:jc w:val="center"/>
              <w:rPr>
                <w:rFonts w:cstheme="minorHAnsi"/>
                <w:b w:val="0"/>
                <w:lang w:eastAsia="en-US"/>
              </w:rPr>
            </w:pPr>
            <w:r w:rsidRPr="00EA6591">
              <w:rPr>
                <w:rFonts w:cstheme="minorHAnsi"/>
                <w:b w:val="0"/>
                <w:lang w:eastAsia="en-US"/>
              </w:rPr>
              <w:t>Combined</w:t>
            </w:r>
          </w:p>
        </w:tc>
        <w:tc>
          <w:tcPr>
            <w:tcW w:w="3024" w:type="dxa"/>
            <w:vAlign w:val="center"/>
          </w:tcPr>
          <w:p w14:paraId="07D1830A" w14:textId="22FF6B31" w:rsidR="009052CB" w:rsidRPr="00EA6591" w:rsidRDefault="009052CB" w:rsidP="009052CB">
            <w:pPr>
              <w:cnfStyle w:val="000000000000" w:firstRow="0" w:lastRow="0" w:firstColumn="0" w:lastColumn="0" w:oddVBand="0" w:evenVBand="0" w:oddHBand="0" w:evenHBand="0" w:firstRowFirstColumn="0" w:firstRowLastColumn="0" w:lastRowFirstColumn="0" w:lastRowLastColumn="0"/>
              <w:rPr>
                <w:rFonts w:cstheme="minorHAnsi"/>
                <w:szCs w:val="20"/>
              </w:rPr>
            </w:pPr>
            <w:r w:rsidRPr="00EA6591">
              <w:rPr>
                <w:rFonts w:cstheme="minorHAnsi"/>
                <w:szCs w:val="20"/>
              </w:rPr>
              <w:t>Operational balance less than or equal to $8,103 MM</w:t>
            </w:r>
          </w:p>
        </w:tc>
        <w:tc>
          <w:tcPr>
            <w:tcW w:w="1152" w:type="dxa"/>
          </w:tcPr>
          <w:p w14:paraId="0B9CC0BF" w14:textId="4C472BCD"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10.66%</w:t>
            </w:r>
          </w:p>
        </w:tc>
        <w:tc>
          <w:tcPr>
            <w:tcW w:w="1152" w:type="dxa"/>
          </w:tcPr>
          <w:p w14:paraId="179B1603" w14:textId="3878B51F"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31.99%</w:t>
            </w:r>
          </w:p>
        </w:tc>
        <w:tc>
          <w:tcPr>
            <w:tcW w:w="1152" w:type="dxa"/>
          </w:tcPr>
          <w:p w14:paraId="33A83487" w14:textId="57689EB2"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40.09%</w:t>
            </w:r>
          </w:p>
        </w:tc>
        <w:tc>
          <w:tcPr>
            <w:tcW w:w="1152" w:type="dxa"/>
          </w:tcPr>
          <w:p w14:paraId="20835CA7" w14:textId="566CF71F"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49.26%</w:t>
            </w:r>
          </w:p>
        </w:tc>
        <w:tc>
          <w:tcPr>
            <w:tcW w:w="1152" w:type="dxa"/>
          </w:tcPr>
          <w:p w14:paraId="3BF7952D" w14:textId="1C0A2DF2"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72.01%</w:t>
            </w:r>
          </w:p>
        </w:tc>
      </w:tr>
      <w:tr w:rsidR="009052CB" w:rsidRPr="00EA6591" w14:paraId="6F8ECCEB" w14:textId="2422AE7A" w:rsidTr="009052CB">
        <w:trPr>
          <w:cantSplit/>
          <w:trHeight w:val="432"/>
        </w:trPr>
        <w:tc>
          <w:tcPr>
            <w:cnfStyle w:val="001000000000" w:firstRow="0" w:lastRow="0" w:firstColumn="1" w:lastColumn="0" w:oddVBand="0" w:evenVBand="0" w:oddHBand="0" w:evenHBand="0" w:firstRowFirstColumn="0" w:firstRowLastColumn="0" w:lastRowFirstColumn="0" w:lastRowLastColumn="0"/>
            <w:tcW w:w="476" w:type="dxa"/>
            <w:vMerge/>
            <w:textDirection w:val="btLr"/>
          </w:tcPr>
          <w:p w14:paraId="659D6A6E" w14:textId="77777777" w:rsidR="009052CB" w:rsidRPr="00EA6591" w:rsidRDefault="009052CB" w:rsidP="009052CB">
            <w:pPr>
              <w:tabs>
                <w:tab w:val="left" w:pos="270"/>
              </w:tabs>
              <w:ind w:left="113" w:right="113"/>
              <w:jc w:val="center"/>
              <w:rPr>
                <w:rFonts w:cstheme="minorHAnsi"/>
                <w:b w:val="0"/>
                <w:lang w:eastAsia="en-US"/>
              </w:rPr>
            </w:pPr>
          </w:p>
        </w:tc>
        <w:tc>
          <w:tcPr>
            <w:tcW w:w="3024" w:type="dxa"/>
            <w:vAlign w:val="center"/>
          </w:tcPr>
          <w:p w14:paraId="6308F59F" w14:textId="4E49036B" w:rsidR="009052CB" w:rsidRPr="00EA6591" w:rsidRDefault="009052CB" w:rsidP="009052CB">
            <w:pPr>
              <w:cnfStyle w:val="000000000000" w:firstRow="0" w:lastRow="0" w:firstColumn="0" w:lastColumn="0" w:oddVBand="0" w:evenVBand="0" w:oddHBand="0" w:evenHBand="0" w:firstRowFirstColumn="0" w:firstRowLastColumn="0" w:lastRowFirstColumn="0" w:lastRowLastColumn="0"/>
              <w:rPr>
                <w:rFonts w:cstheme="minorHAnsi"/>
                <w:szCs w:val="20"/>
              </w:rPr>
            </w:pPr>
            <w:r w:rsidRPr="00EA6591">
              <w:rPr>
                <w:rFonts w:cstheme="minorHAnsi"/>
                <w:szCs w:val="20"/>
              </w:rPr>
              <w:t>Operational balance more than $8,103 MM, less than or equal to $22,253 MM</w:t>
            </w:r>
          </w:p>
        </w:tc>
        <w:tc>
          <w:tcPr>
            <w:tcW w:w="1152" w:type="dxa"/>
          </w:tcPr>
          <w:p w14:paraId="69C3B1AC" w14:textId="6651BF88"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19.64%</w:t>
            </w:r>
          </w:p>
        </w:tc>
        <w:tc>
          <w:tcPr>
            <w:tcW w:w="1152" w:type="dxa"/>
          </w:tcPr>
          <w:p w14:paraId="1383F651" w14:textId="573411E0"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58.92%</w:t>
            </w:r>
          </w:p>
        </w:tc>
        <w:tc>
          <w:tcPr>
            <w:tcW w:w="1152" w:type="dxa"/>
          </w:tcPr>
          <w:p w14:paraId="488D4B4E" w14:textId="12ED34F0"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64.09%</w:t>
            </w:r>
          </w:p>
        </w:tc>
        <w:tc>
          <w:tcPr>
            <w:tcW w:w="1152" w:type="dxa"/>
          </w:tcPr>
          <w:p w14:paraId="3C8290CA" w14:textId="21F93162"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70.14%</w:t>
            </w:r>
          </w:p>
        </w:tc>
        <w:tc>
          <w:tcPr>
            <w:tcW w:w="1152" w:type="dxa"/>
          </w:tcPr>
          <w:p w14:paraId="618C3611" w14:textId="13227B5D"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79.68%</w:t>
            </w:r>
          </w:p>
        </w:tc>
      </w:tr>
      <w:tr w:rsidR="009052CB" w:rsidRPr="00EA6591" w14:paraId="7EA7C55C" w14:textId="5B030969" w:rsidTr="009052CB">
        <w:trPr>
          <w:cantSplit/>
          <w:trHeight w:val="432"/>
        </w:trPr>
        <w:tc>
          <w:tcPr>
            <w:cnfStyle w:val="001000000000" w:firstRow="0" w:lastRow="0" w:firstColumn="1" w:lastColumn="0" w:oddVBand="0" w:evenVBand="0" w:oddHBand="0" w:evenHBand="0" w:firstRowFirstColumn="0" w:firstRowLastColumn="0" w:lastRowFirstColumn="0" w:lastRowLastColumn="0"/>
            <w:tcW w:w="476" w:type="dxa"/>
            <w:vMerge/>
            <w:textDirection w:val="btLr"/>
          </w:tcPr>
          <w:p w14:paraId="54584E8D" w14:textId="77777777" w:rsidR="009052CB" w:rsidRPr="00EA6591" w:rsidRDefault="009052CB" w:rsidP="009052CB">
            <w:pPr>
              <w:tabs>
                <w:tab w:val="left" w:pos="270"/>
              </w:tabs>
              <w:ind w:left="113" w:right="113"/>
              <w:jc w:val="center"/>
              <w:rPr>
                <w:rFonts w:cstheme="minorHAnsi"/>
                <w:b w:val="0"/>
                <w:lang w:eastAsia="en-US"/>
              </w:rPr>
            </w:pPr>
          </w:p>
        </w:tc>
        <w:tc>
          <w:tcPr>
            <w:tcW w:w="3024" w:type="dxa"/>
            <w:vAlign w:val="center"/>
          </w:tcPr>
          <w:p w14:paraId="5ACA68BD" w14:textId="5BADD66A" w:rsidR="009052CB" w:rsidRPr="00EA6591" w:rsidRDefault="009052CB" w:rsidP="009052CB">
            <w:pPr>
              <w:cnfStyle w:val="000000000000" w:firstRow="0" w:lastRow="0" w:firstColumn="0" w:lastColumn="0" w:oddVBand="0" w:evenVBand="0" w:oddHBand="0" w:evenHBand="0" w:firstRowFirstColumn="0" w:firstRowLastColumn="0" w:lastRowFirstColumn="0" w:lastRowLastColumn="0"/>
              <w:rPr>
                <w:rFonts w:cstheme="minorHAnsi"/>
                <w:szCs w:val="20"/>
              </w:rPr>
            </w:pPr>
            <w:r w:rsidRPr="00EA6591">
              <w:rPr>
                <w:rFonts w:cstheme="minorHAnsi"/>
                <w:szCs w:val="20"/>
              </w:rPr>
              <w:t>Operational balance more than $22,253 MM</w:t>
            </w:r>
          </w:p>
        </w:tc>
        <w:tc>
          <w:tcPr>
            <w:tcW w:w="1152" w:type="dxa"/>
          </w:tcPr>
          <w:p w14:paraId="2220FB9F" w14:textId="5CFDCEDC"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22.36%</w:t>
            </w:r>
          </w:p>
        </w:tc>
        <w:tc>
          <w:tcPr>
            <w:tcW w:w="1152" w:type="dxa"/>
          </w:tcPr>
          <w:p w14:paraId="6661B7E2" w14:textId="0C971EE0"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67.08%</w:t>
            </w:r>
          </w:p>
        </w:tc>
        <w:tc>
          <w:tcPr>
            <w:tcW w:w="1152" w:type="dxa"/>
          </w:tcPr>
          <w:p w14:paraId="4DD850FC" w14:textId="63EC1ED0"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72.22%</w:t>
            </w:r>
          </w:p>
        </w:tc>
        <w:tc>
          <w:tcPr>
            <w:tcW w:w="1152" w:type="dxa"/>
          </w:tcPr>
          <w:p w14:paraId="34892DC5" w14:textId="1BF24C37"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88.13%</w:t>
            </w:r>
          </w:p>
        </w:tc>
        <w:tc>
          <w:tcPr>
            <w:tcW w:w="1152" w:type="dxa"/>
          </w:tcPr>
          <w:p w14:paraId="1E8CD5D1" w14:textId="180F155C" w:rsidR="009052CB" w:rsidRPr="00EA6591" w:rsidRDefault="009052CB" w:rsidP="009052CB">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bCs/>
                <w:lang w:eastAsia="en-US"/>
              </w:rPr>
            </w:pPr>
            <w:r w:rsidRPr="004442D3">
              <w:t>100.00%</w:t>
            </w:r>
          </w:p>
        </w:tc>
      </w:tr>
    </w:tbl>
    <w:p w14:paraId="054B5742" w14:textId="77777777" w:rsidR="00D761C7" w:rsidRPr="00EA6591" w:rsidRDefault="00694C59" w:rsidP="00B66493">
      <w:pPr>
        <w:pStyle w:val="Heading5"/>
      </w:pPr>
      <w:r w:rsidRPr="00EA6591">
        <w:t>Customer Deposits</w:t>
      </w:r>
    </w:p>
    <w:p w14:paraId="365F23C4" w14:textId="77777777" w:rsidR="00694C59" w:rsidRPr="00EA6591" w:rsidRDefault="00694C59" w:rsidP="00694C59">
      <w:pPr>
        <w:rPr>
          <w:rFonts w:cstheme="minorHAnsi"/>
        </w:rPr>
      </w:pPr>
      <w:r w:rsidRPr="00EA6591">
        <w:rPr>
          <w:rFonts w:cstheme="minorHAnsi"/>
        </w:rPr>
        <w:t xml:space="preserve">These deposits are from corporate and retail customers. Customer deposits are further broken down into demand, money market (“MM”) and savings, and time deposits. </w:t>
      </w:r>
    </w:p>
    <w:p w14:paraId="7AEBF728" w14:textId="77777777" w:rsidR="00694C59" w:rsidRPr="00EA6591" w:rsidRDefault="00694C59" w:rsidP="00694C59">
      <w:pPr>
        <w:rPr>
          <w:rFonts w:cstheme="minorHAnsi"/>
        </w:rPr>
      </w:pPr>
      <w:r w:rsidRPr="00EA6591">
        <w:rPr>
          <w:rFonts w:cstheme="minorHAnsi"/>
        </w:rPr>
        <w:t>The movement of demand, MM and savings deposits was relativ</w:t>
      </w:r>
      <w:r w:rsidR="00211A33" w:rsidRPr="00EA6591">
        <w:rPr>
          <w:rFonts w:cstheme="minorHAnsi"/>
        </w:rPr>
        <w:t xml:space="preserve">ely small from 2010 to 2014. </w:t>
      </w:r>
      <w:r w:rsidRPr="00EA6591">
        <w:rPr>
          <w:rFonts w:cstheme="minorHAnsi"/>
        </w:rPr>
        <w:t xml:space="preserve">Demand deposits – Interest Checking went up significantly during 2014 to 2015; these deposits are primarily from corporate customers. </w:t>
      </w:r>
    </w:p>
    <w:p w14:paraId="4975BB62" w14:textId="77777777" w:rsidR="00694C59" w:rsidRPr="00EA6591" w:rsidRDefault="00694C59" w:rsidP="00694C59">
      <w:pPr>
        <w:rPr>
          <w:rFonts w:cstheme="minorHAnsi"/>
        </w:rPr>
      </w:pPr>
      <w:r w:rsidRPr="00EA6591">
        <w:rPr>
          <w:rFonts w:cstheme="minorHAnsi"/>
        </w:rPr>
        <w:t>Time deposits from retail and corporate customers are similar to demand, MM and savings, time deposits from corporate customers have increased significantly since 2014.</w:t>
      </w:r>
    </w:p>
    <w:p w14:paraId="44A27033" w14:textId="77777777" w:rsidR="00694C59" w:rsidRPr="00EA6591" w:rsidRDefault="004A0F30" w:rsidP="000A2570">
      <w:pPr>
        <w:pStyle w:val="Heading6"/>
      </w:pPr>
      <w:r w:rsidRPr="00EA6591">
        <w:t>Demand, Money Market (MM)</w:t>
      </w:r>
      <w:r w:rsidR="00125FE5" w:rsidRPr="00EA6591">
        <w:t>, and</w:t>
      </w:r>
      <w:r w:rsidR="00694C59" w:rsidRPr="00EA6591">
        <w:t xml:space="preserve"> Savings – Retail </w:t>
      </w:r>
    </w:p>
    <w:p w14:paraId="26B726F3" w14:textId="77777777" w:rsidR="00694C59" w:rsidRPr="00EA6591" w:rsidRDefault="00694C59" w:rsidP="00694C59">
      <w:pPr>
        <w:rPr>
          <w:rFonts w:cstheme="minorHAnsi"/>
        </w:rPr>
      </w:pPr>
      <w:r w:rsidRPr="00EA6591">
        <w:rPr>
          <w:rFonts w:cstheme="minorHAnsi"/>
        </w:rPr>
        <w:t>This account represents primarily demand, money market and savings account deposits from U.S. retail customers. Retail deposits are primarily contributed by the Queens branch. Average balances are estimated to be small and are partially FDIC insured.</w:t>
      </w:r>
    </w:p>
    <w:p w14:paraId="5B5E0A9F" w14:textId="77777777" w:rsidR="00694C59" w:rsidRPr="00EA6591" w:rsidRDefault="00694C59" w:rsidP="00694C59">
      <w:pPr>
        <w:rPr>
          <w:rFonts w:cstheme="minorHAnsi"/>
          <w:u w:val="single"/>
        </w:rPr>
      </w:pPr>
      <w:r w:rsidRPr="00EA6591">
        <w:rPr>
          <w:rFonts w:cstheme="minorHAnsi"/>
          <w:u w:val="single"/>
        </w:rPr>
        <w:t>Potential Liquidity Impacts</w:t>
      </w:r>
    </w:p>
    <w:p w14:paraId="41CA6781" w14:textId="3693FD78" w:rsidR="00671FE1" w:rsidRDefault="00694C59" w:rsidP="00694C59">
      <w:pPr>
        <w:rPr>
          <w:rFonts w:cstheme="minorHAnsi"/>
        </w:rPr>
      </w:pPr>
      <w:r w:rsidRPr="00EA6591">
        <w:rPr>
          <w:rFonts w:cstheme="minorHAnsi"/>
        </w:rPr>
        <w:t>A rapid withdrawal of deposits due to concern with BOC's safety and soundness could occur.</w:t>
      </w:r>
      <w:r w:rsidR="005420E7" w:rsidRPr="00EA6591">
        <w:rPr>
          <w:rFonts w:cstheme="minorHAnsi"/>
        </w:rPr>
        <w:t xml:space="preserve"> </w:t>
      </w:r>
      <w:r w:rsidRPr="00EA6591">
        <w:rPr>
          <w:rFonts w:cstheme="minorHAnsi"/>
        </w:rPr>
        <w:t>However, the potential impact would be moderated because a.) The total amount of the Bank’s retail deposits is limited; b.) A large proportion of the deposits are insured by FDIC; c.) Retail customers are generally less financial</w:t>
      </w:r>
      <w:r w:rsidR="00C92283" w:rsidRPr="00EA6591">
        <w:rPr>
          <w:rFonts w:cstheme="minorHAnsi"/>
        </w:rPr>
        <w:t>ly</w:t>
      </w:r>
      <w:r w:rsidRPr="00EA6591">
        <w:rPr>
          <w:rFonts w:cstheme="minorHAnsi"/>
        </w:rPr>
        <w:t xml:space="preserve"> </w:t>
      </w:r>
      <w:r w:rsidR="00C92283" w:rsidRPr="00EA6591">
        <w:rPr>
          <w:rFonts w:cstheme="minorHAnsi"/>
        </w:rPr>
        <w:t>shrewd</w:t>
      </w:r>
      <w:r w:rsidRPr="00EA6591">
        <w:rPr>
          <w:rFonts w:cstheme="minorHAnsi"/>
        </w:rPr>
        <w:t xml:space="preserve"> than wholesale </w:t>
      </w:r>
      <w:r w:rsidR="00C92283" w:rsidRPr="00EA6591">
        <w:rPr>
          <w:rFonts w:cstheme="minorHAnsi"/>
        </w:rPr>
        <w:t>customers are</w:t>
      </w:r>
      <w:r w:rsidRPr="00EA6591">
        <w:rPr>
          <w:rFonts w:cstheme="minorHAnsi"/>
        </w:rPr>
        <w:t>, and many of BOC’s retail customers are related to the bank. Customer have panic withdraw in the first month and then calm down and have no more withdraw given that there is FDIC insurance.</w:t>
      </w:r>
    </w:p>
    <w:p w14:paraId="666FA541" w14:textId="20C69FC3" w:rsidR="00266821" w:rsidRDefault="00266821" w:rsidP="00694C59">
      <w:pPr>
        <w:rPr>
          <w:rFonts w:cstheme="minorHAnsi"/>
        </w:rPr>
      </w:pPr>
    </w:p>
    <w:p w14:paraId="7EEBB741" w14:textId="56D1970C" w:rsidR="00266821" w:rsidRDefault="00266821" w:rsidP="00694C59">
      <w:pPr>
        <w:rPr>
          <w:rFonts w:cstheme="minorHAnsi"/>
        </w:rPr>
      </w:pPr>
    </w:p>
    <w:p w14:paraId="419C7A75" w14:textId="3161C43D" w:rsidR="00266821" w:rsidRDefault="00266821" w:rsidP="00694C59">
      <w:pPr>
        <w:rPr>
          <w:rFonts w:cstheme="minorHAnsi"/>
        </w:rPr>
      </w:pPr>
    </w:p>
    <w:p w14:paraId="0EB23539" w14:textId="5B9E66E7" w:rsidR="00266821" w:rsidRDefault="00266821" w:rsidP="00694C59">
      <w:pPr>
        <w:rPr>
          <w:rFonts w:cstheme="minorHAnsi"/>
        </w:rPr>
      </w:pPr>
    </w:p>
    <w:p w14:paraId="66DEA3BA" w14:textId="77777777" w:rsidR="00266821" w:rsidRPr="00EA6591" w:rsidRDefault="00266821" w:rsidP="00694C59">
      <w:pPr>
        <w:rPr>
          <w:rFonts w:cstheme="minorHAnsi"/>
        </w:rPr>
      </w:pPr>
    </w:p>
    <w:p w14:paraId="0CF18F5E" w14:textId="1151E963" w:rsidR="00125FE5" w:rsidRPr="00EA6591" w:rsidRDefault="00575663" w:rsidP="00125FE5">
      <w:pPr>
        <w:pStyle w:val="Caption"/>
        <w:keepNext/>
        <w:rPr>
          <w:rFonts w:cstheme="minorHAnsi"/>
        </w:rPr>
      </w:pPr>
      <w:r w:rsidRPr="008859FB">
        <w:t xml:space="preserve">Table </w:t>
      </w:r>
      <w:fldSimple w:instr=" SEQ Table \* ARABIC ">
        <w:r w:rsidR="000777B4">
          <w:rPr>
            <w:noProof/>
          </w:rPr>
          <w:t>29</w:t>
        </w:r>
      </w:fldSimple>
      <w:r w:rsidRPr="008859FB">
        <w:t>:</w:t>
      </w:r>
      <w:r w:rsidRPr="00EA6591">
        <w:rPr>
          <w:rFonts w:cstheme="minorHAnsi"/>
        </w:rPr>
        <w:t xml:space="preserve"> </w:t>
      </w:r>
      <w:r w:rsidR="00125FE5" w:rsidRPr="00EA6591">
        <w:rPr>
          <w:rFonts w:cstheme="minorHAnsi"/>
        </w:rPr>
        <w:t>C</w:t>
      </w:r>
      <w:r w:rsidR="007B6DEB" w:rsidRPr="00EA6591">
        <w:rPr>
          <w:rFonts w:cstheme="minorHAnsi"/>
        </w:rPr>
        <w:t>ash Out</w:t>
      </w:r>
      <w:r w:rsidR="00125FE5" w:rsidRPr="00EA6591">
        <w:rPr>
          <w:rFonts w:cstheme="minorHAnsi"/>
        </w:rPr>
        <w:t>flow Assumption of Retail Demand, MM, and Savings Accounts</w:t>
      </w:r>
    </w:p>
    <w:tbl>
      <w:tblPr>
        <w:tblStyle w:val="GridTable1Light"/>
        <w:tblW w:w="0" w:type="auto"/>
        <w:tblLook w:val="04A0" w:firstRow="1" w:lastRow="0" w:firstColumn="1" w:lastColumn="0" w:noHBand="0" w:noVBand="1"/>
      </w:tblPr>
      <w:tblGrid>
        <w:gridCol w:w="611"/>
        <w:gridCol w:w="3005"/>
        <w:gridCol w:w="1149"/>
        <w:gridCol w:w="1147"/>
        <w:gridCol w:w="1146"/>
        <w:gridCol w:w="1146"/>
        <w:gridCol w:w="1146"/>
      </w:tblGrid>
      <w:tr w:rsidR="00125FE5" w:rsidRPr="00EA6591" w14:paraId="052F4E67" w14:textId="77777777" w:rsidTr="00FD0C04">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75" w:type="dxa"/>
          </w:tcPr>
          <w:p w14:paraId="2A15B1E9" w14:textId="77777777" w:rsidR="00125FE5" w:rsidRPr="00EA6591" w:rsidRDefault="00125FE5" w:rsidP="00FD0C04">
            <w:pPr>
              <w:rPr>
                <w:rFonts w:cstheme="minorHAnsi"/>
              </w:rPr>
            </w:pPr>
          </w:p>
        </w:tc>
        <w:tc>
          <w:tcPr>
            <w:tcW w:w="3024" w:type="dxa"/>
            <w:vAlign w:val="center"/>
          </w:tcPr>
          <w:p w14:paraId="1D570A4B" w14:textId="77777777" w:rsidR="00125FE5" w:rsidRPr="00EA6591" w:rsidRDefault="00125FE5" w:rsidP="00FD0C0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Assumptions</w:t>
            </w:r>
          </w:p>
        </w:tc>
        <w:tc>
          <w:tcPr>
            <w:tcW w:w="1152" w:type="dxa"/>
            <w:vAlign w:val="center"/>
          </w:tcPr>
          <w:p w14:paraId="2F32A023" w14:textId="77777777" w:rsidR="00125FE5" w:rsidRPr="00EA6591" w:rsidRDefault="00125FE5" w:rsidP="00FD0C0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O/N</w:t>
            </w:r>
          </w:p>
        </w:tc>
        <w:tc>
          <w:tcPr>
            <w:tcW w:w="1152" w:type="dxa"/>
            <w:vAlign w:val="center"/>
          </w:tcPr>
          <w:p w14:paraId="44361DBB" w14:textId="77777777" w:rsidR="00125FE5" w:rsidRPr="00EA6591" w:rsidRDefault="00125FE5" w:rsidP="00FD0C0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14 Day</w:t>
            </w:r>
          </w:p>
        </w:tc>
        <w:tc>
          <w:tcPr>
            <w:tcW w:w="1152" w:type="dxa"/>
            <w:vAlign w:val="center"/>
          </w:tcPr>
          <w:p w14:paraId="6B1F5F8E" w14:textId="77777777" w:rsidR="00125FE5" w:rsidRPr="00EA6591" w:rsidRDefault="00125FE5" w:rsidP="00FD0C0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30 Day</w:t>
            </w:r>
          </w:p>
        </w:tc>
        <w:tc>
          <w:tcPr>
            <w:tcW w:w="1152" w:type="dxa"/>
            <w:vAlign w:val="center"/>
          </w:tcPr>
          <w:p w14:paraId="2DA1B583" w14:textId="77777777" w:rsidR="00125FE5" w:rsidRPr="00EA6591" w:rsidRDefault="00125FE5" w:rsidP="00FD0C0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90 Day</w:t>
            </w:r>
          </w:p>
        </w:tc>
        <w:tc>
          <w:tcPr>
            <w:tcW w:w="1152" w:type="dxa"/>
            <w:vAlign w:val="center"/>
          </w:tcPr>
          <w:p w14:paraId="2FBD1DDC" w14:textId="77777777" w:rsidR="00125FE5" w:rsidRPr="00EA6591" w:rsidRDefault="00125FE5" w:rsidP="00FD0C0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 Year</w:t>
            </w:r>
          </w:p>
        </w:tc>
      </w:tr>
      <w:tr w:rsidR="00125FE5" w:rsidRPr="00EA6591" w14:paraId="0F376A93" w14:textId="77777777" w:rsidTr="00FD0C04">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02DF71DB" w14:textId="77777777" w:rsidR="00125FE5" w:rsidRPr="00EA6591" w:rsidRDefault="00125FE5" w:rsidP="00125FE5">
            <w:pPr>
              <w:tabs>
                <w:tab w:val="left" w:pos="270"/>
              </w:tabs>
              <w:ind w:left="113" w:right="113"/>
              <w:jc w:val="center"/>
              <w:rPr>
                <w:rFonts w:cstheme="minorHAnsi"/>
                <w:b w:val="0"/>
                <w:lang w:eastAsia="en-US"/>
              </w:rPr>
            </w:pPr>
            <w:r w:rsidRPr="00EA6591">
              <w:rPr>
                <w:rFonts w:cstheme="minorHAnsi"/>
                <w:b w:val="0"/>
                <w:lang w:eastAsia="en-US"/>
              </w:rPr>
              <w:t>Idiosyncratic</w:t>
            </w:r>
          </w:p>
        </w:tc>
        <w:tc>
          <w:tcPr>
            <w:tcW w:w="3024" w:type="dxa"/>
            <w:vAlign w:val="center"/>
          </w:tcPr>
          <w:p w14:paraId="511F8705" w14:textId="2C5EA389" w:rsidR="00125FE5" w:rsidRPr="00EA6591" w:rsidRDefault="00125FE5" w:rsidP="00125FE5">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According to TCH study, a highest 12% deposit</w:t>
            </w:r>
            <w:r w:rsidR="00364298" w:rsidRPr="00EA6591">
              <w:rPr>
                <w:rFonts w:cstheme="minorHAnsi"/>
              </w:rPr>
              <w:t xml:space="preserve"> </w:t>
            </w:r>
            <w:r w:rsidR="002142E9" w:rsidRPr="00EA6591">
              <w:rPr>
                <w:rFonts w:cstheme="minorHAnsi"/>
              </w:rPr>
              <w:t>run-off</w:t>
            </w:r>
            <w:r w:rsidRPr="00EA6591">
              <w:rPr>
                <w:rFonts w:cstheme="minorHAnsi"/>
              </w:rPr>
              <w:t xml:space="preserve"> experience was observed during the Great Recession period</w:t>
            </w:r>
            <w:bookmarkStart w:id="115" w:name="_Ref25155621"/>
            <w:r w:rsidR="00211A33" w:rsidRPr="00EA6591">
              <w:rPr>
                <w:rStyle w:val="FootnoteReference"/>
                <w:rFonts w:cstheme="minorHAnsi"/>
              </w:rPr>
              <w:footnoteReference w:id="5"/>
            </w:r>
            <w:bookmarkEnd w:id="115"/>
            <w:r w:rsidRPr="00EA6591">
              <w:rPr>
                <w:rFonts w:cstheme="minorHAnsi"/>
              </w:rPr>
              <w:t>. In an idiosyncratic crisis, BOC assumes 12% outflow in the first 30 days due to stress, and no additional outflow after 30 days.</w:t>
            </w:r>
          </w:p>
        </w:tc>
        <w:tc>
          <w:tcPr>
            <w:tcW w:w="1152" w:type="dxa"/>
            <w:vAlign w:val="center"/>
          </w:tcPr>
          <w:p w14:paraId="418BA7F4" w14:textId="77777777" w:rsidR="00125FE5" w:rsidRPr="00EA6591" w:rsidRDefault="00125FE5" w:rsidP="00125FE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1.44%</w:t>
            </w:r>
            <w:bookmarkStart w:id="116" w:name="_Ref25157142"/>
            <w:r w:rsidR="00910BEC" w:rsidRPr="00EA6591">
              <w:rPr>
                <w:rStyle w:val="FootnoteReference"/>
                <w:rFonts w:cstheme="minorHAnsi"/>
              </w:rPr>
              <w:footnoteReference w:id="6"/>
            </w:r>
            <w:bookmarkEnd w:id="116"/>
          </w:p>
        </w:tc>
        <w:tc>
          <w:tcPr>
            <w:tcW w:w="1152" w:type="dxa"/>
            <w:vAlign w:val="center"/>
          </w:tcPr>
          <w:p w14:paraId="25B72405" w14:textId="77777777" w:rsidR="00125FE5" w:rsidRPr="00EA6591" w:rsidRDefault="00125FE5" w:rsidP="00125FE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7.2%</w:t>
            </w:r>
          </w:p>
        </w:tc>
        <w:tc>
          <w:tcPr>
            <w:tcW w:w="1152" w:type="dxa"/>
            <w:vAlign w:val="center"/>
          </w:tcPr>
          <w:p w14:paraId="7DED8843" w14:textId="77777777" w:rsidR="00125FE5" w:rsidRPr="00EA6591" w:rsidRDefault="00125FE5" w:rsidP="00125FE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12%</w:t>
            </w:r>
          </w:p>
        </w:tc>
        <w:tc>
          <w:tcPr>
            <w:tcW w:w="1152" w:type="dxa"/>
            <w:vAlign w:val="center"/>
          </w:tcPr>
          <w:p w14:paraId="1C91783D" w14:textId="77777777" w:rsidR="00125FE5" w:rsidRPr="00EA6591" w:rsidRDefault="00125FE5" w:rsidP="00125FE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12%</w:t>
            </w:r>
          </w:p>
        </w:tc>
        <w:tc>
          <w:tcPr>
            <w:tcW w:w="1152" w:type="dxa"/>
            <w:vAlign w:val="center"/>
          </w:tcPr>
          <w:p w14:paraId="13BE866B" w14:textId="77777777" w:rsidR="00125FE5" w:rsidRPr="00EA6591" w:rsidRDefault="00125FE5" w:rsidP="00125FE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12%</w:t>
            </w:r>
          </w:p>
        </w:tc>
      </w:tr>
      <w:tr w:rsidR="00125FE5" w:rsidRPr="00EA6591" w14:paraId="14787F90" w14:textId="77777777" w:rsidTr="00FD0C04">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5C00499D" w14:textId="77777777" w:rsidR="00125FE5" w:rsidRPr="00EA6591" w:rsidRDefault="00125FE5" w:rsidP="00125FE5">
            <w:pPr>
              <w:tabs>
                <w:tab w:val="left" w:pos="270"/>
              </w:tabs>
              <w:ind w:left="113" w:right="113"/>
              <w:jc w:val="center"/>
              <w:rPr>
                <w:rFonts w:cstheme="minorHAnsi"/>
                <w:b w:val="0"/>
                <w:lang w:eastAsia="en-US"/>
              </w:rPr>
            </w:pPr>
            <w:r w:rsidRPr="00EA6591">
              <w:rPr>
                <w:rFonts w:cstheme="minorHAnsi"/>
                <w:b w:val="0"/>
                <w:lang w:eastAsia="en-US"/>
              </w:rPr>
              <w:t>Systemic</w:t>
            </w:r>
          </w:p>
        </w:tc>
        <w:tc>
          <w:tcPr>
            <w:tcW w:w="3024" w:type="dxa"/>
          </w:tcPr>
          <w:p w14:paraId="1214FF6E" w14:textId="7713B0D4" w:rsidR="00125FE5" w:rsidRPr="00EA6591" w:rsidRDefault="00125FE5" w:rsidP="00125FE5">
            <w:pP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 xml:space="preserve">TCH observed that the median 30-day </w:t>
            </w:r>
            <w:r w:rsidR="002142E9" w:rsidRPr="00EA6591">
              <w:rPr>
                <w:rFonts w:cstheme="minorHAnsi"/>
              </w:rPr>
              <w:t>run-off</w:t>
            </w:r>
            <w:r w:rsidRPr="00EA6591">
              <w:rPr>
                <w:rFonts w:cstheme="minorHAnsi"/>
              </w:rPr>
              <w:t xml:space="preserve"> rate of retail deposits during the Great Recession period is 3%</w:t>
            </w:r>
            <w:r w:rsidR="00211A33" w:rsidRPr="00EA6591">
              <w:rPr>
                <w:rFonts w:cstheme="minorHAnsi"/>
              </w:rPr>
              <w:fldChar w:fldCharType="begin"/>
            </w:r>
            <w:r w:rsidR="00211A33" w:rsidRPr="00EA6591">
              <w:rPr>
                <w:rFonts w:cstheme="minorHAnsi"/>
              </w:rPr>
              <w:instrText xml:space="preserve"> NOTEREF _Ref25155621 \f \h </w:instrText>
            </w:r>
            <w:r w:rsidR="008859FB" w:rsidRPr="00EA6591">
              <w:rPr>
                <w:rFonts w:cstheme="minorHAnsi"/>
              </w:rPr>
              <w:instrText xml:space="preserve"> \* MERGEFORMAT </w:instrText>
            </w:r>
            <w:r w:rsidR="00211A33" w:rsidRPr="00EA6591">
              <w:rPr>
                <w:rFonts w:cstheme="minorHAnsi"/>
              </w:rPr>
            </w:r>
            <w:r w:rsidR="00211A33" w:rsidRPr="00EA6591">
              <w:rPr>
                <w:rFonts w:cstheme="minorHAnsi"/>
              </w:rPr>
              <w:fldChar w:fldCharType="separate"/>
            </w:r>
            <w:r w:rsidR="000777B4" w:rsidRPr="000777B4">
              <w:rPr>
                <w:rStyle w:val="FootnoteReference"/>
                <w:rFonts w:cstheme="minorHAnsi"/>
              </w:rPr>
              <w:t>5</w:t>
            </w:r>
            <w:r w:rsidR="00211A33" w:rsidRPr="00EA6591">
              <w:rPr>
                <w:rFonts w:cstheme="minorHAnsi"/>
              </w:rPr>
              <w:fldChar w:fldCharType="end"/>
            </w:r>
            <w:r w:rsidRPr="00EA6591">
              <w:rPr>
                <w:rFonts w:cstheme="minorHAnsi"/>
              </w:rPr>
              <w:t xml:space="preserve">. </w:t>
            </w:r>
          </w:p>
          <w:p w14:paraId="4A97C7F2" w14:textId="77777777" w:rsidR="00125FE5" w:rsidRPr="00EA6591" w:rsidRDefault="00125FE5" w:rsidP="00125FE5">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In a systemic crisis, 3% outflow for the first month is assumed because of U.S. market stress condition and no additional outflow after 30 days.</w:t>
            </w:r>
          </w:p>
        </w:tc>
        <w:tc>
          <w:tcPr>
            <w:tcW w:w="1152" w:type="dxa"/>
            <w:vAlign w:val="center"/>
          </w:tcPr>
          <w:p w14:paraId="3BDE7677" w14:textId="7430375D" w:rsidR="00125FE5" w:rsidRPr="00EA6591" w:rsidRDefault="00125FE5" w:rsidP="000F2DB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0.36%</w:t>
            </w:r>
            <w:r w:rsidR="000F2DBF" w:rsidRPr="00EA6591">
              <w:rPr>
                <w:rFonts w:cstheme="minorHAnsi"/>
              </w:rPr>
              <w:fldChar w:fldCharType="begin"/>
            </w:r>
            <w:r w:rsidR="000F2DBF" w:rsidRPr="00EA6591">
              <w:rPr>
                <w:rFonts w:cstheme="minorHAnsi"/>
              </w:rPr>
              <w:instrText xml:space="preserve"> NOTEREF _Ref25157142 \f \h </w:instrText>
            </w:r>
            <w:r w:rsidR="008859FB" w:rsidRPr="00EA6591">
              <w:rPr>
                <w:rFonts w:cstheme="minorHAnsi"/>
              </w:rPr>
              <w:instrText xml:space="preserve"> \* MERGEFORMAT </w:instrText>
            </w:r>
            <w:r w:rsidR="000F2DBF" w:rsidRPr="00EA6591">
              <w:rPr>
                <w:rFonts w:cstheme="minorHAnsi"/>
              </w:rPr>
            </w:r>
            <w:r w:rsidR="000F2DBF" w:rsidRPr="00EA6591">
              <w:rPr>
                <w:rFonts w:cstheme="minorHAnsi"/>
              </w:rPr>
              <w:fldChar w:fldCharType="separate"/>
            </w:r>
            <w:r w:rsidR="000777B4" w:rsidRPr="000777B4">
              <w:rPr>
                <w:rStyle w:val="FootnoteReference"/>
                <w:rFonts w:cstheme="minorHAnsi"/>
              </w:rPr>
              <w:t>6</w:t>
            </w:r>
            <w:r w:rsidR="000F2DBF" w:rsidRPr="00EA6591">
              <w:rPr>
                <w:rFonts w:cstheme="minorHAnsi"/>
              </w:rPr>
              <w:fldChar w:fldCharType="end"/>
            </w:r>
          </w:p>
        </w:tc>
        <w:tc>
          <w:tcPr>
            <w:tcW w:w="1152" w:type="dxa"/>
            <w:vAlign w:val="center"/>
          </w:tcPr>
          <w:p w14:paraId="60738E1E" w14:textId="77777777" w:rsidR="00125FE5" w:rsidRPr="00EA6591" w:rsidRDefault="00125FE5" w:rsidP="00125FE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1.8%</w:t>
            </w:r>
          </w:p>
        </w:tc>
        <w:tc>
          <w:tcPr>
            <w:tcW w:w="1152" w:type="dxa"/>
            <w:vAlign w:val="center"/>
          </w:tcPr>
          <w:p w14:paraId="4C1FFB66" w14:textId="77777777" w:rsidR="00125FE5" w:rsidRPr="00EA6591" w:rsidRDefault="00125FE5" w:rsidP="00125FE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3%</w:t>
            </w:r>
          </w:p>
        </w:tc>
        <w:tc>
          <w:tcPr>
            <w:tcW w:w="1152" w:type="dxa"/>
            <w:vAlign w:val="center"/>
          </w:tcPr>
          <w:p w14:paraId="01FC647B" w14:textId="77777777" w:rsidR="00125FE5" w:rsidRPr="00EA6591" w:rsidRDefault="00125FE5" w:rsidP="00125FE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3%</w:t>
            </w:r>
          </w:p>
        </w:tc>
        <w:tc>
          <w:tcPr>
            <w:tcW w:w="1152" w:type="dxa"/>
            <w:vAlign w:val="center"/>
          </w:tcPr>
          <w:p w14:paraId="4AA76FCA" w14:textId="77777777" w:rsidR="00125FE5" w:rsidRPr="00EA6591" w:rsidRDefault="00125FE5" w:rsidP="00125FE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3%</w:t>
            </w:r>
          </w:p>
        </w:tc>
      </w:tr>
      <w:tr w:rsidR="00125FE5" w:rsidRPr="00EA6591" w14:paraId="102C5F7F" w14:textId="77777777" w:rsidTr="00FD0C04">
        <w:trPr>
          <w:trHeight w:val="71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6DC2865C" w14:textId="77777777" w:rsidR="00125FE5" w:rsidRPr="00EA6591" w:rsidRDefault="00125FE5" w:rsidP="00125FE5">
            <w:pPr>
              <w:tabs>
                <w:tab w:val="left" w:pos="270"/>
              </w:tabs>
              <w:ind w:left="113" w:right="113"/>
              <w:jc w:val="center"/>
              <w:rPr>
                <w:rFonts w:cstheme="minorHAnsi"/>
                <w:b w:val="0"/>
                <w:lang w:eastAsia="en-US"/>
              </w:rPr>
            </w:pPr>
            <w:r w:rsidRPr="00EA6591">
              <w:rPr>
                <w:rFonts w:cstheme="minorHAnsi"/>
                <w:b w:val="0"/>
                <w:lang w:eastAsia="en-US"/>
              </w:rPr>
              <w:t>Combined</w:t>
            </w:r>
          </w:p>
        </w:tc>
        <w:tc>
          <w:tcPr>
            <w:tcW w:w="3024" w:type="dxa"/>
          </w:tcPr>
          <w:p w14:paraId="5AA96976" w14:textId="77777777" w:rsidR="00125FE5" w:rsidRPr="00EA6591" w:rsidRDefault="00125FE5" w:rsidP="00125FE5">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In a combined scenario, 10% outflow over 30 days with no additional outflow after 30 days is assumed. This assumption aligns with the LCR factor for less stable retail deposits</w:t>
            </w:r>
            <w:bookmarkStart w:id="117" w:name="_Ref25160120"/>
            <w:r w:rsidR="00211A33" w:rsidRPr="00EA6591">
              <w:rPr>
                <w:rStyle w:val="FootnoteReference"/>
                <w:rFonts w:cstheme="minorHAnsi"/>
              </w:rPr>
              <w:footnoteReference w:id="7"/>
            </w:r>
            <w:bookmarkEnd w:id="117"/>
            <w:r w:rsidRPr="00EA6591">
              <w:rPr>
                <w:rFonts w:cstheme="minorHAnsi"/>
              </w:rPr>
              <w:t>.</w:t>
            </w:r>
          </w:p>
        </w:tc>
        <w:tc>
          <w:tcPr>
            <w:tcW w:w="1152" w:type="dxa"/>
            <w:vAlign w:val="center"/>
          </w:tcPr>
          <w:p w14:paraId="303FBF64" w14:textId="4F7E5723" w:rsidR="00125FE5" w:rsidRPr="00EA6591" w:rsidRDefault="00125FE5" w:rsidP="00125FE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1.20%</w:t>
            </w:r>
            <w:r w:rsidR="000F2DBF" w:rsidRPr="00EA6591">
              <w:rPr>
                <w:rFonts w:cstheme="minorHAnsi"/>
              </w:rPr>
              <w:fldChar w:fldCharType="begin"/>
            </w:r>
            <w:r w:rsidR="000F2DBF" w:rsidRPr="00EA6591">
              <w:rPr>
                <w:rFonts w:cstheme="minorHAnsi"/>
              </w:rPr>
              <w:instrText xml:space="preserve"> NOTEREF _Ref25157142 \f \h </w:instrText>
            </w:r>
            <w:r w:rsidR="008859FB" w:rsidRPr="00EA6591">
              <w:rPr>
                <w:rFonts w:cstheme="minorHAnsi"/>
              </w:rPr>
              <w:instrText xml:space="preserve"> \* MERGEFORMAT </w:instrText>
            </w:r>
            <w:r w:rsidR="000F2DBF" w:rsidRPr="00EA6591">
              <w:rPr>
                <w:rFonts w:cstheme="minorHAnsi"/>
              </w:rPr>
            </w:r>
            <w:r w:rsidR="000F2DBF" w:rsidRPr="00EA6591">
              <w:rPr>
                <w:rFonts w:cstheme="minorHAnsi"/>
              </w:rPr>
              <w:fldChar w:fldCharType="separate"/>
            </w:r>
            <w:r w:rsidR="000777B4" w:rsidRPr="000777B4">
              <w:rPr>
                <w:rStyle w:val="FootnoteReference"/>
                <w:rFonts w:cstheme="minorHAnsi"/>
              </w:rPr>
              <w:t>6</w:t>
            </w:r>
            <w:r w:rsidR="000F2DBF" w:rsidRPr="00EA6591">
              <w:rPr>
                <w:rFonts w:cstheme="minorHAnsi"/>
              </w:rPr>
              <w:fldChar w:fldCharType="end"/>
            </w:r>
          </w:p>
        </w:tc>
        <w:tc>
          <w:tcPr>
            <w:tcW w:w="1152" w:type="dxa"/>
            <w:vAlign w:val="center"/>
          </w:tcPr>
          <w:p w14:paraId="189E2BE8" w14:textId="77777777" w:rsidR="00125FE5" w:rsidRPr="00EA6591" w:rsidRDefault="00125FE5" w:rsidP="00125FE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6%</w:t>
            </w:r>
          </w:p>
        </w:tc>
        <w:tc>
          <w:tcPr>
            <w:tcW w:w="1152" w:type="dxa"/>
            <w:vAlign w:val="center"/>
          </w:tcPr>
          <w:p w14:paraId="07072F30" w14:textId="77777777" w:rsidR="00125FE5" w:rsidRPr="00EA6591" w:rsidRDefault="00125FE5" w:rsidP="00125FE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w:t>
            </w:r>
          </w:p>
        </w:tc>
        <w:tc>
          <w:tcPr>
            <w:tcW w:w="1152" w:type="dxa"/>
            <w:vAlign w:val="center"/>
          </w:tcPr>
          <w:p w14:paraId="39A9F7FD" w14:textId="77777777" w:rsidR="00125FE5" w:rsidRPr="00EA6591" w:rsidRDefault="00125FE5" w:rsidP="00125FE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w:t>
            </w:r>
          </w:p>
        </w:tc>
        <w:tc>
          <w:tcPr>
            <w:tcW w:w="1152" w:type="dxa"/>
            <w:vAlign w:val="center"/>
          </w:tcPr>
          <w:p w14:paraId="489B7D8D" w14:textId="77777777" w:rsidR="00125FE5" w:rsidRPr="00EA6591" w:rsidRDefault="00125FE5" w:rsidP="00125FE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w:t>
            </w:r>
          </w:p>
        </w:tc>
      </w:tr>
    </w:tbl>
    <w:p w14:paraId="11583360" w14:textId="77777777" w:rsidR="008152C0" w:rsidRPr="00EA6591" w:rsidRDefault="000F2DBF" w:rsidP="000A2570">
      <w:pPr>
        <w:pStyle w:val="Heading6"/>
      </w:pPr>
      <w:r w:rsidRPr="00EA6591">
        <w:t xml:space="preserve"> </w:t>
      </w:r>
      <w:r w:rsidR="008152C0" w:rsidRPr="00EA6591">
        <w:t>Demand, Money Market (MM), and Savings – Corporates</w:t>
      </w:r>
    </w:p>
    <w:p w14:paraId="7FB7B21A" w14:textId="77777777" w:rsidR="008152C0" w:rsidRPr="00EA6591" w:rsidRDefault="008152C0" w:rsidP="008152C0">
      <w:pPr>
        <w:rPr>
          <w:rFonts w:cstheme="minorHAnsi"/>
        </w:rPr>
      </w:pPr>
      <w:r w:rsidRPr="00EA6591">
        <w:rPr>
          <w:rFonts w:cstheme="minorHAnsi"/>
        </w:rPr>
        <w:t xml:space="preserve">These are demand, money market and savings account deposits from U.S. corporate customers for a number of reasons. These wholesale deposits provide operational services and interest earnings </w:t>
      </w:r>
      <w:r w:rsidR="009A5CE4" w:rsidRPr="00EA6591">
        <w:rPr>
          <w:rFonts w:cstheme="minorHAnsi"/>
        </w:rPr>
        <w:t>and</w:t>
      </w:r>
      <w:r w:rsidRPr="00EA6591">
        <w:rPr>
          <w:rFonts w:cstheme="minorHAnsi"/>
        </w:rPr>
        <w:t xml:space="preserve"> allow US corporate customers to maintain a relationship with BOC.</w:t>
      </w:r>
    </w:p>
    <w:p w14:paraId="4538938B" w14:textId="15120B93" w:rsidR="008152C0" w:rsidRPr="00EA6591" w:rsidRDefault="00977CE9" w:rsidP="008152C0">
      <w:pPr>
        <w:rPr>
          <w:rFonts w:cstheme="minorHAnsi"/>
        </w:rPr>
      </w:pPr>
      <w:r w:rsidRPr="00EA6591">
        <w:rPr>
          <w:rFonts w:cstheme="minorHAnsi"/>
        </w:rPr>
        <w:t xml:space="preserve">For </w:t>
      </w:r>
      <w:r w:rsidR="002142E9" w:rsidRPr="00EA6591">
        <w:rPr>
          <w:rFonts w:cstheme="minorHAnsi"/>
        </w:rPr>
        <w:t>run-off</w:t>
      </w:r>
      <w:r w:rsidR="008152C0" w:rsidRPr="00EA6591">
        <w:rPr>
          <w:rFonts w:cstheme="minorHAnsi"/>
        </w:rPr>
        <w:t xml:space="preserve"> assumption</w:t>
      </w:r>
      <w:r w:rsidRPr="00EA6591">
        <w:rPr>
          <w:rFonts w:cstheme="minorHAnsi"/>
        </w:rPr>
        <w:t xml:space="preserve"> of corporates Demand, Money Market, and Savings accounts</w:t>
      </w:r>
      <w:r w:rsidR="008152C0" w:rsidRPr="00EA6591">
        <w:rPr>
          <w:rFonts w:cstheme="minorHAnsi"/>
        </w:rPr>
        <w:t xml:space="preserve">, the </w:t>
      </w:r>
      <w:r w:rsidRPr="00EA6591">
        <w:rPr>
          <w:rFonts w:cstheme="minorHAnsi"/>
        </w:rPr>
        <w:t xml:space="preserve">Wholesale Deposit </w:t>
      </w:r>
      <w:r w:rsidR="002142E9" w:rsidRPr="00EA6591">
        <w:rPr>
          <w:rFonts w:cstheme="minorHAnsi"/>
        </w:rPr>
        <w:t>Run-off</w:t>
      </w:r>
      <w:r w:rsidRPr="00EA6591">
        <w:rPr>
          <w:rFonts w:cstheme="minorHAnsi"/>
        </w:rPr>
        <w:t xml:space="preserve"> Assumption and </w:t>
      </w:r>
      <w:r w:rsidR="008152C0" w:rsidRPr="00EA6591">
        <w:rPr>
          <w:rFonts w:cstheme="minorHAnsi"/>
        </w:rPr>
        <w:t xml:space="preserve">Operational and Excess Deposit Methodology would be applied. </w:t>
      </w:r>
    </w:p>
    <w:p w14:paraId="26811E54" w14:textId="77777777" w:rsidR="008152C0" w:rsidRPr="00EA6591" w:rsidRDefault="008152C0" w:rsidP="000A2570">
      <w:pPr>
        <w:pStyle w:val="Heading6"/>
      </w:pPr>
      <w:r w:rsidRPr="00EA6591">
        <w:t xml:space="preserve"> Escrow Deposit</w:t>
      </w:r>
    </w:p>
    <w:p w14:paraId="42754665" w14:textId="77777777" w:rsidR="00B24066" w:rsidRPr="00EA6591" w:rsidRDefault="00B24066" w:rsidP="00B24066">
      <w:pPr>
        <w:rPr>
          <w:rFonts w:cstheme="minorHAnsi"/>
        </w:rPr>
      </w:pPr>
      <w:r w:rsidRPr="00EA6591">
        <w:rPr>
          <w:rFonts w:cstheme="minorHAnsi"/>
        </w:rPr>
        <w:t>Escrow accounts are deposits placed at BOCNY for purposes of wholesale customer mortgage payments. These balances are held at BOCNY for the sole purpose of receiving escrow services, are held in specially designated accounts, and are not incentivized to remain. Escrow balances are deemed to be 100% operational based on the purpose of these accounts. This line item is part of corporate deposits and is listed separately because of its 100% operational usage.</w:t>
      </w:r>
    </w:p>
    <w:p w14:paraId="281A6E47" w14:textId="190DB051" w:rsidR="000F2DBF" w:rsidRPr="00EA6591" w:rsidRDefault="000F2DBF" w:rsidP="000F2DBF">
      <w:pPr>
        <w:rPr>
          <w:rFonts w:cstheme="minorHAnsi"/>
        </w:rPr>
      </w:pPr>
      <w:r w:rsidRPr="00EA6591">
        <w:rPr>
          <w:rFonts w:cstheme="minorHAnsi"/>
        </w:rPr>
        <w:t xml:space="preserve">For </w:t>
      </w:r>
      <w:r w:rsidR="002142E9" w:rsidRPr="00EA6591">
        <w:rPr>
          <w:rFonts w:cstheme="minorHAnsi"/>
        </w:rPr>
        <w:t>run-off</w:t>
      </w:r>
      <w:r w:rsidRPr="00EA6591">
        <w:rPr>
          <w:rFonts w:cstheme="minorHAnsi"/>
        </w:rPr>
        <w:t xml:space="preserve"> assumption of corporates Demand, Money Market, and Savings accounts, the Wholesale Deposit </w:t>
      </w:r>
      <w:r w:rsidR="002142E9" w:rsidRPr="00EA6591">
        <w:rPr>
          <w:rFonts w:cstheme="minorHAnsi"/>
        </w:rPr>
        <w:t>Run-off</w:t>
      </w:r>
      <w:r w:rsidRPr="00EA6591">
        <w:rPr>
          <w:rFonts w:cstheme="minorHAnsi"/>
        </w:rPr>
        <w:t xml:space="preserve"> Assumption and Operational and Excess Deposit Methodology would be applied. </w:t>
      </w:r>
    </w:p>
    <w:p w14:paraId="19056E9D" w14:textId="6A00E75E" w:rsidR="008152C0" w:rsidRPr="00EA6591" w:rsidRDefault="00AF40AF" w:rsidP="000A2570">
      <w:pPr>
        <w:pStyle w:val="Heading6"/>
      </w:pPr>
      <w:r w:rsidRPr="00EA6591">
        <w:t xml:space="preserve"> Time Deposits</w:t>
      </w:r>
    </w:p>
    <w:p w14:paraId="3FB8E374" w14:textId="3DB26A2D" w:rsidR="00D91101" w:rsidRPr="00EA6591" w:rsidRDefault="00D91101" w:rsidP="00D91101">
      <w:pPr>
        <w:rPr>
          <w:rFonts w:cstheme="minorHAnsi"/>
        </w:rPr>
      </w:pPr>
      <w:r w:rsidRPr="00EA6591">
        <w:rPr>
          <w:rFonts w:cstheme="minorHAnsi"/>
        </w:rPr>
        <w:t>Time deposits are fixed-term deposits due to either corporate or retail customers. The cash outflow related to time deposits is composed of two par</w:t>
      </w:r>
      <w:r w:rsidR="002541AD" w:rsidRPr="00EA6591">
        <w:rPr>
          <w:rFonts w:cstheme="minorHAnsi"/>
        </w:rPr>
        <w:t>ts: run-off rates are applied to the matured amount based on contractual schedule, and early redemption rates are applied to the not-yet-matured amount for special cases where customers withdraw early, regardless of the contractual maturities.</w:t>
      </w:r>
    </w:p>
    <w:p w14:paraId="00714831" w14:textId="77777777" w:rsidR="00AF40AF" w:rsidRPr="00EA6591" w:rsidRDefault="00AF40AF" w:rsidP="000A2570">
      <w:pPr>
        <w:pStyle w:val="Heading7"/>
      </w:pPr>
      <w:r w:rsidRPr="00EA6591">
        <w:t xml:space="preserve">Time Deposits – Retail </w:t>
      </w:r>
    </w:p>
    <w:p w14:paraId="14EB3A66" w14:textId="1B817532" w:rsidR="008152C0" w:rsidRPr="00EA6591" w:rsidRDefault="008152C0" w:rsidP="008152C0">
      <w:pPr>
        <w:rPr>
          <w:rFonts w:cstheme="minorHAnsi"/>
        </w:rPr>
      </w:pPr>
      <w:r w:rsidRPr="00EA6591">
        <w:rPr>
          <w:rFonts w:cstheme="minorHAnsi"/>
        </w:rPr>
        <w:t xml:space="preserve">These are primarily comprised of fixed-term deposits placed by U.S-based retail customers. Time deposits have a maturity schedule dictated by the terms of the deposit agreement. Customers have the right to withdraw </w:t>
      </w:r>
      <w:r w:rsidR="00B24066" w:rsidRPr="00EA6591">
        <w:rPr>
          <w:rFonts w:cstheme="minorHAnsi"/>
        </w:rPr>
        <w:t>early;</w:t>
      </w:r>
      <w:r w:rsidRPr="00EA6591">
        <w:rPr>
          <w:rFonts w:cstheme="minorHAnsi"/>
        </w:rPr>
        <w:t xml:space="preserve"> however, they will be penalized with one-month interest if they do.</w:t>
      </w:r>
      <w:r w:rsidR="005420E7" w:rsidRPr="00EA6591">
        <w:rPr>
          <w:rFonts w:cstheme="minorHAnsi"/>
        </w:rPr>
        <w:t xml:space="preserve"> </w:t>
      </w:r>
    </w:p>
    <w:p w14:paraId="1F2C102F" w14:textId="77777777" w:rsidR="008152C0" w:rsidRPr="00EA6591" w:rsidRDefault="008152C0" w:rsidP="008152C0">
      <w:pPr>
        <w:rPr>
          <w:rFonts w:cstheme="minorHAnsi"/>
          <w:u w:val="single"/>
        </w:rPr>
      </w:pPr>
      <w:r w:rsidRPr="00EA6591">
        <w:rPr>
          <w:rFonts w:cstheme="minorHAnsi"/>
          <w:u w:val="single"/>
        </w:rPr>
        <w:t>Potential Liquidity Impacts</w:t>
      </w:r>
    </w:p>
    <w:p w14:paraId="787591BB" w14:textId="77777777" w:rsidR="004D1F99" w:rsidRPr="00EA6591" w:rsidRDefault="008152C0" w:rsidP="008152C0">
      <w:pPr>
        <w:rPr>
          <w:rFonts w:cstheme="minorHAnsi"/>
        </w:rPr>
      </w:pPr>
      <w:r w:rsidRPr="00EA6591">
        <w:rPr>
          <w:rFonts w:cstheme="minorHAnsi"/>
        </w:rPr>
        <w:t>Rapid early redemption of the deposits can occur during stress period due to concerns for BOC's safety and soundness. Customer have panic withdraw in the first month and then calm down and have no more withdraw given that there is FDIC insurance.</w:t>
      </w:r>
    </w:p>
    <w:p w14:paraId="5164B366" w14:textId="2DD2A066" w:rsidR="00EB7CDC" w:rsidRPr="00EA6591" w:rsidRDefault="00575663" w:rsidP="00EB7CDC">
      <w:pPr>
        <w:pStyle w:val="Caption"/>
        <w:keepNext/>
        <w:rPr>
          <w:rFonts w:cstheme="minorHAnsi"/>
        </w:rPr>
      </w:pPr>
      <w:r w:rsidRPr="008859FB">
        <w:t xml:space="preserve">Table </w:t>
      </w:r>
      <w:fldSimple w:instr=" SEQ Table \* ARABIC ">
        <w:r w:rsidR="000777B4">
          <w:rPr>
            <w:noProof/>
          </w:rPr>
          <w:t>30</w:t>
        </w:r>
      </w:fldSimple>
      <w:r w:rsidRPr="008859FB">
        <w:t>:</w:t>
      </w:r>
      <w:r w:rsidRPr="00EA6591">
        <w:rPr>
          <w:rFonts w:cstheme="minorHAnsi"/>
        </w:rPr>
        <w:t xml:space="preserve"> </w:t>
      </w:r>
      <w:r w:rsidR="007B6DEB" w:rsidRPr="00EA6591">
        <w:rPr>
          <w:rFonts w:cstheme="minorHAnsi"/>
        </w:rPr>
        <w:t>Cash Out</w:t>
      </w:r>
      <w:r w:rsidR="00EB7CDC" w:rsidRPr="00EA6591">
        <w:rPr>
          <w:rFonts w:cstheme="minorHAnsi"/>
        </w:rPr>
        <w:t>flow Assumption of Retail Time Deposits</w:t>
      </w:r>
    </w:p>
    <w:tbl>
      <w:tblPr>
        <w:tblStyle w:val="GridTable1Light"/>
        <w:tblW w:w="0" w:type="auto"/>
        <w:tblLook w:val="04A0" w:firstRow="1" w:lastRow="0" w:firstColumn="1" w:lastColumn="0" w:noHBand="0" w:noVBand="1"/>
      </w:tblPr>
      <w:tblGrid>
        <w:gridCol w:w="611"/>
        <w:gridCol w:w="3007"/>
        <w:gridCol w:w="1147"/>
        <w:gridCol w:w="1147"/>
        <w:gridCol w:w="1146"/>
        <w:gridCol w:w="1146"/>
        <w:gridCol w:w="1146"/>
      </w:tblGrid>
      <w:tr w:rsidR="000F2DBF" w:rsidRPr="00EA6591" w14:paraId="262D747C" w14:textId="77777777" w:rsidTr="00FD0C04">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75" w:type="dxa"/>
          </w:tcPr>
          <w:p w14:paraId="1F43270C" w14:textId="77777777" w:rsidR="000F2DBF" w:rsidRPr="00EA6591" w:rsidRDefault="000F2DBF" w:rsidP="00FD0C04">
            <w:pPr>
              <w:rPr>
                <w:rFonts w:cstheme="minorHAnsi"/>
              </w:rPr>
            </w:pPr>
          </w:p>
        </w:tc>
        <w:tc>
          <w:tcPr>
            <w:tcW w:w="3024" w:type="dxa"/>
            <w:vAlign w:val="center"/>
          </w:tcPr>
          <w:p w14:paraId="6E3DCCC6" w14:textId="77777777" w:rsidR="000F2DBF" w:rsidRPr="00EA6591" w:rsidRDefault="000F2DBF" w:rsidP="00FD0C0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Assumptions</w:t>
            </w:r>
          </w:p>
        </w:tc>
        <w:tc>
          <w:tcPr>
            <w:tcW w:w="1152" w:type="dxa"/>
            <w:vAlign w:val="center"/>
          </w:tcPr>
          <w:p w14:paraId="53E5CAD4" w14:textId="77777777" w:rsidR="000F2DBF" w:rsidRPr="00EA6591" w:rsidRDefault="000F2DBF" w:rsidP="00FD0C0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O/N</w:t>
            </w:r>
          </w:p>
        </w:tc>
        <w:tc>
          <w:tcPr>
            <w:tcW w:w="1152" w:type="dxa"/>
            <w:vAlign w:val="center"/>
          </w:tcPr>
          <w:p w14:paraId="31A30D72" w14:textId="77777777" w:rsidR="000F2DBF" w:rsidRPr="00EA6591" w:rsidRDefault="000F2DBF" w:rsidP="00FD0C0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14 Day</w:t>
            </w:r>
          </w:p>
        </w:tc>
        <w:tc>
          <w:tcPr>
            <w:tcW w:w="1152" w:type="dxa"/>
            <w:vAlign w:val="center"/>
          </w:tcPr>
          <w:p w14:paraId="57478D81" w14:textId="77777777" w:rsidR="000F2DBF" w:rsidRPr="00EA6591" w:rsidRDefault="000F2DBF" w:rsidP="00FD0C0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30 Day</w:t>
            </w:r>
          </w:p>
        </w:tc>
        <w:tc>
          <w:tcPr>
            <w:tcW w:w="1152" w:type="dxa"/>
            <w:vAlign w:val="center"/>
          </w:tcPr>
          <w:p w14:paraId="6F0C6574" w14:textId="77777777" w:rsidR="000F2DBF" w:rsidRPr="00EA6591" w:rsidRDefault="000F2DBF" w:rsidP="00FD0C0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90 Day</w:t>
            </w:r>
          </w:p>
        </w:tc>
        <w:tc>
          <w:tcPr>
            <w:tcW w:w="1152" w:type="dxa"/>
            <w:vAlign w:val="center"/>
          </w:tcPr>
          <w:p w14:paraId="499CF9F1" w14:textId="77777777" w:rsidR="000F2DBF" w:rsidRPr="00EA6591" w:rsidRDefault="000F2DBF" w:rsidP="00FD0C0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 Year</w:t>
            </w:r>
          </w:p>
        </w:tc>
      </w:tr>
      <w:tr w:rsidR="000F2DBF" w:rsidRPr="00EA6591" w14:paraId="4797FB93" w14:textId="77777777" w:rsidTr="00FD0C04">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38DA7C09" w14:textId="77777777" w:rsidR="000F2DBF" w:rsidRPr="00EA6591" w:rsidRDefault="000F2DBF" w:rsidP="00FD0C04">
            <w:pPr>
              <w:tabs>
                <w:tab w:val="left" w:pos="270"/>
              </w:tabs>
              <w:ind w:left="113" w:right="113"/>
              <w:jc w:val="center"/>
              <w:rPr>
                <w:rFonts w:cstheme="minorHAnsi"/>
                <w:b w:val="0"/>
                <w:lang w:eastAsia="en-US"/>
              </w:rPr>
            </w:pPr>
            <w:r w:rsidRPr="00EA6591">
              <w:rPr>
                <w:rFonts w:cstheme="minorHAnsi"/>
                <w:b w:val="0"/>
                <w:lang w:eastAsia="en-US"/>
              </w:rPr>
              <w:t>Idiosyncratic</w:t>
            </w:r>
          </w:p>
        </w:tc>
        <w:tc>
          <w:tcPr>
            <w:tcW w:w="3024" w:type="dxa"/>
            <w:vAlign w:val="center"/>
          </w:tcPr>
          <w:p w14:paraId="30D52795" w14:textId="791EBD73" w:rsidR="000F2DBF" w:rsidRPr="00EA6591" w:rsidRDefault="00C15E56" w:rsidP="000F2DBF">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According to TCH study, a highest 12% deposit</w:t>
            </w:r>
            <w:r w:rsidR="00364298" w:rsidRPr="00EA6591">
              <w:rPr>
                <w:rFonts w:cstheme="minorHAnsi"/>
              </w:rPr>
              <w:t xml:space="preserve"> </w:t>
            </w:r>
            <w:r w:rsidR="002142E9" w:rsidRPr="00EA6591">
              <w:rPr>
                <w:rFonts w:cstheme="minorHAnsi"/>
              </w:rPr>
              <w:t>run-off</w:t>
            </w:r>
            <w:r w:rsidRPr="00EA6591">
              <w:rPr>
                <w:rFonts w:cstheme="minorHAnsi"/>
              </w:rPr>
              <w:t xml:space="preserve"> experience was observed during the Great Recession period</w:t>
            </w:r>
            <w:r w:rsidR="003B4A0E" w:rsidRPr="00EA6591">
              <w:rPr>
                <w:rFonts w:cstheme="minorHAnsi"/>
              </w:rPr>
              <w:fldChar w:fldCharType="begin"/>
            </w:r>
            <w:r w:rsidR="003B4A0E" w:rsidRPr="00EA6591">
              <w:rPr>
                <w:rFonts w:cstheme="minorHAnsi"/>
              </w:rPr>
              <w:instrText xml:space="preserve"> NOTEREF _Ref25155621 \f \h </w:instrText>
            </w:r>
            <w:r w:rsidR="008859FB" w:rsidRPr="00EA6591">
              <w:rPr>
                <w:rFonts w:cstheme="minorHAnsi"/>
              </w:rPr>
              <w:instrText xml:space="preserve"> \* MERGEFORMAT </w:instrText>
            </w:r>
            <w:r w:rsidR="003B4A0E" w:rsidRPr="00EA6591">
              <w:rPr>
                <w:rFonts w:cstheme="minorHAnsi"/>
              </w:rPr>
            </w:r>
            <w:r w:rsidR="003B4A0E" w:rsidRPr="00EA6591">
              <w:rPr>
                <w:rFonts w:cstheme="minorHAnsi"/>
              </w:rPr>
              <w:fldChar w:fldCharType="separate"/>
            </w:r>
            <w:r w:rsidR="000777B4" w:rsidRPr="000777B4">
              <w:rPr>
                <w:rStyle w:val="FootnoteReference"/>
                <w:rFonts w:cstheme="minorHAnsi"/>
              </w:rPr>
              <w:t>5</w:t>
            </w:r>
            <w:r w:rsidR="003B4A0E" w:rsidRPr="00EA6591">
              <w:rPr>
                <w:rFonts w:cstheme="minorHAnsi"/>
              </w:rPr>
              <w:fldChar w:fldCharType="end"/>
            </w:r>
            <w:r w:rsidRPr="00EA6591">
              <w:rPr>
                <w:rFonts w:cstheme="minorHAnsi"/>
              </w:rPr>
              <w:t>. In an idiosyncratic crisis, BOC assumes 12% outflow in the first 30 days due to stress, and no additional outflow after 30 days since there is FDIC insurance.</w:t>
            </w:r>
          </w:p>
        </w:tc>
        <w:tc>
          <w:tcPr>
            <w:tcW w:w="1152" w:type="dxa"/>
            <w:vAlign w:val="center"/>
          </w:tcPr>
          <w:p w14:paraId="7C5C4F73" w14:textId="77777777" w:rsidR="000F2DBF" w:rsidRPr="00EA6591" w:rsidRDefault="009923AD" w:rsidP="000F2DB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2.4</w:t>
            </w:r>
            <w:r w:rsidR="000F2DBF" w:rsidRPr="00EA6591">
              <w:rPr>
                <w:rFonts w:cstheme="minorHAnsi"/>
              </w:rPr>
              <w:t>%</w:t>
            </w:r>
          </w:p>
        </w:tc>
        <w:tc>
          <w:tcPr>
            <w:tcW w:w="1152" w:type="dxa"/>
            <w:vAlign w:val="center"/>
          </w:tcPr>
          <w:p w14:paraId="7C60E430" w14:textId="77777777" w:rsidR="000F2DBF" w:rsidRPr="00EA6591" w:rsidRDefault="000F2DBF" w:rsidP="00FD0C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7.2%</w:t>
            </w:r>
          </w:p>
        </w:tc>
        <w:tc>
          <w:tcPr>
            <w:tcW w:w="1152" w:type="dxa"/>
            <w:vAlign w:val="center"/>
          </w:tcPr>
          <w:p w14:paraId="2C1EF78E" w14:textId="77777777" w:rsidR="000F2DBF" w:rsidRPr="00EA6591" w:rsidRDefault="000F2DBF" w:rsidP="00FD0C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12%</w:t>
            </w:r>
          </w:p>
        </w:tc>
        <w:tc>
          <w:tcPr>
            <w:tcW w:w="1152" w:type="dxa"/>
            <w:vAlign w:val="center"/>
          </w:tcPr>
          <w:p w14:paraId="3B0BCEA4" w14:textId="77777777" w:rsidR="000F2DBF" w:rsidRPr="00EA6591" w:rsidRDefault="000F2DBF" w:rsidP="00FD0C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12%</w:t>
            </w:r>
          </w:p>
        </w:tc>
        <w:tc>
          <w:tcPr>
            <w:tcW w:w="1152" w:type="dxa"/>
            <w:vAlign w:val="center"/>
          </w:tcPr>
          <w:p w14:paraId="4F032B11" w14:textId="77777777" w:rsidR="000F2DBF" w:rsidRPr="00EA6591" w:rsidRDefault="000F2DBF" w:rsidP="00FD0C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12%</w:t>
            </w:r>
          </w:p>
        </w:tc>
      </w:tr>
      <w:tr w:rsidR="000F2DBF" w:rsidRPr="00EA6591" w14:paraId="1E5083BB" w14:textId="77777777" w:rsidTr="00FD0C04">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2C9B0C6C" w14:textId="77777777" w:rsidR="000F2DBF" w:rsidRPr="00EA6591" w:rsidRDefault="000F2DBF" w:rsidP="00FD0C04">
            <w:pPr>
              <w:tabs>
                <w:tab w:val="left" w:pos="270"/>
              </w:tabs>
              <w:ind w:left="113" w:right="113"/>
              <w:jc w:val="center"/>
              <w:rPr>
                <w:rFonts w:cstheme="minorHAnsi"/>
                <w:b w:val="0"/>
                <w:lang w:eastAsia="en-US"/>
              </w:rPr>
            </w:pPr>
            <w:r w:rsidRPr="00EA6591">
              <w:rPr>
                <w:rFonts w:cstheme="minorHAnsi"/>
                <w:b w:val="0"/>
                <w:lang w:eastAsia="en-US"/>
              </w:rPr>
              <w:t>Systemic</w:t>
            </w:r>
          </w:p>
        </w:tc>
        <w:tc>
          <w:tcPr>
            <w:tcW w:w="3024" w:type="dxa"/>
          </w:tcPr>
          <w:p w14:paraId="533852CA" w14:textId="3FF17F0D" w:rsidR="00C15E56" w:rsidRPr="00EA6591" w:rsidRDefault="00C15E56" w:rsidP="00C15E56">
            <w:pP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 xml:space="preserve">TCH observed that the median 30-day </w:t>
            </w:r>
            <w:r w:rsidR="002142E9" w:rsidRPr="00EA6591">
              <w:rPr>
                <w:rFonts w:cstheme="minorHAnsi"/>
              </w:rPr>
              <w:t>run-off</w:t>
            </w:r>
            <w:r w:rsidRPr="00EA6591">
              <w:rPr>
                <w:rFonts w:cstheme="minorHAnsi"/>
              </w:rPr>
              <w:t xml:space="preserve"> rate of retail deposits during the Great Recession period is 3%</w:t>
            </w:r>
            <w:r w:rsidR="003B4A0E" w:rsidRPr="00EA6591">
              <w:rPr>
                <w:rFonts w:cstheme="minorHAnsi"/>
              </w:rPr>
              <w:fldChar w:fldCharType="begin"/>
            </w:r>
            <w:r w:rsidR="003B4A0E" w:rsidRPr="00EA6591">
              <w:rPr>
                <w:rFonts w:cstheme="minorHAnsi"/>
              </w:rPr>
              <w:instrText xml:space="preserve"> NOTEREF _Ref25155621 \f \h </w:instrText>
            </w:r>
            <w:r w:rsidR="008859FB" w:rsidRPr="00EA6591">
              <w:rPr>
                <w:rFonts w:cstheme="minorHAnsi"/>
              </w:rPr>
              <w:instrText xml:space="preserve"> \* MERGEFORMAT </w:instrText>
            </w:r>
            <w:r w:rsidR="003B4A0E" w:rsidRPr="00EA6591">
              <w:rPr>
                <w:rFonts w:cstheme="minorHAnsi"/>
              </w:rPr>
            </w:r>
            <w:r w:rsidR="003B4A0E" w:rsidRPr="00EA6591">
              <w:rPr>
                <w:rFonts w:cstheme="minorHAnsi"/>
              </w:rPr>
              <w:fldChar w:fldCharType="separate"/>
            </w:r>
            <w:r w:rsidR="000777B4" w:rsidRPr="000777B4">
              <w:rPr>
                <w:rStyle w:val="FootnoteReference"/>
                <w:rFonts w:cstheme="minorHAnsi"/>
              </w:rPr>
              <w:t>5</w:t>
            </w:r>
            <w:r w:rsidR="003B4A0E" w:rsidRPr="00EA6591">
              <w:rPr>
                <w:rFonts w:cstheme="minorHAnsi"/>
              </w:rPr>
              <w:fldChar w:fldCharType="end"/>
            </w:r>
            <w:r w:rsidRPr="00EA6591">
              <w:rPr>
                <w:rFonts w:cstheme="minorHAnsi"/>
              </w:rPr>
              <w:t xml:space="preserve">. </w:t>
            </w:r>
          </w:p>
          <w:p w14:paraId="32CCFB21" w14:textId="77777777" w:rsidR="000F2DBF" w:rsidRPr="00EA6591" w:rsidRDefault="00C15E56" w:rsidP="003B4A0E">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 xml:space="preserve">In a systemic crisis, 3% outflow for the first month is assumed because of U.S. market stress condition, and no additional outflow after 30 days since there is FDIC insurance. This rate is lower because the stress is market wide and the customers have </w:t>
            </w:r>
            <w:r w:rsidR="003B4A0E" w:rsidRPr="00EA6591">
              <w:rPr>
                <w:rFonts w:cstheme="minorHAnsi"/>
              </w:rPr>
              <w:t>few destinations to transfer to</w:t>
            </w:r>
            <w:r w:rsidRPr="00EA6591">
              <w:rPr>
                <w:rFonts w:cstheme="minorHAnsi"/>
              </w:rPr>
              <w:t>.</w:t>
            </w:r>
          </w:p>
        </w:tc>
        <w:tc>
          <w:tcPr>
            <w:tcW w:w="1152" w:type="dxa"/>
            <w:vAlign w:val="center"/>
          </w:tcPr>
          <w:p w14:paraId="7CCB0277" w14:textId="77777777" w:rsidR="000F2DBF"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0.6</w:t>
            </w:r>
            <w:r w:rsidR="000F2DBF" w:rsidRPr="00EA6591">
              <w:rPr>
                <w:rFonts w:cstheme="minorHAnsi"/>
              </w:rPr>
              <w:t>%</w:t>
            </w:r>
          </w:p>
        </w:tc>
        <w:tc>
          <w:tcPr>
            <w:tcW w:w="1152" w:type="dxa"/>
            <w:vAlign w:val="center"/>
          </w:tcPr>
          <w:p w14:paraId="132A9B80" w14:textId="77777777" w:rsidR="000F2DBF" w:rsidRPr="00EA6591" w:rsidRDefault="000F2DBF" w:rsidP="00FD0C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1.8%</w:t>
            </w:r>
          </w:p>
        </w:tc>
        <w:tc>
          <w:tcPr>
            <w:tcW w:w="1152" w:type="dxa"/>
            <w:vAlign w:val="center"/>
          </w:tcPr>
          <w:p w14:paraId="649C322C" w14:textId="77777777" w:rsidR="000F2DBF" w:rsidRPr="00EA6591" w:rsidRDefault="000F2DBF" w:rsidP="00FD0C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3%</w:t>
            </w:r>
          </w:p>
        </w:tc>
        <w:tc>
          <w:tcPr>
            <w:tcW w:w="1152" w:type="dxa"/>
            <w:vAlign w:val="center"/>
          </w:tcPr>
          <w:p w14:paraId="573DB66C" w14:textId="77777777" w:rsidR="000F2DBF" w:rsidRPr="00EA6591" w:rsidRDefault="000F2DBF" w:rsidP="00FD0C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3%</w:t>
            </w:r>
          </w:p>
        </w:tc>
        <w:tc>
          <w:tcPr>
            <w:tcW w:w="1152" w:type="dxa"/>
            <w:vAlign w:val="center"/>
          </w:tcPr>
          <w:p w14:paraId="758C3169" w14:textId="77777777" w:rsidR="000F2DBF" w:rsidRPr="00EA6591" w:rsidRDefault="000F2DBF" w:rsidP="00FD0C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3%</w:t>
            </w:r>
          </w:p>
        </w:tc>
      </w:tr>
      <w:tr w:rsidR="000F2DBF" w:rsidRPr="00EA6591" w14:paraId="4F8A117E" w14:textId="77777777" w:rsidTr="00FD0C04">
        <w:trPr>
          <w:trHeight w:val="71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11DA56B5" w14:textId="77777777" w:rsidR="000F2DBF" w:rsidRPr="00EA6591" w:rsidRDefault="000F2DBF" w:rsidP="00FD0C04">
            <w:pPr>
              <w:tabs>
                <w:tab w:val="left" w:pos="270"/>
              </w:tabs>
              <w:ind w:left="113" w:right="113"/>
              <w:jc w:val="center"/>
              <w:rPr>
                <w:rFonts w:cstheme="minorHAnsi"/>
                <w:b w:val="0"/>
                <w:lang w:eastAsia="en-US"/>
              </w:rPr>
            </w:pPr>
            <w:r w:rsidRPr="00EA6591">
              <w:rPr>
                <w:rFonts w:cstheme="minorHAnsi"/>
                <w:b w:val="0"/>
                <w:lang w:eastAsia="en-US"/>
              </w:rPr>
              <w:t>Combined</w:t>
            </w:r>
          </w:p>
        </w:tc>
        <w:tc>
          <w:tcPr>
            <w:tcW w:w="3024" w:type="dxa"/>
          </w:tcPr>
          <w:p w14:paraId="003D12F5" w14:textId="61DC9C79" w:rsidR="000F2DBF" w:rsidRPr="00EA6591" w:rsidRDefault="00C15E56" w:rsidP="002B7CC7">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In a combined scenario, 10% outflow over 30 days with no additional outflow after 30 days is assumed since there is FDIC insurance. This assumption aligns with the LCR factor</w:t>
            </w:r>
            <w:r w:rsidR="002B7CC7" w:rsidRPr="00EA6591">
              <w:rPr>
                <w:rFonts w:cstheme="minorHAnsi"/>
              </w:rPr>
              <w:t xml:space="preserve"> less stable retail deposits</w:t>
            </w:r>
            <w:r w:rsidR="009923AD" w:rsidRPr="00EA6591">
              <w:rPr>
                <w:rFonts w:cstheme="minorHAnsi"/>
              </w:rPr>
              <w:fldChar w:fldCharType="begin"/>
            </w:r>
            <w:r w:rsidR="009923AD" w:rsidRPr="00EA6591">
              <w:rPr>
                <w:rFonts w:cstheme="minorHAnsi"/>
              </w:rPr>
              <w:instrText xml:space="preserve"> NOTEREF _Ref25160120 \f \h </w:instrText>
            </w:r>
            <w:r w:rsidR="008859FB" w:rsidRPr="00EA6591">
              <w:rPr>
                <w:rFonts w:cstheme="minorHAnsi"/>
              </w:rPr>
              <w:instrText xml:space="preserve"> \* MERGEFORMAT </w:instrText>
            </w:r>
            <w:r w:rsidR="009923AD" w:rsidRPr="00EA6591">
              <w:rPr>
                <w:rFonts w:cstheme="minorHAnsi"/>
              </w:rPr>
            </w:r>
            <w:r w:rsidR="009923AD" w:rsidRPr="00EA6591">
              <w:rPr>
                <w:rFonts w:cstheme="minorHAnsi"/>
              </w:rPr>
              <w:fldChar w:fldCharType="separate"/>
            </w:r>
            <w:r w:rsidR="000777B4" w:rsidRPr="000777B4">
              <w:rPr>
                <w:rStyle w:val="FootnoteReference"/>
                <w:rFonts w:cstheme="minorHAnsi"/>
              </w:rPr>
              <w:t>7</w:t>
            </w:r>
            <w:r w:rsidR="009923AD" w:rsidRPr="00EA6591">
              <w:rPr>
                <w:rFonts w:cstheme="minorHAnsi"/>
              </w:rPr>
              <w:fldChar w:fldCharType="end"/>
            </w:r>
            <w:r w:rsidRPr="00EA6591">
              <w:rPr>
                <w:rFonts w:cstheme="minorHAnsi"/>
              </w:rPr>
              <w:t>.</w:t>
            </w:r>
          </w:p>
        </w:tc>
        <w:tc>
          <w:tcPr>
            <w:tcW w:w="1152" w:type="dxa"/>
            <w:vAlign w:val="center"/>
          </w:tcPr>
          <w:p w14:paraId="420CF322" w14:textId="77777777" w:rsidR="000F2DBF"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2</w:t>
            </w:r>
            <w:r w:rsidR="000F2DBF" w:rsidRPr="00EA6591">
              <w:rPr>
                <w:rFonts w:cstheme="minorHAnsi"/>
              </w:rPr>
              <w:t>%</w:t>
            </w:r>
          </w:p>
        </w:tc>
        <w:tc>
          <w:tcPr>
            <w:tcW w:w="1152" w:type="dxa"/>
            <w:vAlign w:val="center"/>
          </w:tcPr>
          <w:p w14:paraId="05D826B0" w14:textId="77777777" w:rsidR="000F2DBF" w:rsidRPr="00EA6591" w:rsidRDefault="000F2DBF" w:rsidP="00FD0C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6%</w:t>
            </w:r>
          </w:p>
        </w:tc>
        <w:tc>
          <w:tcPr>
            <w:tcW w:w="1152" w:type="dxa"/>
            <w:vAlign w:val="center"/>
          </w:tcPr>
          <w:p w14:paraId="5050ECCD" w14:textId="77777777" w:rsidR="000F2DBF" w:rsidRPr="00EA6591" w:rsidRDefault="000F2DBF" w:rsidP="00FD0C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w:t>
            </w:r>
          </w:p>
        </w:tc>
        <w:tc>
          <w:tcPr>
            <w:tcW w:w="1152" w:type="dxa"/>
            <w:vAlign w:val="center"/>
          </w:tcPr>
          <w:p w14:paraId="4B995D86" w14:textId="77777777" w:rsidR="000F2DBF" w:rsidRPr="00EA6591" w:rsidRDefault="000F2DBF" w:rsidP="00FD0C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w:t>
            </w:r>
          </w:p>
        </w:tc>
        <w:tc>
          <w:tcPr>
            <w:tcW w:w="1152" w:type="dxa"/>
            <w:vAlign w:val="center"/>
          </w:tcPr>
          <w:p w14:paraId="55A5AA7B" w14:textId="77777777" w:rsidR="000F2DBF" w:rsidRPr="00EA6591" w:rsidRDefault="000F2DBF" w:rsidP="00FD0C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w:t>
            </w:r>
          </w:p>
        </w:tc>
      </w:tr>
    </w:tbl>
    <w:p w14:paraId="7ECDDC52" w14:textId="59B8370C" w:rsidR="004D1F99" w:rsidRPr="00EA6591" w:rsidRDefault="002142E9" w:rsidP="008152C0">
      <w:pPr>
        <w:rPr>
          <w:rFonts w:cstheme="minorHAnsi"/>
        </w:rPr>
      </w:pPr>
      <w:r w:rsidRPr="00EA6591">
        <w:rPr>
          <w:rFonts w:cstheme="minorHAnsi"/>
        </w:rPr>
        <w:t>Run-off</w:t>
      </w:r>
      <w:r w:rsidR="009923AD" w:rsidRPr="00EA6591">
        <w:rPr>
          <w:rFonts w:cstheme="minorHAnsi"/>
        </w:rPr>
        <w:t xml:space="preserve"> schedule of retail time deposits (cumulative):</w:t>
      </w:r>
    </w:p>
    <w:p w14:paraId="3A8A35EB" w14:textId="30256ED8" w:rsidR="00DC233E" w:rsidRPr="00EA6591" w:rsidRDefault="00575663" w:rsidP="00DC233E">
      <w:pPr>
        <w:pStyle w:val="Caption"/>
        <w:keepNext/>
        <w:rPr>
          <w:rFonts w:cstheme="minorHAnsi"/>
        </w:rPr>
      </w:pPr>
      <w:r w:rsidRPr="008859FB">
        <w:t xml:space="preserve">Table </w:t>
      </w:r>
      <w:fldSimple w:instr=" SEQ Table \* ARABIC ">
        <w:r w:rsidR="000777B4">
          <w:rPr>
            <w:noProof/>
          </w:rPr>
          <w:t>31</w:t>
        </w:r>
      </w:fldSimple>
      <w:r w:rsidRPr="008859FB">
        <w:t>:</w:t>
      </w:r>
      <w:r w:rsidRPr="00EA6591">
        <w:rPr>
          <w:rFonts w:cstheme="minorHAnsi"/>
        </w:rPr>
        <w:t xml:space="preserve"> </w:t>
      </w:r>
      <w:r w:rsidR="00DC233E" w:rsidRPr="00EA6591">
        <w:rPr>
          <w:rFonts w:cstheme="minorHAnsi"/>
        </w:rPr>
        <w:t xml:space="preserve">14-day </w:t>
      </w:r>
      <w:r w:rsidR="002142E9" w:rsidRPr="00EA6591">
        <w:rPr>
          <w:rFonts w:cstheme="minorHAnsi"/>
        </w:rPr>
        <w:t>Run-off</w:t>
      </w:r>
      <w:r w:rsidR="00DC233E" w:rsidRPr="00EA6591">
        <w:rPr>
          <w:rFonts w:cstheme="minorHAnsi"/>
        </w:rPr>
        <w:t xml:space="preserve"> Schedule of Matured Retail Deposits</w:t>
      </w:r>
    </w:p>
    <w:tbl>
      <w:tblPr>
        <w:tblStyle w:val="GridTable1Light"/>
        <w:tblW w:w="0" w:type="auto"/>
        <w:tblLook w:val="04A0" w:firstRow="1" w:lastRow="0" w:firstColumn="1" w:lastColumn="0" w:noHBand="0" w:noVBand="1"/>
      </w:tblPr>
      <w:tblGrid>
        <w:gridCol w:w="1179"/>
        <w:gridCol w:w="594"/>
        <w:gridCol w:w="593"/>
        <w:gridCol w:w="593"/>
        <w:gridCol w:w="593"/>
        <w:gridCol w:w="593"/>
        <w:gridCol w:w="593"/>
        <w:gridCol w:w="593"/>
        <w:gridCol w:w="579"/>
        <w:gridCol w:w="576"/>
        <w:gridCol w:w="576"/>
        <w:gridCol w:w="576"/>
        <w:gridCol w:w="576"/>
        <w:gridCol w:w="576"/>
        <w:gridCol w:w="560"/>
      </w:tblGrid>
      <w:tr w:rsidR="009923AD" w:rsidRPr="00EA6591" w14:paraId="15808CA3" w14:textId="77777777" w:rsidTr="009923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9" w:type="dxa"/>
          </w:tcPr>
          <w:p w14:paraId="63434339" w14:textId="77777777" w:rsidR="009923AD" w:rsidRPr="00EA6591" w:rsidRDefault="009923AD" w:rsidP="00FD0C04">
            <w:pPr>
              <w:jc w:val="center"/>
              <w:rPr>
                <w:rFonts w:cstheme="minorHAnsi"/>
                <w:b w:val="0"/>
                <w:sz w:val="16"/>
              </w:rPr>
            </w:pPr>
            <w:r w:rsidRPr="00EA6591">
              <w:rPr>
                <w:rFonts w:cstheme="minorHAnsi"/>
                <w:b w:val="0"/>
                <w:sz w:val="16"/>
              </w:rPr>
              <w:t>Days</w:t>
            </w:r>
          </w:p>
        </w:tc>
        <w:tc>
          <w:tcPr>
            <w:tcW w:w="594" w:type="dxa"/>
          </w:tcPr>
          <w:p w14:paraId="2676CD28" w14:textId="77777777" w:rsidR="009923AD" w:rsidRPr="00EA6591" w:rsidRDefault="009923AD" w:rsidP="00FD0C04">
            <w:pPr>
              <w:jc w:val="center"/>
              <w:cnfStyle w:val="100000000000" w:firstRow="1" w:lastRow="0" w:firstColumn="0" w:lastColumn="0" w:oddVBand="0" w:evenVBand="0" w:oddHBand="0" w:evenHBand="0" w:firstRowFirstColumn="0" w:firstRowLastColumn="0" w:lastRowFirstColumn="0" w:lastRowLastColumn="0"/>
              <w:rPr>
                <w:rFonts w:cstheme="minorHAnsi"/>
                <w:b w:val="0"/>
                <w:sz w:val="16"/>
              </w:rPr>
            </w:pPr>
            <w:r w:rsidRPr="00EA6591">
              <w:rPr>
                <w:rFonts w:cstheme="minorHAnsi"/>
                <w:b w:val="0"/>
                <w:sz w:val="16"/>
              </w:rPr>
              <w:t>D1</w:t>
            </w:r>
          </w:p>
        </w:tc>
        <w:tc>
          <w:tcPr>
            <w:tcW w:w="593" w:type="dxa"/>
          </w:tcPr>
          <w:p w14:paraId="36A93D24" w14:textId="77777777" w:rsidR="009923AD" w:rsidRPr="00EA6591" w:rsidRDefault="009923AD" w:rsidP="00FD0C04">
            <w:pPr>
              <w:jc w:val="center"/>
              <w:cnfStyle w:val="100000000000" w:firstRow="1" w:lastRow="0" w:firstColumn="0" w:lastColumn="0" w:oddVBand="0" w:evenVBand="0" w:oddHBand="0" w:evenHBand="0" w:firstRowFirstColumn="0" w:firstRowLastColumn="0" w:lastRowFirstColumn="0" w:lastRowLastColumn="0"/>
              <w:rPr>
                <w:rFonts w:cstheme="minorHAnsi"/>
                <w:b w:val="0"/>
                <w:sz w:val="16"/>
              </w:rPr>
            </w:pPr>
            <w:r w:rsidRPr="00EA6591">
              <w:rPr>
                <w:rFonts w:cstheme="minorHAnsi"/>
                <w:b w:val="0"/>
                <w:sz w:val="16"/>
              </w:rPr>
              <w:t>D2</w:t>
            </w:r>
          </w:p>
        </w:tc>
        <w:tc>
          <w:tcPr>
            <w:tcW w:w="593" w:type="dxa"/>
          </w:tcPr>
          <w:p w14:paraId="159B5E1B" w14:textId="77777777" w:rsidR="009923AD" w:rsidRPr="00EA6591" w:rsidRDefault="009923AD" w:rsidP="00FD0C04">
            <w:pPr>
              <w:jc w:val="center"/>
              <w:cnfStyle w:val="100000000000" w:firstRow="1" w:lastRow="0" w:firstColumn="0" w:lastColumn="0" w:oddVBand="0" w:evenVBand="0" w:oddHBand="0" w:evenHBand="0" w:firstRowFirstColumn="0" w:firstRowLastColumn="0" w:lastRowFirstColumn="0" w:lastRowLastColumn="0"/>
              <w:rPr>
                <w:rFonts w:cstheme="minorHAnsi"/>
                <w:b w:val="0"/>
                <w:sz w:val="16"/>
              </w:rPr>
            </w:pPr>
            <w:r w:rsidRPr="00EA6591">
              <w:rPr>
                <w:rFonts w:cstheme="minorHAnsi"/>
                <w:b w:val="0"/>
                <w:sz w:val="16"/>
              </w:rPr>
              <w:t>D3</w:t>
            </w:r>
          </w:p>
        </w:tc>
        <w:tc>
          <w:tcPr>
            <w:tcW w:w="593" w:type="dxa"/>
          </w:tcPr>
          <w:p w14:paraId="0475E4FD" w14:textId="77777777" w:rsidR="009923AD" w:rsidRPr="00EA6591" w:rsidRDefault="009923AD" w:rsidP="00FD0C04">
            <w:pPr>
              <w:jc w:val="center"/>
              <w:cnfStyle w:val="100000000000" w:firstRow="1" w:lastRow="0" w:firstColumn="0" w:lastColumn="0" w:oddVBand="0" w:evenVBand="0" w:oddHBand="0" w:evenHBand="0" w:firstRowFirstColumn="0" w:firstRowLastColumn="0" w:lastRowFirstColumn="0" w:lastRowLastColumn="0"/>
              <w:rPr>
                <w:rFonts w:cstheme="minorHAnsi"/>
                <w:b w:val="0"/>
                <w:sz w:val="16"/>
              </w:rPr>
            </w:pPr>
            <w:r w:rsidRPr="00EA6591">
              <w:rPr>
                <w:rFonts w:cstheme="minorHAnsi"/>
                <w:b w:val="0"/>
                <w:sz w:val="16"/>
              </w:rPr>
              <w:t>D4</w:t>
            </w:r>
          </w:p>
        </w:tc>
        <w:tc>
          <w:tcPr>
            <w:tcW w:w="593" w:type="dxa"/>
          </w:tcPr>
          <w:p w14:paraId="39DE73B6" w14:textId="77777777" w:rsidR="009923AD" w:rsidRPr="00EA6591" w:rsidRDefault="009923AD" w:rsidP="00FD0C04">
            <w:pPr>
              <w:jc w:val="center"/>
              <w:cnfStyle w:val="100000000000" w:firstRow="1" w:lastRow="0" w:firstColumn="0" w:lastColumn="0" w:oddVBand="0" w:evenVBand="0" w:oddHBand="0" w:evenHBand="0" w:firstRowFirstColumn="0" w:firstRowLastColumn="0" w:lastRowFirstColumn="0" w:lastRowLastColumn="0"/>
              <w:rPr>
                <w:rFonts w:cstheme="minorHAnsi"/>
                <w:b w:val="0"/>
                <w:sz w:val="16"/>
              </w:rPr>
            </w:pPr>
            <w:r w:rsidRPr="00EA6591">
              <w:rPr>
                <w:rFonts w:cstheme="minorHAnsi"/>
                <w:b w:val="0"/>
                <w:sz w:val="16"/>
              </w:rPr>
              <w:t>D5</w:t>
            </w:r>
          </w:p>
        </w:tc>
        <w:tc>
          <w:tcPr>
            <w:tcW w:w="593" w:type="dxa"/>
          </w:tcPr>
          <w:p w14:paraId="2609D0A1" w14:textId="77777777" w:rsidR="009923AD" w:rsidRPr="00EA6591" w:rsidRDefault="009923AD" w:rsidP="00FD0C04">
            <w:pPr>
              <w:jc w:val="center"/>
              <w:cnfStyle w:val="100000000000" w:firstRow="1" w:lastRow="0" w:firstColumn="0" w:lastColumn="0" w:oddVBand="0" w:evenVBand="0" w:oddHBand="0" w:evenHBand="0" w:firstRowFirstColumn="0" w:firstRowLastColumn="0" w:lastRowFirstColumn="0" w:lastRowLastColumn="0"/>
              <w:rPr>
                <w:rFonts w:cstheme="minorHAnsi"/>
                <w:b w:val="0"/>
                <w:sz w:val="16"/>
              </w:rPr>
            </w:pPr>
            <w:r w:rsidRPr="00EA6591">
              <w:rPr>
                <w:rFonts w:cstheme="minorHAnsi"/>
                <w:b w:val="0"/>
                <w:sz w:val="16"/>
              </w:rPr>
              <w:t>D6</w:t>
            </w:r>
          </w:p>
        </w:tc>
        <w:tc>
          <w:tcPr>
            <w:tcW w:w="593" w:type="dxa"/>
          </w:tcPr>
          <w:p w14:paraId="61957D37" w14:textId="77777777" w:rsidR="009923AD" w:rsidRPr="00EA6591" w:rsidRDefault="009923AD" w:rsidP="00FD0C04">
            <w:pPr>
              <w:jc w:val="center"/>
              <w:cnfStyle w:val="100000000000" w:firstRow="1" w:lastRow="0" w:firstColumn="0" w:lastColumn="0" w:oddVBand="0" w:evenVBand="0" w:oddHBand="0" w:evenHBand="0" w:firstRowFirstColumn="0" w:firstRowLastColumn="0" w:lastRowFirstColumn="0" w:lastRowLastColumn="0"/>
              <w:rPr>
                <w:rFonts w:cstheme="minorHAnsi"/>
                <w:b w:val="0"/>
                <w:sz w:val="16"/>
              </w:rPr>
            </w:pPr>
            <w:r w:rsidRPr="00EA6591">
              <w:rPr>
                <w:rFonts w:cstheme="minorHAnsi"/>
                <w:b w:val="0"/>
                <w:sz w:val="16"/>
              </w:rPr>
              <w:t>D7</w:t>
            </w:r>
          </w:p>
        </w:tc>
        <w:tc>
          <w:tcPr>
            <w:tcW w:w="579" w:type="dxa"/>
          </w:tcPr>
          <w:p w14:paraId="3EF180D2" w14:textId="77777777" w:rsidR="009923AD" w:rsidRPr="00EA6591" w:rsidRDefault="009923AD" w:rsidP="00FD0C04">
            <w:pPr>
              <w:jc w:val="center"/>
              <w:cnfStyle w:val="100000000000" w:firstRow="1" w:lastRow="0" w:firstColumn="0" w:lastColumn="0" w:oddVBand="0" w:evenVBand="0" w:oddHBand="0" w:evenHBand="0" w:firstRowFirstColumn="0" w:firstRowLastColumn="0" w:lastRowFirstColumn="0" w:lastRowLastColumn="0"/>
              <w:rPr>
                <w:rFonts w:cstheme="minorHAnsi"/>
                <w:b w:val="0"/>
                <w:sz w:val="16"/>
              </w:rPr>
            </w:pPr>
            <w:r w:rsidRPr="00EA6591">
              <w:rPr>
                <w:rFonts w:cstheme="minorHAnsi"/>
                <w:b w:val="0"/>
                <w:sz w:val="16"/>
              </w:rPr>
              <w:t>D8</w:t>
            </w:r>
          </w:p>
        </w:tc>
        <w:tc>
          <w:tcPr>
            <w:tcW w:w="576" w:type="dxa"/>
          </w:tcPr>
          <w:p w14:paraId="51E7C9F6" w14:textId="77777777" w:rsidR="009923AD" w:rsidRPr="00EA6591" w:rsidRDefault="009923AD" w:rsidP="00FD0C04">
            <w:pPr>
              <w:jc w:val="center"/>
              <w:cnfStyle w:val="100000000000" w:firstRow="1" w:lastRow="0" w:firstColumn="0" w:lastColumn="0" w:oddVBand="0" w:evenVBand="0" w:oddHBand="0" w:evenHBand="0" w:firstRowFirstColumn="0" w:firstRowLastColumn="0" w:lastRowFirstColumn="0" w:lastRowLastColumn="0"/>
              <w:rPr>
                <w:rFonts w:cstheme="minorHAnsi"/>
                <w:b w:val="0"/>
                <w:sz w:val="16"/>
              </w:rPr>
            </w:pPr>
            <w:r w:rsidRPr="00EA6591">
              <w:rPr>
                <w:rFonts w:cstheme="minorHAnsi"/>
                <w:b w:val="0"/>
                <w:sz w:val="16"/>
              </w:rPr>
              <w:t>D9</w:t>
            </w:r>
          </w:p>
        </w:tc>
        <w:tc>
          <w:tcPr>
            <w:tcW w:w="576" w:type="dxa"/>
          </w:tcPr>
          <w:p w14:paraId="443BBBC2" w14:textId="77777777" w:rsidR="009923AD" w:rsidRPr="00EA6591" w:rsidRDefault="009923AD" w:rsidP="00FD0C04">
            <w:pPr>
              <w:jc w:val="center"/>
              <w:cnfStyle w:val="100000000000" w:firstRow="1" w:lastRow="0" w:firstColumn="0" w:lastColumn="0" w:oddVBand="0" w:evenVBand="0" w:oddHBand="0" w:evenHBand="0" w:firstRowFirstColumn="0" w:firstRowLastColumn="0" w:lastRowFirstColumn="0" w:lastRowLastColumn="0"/>
              <w:rPr>
                <w:rFonts w:cstheme="minorHAnsi"/>
                <w:b w:val="0"/>
                <w:sz w:val="16"/>
              </w:rPr>
            </w:pPr>
            <w:r w:rsidRPr="00EA6591">
              <w:rPr>
                <w:rFonts w:cstheme="minorHAnsi"/>
                <w:b w:val="0"/>
                <w:sz w:val="16"/>
              </w:rPr>
              <w:t>D10</w:t>
            </w:r>
          </w:p>
        </w:tc>
        <w:tc>
          <w:tcPr>
            <w:tcW w:w="576" w:type="dxa"/>
          </w:tcPr>
          <w:p w14:paraId="429ECFB4" w14:textId="77777777" w:rsidR="009923AD" w:rsidRPr="00EA6591" w:rsidRDefault="009923AD" w:rsidP="00FD0C04">
            <w:pPr>
              <w:jc w:val="center"/>
              <w:cnfStyle w:val="100000000000" w:firstRow="1" w:lastRow="0" w:firstColumn="0" w:lastColumn="0" w:oddVBand="0" w:evenVBand="0" w:oddHBand="0" w:evenHBand="0" w:firstRowFirstColumn="0" w:firstRowLastColumn="0" w:lastRowFirstColumn="0" w:lastRowLastColumn="0"/>
              <w:rPr>
                <w:rFonts w:cstheme="minorHAnsi"/>
                <w:b w:val="0"/>
                <w:sz w:val="16"/>
              </w:rPr>
            </w:pPr>
            <w:r w:rsidRPr="00EA6591">
              <w:rPr>
                <w:rFonts w:cstheme="minorHAnsi"/>
                <w:b w:val="0"/>
                <w:sz w:val="16"/>
              </w:rPr>
              <w:t>D11</w:t>
            </w:r>
          </w:p>
        </w:tc>
        <w:tc>
          <w:tcPr>
            <w:tcW w:w="576" w:type="dxa"/>
          </w:tcPr>
          <w:p w14:paraId="6192F824" w14:textId="77777777" w:rsidR="009923AD" w:rsidRPr="00EA6591" w:rsidRDefault="009923AD" w:rsidP="00FD0C04">
            <w:pPr>
              <w:jc w:val="center"/>
              <w:cnfStyle w:val="100000000000" w:firstRow="1" w:lastRow="0" w:firstColumn="0" w:lastColumn="0" w:oddVBand="0" w:evenVBand="0" w:oddHBand="0" w:evenHBand="0" w:firstRowFirstColumn="0" w:firstRowLastColumn="0" w:lastRowFirstColumn="0" w:lastRowLastColumn="0"/>
              <w:rPr>
                <w:rFonts w:cstheme="minorHAnsi"/>
                <w:b w:val="0"/>
                <w:sz w:val="16"/>
              </w:rPr>
            </w:pPr>
            <w:r w:rsidRPr="00EA6591">
              <w:rPr>
                <w:rFonts w:cstheme="minorHAnsi"/>
                <w:b w:val="0"/>
                <w:sz w:val="16"/>
              </w:rPr>
              <w:t>D12</w:t>
            </w:r>
          </w:p>
        </w:tc>
        <w:tc>
          <w:tcPr>
            <w:tcW w:w="576" w:type="dxa"/>
          </w:tcPr>
          <w:p w14:paraId="5E466F6B" w14:textId="77777777" w:rsidR="009923AD" w:rsidRPr="00EA6591" w:rsidRDefault="009923AD" w:rsidP="00FD0C04">
            <w:pPr>
              <w:jc w:val="center"/>
              <w:cnfStyle w:val="100000000000" w:firstRow="1" w:lastRow="0" w:firstColumn="0" w:lastColumn="0" w:oddVBand="0" w:evenVBand="0" w:oddHBand="0" w:evenHBand="0" w:firstRowFirstColumn="0" w:firstRowLastColumn="0" w:lastRowFirstColumn="0" w:lastRowLastColumn="0"/>
              <w:rPr>
                <w:rFonts w:cstheme="minorHAnsi"/>
                <w:b w:val="0"/>
                <w:sz w:val="16"/>
              </w:rPr>
            </w:pPr>
            <w:r w:rsidRPr="00EA6591">
              <w:rPr>
                <w:rFonts w:cstheme="minorHAnsi"/>
                <w:b w:val="0"/>
                <w:sz w:val="16"/>
              </w:rPr>
              <w:t>D13</w:t>
            </w:r>
          </w:p>
        </w:tc>
        <w:tc>
          <w:tcPr>
            <w:tcW w:w="560" w:type="dxa"/>
          </w:tcPr>
          <w:p w14:paraId="4F2D3CC1" w14:textId="77777777" w:rsidR="009923AD" w:rsidRPr="00EA6591" w:rsidRDefault="009923AD" w:rsidP="00FD0C04">
            <w:pPr>
              <w:jc w:val="center"/>
              <w:cnfStyle w:val="100000000000" w:firstRow="1" w:lastRow="0" w:firstColumn="0" w:lastColumn="0" w:oddVBand="0" w:evenVBand="0" w:oddHBand="0" w:evenHBand="0" w:firstRowFirstColumn="0" w:firstRowLastColumn="0" w:lastRowFirstColumn="0" w:lastRowLastColumn="0"/>
              <w:rPr>
                <w:rFonts w:cstheme="minorHAnsi"/>
                <w:b w:val="0"/>
                <w:sz w:val="16"/>
              </w:rPr>
            </w:pPr>
            <w:r w:rsidRPr="00EA6591">
              <w:rPr>
                <w:rFonts w:cstheme="minorHAnsi"/>
                <w:b w:val="0"/>
                <w:sz w:val="16"/>
              </w:rPr>
              <w:t>D14</w:t>
            </w:r>
          </w:p>
        </w:tc>
      </w:tr>
      <w:tr w:rsidR="009923AD" w:rsidRPr="00EA6591" w14:paraId="34AC1057" w14:textId="77777777" w:rsidTr="009923AD">
        <w:tc>
          <w:tcPr>
            <w:cnfStyle w:val="001000000000" w:firstRow="0" w:lastRow="0" w:firstColumn="1" w:lastColumn="0" w:oddVBand="0" w:evenVBand="0" w:oddHBand="0" w:evenHBand="0" w:firstRowFirstColumn="0" w:firstRowLastColumn="0" w:lastRowFirstColumn="0" w:lastRowLastColumn="0"/>
            <w:tcW w:w="1179" w:type="dxa"/>
          </w:tcPr>
          <w:p w14:paraId="7F9FF87E" w14:textId="77777777" w:rsidR="009923AD" w:rsidRPr="00EA6591" w:rsidRDefault="009923AD" w:rsidP="00FD0C04">
            <w:pPr>
              <w:jc w:val="center"/>
              <w:rPr>
                <w:rFonts w:cstheme="minorHAnsi"/>
                <w:b w:val="0"/>
                <w:sz w:val="16"/>
              </w:rPr>
            </w:pPr>
            <w:r w:rsidRPr="00EA6591">
              <w:rPr>
                <w:rFonts w:cstheme="minorHAnsi"/>
                <w:b w:val="0"/>
                <w:sz w:val="16"/>
              </w:rPr>
              <w:t>Idiosyncratic</w:t>
            </w:r>
          </w:p>
        </w:tc>
        <w:tc>
          <w:tcPr>
            <w:tcW w:w="594" w:type="dxa"/>
          </w:tcPr>
          <w:p w14:paraId="370CEB37" w14:textId="77777777" w:rsidR="009923AD"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sz w:val="16"/>
              </w:rPr>
            </w:pPr>
            <w:r w:rsidRPr="00EA6591">
              <w:rPr>
                <w:rFonts w:cstheme="minorHAnsi"/>
                <w:sz w:val="16"/>
              </w:rPr>
              <w:t>2.4%</w:t>
            </w:r>
          </w:p>
        </w:tc>
        <w:tc>
          <w:tcPr>
            <w:tcW w:w="593" w:type="dxa"/>
          </w:tcPr>
          <w:p w14:paraId="05A87720" w14:textId="77777777" w:rsidR="009923AD"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sz w:val="16"/>
              </w:rPr>
            </w:pPr>
            <w:r w:rsidRPr="00EA6591">
              <w:rPr>
                <w:rFonts w:cstheme="minorHAnsi"/>
                <w:sz w:val="16"/>
              </w:rPr>
              <w:t>4.8%</w:t>
            </w:r>
          </w:p>
        </w:tc>
        <w:tc>
          <w:tcPr>
            <w:tcW w:w="593" w:type="dxa"/>
          </w:tcPr>
          <w:p w14:paraId="2AEEA772" w14:textId="77777777" w:rsidR="009923AD"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sz w:val="16"/>
              </w:rPr>
            </w:pPr>
            <w:r w:rsidRPr="00EA6591">
              <w:rPr>
                <w:rFonts w:cstheme="minorHAnsi"/>
                <w:sz w:val="16"/>
              </w:rPr>
              <w:t>4.8%</w:t>
            </w:r>
          </w:p>
        </w:tc>
        <w:tc>
          <w:tcPr>
            <w:tcW w:w="593" w:type="dxa"/>
          </w:tcPr>
          <w:p w14:paraId="209A8952" w14:textId="77777777" w:rsidR="009923AD"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sz w:val="16"/>
              </w:rPr>
            </w:pPr>
            <w:r w:rsidRPr="00EA6591">
              <w:rPr>
                <w:rFonts w:cstheme="minorHAnsi"/>
                <w:sz w:val="16"/>
              </w:rPr>
              <w:t>4.8%</w:t>
            </w:r>
          </w:p>
        </w:tc>
        <w:tc>
          <w:tcPr>
            <w:tcW w:w="593" w:type="dxa"/>
          </w:tcPr>
          <w:p w14:paraId="6392DE83" w14:textId="77777777" w:rsidR="009923AD"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sz w:val="16"/>
              </w:rPr>
            </w:pPr>
            <w:r w:rsidRPr="00EA6591">
              <w:rPr>
                <w:rFonts w:cstheme="minorHAnsi"/>
                <w:sz w:val="16"/>
              </w:rPr>
              <w:t>4.8%</w:t>
            </w:r>
          </w:p>
        </w:tc>
        <w:tc>
          <w:tcPr>
            <w:tcW w:w="593" w:type="dxa"/>
          </w:tcPr>
          <w:p w14:paraId="146F2B9F" w14:textId="77777777" w:rsidR="009923AD"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sz w:val="16"/>
              </w:rPr>
            </w:pPr>
            <w:r w:rsidRPr="00EA6591">
              <w:rPr>
                <w:rFonts w:cstheme="minorHAnsi"/>
                <w:sz w:val="16"/>
              </w:rPr>
              <w:t>4.8%</w:t>
            </w:r>
          </w:p>
        </w:tc>
        <w:tc>
          <w:tcPr>
            <w:tcW w:w="593" w:type="dxa"/>
          </w:tcPr>
          <w:p w14:paraId="07E9390C" w14:textId="77777777" w:rsidR="009923AD"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sz w:val="16"/>
              </w:rPr>
            </w:pPr>
            <w:r w:rsidRPr="00EA6591">
              <w:rPr>
                <w:rFonts w:cstheme="minorHAnsi"/>
                <w:sz w:val="16"/>
              </w:rPr>
              <w:t>4.8%</w:t>
            </w:r>
          </w:p>
        </w:tc>
        <w:tc>
          <w:tcPr>
            <w:tcW w:w="579" w:type="dxa"/>
          </w:tcPr>
          <w:p w14:paraId="193E4360" w14:textId="77777777" w:rsidR="009923AD"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sz w:val="16"/>
              </w:rPr>
            </w:pPr>
            <w:r w:rsidRPr="00EA6591">
              <w:rPr>
                <w:rFonts w:cstheme="minorHAnsi"/>
                <w:sz w:val="16"/>
              </w:rPr>
              <w:t>7.2%</w:t>
            </w:r>
          </w:p>
        </w:tc>
        <w:tc>
          <w:tcPr>
            <w:tcW w:w="576" w:type="dxa"/>
          </w:tcPr>
          <w:p w14:paraId="04AB6E54" w14:textId="77777777" w:rsidR="009923AD"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sz w:val="16"/>
              </w:rPr>
            </w:pPr>
            <w:r w:rsidRPr="00EA6591">
              <w:rPr>
                <w:rFonts w:cstheme="minorHAnsi"/>
                <w:sz w:val="16"/>
              </w:rPr>
              <w:t>7.2%</w:t>
            </w:r>
          </w:p>
        </w:tc>
        <w:tc>
          <w:tcPr>
            <w:tcW w:w="576" w:type="dxa"/>
          </w:tcPr>
          <w:p w14:paraId="3FB445B0" w14:textId="77777777" w:rsidR="009923AD"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sz w:val="16"/>
              </w:rPr>
            </w:pPr>
            <w:r w:rsidRPr="00EA6591">
              <w:rPr>
                <w:rFonts w:cstheme="minorHAnsi"/>
                <w:sz w:val="16"/>
              </w:rPr>
              <w:t>7.2%</w:t>
            </w:r>
          </w:p>
        </w:tc>
        <w:tc>
          <w:tcPr>
            <w:tcW w:w="576" w:type="dxa"/>
          </w:tcPr>
          <w:p w14:paraId="01E23B1F" w14:textId="77777777" w:rsidR="009923AD"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sz w:val="16"/>
              </w:rPr>
            </w:pPr>
            <w:r w:rsidRPr="00EA6591">
              <w:rPr>
                <w:rFonts w:cstheme="minorHAnsi"/>
                <w:sz w:val="16"/>
              </w:rPr>
              <w:t>7.2%</w:t>
            </w:r>
          </w:p>
        </w:tc>
        <w:tc>
          <w:tcPr>
            <w:tcW w:w="576" w:type="dxa"/>
          </w:tcPr>
          <w:p w14:paraId="5F02C0FE" w14:textId="77777777" w:rsidR="009923AD"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sz w:val="16"/>
              </w:rPr>
            </w:pPr>
            <w:r w:rsidRPr="00EA6591">
              <w:rPr>
                <w:rFonts w:cstheme="minorHAnsi"/>
                <w:sz w:val="16"/>
              </w:rPr>
              <w:t>7.2%</w:t>
            </w:r>
          </w:p>
        </w:tc>
        <w:tc>
          <w:tcPr>
            <w:tcW w:w="576" w:type="dxa"/>
          </w:tcPr>
          <w:p w14:paraId="07B2BAFA" w14:textId="77777777" w:rsidR="009923AD"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sz w:val="16"/>
              </w:rPr>
            </w:pPr>
            <w:r w:rsidRPr="00EA6591">
              <w:rPr>
                <w:rFonts w:cstheme="minorHAnsi"/>
                <w:sz w:val="16"/>
              </w:rPr>
              <w:t>7.2%</w:t>
            </w:r>
          </w:p>
        </w:tc>
        <w:tc>
          <w:tcPr>
            <w:tcW w:w="560" w:type="dxa"/>
          </w:tcPr>
          <w:p w14:paraId="6EBBC61C" w14:textId="77777777" w:rsidR="009923AD"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sz w:val="16"/>
              </w:rPr>
            </w:pPr>
            <w:r w:rsidRPr="00EA6591">
              <w:rPr>
                <w:rFonts w:cstheme="minorHAnsi"/>
                <w:sz w:val="16"/>
              </w:rPr>
              <w:t>7.2%</w:t>
            </w:r>
          </w:p>
        </w:tc>
      </w:tr>
      <w:tr w:rsidR="009923AD" w:rsidRPr="00EA6591" w14:paraId="6A2B429C" w14:textId="77777777" w:rsidTr="009923AD">
        <w:tc>
          <w:tcPr>
            <w:cnfStyle w:val="001000000000" w:firstRow="0" w:lastRow="0" w:firstColumn="1" w:lastColumn="0" w:oddVBand="0" w:evenVBand="0" w:oddHBand="0" w:evenHBand="0" w:firstRowFirstColumn="0" w:firstRowLastColumn="0" w:lastRowFirstColumn="0" w:lastRowLastColumn="0"/>
            <w:tcW w:w="1179" w:type="dxa"/>
          </w:tcPr>
          <w:p w14:paraId="47FBB04C" w14:textId="77777777" w:rsidR="009923AD" w:rsidRPr="00EA6591" w:rsidRDefault="009923AD" w:rsidP="00FD0C04">
            <w:pPr>
              <w:jc w:val="center"/>
              <w:rPr>
                <w:rFonts w:cstheme="minorHAnsi"/>
                <w:b w:val="0"/>
                <w:sz w:val="16"/>
              </w:rPr>
            </w:pPr>
            <w:r w:rsidRPr="00EA6591">
              <w:rPr>
                <w:rFonts w:cstheme="minorHAnsi"/>
                <w:b w:val="0"/>
                <w:sz w:val="16"/>
              </w:rPr>
              <w:t>Systemic</w:t>
            </w:r>
          </w:p>
        </w:tc>
        <w:tc>
          <w:tcPr>
            <w:tcW w:w="594" w:type="dxa"/>
          </w:tcPr>
          <w:p w14:paraId="1DA73385" w14:textId="77777777" w:rsidR="009923AD"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sz w:val="16"/>
              </w:rPr>
            </w:pPr>
            <w:r w:rsidRPr="00EA6591">
              <w:rPr>
                <w:rFonts w:cstheme="minorHAnsi"/>
                <w:sz w:val="16"/>
              </w:rPr>
              <w:t>0.6%</w:t>
            </w:r>
          </w:p>
        </w:tc>
        <w:tc>
          <w:tcPr>
            <w:tcW w:w="593" w:type="dxa"/>
          </w:tcPr>
          <w:p w14:paraId="32703BFA" w14:textId="77777777" w:rsidR="009923AD"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sz w:val="16"/>
              </w:rPr>
            </w:pPr>
            <w:r w:rsidRPr="00EA6591">
              <w:rPr>
                <w:rFonts w:cstheme="minorHAnsi"/>
                <w:sz w:val="16"/>
              </w:rPr>
              <w:t>1.2%</w:t>
            </w:r>
          </w:p>
        </w:tc>
        <w:tc>
          <w:tcPr>
            <w:tcW w:w="593" w:type="dxa"/>
          </w:tcPr>
          <w:p w14:paraId="16B9A450" w14:textId="77777777" w:rsidR="009923AD"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sz w:val="16"/>
              </w:rPr>
            </w:pPr>
            <w:r w:rsidRPr="00EA6591">
              <w:rPr>
                <w:rFonts w:cstheme="minorHAnsi"/>
                <w:sz w:val="16"/>
              </w:rPr>
              <w:t>1.2%</w:t>
            </w:r>
          </w:p>
        </w:tc>
        <w:tc>
          <w:tcPr>
            <w:tcW w:w="593" w:type="dxa"/>
          </w:tcPr>
          <w:p w14:paraId="6AE15745" w14:textId="77777777" w:rsidR="009923AD"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sz w:val="16"/>
              </w:rPr>
            </w:pPr>
            <w:r w:rsidRPr="00EA6591">
              <w:rPr>
                <w:rFonts w:cstheme="minorHAnsi"/>
                <w:sz w:val="16"/>
              </w:rPr>
              <w:t>1.2%</w:t>
            </w:r>
          </w:p>
        </w:tc>
        <w:tc>
          <w:tcPr>
            <w:tcW w:w="593" w:type="dxa"/>
          </w:tcPr>
          <w:p w14:paraId="61DDD379" w14:textId="77777777" w:rsidR="009923AD"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sz w:val="16"/>
              </w:rPr>
            </w:pPr>
            <w:r w:rsidRPr="00EA6591">
              <w:rPr>
                <w:rFonts w:cstheme="minorHAnsi"/>
                <w:sz w:val="16"/>
              </w:rPr>
              <w:t>1.2%</w:t>
            </w:r>
          </w:p>
        </w:tc>
        <w:tc>
          <w:tcPr>
            <w:tcW w:w="593" w:type="dxa"/>
          </w:tcPr>
          <w:p w14:paraId="1606A7E5" w14:textId="77777777" w:rsidR="009923AD"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sz w:val="16"/>
              </w:rPr>
            </w:pPr>
            <w:r w:rsidRPr="00EA6591">
              <w:rPr>
                <w:rFonts w:cstheme="minorHAnsi"/>
                <w:sz w:val="16"/>
              </w:rPr>
              <w:t>1.2%</w:t>
            </w:r>
          </w:p>
        </w:tc>
        <w:tc>
          <w:tcPr>
            <w:tcW w:w="593" w:type="dxa"/>
          </w:tcPr>
          <w:p w14:paraId="1863B4FD" w14:textId="77777777" w:rsidR="009923AD"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sz w:val="16"/>
              </w:rPr>
            </w:pPr>
            <w:r w:rsidRPr="00EA6591">
              <w:rPr>
                <w:rFonts w:cstheme="minorHAnsi"/>
                <w:sz w:val="16"/>
              </w:rPr>
              <w:t>1.2%</w:t>
            </w:r>
          </w:p>
        </w:tc>
        <w:tc>
          <w:tcPr>
            <w:tcW w:w="579" w:type="dxa"/>
          </w:tcPr>
          <w:p w14:paraId="44231B9C" w14:textId="77777777" w:rsidR="009923AD"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sz w:val="16"/>
              </w:rPr>
            </w:pPr>
            <w:r w:rsidRPr="00EA6591">
              <w:rPr>
                <w:rFonts w:cstheme="minorHAnsi"/>
                <w:sz w:val="16"/>
              </w:rPr>
              <w:t>1.8%</w:t>
            </w:r>
          </w:p>
        </w:tc>
        <w:tc>
          <w:tcPr>
            <w:tcW w:w="576" w:type="dxa"/>
          </w:tcPr>
          <w:p w14:paraId="11E71760" w14:textId="77777777" w:rsidR="009923AD"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sz w:val="16"/>
              </w:rPr>
            </w:pPr>
            <w:r w:rsidRPr="00EA6591">
              <w:rPr>
                <w:rFonts w:cstheme="minorHAnsi"/>
                <w:sz w:val="16"/>
              </w:rPr>
              <w:t>1.8%</w:t>
            </w:r>
          </w:p>
        </w:tc>
        <w:tc>
          <w:tcPr>
            <w:tcW w:w="576" w:type="dxa"/>
          </w:tcPr>
          <w:p w14:paraId="69788056" w14:textId="77777777" w:rsidR="009923AD"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sz w:val="16"/>
              </w:rPr>
            </w:pPr>
            <w:r w:rsidRPr="00EA6591">
              <w:rPr>
                <w:rFonts w:cstheme="minorHAnsi"/>
                <w:sz w:val="16"/>
              </w:rPr>
              <w:t>1.8%</w:t>
            </w:r>
          </w:p>
        </w:tc>
        <w:tc>
          <w:tcPr>
            <w:tcW w:w="576" w:type="dxa"/>
          </w:tcPr>
          <w:p w14:paraId="4EE04180" w14:textId="77777777" w:rsidR="009923AD"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sz w:val="16"/>
              </w:rPr>
            </w:pPr>
            <w:r w:rsidRPr="00EA6591">
              <w:rPr>
                <w:rFonts w:cstheme="minorHAnsi"/>
                <w:sz w:val="16"/>
              </w:rPr>
              <w:t>1.8%</w:t>
            </w:r>
          </w:p>
        </w:tc>
        <w:tc>
          <w:tcPr>
            <w:tcW w:w="576" w:type="dxa"/>
          </w:tcPr>
          <w:p w14:paraId="0C3DB8AD" w14:textId="77777777" w:rsidR="009923AD"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sz w:val="16"/>
              </w:rPr>
            </w:pPr>
            <w:r w:rsidRPr="00EA6591">
              <w:rPr>
                <w:rFonts w:cstheme="minorHAnsi"/>
                <w:sz w:val="16"/>
              </w:rPr>
              <w:t>1.8%</w:t>
            </w:r>
          </w:p>
        </w:tc>
        <w:tc>
          <w:tcPr>
            <w:tcW w:w="576" w:type="dxa"/>
          </w:tcPr>
          <w:p w14:paraId="36E26AEA" w14:textId="77777777" w:rsidR="009923AD"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sz w:val="16"/>
              </w:rPr>
            </w:pPr>
            <w:r w:rsidRPr="00EA6591">
              <w:rPr>
                <w:rFonts w:cstheme="minorHAnsi"/>
                <w:sz w:val="16"/>
              </w:rPr>
              <w:t>1.8%</w:t>
            </w:r>
          </w:p>
        </w:tc>
        <w:tc>
          <w:tcPr>
            <w:tcW w:w="560" w:type="dxa"/>
          </w:tcPr>
          <w:p w14:paraId="272C50FA" w14:textId="77777777" w:rsidR="009923AD"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sz w:val="16"/>
              </w:rPr>
            </w:pPr>
            <w:r w:rsidRPr="00EA6591">
              <w:rPr>
                <w:rFonts w:cstheme="minorHAnsi"/>
                <w:sz w:val="16"/>
              </w:rPr>
              <w:t>1.8%</w:t>
            </w:r>
          </w:p>
        </w:tc>
      </w:tr>
      <w:tr w:rsidR="009923AD" w:rsidRPr="00EA6591" w14:paraId="03E57576" w14:textId="77777777" w:rsidTr="009923AD">
        <w:tc>
          <w:tcPr>
            <w:cnfStyle w:val="001000000000" w:firstRow="0" w:lastRow="0" w:firstColumn="1" w:lastColumn="0" w:oddVBand="0" w:evenVBand="0" w:oddHBand="0" w:evenHBand="0" w:firstRowFirstColumn="0" w:firstRowLastColumn="0" w:lastRowFirstColumn="0" w:lastRowLastColumn="0"/>
            <w:tcW w:w="1179" w:type="dxa"/>
          </w:tcPr>
          <w:p w14:paraId="18A758EE" w14:textId="77777777" w:rsidR="009923AD" w:rsidRPr="00EA6591" w:rsidRDefault="009923AD" w:rsidP="00FD0C04">
            <w:pPr>
              <w:jc w:val="center"/>
              <w:rPr>
                <w:rFonts w:cstheme="minorHAnsi"/>
                <w:b w:val="0"/>
                <w:sz w:val="16"/>
              </w:rPr>
            </w:pPr>
            <w:r w:rsidRPr="00EA6591">
              <w:rPr>
                <w:rFonts w:cstheme="minorHAnsi"/>
                <w:b w:val="0"/>
                <w:sz w:val="16"/>
              </w:rPr>
              <w:t>Combined</w:t>
            </w:r>
          </w:p>
        </w:tc>
        <w:tc>
          <w:tcPr>
            <w:tcW w:w="594" w:type="dxa"/>
          </w:tcPr>
          <w:p w14:paraId="670B5868" w14:textId="77777777" w:rsidR="009923AD"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sz w:val="16"/>
              </w:rPr>
            </w:pPr>
            <w:r w:rsidRPr="00EA6591">
              <w:rPr>
                <w:rFonts w:cstheme="minorHAnsi"/>
                <w:sz w:val="16"/>
              </w:rPr>
              <w:t>2.0%</w:t>
            </w:r>
          </w:p>
        </w:tc>
        <w:tc>
          <w:tcPr>
            <w:tcW w:w="593" w:type="dxa"/>
          </w:tcPr>
          <w:p w14:paraId="394B8598" w14:textId="77777777" w:rsidR="009923AD"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sz w:val="16"/>
              </w:rPr>
            </w:pPr>
            <w:r w:rsidRPr="00EA6591">
              <w:rPr>
                <w:rFonts w:cstheme="minorHAnsi"/>
                <w:sz w:val="16"/>
              </w:rPr>
              <w:t>4.0%</w:t>
            </w:r>
          </w:p>
        </w:tc>
        <w:tc>
          <w:tcPr>
            <w:tcW w:w="593" w:type="dxa"/>
          </w:tcPr>
          <w:p w14:paraId="2150DCB5" w14:textId="77777777" w:rsidR="009923AD"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sz w:val="16"/>
              </w:rPr>
            </w:pPr>
            <w:r w:rsidRPr="00EA6591">
              <w:rPr>
                <w:rFonts w:cstheme="minorHAnsi"/>
                <w:sz w:val="16"/>
              </w:rPr>
              <w:t>4.0%</w:t>
            </w:r>
          </w:p>
        </w:tc>
        <w:tc>
          <w:tcPr>
            <w:tcW w:w="593" w:type="dxa"/>
          </w:tcPr>
          <w:p w14:paraId="362FBFFB" w14:textId="77777777" w:rsidR="009923AD"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sz w:val="16"/>
              </w:rPr>
            </w:pPr>
            <w:r w:rsidRPr="00EA6591">
              <w:rPr>
                <w:rFonts w:cstheme="minorHAnsi"/>
                <w:sz w:val="16"/>
              </w:rPr>
              <w:t>4.0%</w:t>
            </w:r>
          </w:p>
        </w:tc>
        <w:tc>
          <w:tcPr>
            <w:tcW w:w="593" w:type="dxa"/>
          </w:tcPr>
          <w:p w14:paraId="60E4CACF" w14:textId="77777777" w:rsidR="009923AD"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sz w:val="16"/>
              </w:rPr>
            </w:pPr>
            <w:r w:rsidRPr="00EA6591">
              <w:rPr>
                <w:rFonts w:cstheme="minorHAnsi"/>
                <w:sz w:val="16"/>
              </w:rPr>
              <w:t>4.0%</w:t>
            </w:r>
          </w:p>
        </w:tc>
        <w:tc>
          <w:tcPr>
            <w:tcW w:w="593" w:type="dxa"/>
          </w:tcPr>
          <w:p w14:paraId="4445641B" w14:textId="77777777" w:rsidR="009923AD"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sz w:val="16"/>
              </w:rPr>
            </w:pPr>
            <w:r w:rsidRPr="00EA6591">
              <w:rPr>
                <w:rFonts w:cstheme="minorHAnsi"/>
                <w:sz w:val="16"/>
              </w:rPr>
              <w:t>4.0%</w:t>
            </w:r>
          </w:p>
        </w:tc>
        <w:tc>
          <w:tcPr>
            <w:tcW w:w="593" w:type="dxa"/>
          </w:tcPr>
          <w:p w14:paraId="351E31C8" w14:textId="77777777" w:rsidR="009923AD"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sz w:val="16"/>
              </w:rPr>
            </w:pPr>
            <w:r w:rsidRPr="00EA6591">
              <w:rPr>
                <w:rFonts w:cstheme="minorHAnsi"/>
                <w:sz w:val="16"/>
              </w:rPr>
              <w:t>4.0%</w:t>
            </w:r>
          </w:p>
        </w:tc>
        <w:tc>
          <w:tcPr>
            <w:tcW w:w="579" w:type="dxa"/>
          </w:tcPr>
          <w:p w14:paraId="6268948E" w14:textId="77777777" w:rsidR="009923AD"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sz w:val="16"/>
              </w:rPr>
            </w:pPr>
            <w:r w:rsidRPr="00EA6591">
              <w:rPr>
                <w:rFonts w:cstheme="minorHAnsi"/>
                <w:sz w:val="16"/>
              </w:rPr>
              <w:t>6.0%</w:t>
            </w:r>
          </w:p>
        </w:tc>
        <w:tc>
          <w:tcPr>
            <w:tcW w:w="576" w:type="dxa"/>
          </w:tcPr>
          <w:p w14:paraId="6117EFB0" w14:textId="77777777" w:rsidR="009923AD"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sz w:val="16"/>
              </w:rPr>
            </w:pPr>
            <w:r w:rsidRPr="00EA6591">
              <w:rPr>
                <w:rFonts w:cstheme="minorHAnsi"/>
                <w:sz w:val="16"/>
              </w:rPr>
              <w:t>6.0%</w:t>
            </w:r>
          </w:p>
        </w:tc>
        <w:tc>
          <w:tcPr>
            <w:tcW w:w="576" w:type="dxa"/>
          </w:tcPr>
          <w:p w14:paraId="6E53268D" w14:textId="77777777" w:rsidR="009923AD"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sz w:val="16"/>
              </w:rPr>
            </w:pPr>
            <w:r w:rsidRPr="00EA6591">
              <w:rPr>
                <w:rFonts w:cstheme="minorHAnsi"/>
                <w:sz w:val="16"/>
              </w:rPr>
              <w:t>6.0%</w:t>
            </w:r>
          </w:p>
        </w:tc>
        <w:tc>
          <w:tcPr>
            <w:tcW w:w="576" w:type="dxa"/>
          </w:tcPr>
          <w:p w14:paraId="06FAD37B" w14:textId="77777777" w:rsidR="009923AD"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sz w:val="16"/>
              </w:rPr>
            </w:pPr>
            <w:r w:rsidRPr="00EA6591">
              <w:rPr>
                <w:rFonts w:cstheme="minorHAnsi"/>
                <w:sz w:val="16"/>
              </w:rPr>
              <w:t>6.0%</w:t>
            </w:r>
          </w:p>
        </w:tc>
        <w:tc>
          <w:tcPr>
            <w:tcW w:w="576" w:type="dxa"/>
          </w:tcPr>
          <w:p w14:paraId="5F8FCAA8" w14:textId="77777777" w:rsidR="009923AD"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sz w:val="16"/>
              </w:rPr>
            </w:pPr>
            <w:r w:rsidRPr="00EA6591">
              <w:rPr>
                <w:rFonts w:cstheme="minorHAnsi"/>
                <w:sz w:val="16"/>
              </w:rPr>
              <w:t>6.0%</w:t>
            </w:r>
          </w:p>
        </w:tc>
        <w:tc>
          <w:tcPr>
            <w:tcW w:w="576" w:type="dxa"/>
          </w:tcPr>
          <w:p w14:paraId="2A5E78FB" w14:textId="77777777" w:rsidR="009923AD"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sz w:val="16"/>
              </w:rPr>
            </w:pPr>
            <w:r w:rsidRPr="00EA6591">
              <w:rPr>
                <w:rFonts w:cstheme="minorHAnsi"/>
                <w:sz w:val="16"/>
              </w:rPr>
              <w:t>6.0%</w:t>
            </w:r>
          </w:p>
        </w:tc>
        <w:tc>
          <w:tcPr>
            <w:tcW w:w="560" w:type="dxa"/>
          </w:tcPr>
          <w:p w14:paraId="055408E2" w14:textId="77777777" w:rsidR="009923AD" w:rsidRPr="00EA6591" w:rsidRDefault="009923AD" w:rsidP="00FD0C04">
            <w:pPr>
              <w:jc w:val="center"/>
              <w:cnfStyle w:val="000000000000" w:firstRow="0" w:lastRow="0" w:firstColumn="0" w:lastColumn="0" w:oddVBand="0" w:evenVBand="0" w:oddHBand="0" w:evenHBand="0" w:firstRowFirstColumn="0" w:firstRowLastColumn="0" w:lastRowFirstColumn="0" w:lastRowLastColumn="0"/>
              <w:rPr>
                <w:rFonts w:cstheme="minorHAnsi"/>
                <w:sz w:val="16"/>
              </w:rPr>
            </w:pPr>
            <w:r w:rsidRPr="00EA6591">
              <w:rPr>
                <w:rFonts w:cstheme="minorHAnsi"/>
                <w:sz w:val="16"/>
              </w:rPr>
              <w:t>6.0%</w:t>
            </w:r>
          </w:p>
        </w:tc>
      </w:tr>
    </w:tbl>
    <w:p w14:paraId="14D7DB8E" w14:textId="31A9074C" w:rsidR="004D1F99" w:rsidRDefault="009923AD" w:rsidP="009923AD">
      <w:pPr>
        <w:rPr>
          <w:rFonts w:cstheme="minorHAnsi"/>
        </w:rPr>
      </w:pPr>
      <w:r w:rsidRPr="00EA6591">
        <w:rPr>
          <w:rFonts w:cstheme="minorHAnsi"/>
        </w:rPr>
        <w:t xml:space="preserve">The early redemption of time deposits was also considered and incorporated while projecting the outgoing cash flow. The total cash outflow includes all early redemption </w:t>
      </w:r>
      <w:r w:rsidR="00CE466F" w:rsidRPr="00EA6591">
        <w:rPr>
          <w:rFonts w:cstheme="minorHAnsi"/>
        </w:rPr>
        <w:t xml:space="preserve">and </w:t>
      </w:r>
      <w:r w:rsidR="002142E9" w:rsidRPr="00EA6591">
        <w:rPr>
          <w:rFonts w:cstheme="minorHAnsi"/>
        </w:rPr>
        <w:t>run-off</w:t>
      </w:r>
      <w:r w:rsidR="00CE466F" w:rsidRPr="00EA6591">
        <w:rPr>
          <w:rFonts w:cstheme="minorHAnsi"/>
        </w:rPr>
        <w:t>s</w:t>
      </w:r>
      <w:r w:rsidR="00914492" w:rsidRPr="00EA6591">
        <w:rPr>
          <w:rFonts w:cstheme="minorHAnsi"/>
        </w:rPr>
        <w:t xml:space="preserve"> of matured deposits</w:t>
      </w:r>
      <w:r w:rsidR="00C30ED6">
        <w:rPr>
          <w:rFonts w:cstheme="minorHAnsi"/>
        </w:rPr>
        <w:t xml:space="preserve"> </w:t>
      </w:r>
      <w:r w:rsidR="00C30ED6">
        <w:rPr>
          <w:rFonts w:cstheme="minorHAnsi"/>
        </w:rPr>
        <w:fldChar w:fldCharType="begin"/>
      </w:r>
      <w:r w:rsidR="00C30ED6">
        <w:rPr>
          <w:rFonts w:cstheme="minorHAnsi"/>
        </w:rPr>
        <w:instrText xml:space="preserve"> REF _Ref25160677 \r \h </w:instrText>
      </w:r>
      <w:r w:rsidR="00C30ED6">
        <w:rPr>
          <w:rFonts w:cstheme="minorHAnsi"/>
        </w:rPr>
      </w:r>
      <w:r w:rsidR="00C30ED6">
        <w:rPr>
          <w:rFonts w:cstheme="minorHAnsi"/>
        </w:rPr>
        <w:fldChar w:fldCharType="separate"/>
      </w:r>
      <w:r w:rsidR="000777B4">
        <w:rPr>
          <w:rFonts w:cstheme="minorHAnsi"/>
        </w:rPr>
        <w:t>[14]</w:t>
      </w:r>
      <w:r w:rsidR="00C30ED6">
        <w:rPr>
          <w:rFonts w:cstheme="minorHAnsi"/>
        </w:rPr>
        <w:fldChar w:fldCharType="end"/>
      </w:r>
      <w:r w:rsidR="00914492" w:rsidRPr="00EA6591">
        <w:rPr>
          <w:rFonts w:cstheme="minorHAnsi"/>
        </w:rPr>
        <w:t xml:space="preserve">. </w:t>
      </w:r>
      <w:r w:rsidR="007166D5" w:rsidRPr="00EA6591">
        <w:rPr>
          <w:rFonts w:cstheme="minorHAnsi"/>
        </w:rPr>
        <w:t>The</w:t>
      </w:r>
      <w:r w:rsidR="00863745" w:rsidRPr="00EA6591">
        <w:rPr>
          <w:rFonts w:cstheme="minorHAnsi"/>
        </w:rPr>
        <w:t xml:space="preserve"> following table shows the time</w:t>
      </w:r>
      <w:r w:rsidR="007166D5" w:rsidRPr="00EA6591">
        <w:rPr>
          <w:rFonts w:cstheme="minorHAnsi"/>
        </w:rPr>
        <w:t>frame and scenario of an early redemption of Time Deposits – Retail.</w:t>
      </w:r>
    </w:p>
    <w:p w14:paraId="7589605A" w14:textId="77777777" w:rsidR="007B0C6F" w:rsidRDefault="007B0C6F" w:rsidP="009923AD">
      <w:pPr>
        <w:rPr>
          <w:rFonts w:cstheme="minorHAnsi"/>
        </w:rPr>
      </w:pPr>
    </w:p>
    <w:p w14:paraId="380E8617" w14:textId="4FBCCF99" w:rsidR="007B6DEB" w:rsidRPr="00EA6591" w:rsidRDefault="00575663" w:rsidP="007B6DEB">
      <w:pPr>
        <w:pStyle w:val="Caption"/>
        <w:keepNext/>
        <w:rPr>
          <w:rFonts w:cstheme="minorHAnsi"/>
        </w:rPr>
      </w:pPr>
      <w:r w:rsidRPr="008859FB">
        <w:t xml:space="preserve">Table </w:t>
      </w:r>
      <w:fldSimple w:instr=" SEQ Table \* ARABIC ">
        <w:r w:rsidR="000777B4">
          <w:rPr>
            <w:noProof/>
          </w:rPr>
          <w:t>32</w:t>
        </w:r>
      </w:fldSimple>
      <w:r w:rsidRPr="008859FB">
        <w:t>:</w:t>
      </w:r>
      <w:r w:rsidRPr="00EA6591">
        <w:rPr>
          <w:rFonts w:cstheme="minorHAnsi"/>
        </w:rPr>
        <w:t xml:space="preserve"> </w:t>
      </w:r>
      <w:r w:rsidR="007B6DEB" w:rsidRPr="00EA6591">
        <w:rPr>
          <w:rFonts w:cstheme="minorHAnsi"/>
        </w:rPr>
        <w:t>Retail Time Deposits Early Redemption Rates</w:t>
      </w:r>
    </w:p>
    <w:tbl>
      <w:tblPr>
        <w:tblStyle w:val="GridTable1Light"/>
        <w:tblW w:w="8640" w:type="dxa"/>
        <w:jc w:val="center"/>
        <w:tblLook w:val="04A0" w:firstRow="1" w:lastRow="0" w:firstColumn="1" w:lastColumn="0" w:noHBand="0" w:noVBand="1"/>
      </w:tblPr>
      <w:tblGrid>
        <w:gridCol w:w="2160"/>
        <w:gridCol w:w="2160"/>
        <w:gridCol w:w="2160"/>
        <w:gridCol w:w="2160"/>
      </w:tblGrid>
      <w:tr w:rsidR="00EB7CDC" w:rsidRPr="00EA6591" w14:paraId="59E9ABC6" w14:textId="77777777" w:rsidTr="007166D5">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14:paraId="203B0057" w14:textId="77777777" w:rsidR="00EB7CDC" w:rsidRPr="00EA6591" w:rsidRDefault="00863745" w:rsidP="00EB7CDC">
            <w:pPr>
              <w:jc w:val="center"/>
              <w:rPr>
                <w:rFonts w:cstheme="minorHAnsi"/>
                <w:b w:val="0"/>
              </w:rPr>
            </w:pPr>
            <w:r w:rsidRPr="00EA6591">
              <w:rPr>
                <w:rFonts w:cstheme="minorHAnsi"/>
                <w:b w:val="0"/>
              </w:rPr>
              <w:t>Timef</w:t>
            </w:r>
            <w:r w:rsidR="00EB7CDC" w:rsidRPr="00EA6591">
              <w:rPr>
                <w:rFonts w:cstheme="minorHAnsi"/>
                <w:b w:val="0"/>
              </w:rPr>
              <w:t>rame</w:t>
            </w:r>
          </w:p>
        </w:tc>
        <w:tc>
          <w:tcPr>
            <w:tcW w:w="2160" w:type="dxa"/>
            <w:noWrap/>
            <w:vAlign w:val="center"/>
            <w:hideMark/>
          </w:tcPr>
          <w:p w14:paraId="1288D73C" w14:textId="77777777" w:rsidR="00EB7CDC" w:rsidRPr="00EA6591" w:rsidRDefault="00EB7CDC" w:rsidP="00EB7CDC">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EA6591">
              <w:rPr>
                <w:rFonts w:cstheme="minorHAnsi"/>
                <w:b w:val="0"/>
              </w:rPr>
              <w:t>Systemic</w:t>
            </w:r>
          </w:p>
        </w:tc>
        <w:tc>
          <w:tcPr>
            <w:tcW w:w="2160" w:type="dxa"/>
            <w:noWrap/>
            <w:vAlign w:val="center"/>
            <w:hideMark/>
          </w:tcPr>
          <w:p w14:paraId="26B5D32B" w14:textId="77777777" w:rsidR="00EB7CDC" w:rsidRPr="00EA6591" w:rsidRDefault="00EB7CDC" w:rsidP="00EB7CDC">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EA6591">
              <w:rPr>
                <w:rFonts w:cstheme="minorHAnsi"/>
                <w:b w:val="0"/>
              </w:rPr>
              <w:t>Idiosyncratic</w:t>
            </w:r>
          </w:p>
        </w:tc>
        <w:tc>
          <w:tcPr>
            <w:tcW w:w="2160" w:type="dxa"/>
            <w:noWrap/>
            <w:vAlign w:val="center"/>
            <w:hideMark/>
          </w:tcPr>
          <w:p w14:paraId="2872DF35" w14:textId="77777777" w:rsidR="00EB7CDC" w:rsidRPr="00EA6591" w:rsidRDefault="00EB7CDC" w:rsidP="00EB7CDC">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EA6591">
              <w:rPr>
                <w:rFonts w:cstheme="minorHAnsi"/>
                <w:b w:val="0"/>
              </w:rPr>
              <w:t>Combined</w:t>
            </w:r>
          </w:p>
        </w:tc>
      </w:tr>
      <w:tr w:rsidR="00EB7CDC" w:rsidRPr="00EA6591" w14:paraId="61CEF7D5" w14:textId="77777777" w:rsidTr="007166D5">
        <w:trPr>
          <w:trHeight w:val="288"/>
          <w:jc w:val="center"/>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746FBB9E" w14:textId="77777777" w:rsidR="00EB7CDC" w:rsidRPr="00EA6591" w:rsidRDefault="00EB7CDC" w:rsidP="00EB7CDC">
            <w:pPr>
              <w:jc w:val="center"/>
              <w:rPr>
                <w:rFonts w:cstheme="minorHAnsi"/>
                <w:b w:val="0"/>
              </w:rPr>
            </w:pPr>
            <w:r w:rsidRPr="00EA6591">
              <w:rPr>
                <w:rFonts w:cstheme="minorHAnsi"/>
                <w:b w:val="0"/>
              </w:rPr>
              <w:t>30D</w:t>
            </w:r>
          </w:p>
        </w:tc>
        <w:tc>
          <w:tcPr>
            <w:tcW w:w="2160" w:type="dxa"/>
            <w:noWrap/>
            <w:vAlign w:val="center"/>
            <w:hideMark/>
          </w:tcPr>
          <w:p w14:paraId="7D7DA3CA" w14:textId="77777777" w:rsidR="00EB7CDC" w:rsidRPr="00EA6591" w:rsidRDefault="00EB7CDC" w:rsidP="00EB7CD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2.4%</w:t>
            </w:r>
          </w:p>
        </w:tc>
        <w:tc>
          <w:tcPr>
            <w:tcW w:w="2160" w:type="dxa"/>
            <w:noWrap/>
            <w:vAlign w:val="center"/>
            <w:hideMark/>
          </w:tcPr>
          <w:p w14:paraId="58018547" w14:textId="77777777" w:rsidR="00EB7CDC" w:rsidRPr="00EA6591" w:rsidRDefault="00EB7CDC" w:rsidP="00EB7CD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3.1%</w:t>
            </w:r>
          </w:p>
        </w:tc>
        <w:tc>
          <w:tcPr>
            <w:tcW w:w="2160" w:type="dxa"/>
            <w:noWrap/>
            <w:vAlign w:val="center"/>
            <w:hideMark/>
          </w:tcPr>
          <w:p w14:paraId="4D62C93D" w14:textId="77777777" w:rsidR="00EB7CDC" w:rsidRPr="00EA6591" w:rsidRDefault="00EB7CDC" w:rsidP="00EB7CD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5.6%</w:t>
            </w:r>
          </w:p>
        </w:tc>
      </w:tr>
      <w:tr w:rsidR="00EB7CDC" w:rsidRPr="00EA6591" w14:paraId="56B0CAF2" w14:textId="77777777" w:rsidTr="007166D5">
        <w:trPr>
          <w:trHeight w:val="288"/>
          <w:jc w:val="center"/>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5C069BF1" w14:textId="77777777" w:rsidR="00EB7CDC" w:rsidRPr="00EA6591" w:rsidRDefault="00EB7CDC" w:rsidP="00EB7CDC">
            <w:pPr>
              <w:jc w:val="center"/>
              <w:rPr>
                <w:rFonts w:cstheme="minorHAnsi"/>
                <w:b w:val="0"/>
              </w:rPr>
            </w:pPr>
            <w:r w:rsidRPr="00EA6591">
              <w:rPr>
                <w:rFonts w:cstheme="minorHAnsi"/>
                <w:b w:val="0"/>
              </w:rPr>
              <w:t>14D</w:t>
            </w:r>
          </w:p>
        </w:tc>
        <w:tc>
          <w:tcPr>
            <w:tcW w:w="2160" w:type="dxa"/>
            <w:noWrap/>
            <w:vAlign w:val="center"/>
            <w:hideMark/>
          </w:tcPr>
          <w:p w14:paraId="0499462B" w14:textId="77777777" w:rsidR="00EB7CDC" w:rsidRPr="00EA6591" w:rsidRDefault="00EB7CDC" w:rsidP="00EB7CD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1.5%</w:t>
            </w:r>
          </w:p>
        </w:tc>
        <w:tc>
          <w:tcPr>
            <w:tcW w:w="2160" w:type="dxa"/>
            <w:noWrap/>
            <w:vAlign w:val="center"/>
            <w:hideMark/>
          </w:tcPr>
          <w:p w14:paraId="07259C64" w14:textId="77777777" w:rsidR="00EB7CDC" w:rsidRPr="00EA6591" w:rsidRDefault="00EB7CDC" w:rsidP="00EB7CD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1.8%</w:t>
            </w:r>
          </w:p>
        </w:tc>
        <w:tc>
          <w:tcPr>
            <w:tcW w:w="2160" w:type="dxa"/>
            <w:noWrap/>
            <w:vAlign w:val="center"/>
            <w:hideMark/>
          </w:tcPr>
          <w:p w14:paraId="48ED67B8" w14:textId="77777777" w:rsidR="00EB7CDC" w:rsidRPr="00EA6591" w:rsidRDefault="00EB7CDC" w:rsidP="00EB7CD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3.4%</w:t>
            </w:r>
          </w:p>
        </w:tc>
      </w:tr>
    </w:tbl>
    <w:p w14:paraId="57667C3B" w14:textId="77777777" w:rsidR="00E07AA6" w:rsidRPr="00EA6591" w:rsidRDefault="00E07AA6" w:rsidP="000A2570">
      <w:pPr>
        <w:pStyle w:val="Heading7"/>
      </w:pPr>
      <w:r w:rsidRPr="00EA6591">
        <w:t>Time Deposits – Corporates</w:t>
      </w:r>
    </w:p>
    <w:p w14:paraId="11B8C6DE" w14:textId="09E4252E" w:rsidR="00E07AA6" w:rsidRPr="00EA6591" w:rsidRDefault="00E07AA6" w:rsidP="00E07AA6">
      <w:pPr>
        <w:rPr>
          <w:rFonts w:cstheme="minorHAnsi"/>
        </w:rPr>
      </w:pPr>
      <w:r w:rsidRPr="00EA6591">
        <w:rPr>
          <w:rFonts w:cstheme="minorHAnsi"/>
        </w:rPr>
        <w:t xml:space="preserve">These are comprised primarily of funds deposited with a maturity date by U.S-based corporate customers. Time deposits have a maturity schedule dictated by the terms of the deposit agreement. Customers have the option to redeem early; however, a one-month interest penalty will be applied if they do so. This wholesale deposit have different </w:t>
      </w:r>
      <w:r w:rsidR="002142E9" w:rsidRPr="00EA6591">
        <w:rPr>
          <w:rFonts w:cstheme="minorHAnsi"/>
        </w:rPr>
        <w:t>run-off</w:t>
      </w:r>
      <w:r w:rsidRPr="00EA6591">
        <w:rPr>
          <w:rFonts w:cstheme="minorHAnsi"/>
        </w:rPr>
        <w:t xml:space="preserve"> profile from retail deposits.</w:t>
      </w:r>
    </w:p>
    <w:p w14:paraId="78B1E78B" w14:textId="77777777" w:rsidR="00E07AA6" w:rsidRPr="00EA6591" w:rsidRDefault="00E07AA6" w:rsidP="00E07AA6">
      <w:pPr>
        <w:rPr>
          <w:rFonts w:cstheme="minorHAnsi"/>
          <w:u w:val="single"/>
        </w:rPr>
      </w:pPr>
      <w:r w:rsidRPr="00EA6591">
        <w:rPr>
          <w:rFonts w:cstheme="minorHAnsi"/>
          <w:u w:val="single"/>
        </w:rPr>
        <w:t>Potential Liquidity Impacts</w:t>
      </w:r>
    </w:p>
    <w:p w14:paraId="5C0CC8D7" w14:textId="77777777" w:rsidR="004D1F99" w:rsidRPr="00EA6591" w:rsidRDefault="00E07AA6" w:rsidP="00E07AA6">
      <w:pPr>
        <w:rPr>
          <w:rFonts w:cstheme="minorHAnsi"/>
        </w:rPr>
      </w:pPr>
      <w:r w:rsidRPr="00EA6591">
        <w:rPr>
          <w:rFonts w:cstheme="minorHAnsi"/>
        </w:rPr>
        <w:t>Rapid early redemption of deposits could occur out of concern for BOC's safety and soundness.</w:t>
      </w:r>
    </w:p>
    <w:p w14:paraId="7181B7FE" w14:textId="76CCBC72" w:rsidR="007B6DEB" w:rsidRPr="00EA6591" w:rsidRDefault="00575663" w:rsidP="007B6DEB">
      <w:pPr>
        <w:pStyle w:val="Caption"/>
        <w:keepNext/>
        <w:rPr>
          <w:rFonts w:cstheme="minorHAnsi"/>
        </w:rPr>
      </w:pPr>
      <w:r w:rsidRPr="008859FB">
        <w:t xml:space="preserve">Table </w:t>
      </w:r>
      <w:fldSimple w:instr=" SEQ Table \* ARABIC ">
        <w:r w:rsidR="000777B4">
          <w:rPr>
            <w:noProof/>
          </w:rPr>
          <w:t>33</w:t>
        </w:r>
      </w:fldSimple>
      <w:r w:rsidRPr="008859FB">
        <w:t>:</w:t>
      </w:r>
      <w:r w:rsidRPr="00EA6591">
        <w:rPr>
          <w:rFonts w:cstheme="minorHAnsi"/>
        </w:rPr>
        <w:t xml:space="preserve"> </w:t>
      </w:r>
      <w:r w:rsidR="007B6DEB" w:rsidRPr="00EA6591">
        <w:rPr>
          <w:rFonts w:cstheme="minorHAnsi"/>
        </w:rPr>
        <w:t>Cash Outflow Assumption of Corporate Time Deposits</w:t>
      </w:r>
    </w:p>
    <w:tbl>
      <w:tblPr>
        <w:tblStyle w:val="GridTable1Light"/>
        <w:tblW w:w="0" w:type="auto"/>
        <w:tblLook w:val="04A0" w:firstRow="1" w:lastRow="0" w:firstColumn="1" w:lastColumn="0" w:noHBand="0" w:noVBand="1"/>
      </w:tblPr>
      <w:tblGrid>
        <w:gridCol w:w="611"/>
        <w:gridCol w:w="3009"/>
        <w:gridCol w:w="1146"/>
        <w:gridCol w:w="1147"/>
        <w:gridCol w:w="1145"/>
        <w:gridCol w:w="1145"/>
        <w:gridCol w:w="1147"/>
      </w:tblGrid>
      <w:tr w:rsidR="00E07AA6" w:rsidRPr="00EA6591" w14:paraId="4C793D9D" w14:textId="77777777" w:rsidTr="00FD0C04">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75" w:type="dxa"/>
          </w:tcPr>
          <w:p w14:paraId="187C8DF3" w14:textId="77777777" w:rsidR="00E07AA6" w:rsidRPr="00EA6591" w:rsidRDefault="00E07AA6" w:rsidP="00FD0C04">
            <w:pPr>
              <w:rPr>
                <w:rFonts w:cstheme="minorHAnsi"/>
              </w:rPr>
            </w:pPr>
          </w:p>
        </w:tc>
        <w:tc>
          <w:tcPr>
            <w:tcW w:w="3024" w:type="dxa"/>
            <w:vAlign w:val="center"/>
          </w:tcPr>
          <w:p w14:paraId="7D5E74B9" w14:textId="77777777" w:rsidR="00E07AA6" w:rsidRPr="00EA6591" w:rsidRDefault="00E07AA6" w:rsidP="00FD0C0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Assumptions</w:t>
            </w:r>
          </w:p>
        </w:tc>
        <w:tc>
          <w:tcPr>
            <w:tcW w:w="1152" w:type="dxa"/>
            <w:vAlign w:val="center"/>
          </w:tcPr>
          <w:p w14:paraId="2BB0C80E" w14:textId="77777777" w:rsidR="00E07AA6" w:rsidRPr="00EA6591" w:rsidRDefault="00E07AA6" w:rsidP="00FD0C0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O/N</w:t>
            </w:r>
          </w:p>
        </w:tc>
        <w:tc>
          <w:tcPr>
            <w:tcW w:w="1152" w:type="dxa"/>
            <w:vAlign w:val="center"/>
          </w:tcPr>
          <w:p w14:paraId="37F79BD3" w14:textId="77777777" w:rsidR="00E07AA6" w:rsidRPr="00EA6591" w:rsidRDefault="00E07AA6" w:rsidP="00FD0C0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14 Day</w:t>
            </w:r>
          </w:p>
        </w:tc>
        <w:tc>
          <w:tcPr>
            <w:tcW w:w="1152" w:type="dxa"/>
            <w:vAlign w:val="center"/>
          </w:tcPr>
          <w:p w14:paraId="3121C638" w14:textId="77777777" w:rsidR="00E07AA6" w:rsidRPr="00EA6591" w:rsidRDefault="00E07AA6" w:rsidP="00FD0C0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30 Day</w:t>
            </w:r>
          </w:p>
        </w:tc>
        <w:tc>
          <w:tcPr>
            <w:tcW w:w="1152" w:type="dxa"/>
            <w:vAlign w:val="center"/>
          </w:tcPr>
          <w:p w14:paraId="77BE20A4" w14:textId="77777777" w:rsidR="00E07AA6" w:rsidRPr="00EA6591" w:rsidRDefault="00E07AA6" w:rsidP="00FD0C0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90 Day</w:t>
            </w:r>
          </w:p>
        </w:tc>
        <w:tc>
          <w:tcPr>
            <w:tcW w:w="1152" w:type="dxa"/>
            <w:vAlign w:val="center"/>
          </w:tcPr>
          <w:p w14:paraId="53F72CA9" w14:textId="77777777" w:rsidR="00E07AA6" w:rsidRPr="00EA6591" w:rsidRDefault="00E07AA6" w:rsidP="00FD0C0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 Year</w:t>
            </w:r>
          </w:p>
        </w:tc>
      </w:tr>
      <w:tr w:rsidR="00E07AA6" w:rsidRPr="00EA6591" w14:paraId="1DE0585D" w14:textId="77777777" w:rsidTr="00FD0C04">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623D914A" w14:textId="77777777" w:rsidR="00E07AA6" w:rsidRPr="00EA6591" w:rsidRDefault="00E07AA6" w:rsidP="00E07AA6">
            <w:pPr>
              <w:tabs>
                <w:tab w:val="left" w:pos="270"/>
              </w:tabs>
              <w:ind w:left="113" w:right="113"/>
              <w:jc w:val="center"/>
              <w:rPr>
                <w:rFonts w:cstheme="minorHAnsi"/>
                <w:b w:val="0"/>
                <w:lang w:eastAsia="en-US"/>
              </w:rPr>
            </w:pPr>
            <w:r w:rsidRPr="00EA6591">
              <w:rPr>
                <w:rFonts w:cstheme="minorHAnsi"/>
                <w:b w:val="0"/>
                <w:lang w:eastAsia="en-US"/>
              </w:rPr>
              <w:t>Idiosyncratic</w:t>
            </w:r>
          </w:p>
        </w:tc>
        <w:tc>
          <w:tcPr>
            <w:tcW w:w="3024" w:type="dxa"/>
            <w:vAlign w:val="center"/>
          </w:tcPr>
          <w:p w14:paraId="6EFBBB3E" w14:textId="7C356CCA" w:rsidR="00E07AA6" w:rsidRPr="00EA6591" w:rsidRDefault="00E07AA6" w:rsidP="00E07AA6">
            <w:pP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 xml:space="preserve">An idiosyncratic event assumes that the redemption penalty is marginalized because of BOC’s stress concerns. </w:t>
            </w:r>
            <w:r w:rsidR="0038030A" w:rsidRPr="00EA6591">
              <w:rPr>
                <w:rFonts w:cstheme="minorHAnsi"/>
              </w:rPr>
              <w:t>For conservativeness, BOC assumes a 100% outflow</w:t>
            </w:r>
            <w:r w:rsidR="009347E3" w:rsidRPr="00EA6591">
              <w:rPr>
                <w:rFonts w:cstheme="minorHAnsi"/>
              </w:rPr>
              <w:t xml:space="preserve"> for deposits maturing in 1 year,</w:t>
            </w:r>
            <w:r w:rsidR="0038030A" w:rsidRPr="00EA6591">
              <w:rPr>
                <w:rFonts w:cstheme="minorHAnsi"/>
              </w:rPr>
              <w:t xml:space="preserve"> </w:t>
            </w:r>
            <w:r w:rsidRPr="00EA6591">
              <w:rPr>
                <w:rFonts w:cstheme="minorHAnsi"/>
              </w:rPr>
              <w:t xml:space="preserve">33% outflow </w:t>
            </w:r>
            <w:r w:rsidR="009347E3" w:rsidRPr="00EA6591">
              <w:rPr>
                <w:rFonts w:cstheme="minorHAnsi"/>
              </w:rPr>
              <w:t>for deposits maturing within</w:t>
            </w:r>
            <w:r w:rsidRPr="00EA6591">
              <w:rPr>
                <w:rFonts w:cstheme="minorHAnsi"/>
              </w:rPr>
              <w:t xml:space="preserve"> </w:t>
            </w:r>
            <w:r w:rsidR="009347E3" w:rsidRPr="00EA6591">
              <w:rPr>
                <w:rFonts w:cstheme="minorHAnsi"/>
              </w:rPr>
              <w:t xml:space="preserve">the first 30 days, and uses linear interpolation to determine the run-off proportion of deposits that matures between 30-day and 1-year horizon. </w:t>
            </w:r>
            <w:r w:rsidRPr="00EA6591">
              <w:rPr>
                <w:rFonts w:cstheme="minorHAnsi"/>
              </w:rPr>
              <w:t xml:space="preserve">Once these deposits have </w:t>
            </w:r>
            <w:r w:rsidR="006B433E" w:rsidRPr="00EA6591">
              <w:rPr>
                <w:rFonts w:cstheme="minorHAnsi"/>
              </w:rPr>
              <w:t>matured,</w:t>
            </w:r>
            <w:r w:rsidRPr="00EA6591">
              <w:rPr>
                <w:rFonts w:cstheme="minorHAnsi"/>
              </w:rPr>
              <w:t xml:space="preserve"> </w:t>
            </w:r>
            <w:r w:rsidR="0038030A" w:rsidRPr="00EA6591">
              <w:rPr>
                <w:rFonts w:cstheme="minorHAnsi"/>
              </w:rPr>
              <w:t>clients transfer the fund</w:t>
            </w:r>
            <w:r w:rsidRPr="00EA6591">
              <w:rPr>
                <w:rFonts w:cstheme="minorHAnsi"/>
              </w:rPr>
              <w:t xml:space="preserve"> to other banks.</w:t>
            </w:r>
            <w:r w:rsidR="005420E7" w:rsidRPr="00EA6591">
              <w:rPr>
                <w:rFonts w:cstheme="minorHAnsi"/>
              </w:rPr>
              <w:t xml:space="preserve"> </w:t>
            </w:r>
          </w:p>
          <w:p w14:paraId="4A4B20ED" w14:textId="3D904EDE" w:rsidR="00E07AA6" w:rsidRPr="00EA6591" w:rsidRDefault="00E07AA6" w:rsidP="00E07AA6">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The assumption aligns with TCH studies on wholesale deposit</w:t>
            </w:r>
            <w:r w:rsidR="00364298" w:rsidRPr="00EA6591">
              <w:rPr>
                <w:rFonts w:cstheme="minorHAnsi"/>
              </w:rPr>
              <w:t xml:space="preserve"> </w:t>
            </w:r>
            <w:r w:rsidR="002142E9" w:rsidRPr="00EA6591">
              <w:rPr>
                <w:rFonts w:cstheme="minorHAnsi"/>
              </w:rPr>
              <w:t>run-off</w:t>
            </w:r>
            <w:r w:rsidRPr="00EA6591">
              <w:rPr>
                <w:rFonts w:cstheme="minorHAnsi"/>
              </w:rPr>
              <w:t>s. For wholesale deposits: a 33% deposit</w:t>
            </w:r>
            <w:r w:rsidR="00364298" w:rsidRPr="00EA6591">
              <w:rPr>
                <w:rFonts w:cstheme="minorHAnsi"/>
              </w:rPr>
              <w:t xml:space="preserve"> </w:t>
            </w:r>
            <w:r w:rsidR="002142E9" w:rsidRPr="00EA6591">
              <w:rPr>
                <w:rFonts w:cstheme="minorHAnsi"/>
              </w:rPr>
              <w:t>run-off</w:t>
            </w:r>
            <w:r w:rsidRPr="00EA6591">
              <w:rPr>
                <w:rFonts w:cstheme="minorHAnsi"/>
              </w:rPr>
              <w:t xml:space="preserve"> was observed in the worst-case bank from the previous banking crisis</w:t>
            </w:r>
            <w:bookmarkStart w:id="118" w:name="_Ref25161059"/>
            <w:r w:rsidRPr="00EA6591">
              <w:rPr>
                <w:rStyle w:val="FootnoteReference"/>
                <w:rFonts w:cstheme="minorHAnsi"/>
              </w:rPr>
              <w:footnoteReference w:id="8"/>
            </w:r>
            <w:bookmarkEnd w:id="118"/>
            <w:r w:rsidRPr="00EA6591">
              <w:rPr>
                <w:rFonts w:cstheme="minorHAnsi"/>
              </w:rPr>
              <w:t>.</w:t>
            </w:r>
          </w:p>
        </w:tc>
        <w:tc>
          <w:tcPr>
            <w:tcW w:w="1152" w:type="dxa"/>
            <w:vAlign w:val="center"/>
          </w:tcPr>
          <w:p w14:paraId="3F3AF10D" w14:textId="77777777" w:rsidR="00E07AA6" w:rsidRPr="00EA6591" w:rsidRDefault="00E07AA6" w:rsidP="00E07AA6">
            <w:pPr>
              <w:jc w:val="cente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A6591">
              <w:rPr>
                <w:rFonts w:cstheme="minorHAnsi"/>
                <w:color w:val="000000"/>
              </w:rPr>
              <w:t>6.6%</w:t>
            </w:r>
          </w:p>
        </w:tc>
        <w:tc>
          <w:tcPr>
            <w:tcW w:w="1152" w:type="dxa"/>
            <w:vAlign w:val="center"/>
          </w:tcPr>
          <w:p w14:paraId="533E481A" w14:textId="77777777" w:rsidR="00E07AA6" w:rsidRPr="00EA6591" w:rsidRDefault="00E07AA6" w:rsidP="00E07AA6">
            <w:pPr>
              <w:jc w:val="cente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A6591">
              <w:rPr>
                <w:rFonts w:cstheme="minorHAnsi"/>
                <w:color w:val="000000"/>
              </w:rPr>
              <w:t>19.8%</w:t>
            </w:r>
          </w:p>
        </w:tc>
        <w:tc>
          <w:tcPr>
            <w:tcW w:w="1152" w:type="dxa"/>
            <w:vAlign w:val="center"/>
          </w:tcPr>
          <w:p w14:paraId="1760F91F" w14:textId="77777777" w:rsidR="00E07AA6" w:rsidRPr="00EA6591" w:rsidRDefault="00E07AA6" w:rsidP="00E07AA6">
            <w:pPr>
              <w:jc w:val="cente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A6591">
              <w:rPr>
                <w:rFonts w:cstheme="minorHAnsi"/>
                <w:color w:val="000000"/>
              </w:rPr>
              <w:t>33%</w:t>
            </w:r>
          </w:p>
        </w:tc>
        <w:tc>
          <w:tcPr>
            <w:tcW w:w="1152" w:type="dxa"/>
            <w:vAlign w:val="center"/>
          </w:tcPr>
          <w:p w14:paraId="7E41CE69" w14:textId="77777777" w:rsidR="00E07AA6" w:rsidRPr="00EA6591" w:rsidRDefault="00E07AA6" w:rsidP="00E07AA6">
            <w:pPr>
              <w:jc w:val="cente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A6591">
              <w:rPr>
                <w:rFonts w:cstheme="minorHAnsi"/>
                <w:color w:val="000000"/>
              </w:rPr>
              <w:t>45%</w:t>
            </w:r>
          </w:p>
        </w:tc>
        <w:tc>
          <w:tcPr>
            <w:tcW w:w="1152" w:type="dxa"/>
            <w:vAlign w:val="center"/>
          </w:tcPr>
          <w:p w14:paraId="3D987C2B" w14:textId="77777777" w:rsidR="00E07AA6" w:rsidRPr="00EA6591" w:rsidRDefault="00E07AA6" w:rsidP="00E07AA6">
            <w:pPr>
              <w:jc w:val="cente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A6591">
              <w:rPr>
                <w:rFonts w:cstheme="minorHAnsi"/>
                <w:color w:val="000000"/>
              </w:rPr>
              <w:t>100%</w:t>
            </w:r>
          </w:p>
        </w:tc>
      </w:tr>
      <w:tr w:rsidR="00E07AA6" w:rsidRPr="00EA6591" w14:paraId="4E17865E" w14:textId="77777777" w:rsidTr="00E07AA6">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42AA99FD" w14:textId="77777777" w:rsidR="00E07AA6" w:rsidRPr="00EA6591" w:rsidRDefault="00E07AA6" w:rsidP="00E07AA6">
            <w:pPr>
              <w:tabs>
                <w:tab w:val="left" w:pos="270"/>
              </w:tabs>
              <w:ind w:left="113" w:right="113"/>
              <w:jc w:val="center"/>
              <w:rPr>
                <w:rFonts w:cstheme="minorHAnsi"/>
                <w:b w:val="0"/>
                <w:lang w:eastAsia="en-US"/>
              </w:rPr>
            </w:pPr>
            <w:r w:rsidRPr="00EA6591">
              <w:rPr>
                <w:rFonts w:cstheme="minorHAnsi"/>
                <w:b w:val="0"/>
                <w:lang w:eastAsia="en-US"/>
              </w:rPr>
              <w:t>Systemic</w:t>
            </w:r>
          </w:p>
        </w:tc>
        <w:tc>
          <w:tcPr>
            <w:tcW w:w="3024" w:type="dxa"/>
            <w:vAlign w:val="center"/>
          </w:tcPr>
          <w:p w14:paraId="336DA29A" w14:textId="1A0446E1" w:rsidR="004E68B5" w:rsidRPr="00EA6591" w:rsidRDefault="00E07AA6" w:rsidP="004E68B5">
            <w:pP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 xml:space="preserve">A systemic event assumes that the redemption penalty is marginalized because of BOC’s stress concerns. </w:t>
            </w:r>
            <w:r w:rsidR="004E68B5" w:rsidRPr="00EA6591">
              <w:rPr>
                <w:rFonts w:cstheme="minorHAnsi"/>
              </w:rPr>
              <w:t>For systemic stress scenario BOC assumes 9% outflow for deposits that mature within</w:t>
            </w:r>
            <w:r w:rsidRPr="00EA6591">
              <w:rPr>
                <w:rFonts w:cstheme="minorHAnsi"/>
              </w:rPr>
              <w:t xml:space="preserve"> 30 days</w:t>
            </w:r>
            <w:r w:rsidR="004E68B5" w:rsidRPr="00EA6591">
              <w:rPr>
                <w:rFonts w:cstheme="minorHAnsi"/>
              </w:rPr>
              <w:t>,</w:t>
            </w:r>
            <w:r w:rsidRPr="00EA6591">
              <w:rPr>
                <w:rFonts w:cstheme="minorHAnsi"/>
              </w:rPr>
              <w:t xml:space="preserve"> with no </w:t>
            </w:r>
            <w:r w:rsidR="004E68B5" w:rsidRPr="00EA6591">
              <w:rPr>
                <w:rFonts w:cstheme="minorHAnsi"/>
              </w:rPr>
              <w:t>additional outflow afterwards</w:t>
            </w:r>
            <w:r w:rsidRPr="00EA6591">
              <w:rPr>
                <w:rFonts w:cstheme="minorHAnsi"/>
              </w:rPr>
              <w:t xml:space="preserve">. </w:t>
            </w:r>
            <w:r w:rsidR="004E68B5" w:rsidRPr="00EA6591">
              <w:rPr>
                <w:rFonts w:cstheme="minorHAnsi"/>
              </w:rPr>
              <w:t>This assumption a</w:t>
            </w:r>
            <w:r w:rsidRPr="00EA6591">
              <w:rPr>
                <w:rFonts w:cstheme="minorHAnsi"/>
              </w:rPr>
              <w:t>ligns with TCH studies on wholesale deposits</w:t>
            </w:r>
            <w:r w:rsidR="00364298" w:rsidRPr="00EA6591">
              <w:rPr>
                <w:rFonts w:cstheme="minorHAnsi"/>
              </w:rPr>
              <w:t xml:space="preserve"> </w:t>
            </w:r>
            <w:r w:rsidR="002142E9" w:rsidRPr="00EA6591">
              <w:rPr>
                <w:rFonts w:cstheme="minorHAnsi"/>
              </w:rPr>
              <w:t>run-off</w:t>
            </w:r>
            <w:r w:rsidRPr="00EA6591">
              <w:rPr>
                <w:rFonts w:cstheme="minorHAnsi"/>
              </w:rPr>
              <w:t>.</w:t>
            </w:r>
            <w:r w:rsidR="005420E7" w:rsidRPr="00EA6591">
              <w:rPr>
                <w:rFonts w:cstheme="minorHAnsi"/>
              </w:rPr>
              <w:t xml:space="preserve"> </w:t>
            </w:r>
            <w:r w:rsidR="004E68B5" w:rsidRPr="00EA6591">
              <w:rPr>
                <w:rFonts w:cstheme="minorHAnsi"/>
              </w:rPr>
              <w:t>In previous banking crisis, the observed market median wholesale deposit run-off was 9%</w:t>
            </w:r>
            <w:r w:rsidR="00390AC7" w:rsidRPr="00EA6591">
              <w:rPr>
                <w:rFonts w:cstheme="minorHAnsi"/>
              </w:rPr>
              <w:fldChar w:fldCharType="begin"/>
            </w:r>
            <w:r w:rsidR="00390AC7" w:rsidRPr="00EA6591">
              <w:rPr>
                <w:rFonts w:cstheme="minorHAnsi"/>
              </w:rPr>
              <w:instrText xml:space="preserve"> NOTEREF _Ref25161059 \f \h </w:instrText>
            </w:r>
            <w:r w:rsidR="008859FB" w:rsidRPr="00EA6591">
              <w:rPr>
                <w:rFonts w:cstheme="minorHAnsi"/>
              </w:rPr>
              <w:instrText xml:space="preserve"> \* MERGEFORMAT </w:instrText>
            </w:r>
            <w:r w:rsidR="00390AC7" w:rsidRPr="00EA6591">
              <w:rPr>
                <w:rFonts w:cstheme="minorHAnsi"/>
              </w:rPr>
            </w:r>
            <w:r w:rsidR="00390AC7" w:rsidRPr="00EA6591">
              <w:rPr>
                <w:rFonts w:cstheme="minorHAnsi"/>
              </w:rPr>
              <w:fldChar w:fldCharType="separate"/>
            </w:r>
            <w:r w:rsidR="000777B4" w:rsidRPr="000777B4">
              <w:rPr>
                <w:rStyle w:val="FootnoteReference"/>
                <w:rFonts w:cstheme="minorHAnsi"/>
              </w:rPr>
              <w:t>8</w:t>
            </w:r>
            <w:r w:rsidR="00390AC7" w:rsidRPr="00EA6591">
              <w:rPr>
                <w:rFonts w:cstheme="minorHAnsi"/>
              </w:rPr>
              <w:fldChar w:fldCharType="end"/>
            </w:r>
            <w:r w:rsidRPr="00EA6591">
              <w:rPr>
                <w:rFonts w:cstheme="minorHAnsi"/>
              </w:rPr>
              <w:t xml:space="preserve">. </w:t>
            </w:r>
          </w:p>
          <w:p w14:paraId="75B8E356" w14:textId="16F704AC" w:rsidR="00E07AA6" w:rsidRPr="00EA6591" w:rsidRDefault="00E07AA6" w:rsidP="004E68B5">
            <w:pP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 xml:space="preserve">Since this is a market wide stress scenario, the corporate client have </w:t>
            </w:r>
            <w:r w:rsidR="004E68B5" w:rsidRPr="00EA6591">
              <w:rPr>
                <w:rFonts w:cstheme="minorHAnsi"/>
              </w:rPr>
              <w:t>few</w:t>
            </w:r>
            <w:r w:rsidRPr="00EA6591">
              <w:rPr>
                <w:rFonts w:cstheme="minorHAnsi"/>
              </w:rPr>
              <w:t xml:space="preserve"> better places to </w:t>
            </w:r>
            <w:r w:rsidR="00390AC7" w:rsidRPr="00EA6591">
              <w:rPr>
                <w:rFonts w:cstheme="minorHAnsi"/>
              </w:rPr>
              <w:t>transfer</w:t>
            </w:r>
            <w:r w:rsidRPr="00EA6591">
              <w:rPr>
                <w:rFonts w:cstheme="minorHAnsi"/>
              </w:rPr>
              <w:t xml:space="preserve"> money </w:t>
            </w:r>
            <w:r w:rsidR="00390AC7" w:rsidRPr="00EA6591">
              <w:rPr>
                <w:rFonts w:cstheme="minorHAnsi"/>
              </w:rPr>
              <w:t xml:space="preserve">to, </w:t>
            </w:r>
            <w:r w:rsidRPr="00EA6591">
              <w:rPr>
                <w:rFonts w:cstheme="minorHAnsi"/>
              </w:rPr>
              <w:t xml:space="preserve">so </w:t>
            </w:r>
            <w:r w:rsidR="004E68B5" w:rsidRPr="00EA6591">
              <w:rPr>
                <w:rFonts w:cstheme="minorHAnsi"/>
              </w:rPr>
              <w:t xml:space="preserve">the Bank assumes </w:t>
            </w:r>
            <w:r w:rsidRPr="00EA6591">
              <w:rPr>
                <w:rFonts w:cstheme="minorHAnsi"/>
              </w:rPr>
              <w:t xml:space="preserve">there is no incremental </w:t>
            </w:r>
            <w:r w:rsidR="002142E9" w:rsidRPr="00EA6591">
              <w:rPr>
                <w:rFonts w:cstheme="minorHAnsi"/>
              </w:rPr>
              <w:t>run-off</w:t>
            </w:r>
            <w:r w:rsidRPr="00EA6591">
              <w:rPr>
                <w:rFonts w:cstheme="minorHAnsi"/>
              </w:rPr>
              <w:t xml:space="preserve"> after the panic </w:t>
            </w:r>
            <w:r w:rsidR="002142E9" w:rsidRPr="00EA6591">
              <w:rPr>
                <w:rFonts w:cstheme="minorHAnsi"/>
              </w:rPr>
              <w:t>run-off</w:t>
            </w:r>
            <w:r w:rsidRPr="00EA6591">
              <w:rPr>
                <w:rFonts w:cstheme="minorHAnsi"/>
              </w:rPr>
              <w:t xml:space="preserve"> within </w:t>
            </w:r>
            <w:r w:rsidR="004E68B5" w:rsidRPr="00EA6591">
              <w:rPr>
                <w:rFonts w:cstheme="minorHAnsi"/>
              </w:rPr>
              <w:t xml:space="preserve">the first </w:t>
            </w:r>
            <w:r w:rsidRPr="00EA6591">
              <w:rPr>
                <w:rFonts w:cstheme="minorHAnsi"/>
              </w:rPr>
              <w:t>30 days.</w:t>
            </w:r>
          </w:p>
        </w:tc>
        <w:tc>
          <w:tcPr>
            <w:tcW w:w="1152" w:type="dxa"/>
            <w:vAlign w:val="center"/>
          </w:tcPr>
          <w:p w14:paraId="50F64876" w14:textId="77777777" w:rsidR="00E07AA6" w:rsidRPr="00EA6591" w:rsidRDefault="00E07AA6" w:rsidP="00E07AA6">
            <w:pPr>
              <w:jc w:val="cente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A6591">
              <w:rPr>
                <w:rFonts w:cstheme="minorHAnsi"/>
                <w:color w:val="000000"/>
              </w:rPr>
              <w:t>1.8%</w:t>
            </w:r>
          </w:p>
        </w:tc>
        <w:tc>
          <w:tcPr>
            <w:tcW w:w="1152" w:type="dxa"/>
            <w:vAlign w:val="center"/>
          </w:tcPr>
          <w:p w14:paraId="1346B834" w14:textId="77777777" w:rsidR="00E07AA6" w:rsidRPr="00EA6591" w:rsidRDefault="00E07AA6" w:rsidP="00E07AA6">
            <w:pPr>
              <w:jc w:val="cente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A6591">
              <w:rPr>
                <w:rFonts w:cstheme="minorHAnsi"/>
                <w:color w:val="000000"/>
              </w:rPr>
              <w:t>5.4%</w:t>
            </w:r>
          </w:p>
        </w:tc>
        <w:tc>
          <w:tcPr>
            <w:tcW w:w="1152" w:type="dxa"/>
            <w:vAlign w:val="center"/>
          </w:tcPr>
          <w:p w14:paraId="1B15547F" w14:textId="77777777" w:rsidR="00E07AA6" w:rsidRPr="00EA6591" w:rsidRDefault="00E07AA6" w:rsidP="00E07AA6">
            <w:pPr>
              <w:jc w:val="cente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A6591">
              <w:rPr>
                <w:rFonts w:cstheme="minorHAnsi"/>
                <w:color w:val="000000"/>
              </w:rPr>
              <w:t>9%</w:t>
            </w:r>
          </w:p>
        </w:tc>
        <w:tc>
          <w:tcPr>
            <w:tcW w:w="1152" w:type="dxa"/>
            <w:vAlign w:val="center"/>
          </w:tcPr>
          <w:p w14:paraId="1C57490E" w14:textId="77777777" w:rsidR="00E07AA6" w:rsidRPr="00EA6591" w:rsidRDefault="00E07AA6" w:rsidP="00E07AA6">
            <w:pPr>
              <w:jc w:val="cente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A6591">
              <w:rPr>
                <w:rFonts w:cstheme="minorHAnsi"/>
                <w:color w:val="000000"/>
              </w:rPr>
              <w:t>9%</w:t>
            </w:r>
          </w:p>
        </w:tc>
        <w:tc>
          <w:tcPr>
            <w:tcW w:w="1152" w:type="dxa"/>
            <w:vAlign w:val="center"/>
          </w:tcPr>
          <w:p w14:paraId="5B9A6B69" w14:textId="77777777" w:rsidR="00E07AA6" w:rsidRPr="00EA6591" w:rsidRDefault="00E07AA6" w:rsidP="00E07AA6">
            <w:pPr>
              <w:jc w:val="cente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A6591">
              <w:rPr>
                <w:rFonts w:cstheme="minorHAnsi"/>
                <w:color w:val="000000"/>
              </w:rPr>
              <w:t>9%</w:t>
            </w:r>
          </w:p>
        </w:tc>
      </w:tr>
      <w:tr w:rsidR="00E07AA6" w:rsidRPr="00EA6591" w14:paraId="61B83AA7" w14:textId="77777777" w:rsidTr="00FD0C04">
        <w:trPr>
          <w:trHeight w:val="71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778A9B36" w14:textId="77777777" w:rsidR="00E07AA6" w:rsidRPr="00EA6591" w:rsidRDefault="00E07AA6" w:rsidP="00E07AA6">
            <w:pPr>
              <w:tabs>
                <w:tab w:val="left" w:pos="270"/>
              </w:tabs>
              <w:ind w:left="113" w:right="113"/>
              <w:jc w:val="center"/>
              <w:rPr>
                <w:rFonts w:cstheme="minorHAnsi"/>
                <w:b w:val="0"/>
                <w:lang w:eastAsia="en-US"/>
              </w:rPr>
            </w:pPr>
            <w:r w:rsidRPr="00EA6591">
              <w:rPr>
                <w:rFonts w:cstheme="minorHAnsi"/>
                <w:b w:val="0"/>
                <w:lang w:eastAsia="en-US"/>
              </w:rPr>
              <w:t>Combined</w:t>
            </w:r>
          </w:p>
        </w:tc>
        <w:tc>
          <w:tcPr>
            <w:tcW w:w="3024" w:type="dxa"/>
          </w:tcPr>
          <w:p w14:paraId="3B213BAF" w14:textId="240903FC" w:rsidR="00D0219D" w:rsidRPr="00EA6591" w:rsidRDefault="00E07AA6" w:rsidP="007B6DEB">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 xml:space="preserve">A combined event assumes that the redemption penalty is marginalized because of BOC’s stress concerns. </w:t>
            </w:r>
            <w:r w:rsidR="00D0219D" w:rsidRPr="00EA6591">
              <w:rPr>
                <w:rFonts w:cstheme="minorHAnsi"/>
              </w:rPr>
              <w:t>For conservativeness</w:t>
            </w:r>
            <w:r w:rsidR="00366EF3" w:rsidRPr="00EA6591">
              <w:rPr>
                <w:rFonts w:cstheme="minorHAnsi"/>
              </w:rPr>
              <w:t xml:space="preserve"> reasons</w:t>
            </w:r>
            <w:r w:rsidR="00D0219D" w:rsidRPr="00EA6591">
              <w:rPr>
                <w:rFonts w:cstheme="minorHAnsi"/>
              </w:rPr>
              <w:t>, BOC assumes a 100% outflow for deposits maturing in 1 year, 40%</w:t>
            </w:r>
            <w:r w:rsidR="00F12EEB" w:rsidRPr="00EA6591">
              <w:rPr>
                <w:rStyle w:val="FootnoteReference"/>
                <w:rFonts w:cstheme="minorHAnsi"/>
              </w:rPr>
              <w:footnoteReference w:id="9"/>
            </w:r>
            <w:r w:rsidR="00D0219D" w:rsidRPr="00EA6591">
              <w:rPr>
                <w:rFonts w:cstheme="minorHAnsi"/>
              </w:rPr>
              <w:t xml:space="preserve"> outflow for deposits maturing within the first 30 days (which aligns with LCR rules), and uses linear interpolation to determine the run-off proportion of deposits that matures between 30-day and 1-year horizon</w:t>
            </w:r>
            <w:r w:rsidR="00366EF3" w:rsidRPr="00EA6591">
              <w:rPr>
                <w:rFonts w:cstheme="minorHAnsi"/>
              </w:rPr>
              <w:t>s</w:t>
            </w:r>
            <w:r w:rsidR="00D0219D" w:rsidRPr="00EA6591">
              <w:rPr>
                <w:rFonts w:cstheme="minorHAnsi"/>
              </w:rPr>
              <w:t>.</w:t>
            </w:r>
          </w:p>
          <w:p w14:paraId="1B71695F" w14:textId="3ED8D4D6" w:rsidR="00E07AA6" w:rsidRPr="00EA6591" w:rsidRDefault="007B6DEB" w:rsidP="007B6DEB">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 xml:space="preserve">With this assumption, </w:t>
            </w:r>
            <w:r w:rsidR="00390AC7" w:rsidRPr="00EA6591">
              <w:rPr>
                <w:rFonts w:cstheme="minorHAnsi"/>
              </w:rPr>
              <w:t>BOC conservatively assumes</w:t>
            </w:r>
            <w:r w:rsidR="00E07AA6" w:rsidRPr="00EA6591">
              <w:rPr>
                <w:rFonts w:cstheme="minorHAnsi"/>
              </w:rPr>
              <w:t xml:space="preserve"> there are no opera</w:t>
            </w:r>
            <w:r w:rsidR="00390AC7" w:rsidRPr="00EA6591">
              <w:rPr>
                <w:rFonts w:cstheme="minorHAnsi"/>
              </w:rPr>
              <w:t>tional funds in corporate time deposits</w:t>
            </w:r>
            <w:r w:rsidR="00E07AA6" w:rsidRPr="00EA6591">
              <w:rPr>
                <w:rFonts w:cstheme="minorHAnsi"/>
              </w:rPr>
              <w:t xml:space="preserve"> portfolio</w:t>
            </w:r>
            <w:r w:rsidR="00390AC7" w:rsidRPr="00EA6591">
              <w:rPr>
                <w:rFonts w:cstheme="minorHAnsi"/>
              </w:rPr>
              <w:t>.</w:t>
            </w:r>
          </w:p>
        </w:tc>
        <w:tc>
          <w:tcPr>
            <w:tcW w:w="1152" w:type="dxa"/>
            <w:vAlign w:val="center"/>
          </w:tcPr>
          <w:p w14:paraId="68E413A3" w14:textId="77777777" w:rsidR="00E07AA6" w:rsidRPr="00EA6591" w:rsidRDefault="00E07AA6" w:rsidP="00E07AA6">
            <w:pPr>
              <w:jc w:val="cente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A6591">
              <w:rPr>
                <w:rFonts w:cstheme="minorHAnsi"/>
                <w:color w:val="000000"/>
              </w:rPr>
              <w:t>8%</w:t>
            </w:r>
          </w:p>
        </w:tc>
        <w:tc>
          <w:tcPr>
            <w:tcW w:w="1152" w:type="dxa"/>
            <w:vAlign w:val="center"/>
          </w:tcPr>
          <w:p w14:paraId="10D241EA" w14:textId="77777777" w:rsidR="00E07AA6" w:rsidRPr="00EA6591" w:rsidRDefault="00E07AA6" w:rsidP="00E07AA6">
            <w:pPr>
              <w:jc w:val="cente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A6591">
              <w:rPr>
                <w:rFonts w:cstheme="minorHAnsi"/>
                <w:color w:val="000000"/>
              </w:rPr>
              <w:t>24%</w:t>
            </w:r>
          </w:p>
        </w:tc>
        <w:tc>
          <w:tcPr>
            <w:tcW w:w="1152" w:type="dxa"/>
            <w:vAlign w:val="center"/>
          </w:tcPr>
          <w:p w14:paraId="6D375E7C" w14:textId="77777777" w:rsidR="00E07AA6" w:rsidRPr="00EA6591" w:rsidRDefault="00E07AA6" w:rsidP="00E07AA6">
            <w:pPr>
              <w:jc w:val="cente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A6591">
              <w:rPr>
                <w:rFonts w:cstheme="minorHAnsi"/>
                <w:color w:val="000000"/>
              </w:rPr>
              <w:t>40%</w:t>
            </w:r>
          </w:p>
        </w:tc>
        <w:tc>
          <w:tcPr>
            <w:tcW w:w="1152" w:type="dxa"/>
            <w:vAlign w:val="center"/>
          </w:tcPr>
          <w:p w14:paraId="0030A8E5" w14:textId="77777777" w:rsidR="00E07AA6" w:rsidRPr="00EA6591" w:rsidRDefault="00E07AA6" w:rsidP="00E07AA6">
            <w:pPr>
              <w:jc w:val="cente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A6591">
              <w:rPr>
                <w:rFonts w:cstheme="minorHAnsi"/>
                <w:color w:val="000000"/>
              </w:rPr>
              <w:t>51%</w:t>
            </w:r>
          </w:p>
        </w:tc>
        <w:tc>
          <w:tcPr>
            <w:tcW w:w="1152" w:type="dxa"/>
            <w:vAlign w:val="center"/>
          </w:tcPr>
          <w:p w14:paraId="65CC17C1" w14:textId="77777777" w:rsidR="00E07AA6" w:rsidRPr="00EA6591" w:rsidRDefault="00E07AA6" w:rsidP="00E07AA6">
            <w:pPr>
              <w:jc w:val="cente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A6591">
              <w:rPr>
                <w:rFonts w:cstheme="minorHAnsi"/>
                <w:color w:val="000000"/>
              </w:rPr>
              <w:t>100%</w:t>
            </w:r>
          </w:p>
        </w:tc>
      </w:tr>
    </w:tbl>
    <w:p w14:paraId="73AF0456" w14:textId="52FEF5A1" w:rsidR="00B24066" w:rsidRPr="00EA6591" w:rsidRDefault="002142E9" w:rsidP="009923AD">
      <w:pPr>
        <w:rPr>
          <w:rFonts w:cstheme="minorHAnsi"/>
        </w:rPr>
      </w:pPr>
      <w:r w:rsidRPr="00EA6591">
        <w:rPr>
          <w:rFonts w:cstheme="minorHAnsi"/>
        </w:rPr>
        <w:t>Run-off</w:t>
      </w:r>
      <w:r w:rsidR="00D1089D" w:rsidRPr="00EA6591">
        <w:rPr>
          <w:rFonts w:cstheme="minorHAnsi"/>
        </w:rPr>
        <w:t xml:space="preserve"> schedule of corporate time deposits (cumulative):</w:t>
      </w:r>
    </w:p>
    <w:p w14:paraId="1C46581F" w14:textId="61FFDA3F" w:rsidR="00633F52" w:rsidRPr="00EA6591" w:rsidRDefault="00575663" w:rsidP="00633F52">
      <w:pPr>
        <w:pStyle w:val="Caption"/>
        <w:keepNext/>
        <w:rPr>
          <w:rFonts w:cstheme="minorHAnsi"/>
        </w:rPr>
      </w:pPr>
      <w:r w:rsidRPr="008859FB">
        <w:t xml:space="preserve">Table </w:t>
      </w:r>
      <w:fldSimple w:instr=" SEQ Table \* ARABIC ">
        <w:r w:rsidR="000777B4">
          <w:rPr>
            <w:noProof/>
          </w:rPr>
          <w:t>34</w:t>
        </w:r>
      </w:fldSimple>
      <w:r w:rsidRPr="008859FB">
        <w:t>:</w:t>
      </w:r>
      <w:r w:rsidRPr="00EA6591">
        <w:rPr>
          <w:rFonts w:cstheme="minorHAnsi"/>
        </w:rPr>
        <w:t xml:space="preserve"> </w:t>
      </w:r>
      <w:r w:rsidR="00633F52" w:rsidRPr="00EA6591">
        <w:rPr>
          <w:rFonts w:cstheme="minorHAnsi"/>
        </w:rPr>
        <w:t xml:space="preserve">14-day </w:t>
      </w:r>
      <w:r w:rsidR="002142E9" w:rsidRPr="00EA6591">
        <w:rPr>
          <w:rFonts w:cstheme="minorHAnsi"/>
        </w:rPr>
        <w:t>Run-off</w:t>
      </w:r>
      <w:r w:rsidR="00633F52" w:rsidRPr="00EA6591">
        <w:rPr>
          <w:rFonts w:cstheme="minorHAnsi"/>
        </w:rPr>
        <w:t xml:space="preserve"> Schedule of Corporate Retail Deposits</w:t>
      </w:r>
    </w:p>
    <w:tbl>
      <w:tblPr>
        <w:tblStyle w:val="GridTable1Light"/>
        <w:tblW w:w="0" w:type="auto"/>
        <w:tblLook w:val="04A0" w:firstRow="1" w:lastRow="0" w:firstColumn="1" w:lastColumn="0" w:noHBand="0" w:noVBand="1"/>
      </w:tblPr>
      <w:tblGrid>
        <w:gridCol w:w="1166"/>
        <w:gridCol w:w="585"/>
        <w:gridCol w:w="592"/>
        <w:gridCol w:w="592"/>
        <w:gridCol w:w="592"/>
        <w:gridCol w:w="592"/>
        <w:gridCol w:w="592"/>
        <w:gridCol w:w="592"/>
        <w:gridCol w:w="579"/>
        <w:gridCol w:w="578"/>
        <w:gridCol w:w="578"/>
        <w:gridCol w:w="578"/>
        <w:gridCol w:w="578"/>
        <w:gridCol w:w="578"/>
        <w:gridCol w:w="578"/>
      </w:tblGrid>
      <w:tr w:rsidR="00D1089D" w:rsidRPr="00EA6591" w14:paraId="4A84DB97" w14:textId="77777777" w:rsidTr="00633F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6" w:type="dxa"/>
          </w:tcPr>
          <w:p w14:paraId="51AF60EC" w14:textId="77777777" w:rsidR="00D1089D" w:rsidRPr="00EA6591" w:rsidRDefault="00D1089D" w:rsidP="00FD0C04">
            <w:pPr>
              <w:jc w:val="center"/>
              <w:rPr>
                <w:rFonts w:cstheme="minorHAnsi"/>
                <w:b w:val="0"/>
                <w:sz w:val="16"/>
              </w:rPr>
            </w:pPr>
            <w:r w:rsidRPr="00EA6591">
              <w:rPr>
                <w:rFonts w:cstheme="minorHAnsi"/>
                <w:b w:val="0"/>
                <w:sz w:val="16"/>
              </w:rPr>
              <w:t>Days</w:t>
            </w:r>
          </w:p>
        </w:tc>
        <w:tc>
          <w:tcPr>
            <w:tcW w:w="585" w:type="dxa"/>
          </w:tcPr>
          <w:p w14:paraId="50261866" w14:textId="77777777" w:rsidR="00D1089D" w:rsidRPr="00EA6591" w:rsidRDefault="00D1089D" w:rsidP="00FD0C04">
            <w:pPr>
              <w:jc w:val="center"/>
              <w:cnfStyle w:val="100000000000" w:firstRow="1" w:lastRow="0" w:firstColumn="0" w:lastColumn="0" w:oddVBand="0" w:evenVBand="0" w:oddHBand="0" w:evenHBand="0" w:firstRowFirstColumn="0" w:firstRowLastColumn="0" w:lastRowFirstColumn="0" w:lastRowLastColumn="0"/>
              <w:rPr>
                <w:rFonts w:cstheme="minorHAnsi"/>
                <w:b w:val="0"/>
                <w:sz w:val="16"/>
              </w:rPr>
            </w:pPr>
            <w:r w:rsidRPr="00EA6591">
              <w:rPr>
                <w:rFonts w:cstheme="minorHAnsi"/>
                <w:b w:val="0"/>
                <w:sz w:val="16"/>
              </w:rPr>
              <w:t>D1</w:t>
            </w:r>
          </w:p>
        </w:tc>
        <w:tc>
          <w:tcPr>
            <w:tcW w:w="592" w:type="dxa"/>
          </w:tcPr>
          <w:p w14:paraId="6082D2A6" w14:textId="77777777" w:rsidR="00D1089D" w:rsidRPr="00EA6591" w:rsidRDefault="00D1089D" w:rsidP="00FD0C04">
            <w:pPr>
              <w:jc w:val="center"/>
              <w:cnfStyle w:val="100000000000" w:firstRow="1" w:lastRow="0" w:firstColumn="0" w:lastColumn="0" w:oddVBand="0" w:evenVBand="0" w:oddHBand="0" w:evenHBand="0" w:firstRowFirstColumn="0" w:firstRowLastColumn="0" w:lastRowFirstColumn="0" w:lastRowLastColumn="0"/>
              <w:rPr>
                <w:rFonts w:cstheme="minorHAnsi"/>
                <w:b w:val="0"/>
                <w:sz w:val="16"/>
              </w:rPr>
            </w:pPr>
            <w:r w:rsidRPr="00EA6591">
              <w:rPr>
                <w:rFonts w:cstheme="minorHAnsi"/>
                <w:b w:val="0"/>
                <w:sz w:val="16"/>
              </w:rPr>
              <w:t>D2</w:t>
            </w:r>
          </w:p>
        </w:tc>
        <w:tc>
          <w:tcPr>
            <w:tcW w:w="592" w:type="dxa"/>
          </w:tcPr>
          <w:p w14:paraId="15D82318" w14:textId="77777777" w:rsidR="00D1089D" w:rsidRPr="00EA6591" w:rsidRDefault="00D1089D" w:rsidP="00FD0C04">
            <w:pPr>
              <w:jc w:val="center"/>
              <w:cnfStyle w:val="100000000000" w:firstRow="1" w:lastRow="0" w:firstColumn="0" w:lastColumn="0" w:oddVBand="0" w:evenVBand="0" w:oddHBand="0" w:evenHBand="0" w:firstRowFirstColumn="0" w:firstRowLastColumn="0" w:lastRowFirstColumn="0" w:lastRowLastColumn="0"/>
              <w:rPr>
                <w:rFonts w:cstheme="minorHAnsi"/>
                <w:b w:val="0"/>
                <w:sz w:val="16"/>
              </w:rPr>
            </w:pPr>
            <w:r w:rsidRPr="00EA6591">
              <w:rPr>
                <w:rFonts w:cstheme="minorHAnsi"/>
                <w:b w:val="0"/>
                <w:sz w:val="16"/>
              </w:rPr>
              <w:t>D3</w:t>
            </w:r>
          </w:p>
        </w:tc>
        <w:tc>
          <w:tcPr>
            <w:tcW w:w="592" w:type="dxa"/>
          </w:tcPr>
          <w:p w14:paraId="1FC6FBB4" w14:textId="77777777" w:rsidR="00D1089D" w:rsidRPr="00EA6591" w:rsidRDefault="00D1089D" w:rsidP="00FD0C04">
            <w:pPr>
              <w:jc w:val="center"/>
              <w:cnfStyle w:val="100000000000" w:firstRow="1" w:lastRow="0" w:firstColumn="0" w:lastColumn="0" w:oddVBand="0" w:evenVBand="0" w:oddHBand="0" w:evenHBand="0" w:firstRowFirstColumn="0" w:firstRowLastColumn="0" w:lastRowFirstColumn="0" w:lastRowLastColumn="0"/>
              <w:rPr>
                <w:rFonts w:cstheme="minorHAnsi"/>
                <w:b w:val="0"/>
                <w:sz w:val="16"/>
              </w:rPr>
            </w:pPr>
            <w:r w:rsidRPr="00EA6591">
              <w:rPr>
                <w:rFonts w:cstheme="minorHAnsi"/>
                <w:b w:val="0"/>
                <w:sz w:val="16"/>
              </w:rPr>
              <w:t>D4</w:t>
            </w:r>
          </w:p>
        </w:tc>
        <w:tc>
          <w:tcPr>
            <w:tcW w:w="592" w:type="dxa"/>
          </w:tcPr>
          <w:p w14:paraId="2FB2F3C5" w14:textId="77777777" w:rsidR="00D1089D" w:rsidRPr="00EA6591" w:rsidRDefault="00D1089D" w:rsidP="00FD0C04">
            <w:pPr>
              <w:jc w:val="center"/>
              <w:cnfStyle w:val="100000000000" w:firstRow="1" w:lastRow="0" w:firstColumn="0" w:lastColumn="0" w:oddVBand="0" w:evenVBand="0" w:oddHBand="0" w:evenHBand="0" w:firstRowFirstColumn="0" w:firstRowLastColumn="0" w:lastRowFirstColumn="0" w:lastRowLastColumn="0"/>
              <w:rPr>
                <w:rFonts w:cstheme="minorHAnsi"/>
                <w:b w:val="0"/>
                <w:sz w:val="16"/>
              </w:rPr>
            </w:pPr>
            <w:r w:rsidRPr="00EA6591">
              <w:rPr>
                <w:rFonts w:cstheme="minorHAnsi"/>
                <w:b w:val="0"/>
                <w:sz w:val="16"/>
              </w:rPr>
              <w:t>D5</w:t>
            </w:r>
          </w:p>
        </w:tc>
        <w:tc>
          <w:tcPr>
            <w:tcW w:w="592" w:type="dxa"/>
          </w:tcPr>
          <w:p w14:paraId="7F3E9C10" w14:textId="77777777" w:rsidR="00D1089D" w:rsidRPr="00EA6591" w:rsidRDefault="00D1089D" w:rsidP="00FD0C04">
            <w:pPr>
              <w:jc w:val="center"/>
              <w:cnfStyle w:val="100000000000" w:firstRow="1" w:lastRow="0" w:firstColumn="0" w:lastColumn="0" w:oddVBand="0" w:evenVBand="0" w:oddHBand="0" w:evenHBand="0" w:firstRowFirstColumn="0" w:firstRowLastColumn="0" w:lastRowFirstColumn="0" w:lastRowLastColumn="0"/>
              <w:rPr>
                <w:rFonts w:cstheme="minorHAnsi"/>
                <w:b w:val="0"/>
                <w:sz w:val="16"/>
              </w:rPr>
            </w:pPr>
            <w:r w:rsidRPr="00EA6591">
              <w:rPr>
                <w:rFonts w:cstheme="minorHAnsi"/>
                <w:b w:val="0"/>
                <w:sz w:val="16"/>
              </w:rPr>
              <w:t>D6</w:t>
            </w:r>
          </w:p>
        </w:tc>
        <w:tc>
          <w:tcPr>
            <w:tcW w:w="592" w:type="dxa"/>
          </w:tcPr>
          <w:p w14:paraId="1FF6074D" w14:textId="77777777" w:rsidR="00D1089D" w:rsidRPr="00EA6591" w:rsidRDefault="00D1089D" w:rsidP="00FD0C04">
            <w:pPr>
              <w:jc w:val="center"/>
              <w:cnfStyle w:val="100000000000" w:firstRow="1" w:lastRow="0" w:firstColumn="0" w:lastColumn="0" w:oddVBand="0" w:evenVBand="0" w:oddHBand="0" w:evenHBand="0" w:firstRowFirstColumn="0" w:firstRowLastColumn="0" w:lastRowFirstColumn="0" w:lastRowLastColumn="0"/>
              <w:rPr>
                <w:rFonts w:cstheme="minorHAnsi"/>
                <w:b w:val="0"/>
                <w:sz w:val="16"/>
              </w:rPr>
            </w:pPr>
            <w:r w:rsidRPr="00EA6591">
              <w:rPr>
                <w:rFonts w:cstheme="minorHAnsi"/>
                <w:b w:val="0"/>
                <w:sz w:val="16"/>
              </w:rPr>
              <w:t>D7</w:t>
            </w:r>
          </w:p>
        </w:tc>
        <w:tc>
          <w:tcPr>
            <w:tcW w:w="579" w:type="dxa"/>
          </w:tcPr>
          <w:p w14:paraId="3C82E79E" w14:textId="77777777" w:rsidR="00D1089D" w:rsidRPr="00EA6591" w:rsidRDefault="00D1089D" w:rsidP="00FD0C04">
            <w:pPr>
              <w:jc w:val="center"/>
              <w:cnfStyle w:val="100000000000" w:firstRow="1" w:lastRow="0" w:firstColumn="0" w:lastColumn="0" w:oddVBand="0" w:evenVBand="0" w:oddHBand="0" w:evenHBand="0" w:firstRowFirstColumn="0" w:firstRowLastColumn="0" w:lastRowFirstColumn="0" w:lastRowLastColumn="0"/>
              <w:rPr>
                <w:rFonts w:cstheme="minorHAnsi"/>
                <w:b w:val="0"/>
                <w:sz w:val="16"/>
              </w:rPr>
            </w:pPr>
            <w:r w:rsidRPr="00EA6591">
              <w:rPr>
                <w:rFonts w:cstheme="minorHAnsi"/>
                <w:b w:val="0"/>
                <w:sz w:val="16"/>
              </w:rPr>
              <w:t>D8</w:t>
            </w:r>
          </w:p>
        </w:tc>
        <w:tc>
          <w:tcPr>
            <w:tcW w:w="578" w:type="dxa"/>
          </w:tcPr>
          <w:p w14:paraId="04FC7FA7" w14:textId="77777777" w:rsidR="00D1089D" w:rsidRPr="00EA6591" w:rsidRDefault="00D1089D" w:rsidP="00FD0C04">
            <w:pPr>
              <w:jc w:val="center"/>
              <w:cnfStyle w:val="100000000000" w:firstRow="1" w:lastRow="0" w:firstColumn="0" w:lastColumn="0" w:oddVBand="0" w:evenVBand="0" w:oddHBand="0" w:evenHBand="0" w:firstRowFirstColumn="0" w:firstRowLastColumn="0" w:lastRowFirstColumn="0" w:lastRowLastColumn="0"/>
              <w:rPr>
                <w:rFonts w:cstheme="minorHAnsi"/>
                <w:b w:val="0"/>
                <w:sz w:val="16"/>
              </w:rPr>
            </w:pPr>
            <w:r w:rsidRPr="00EA6591">
              <w:rPr>
                <w:rFonts w:cstheme="minorHAnsi"/>
                <w:b w:val="0"/>
                <w:sz w:val="16"/>
              </w:rPr>
              <w:t>D9</w:t>
            </w:r>
          </w:p>
        </w:tc>
        <w:tc>
          <w:tcPr>
            <w:tcW w:w="578" w:type="dxa"/>
          </w:tcPr>
          <w:p w14:paraId="65B9E8AE" w14:textId="77777777" w:rsidR="00D1089D" w:rsidRPr="00EA6591" w:rsidRDefault="00D1089D" w:rsidP="00FD0C04">
            <w:pPr>
              <w:jc w:val="center"/>
              <w:cnfStyle w:val="100000000000" w:firstRow="1" w:lastRow="0" w:firstColumn="0" w:lastColumn="0" w:oddVBand="0" w:evenVBand="0" w:oddHBand="0" w:evenHBand="0" w:firstRowFirstColumn="0" w:firstRowLastColumn="0" w:lastRowFirstColumn="0" w:lastRowLastColumn="0"/>
              <w:rPr>
                <w:rFonts w:cstheme="minorHAnsi"/>
                <w:b w:val="0"/>
                <w:sz w:val="16"/>
              </w:rPr>
            </w:pPr>
            <w:r w:rsidRPr="00EA6591">
              <w:rPr>
                <w:rFonts w:cstheme="minorHAnsi"/>
                <w:b w:val="0"/>
                <w:sz w:val="16"/>
              </w:rPr>
              <w:t>D10</w:t>
            </w:r>
          </w:p>
        </w:tc>
        <w:tc>
          <w:tcPr>
            <w:tcW w:w="578" w:type="dxa"/>
          </w:tcPr>
          <w:p w14:paraId="28205233" w14:textId="77777777" w:rsidR="00D1089D" w:rsidRPr="00EA6591" w:rsidRDefault="00D1089D" w:rsidP="00FD0C04">
            <w:pPr>
              <w:jc w:val="center"/>
              <w:cnfStyle w:val="100000000000" w:firstRow="1" w:lastRow="0" w:firstColumn="0" w:lastColumn="0" w:oddVBand="0" w:evenVBand="0" w:oddHBand="0" w:evenHBand="0" w:firstRowFirstColumn="0" w:firstRowLastColumn="0" w:lastRowFirstColumn="0" w:lastRowLastColumn="0"/>
              <w:rPr>
                <w:rFonts w:cstheme="minorHAnsi"/>
                <w:b w:val="0"/>
                <w:sz w:val="16"/>
              </w:rPr>
            </w:pPr>
            <w:r w:rsidRPr="00EA6591">
              <w:rPr>
                <w:rFonts w:cstheme="minorHAnsi"/>
                <w:b w:val="0"/>
                <w:sz w:val="16"/>
              </w:rPr>
              <w:t>D11</w:t>
            </w:r>
          </w:p>
        </w:tc>
        <w:tc>
          <w:tcPr>
            <w:tcW w:w="578" w:type="dxa"/>
          </w:tcPr>
          <w:p w14:paraId="7AFE3315" w14:textId="77777777" w:rsidR="00D1089D" w:rsidRPr="00EA6591" w:rsidRDefault="00D1089D" w:rsidP="00FD0C04">
            <w:pPr>
              <w:jc w:val="center"/>
              <w:cnfStyle w:val="100000000000" w:firstRow="1" w:lastRow="0" w:firstColumn="0" w:lastColumn="0" w:oddVBand="0" w:evenVBand="0" w:oddHBand="0" w:evenHBand="0" w:firstRowFirstColumn="0" w:firstRowLastColumn="0" w:lastRowFirstColumn="0" w:lastRowLastColumn="0"/>
              <w:rPr>
                <w:rFonts w:cstheme="minorHAnsi"/>
                <w:b w:val="0"/>
                <w:sz w:val="16"/>
              </w:rPr>
            </w:pPr>
            <w:r w:rsidRPr="00EA6591">
              <w:rPr>
                <w:rFonts w:cstheme="minorHAnsi"/>
                <w:b w:val="0"/>
                <w:sz w:val="16"/>
              </w:rPr>
              <w:t>D12</w:t>
            </w:r>
          </w:p>
        </w:tc>
        <w:tc>
          <w:tcPr>
            <w:tcW w:w="578" w:type="dxa"/>
          </w:tcPr>
          <w:p w14:paraId="04FAB48E" w14:textId="77777777" w:rsidR="00D1089D" w:rsidRPr="00EA6591" w:rsidRDefault="00D1089D" w:rsidP="00FD0C04">
            <w:pPr>
              <w:jc w:val="center"/>
              <w:cnfStyle w:val="100000000000" w:firstRow="1" w:lastRow="0" w:firstColumn="0" w:lastColumn="0" w:oddVBand="0" w:evenVBand="0" w:oddHBand="0" w:evenHBand="0" w:firstRowFirstColumn="0" w:firstRowLastColumn="0" w:lastRowFirstColumn="0" w:lastRowLastColumn="0"/>
              <w:rPr>
                <w:rFonts w:cstheme="minorHAnsi"/>
                <w:b w:val="0"/>
                <w:sz w:val="16"/>
              </w:rPr>
            </w:pPr>
            <w:r w:rsidRPr="00EA6591">
              <w:rPr>
                <w:rFonts w:cstheme="minorHAnsi"/>
                <w:b w:val="0"/>
                <w:sz w:val="16"/>
              </w:rPr>
              <w:t>D13</w:t>
            </w:r>
          </w:p>
        </w:tc>
        <w:tc>
          <w:tcPr>
            <w:tcW w:w="578" w:type="dxa"/>
          </w:tcPr>
          <w:p w14:paraId="20ED4BE2" w14:textId="77777777" w:rsidR="00D1089D" w:rsidRPr="00EA6591" w:rsidRDefault="00D1089D" w:rsidP="00FD0C04">
            <w:pPr>
              <w:jc w:val="center"/>
              <w:cnfStyle w:val="100000000000" w:firstRow="1" w:lastRow="0" w:firstColumn="0" w:lastColumn="0" w:oddVBand="0" w:evenVBand="0" w:oddHBand="0" w:evenHBand="0" w:firstRowFirstColumn="0" w:firstRowLastColumn="0" w:lastRowFirstColumn="0" w:lastRowLastColumn="0"/>
              <w:rPr>
                <w:rFonts w:cstheme="minorHAnsi"/>
                <w:b w:val="0"/>
                <w:sz w:val="16"/>
              </w:rPr>
            </w:pPr>
            <w:r w:rsidRPr="00EA6591">
              <w:rPr>
                <w:rFonts w:cstheme="minorHAnsi"/>
                <w:b w:val="0"/>
                <w:sz w:val="16"/>
              </w:rPr>
              <w:t>D14</w:t>
            </w:r>
          </w:p>
        </w:tc>
      </w:tr>
      <w:tr w:rsidR="00D1089D" w:rsidRPr="00EA6591" w14:paraId="46827732" w14:textId="77777777" w:rsidTr="00633F52">
        <w:tc>
          <w:tcPr>
            <w:cnfStyle w:val="001000000000" w:firstRow="0" w:lastRow="0" w:firstColumn="1" w:lastColumn="0" w:oddVBand="0" w:evenVBand="0" w:oddHBand="0" w:evenHBand="0" w:firstRowFirstColumn="0" w:firstRowLastColumn="0" w:lastRowFirstColumn="0" w:lastRowLastColumn="0"/>
            <w:tcW w:w="1166" w:type="dxa"/>
          </w:tcPr>
          <w:p w14:paraId="65E91C6D" w14:textId="77777777" w:rsidR="00D1089D" w:rsidRPr="00EA6591" w:rsidRDefault="00D1089D" w:rsidP="00D1089D">
            <w:pPr>
              <w:jc w:val="center"/>
              <w:rPr>
                <w:rFonts w:cstheme="minorHAnsi"/>
                <w:b w:val="0"/>
                <w:sz w:val="16"/>
              </w:rPr>
            </w:pPr>
            <w:r w:rsidRPr="00EA6591">
              <w:rPr>
                <w:rFonts w:cstheme="minorHAnsi"/>
                <w:b w:val="0"/>
                <w:sz w:val="16"/>
              </w:rPr>
              <w:t>Idiosyncratic</w:t>
            </w:r>
          </w:p>
        </w:tc>
        <w:tc>
          <w:tcPr>
            <w:tcW w:w="585" w:type="dxa"/>
            <w:vAlign w:val="center"/>
          </w:tcPr>
          <w:p w14:paraId="3AF46301" w14:textId="77777777" w:rsidR="00D1089D" w:rsidRPr="00EA6591" w:rsidRDefault="00D1089D" w:rsidP="00D1089D">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6.6%</w:t>
            </w:r>
          </w:p>
        </w:tc>
        <w:tc>
          <w:tcPr>
            <w:tcW w:w="592" w:type="dxa"/>
            <w:vAlign w:val="center"/>
          </w:tcPr>
          <w:p w14:paraId="4C86FC4C" w14:textId="77777777" w:rsidR="00D1089D" w:rsidRPr="00EA6591" w:rsidRDefault="00D1089D" w:rsidP="00D1089D">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13.2%</w:t>
            </w:r>
          </w:p>
        </w:tc>
        <w:tc>
          <w:tcPr>
            <w:tcW w:w="592" w:type="dxa"/>
            <w:vAlign w:val="center"/>
          </w:tcPr>
          <w:p w14:paraId="7189CEC4" w14:textId="77777777" w:rsidR="00D1089D" w:rsidRPr="00EA6591" w:rsidRDefault="00D1089D" w:rsidP="00D1089D">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13.2%</w:t>
            </w:r>
          </w:p>
        </w:tc>
        <w:tc>
          <w:tcPr>
            <w:tcW w:w="592" w:type="dxa"/>
            <w:vAlign w:val="center"/>
          </w:tcPr>
          <w:p w14:paraId="4ECE2944" w14:textId="77777777" w:rsidR="00D1089D" w:rsidRPr="00EA6591" w:rsidRDefault="00D1089D" w:rsidP="00D1089D">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13.2%</w:t>
            </w:r>
          </w:p>
        </w:tc>
        <w:tc>
          <w:tcPr>
            <w:tcW w:w="592" w:type="dxa"/>
            <w:vAlign w:val="center"/>
          </w:tcPr>
          <w:p w14:paraId="5611FD7A" w14:textId="77777777" w:rsidR="00D1089D" w:rsidRPr="00EA6591" w:rsidRDefault="00D1089D" w:rsidP="00D1089D">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13.2%</w:t>
            </w:r>
          </w:p>
        </w:tc>
        <w:tc>
          <w:tcPr>
            <w:tcW w:w="592" w:type="dxa"/>
            <w:vAlign w:val="center"/>
          </w:tcPr>
          <w:p w14:paraId="0B36211E" w14:textId="77777777" w:rsidR="00D1089D" w:rsidRPr="00EA6591" w:rsidRDefault="00D1089D" w:rsidP="00D1089D">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13.2%</w:t>
            </w:r>
          </w:p>
        </w:tc>
        <w:tc>
          <w:tcPr>
            <w:tcW w:w="592" w:type="dxa"/>
            <w:vAlign w:val="center"/>
          </w:tcPr>
          <w:p w14:paraId="36A12FAD" w14:textId="77777777" w:rsidR="00D1089D" w:rsidRPr="00EA6591" w:rsidRDefault="00D1089D" w:rsidP="00D1089D">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13.2%</w:t>
            </w:r>
          </w:p>
        </w:tc>
        <w:tc>
          <w:tcPr>
            <w:tcW w:w="579" w:type="dxa"/>
            <w:vAlign w:val="center"/>
          </w:tcPr>
          <w:p w14:paraId="60AEC707" w14:textId="77777777" w:rsidR="00D1089D" w:rsidRPr="00EA6591" w:rsidRDefault="00D1089D" w:rsidP="00D1089D">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19.8%</w:t>
            </w:r>
          </w:p>
        </w:tc>
        <w:tc>
          <w:tcPr>
            <w:tcW w:w="578" w:type="dxa"/>
            <w:vAlign w:val="center"/>
          </w:tcPr>
          <w:p w14:paraId="2C1646D0" w14:textId="77777777" w:rsidR="00D1089D" w:rsidRPr="00EA6591" w:rsidRDefault="00D1089D" w:rsidP="00D1089D">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19.8%</w:t>
            </w:r>
          </w:p>
        </w:tc>
        <w:tc>
          <w:tcPr>
            <w:tcW w:w="578" w:type="dxa"/>
            <w:vAlign w:val="center"/>
          </w:tcPr>
          <w:p w14:paraId="6DA76949" w14:textId="77777777" w:rsidR="00D1089D" w:rsidRPr="00EA6591" w:rsidRDefault="00D1089D" w:rsidP="00D1089D">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19.8%</w:t>
            </w:r>
          </w:p>
        </w:tc>
        <w:tc>
          <w:tcPr>
            <w:tcW w:w="578" w:type="dxa"/>
            <w:vAlign w:val="center"/>
          </w:tcPr>
          <w:p w14:paraId="4A7EF98C" w14:textId="77777777" w:rsidR="00D1089D" w:rsidRPr="00EA6591" w:rsidRDefault="00D1089D" w:rsidP="00D1089D">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19.8%</w:t>
            </w:r>
          </w:p>
        </w:tc>
        <w:tc>
          <w:tcPr>
            <w:tcW w:w="578" w:type="dxa"/>
            <w:vAlign w:val="center"/>
          </w:tcPr>
          <w:p w14:paraId="04385C96" w14:textId="77777777" w:rsidR="00D1089D" w:rsidRPr="00EA6591" w:rsidRDefault="00D1089D" w:rsidP="00D1089D">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19.8%</w:t>
            </w:r>
          </w:p>
        </w:tc>
        <w:tc>
          <w:tcPr>
            <w:tcW w:w="578" w:type="dxa"/>
            <w:vAlign w:val="center"/>
          </w:tcPr>
          <w:p w14:paraId="0144891D" w14:textId="77777777" w:rsidR="00D1089D" w:rsidRPr="00EA6591" w:rsidRDefault="00D1089D" w:rsidP="00D1089D">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19.8%</w:t>
            </w:r>
          </w:p>
        </w:tc>
        <w:tc>
          <w:tcPr>
            <w:tcW w:w="578" w:type="dxa"/>
            <w:vAlign w:val="center"/>
          </w:tcPr>
          <w:p w14:paraId="3D4CCDDD" w14:textId="77777777" w:rsidR="00D1089D" w:rsidRPr="00EA6591" w:rsidRDefault="00D1089D" w:rsidP="00D1089D">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19.8%</w:t>
            </w:r>
          </w:p>
        </w:tc>
      </w:tr>
      <w:tr w:rsidR="00D1089D" w:rsidRPr="00EA6591" w14:paraId="75A10A38" w14:textId="77777777" w:rsidTr="00633F52">
        <w:tc>
          <w:tcPr>
            <w:cnfStyle w:val="001000000000" w:firstRow="0" w:lastRow="0" w:firstColumn="1" w:lastColumn="0" w:oddVBand="0" w:evenVBand="0" w:oddHBand="0" w:evenHBand="0" w:firstRowFirstColumn="0" w:firstRowLastColumn="0" w:lastRowFirstColumn="0" w:lastRowLastColumn="0"/>
            <w:tcW w:w="1166" w:type="dxa"/>
          </w:tcPr>
          <w:p w14:paraId="16238B4A" w14:textId="77777777" w:rsidR="00D1089D" w:rsidRPr="00EA6591" w:rsidRDefault="00D1089D" w:rsidP="00D1089D">
            <w:pPr>
              <w:jc w:val="center"/>
              <w:rPr>
                <w:rFonts w:cstheme="minorHAnsi"/>
                <w:b w:val="0"/>
                <w:sz w:val="16"/>
              </w:rPr>
            </w:pPr>
            <w:r w:rsidRPr="00EA6591">
              <w:rPr>
                <w:rFonts w:cstheme="minorHAnsi"/>
                <w:b w:val="0"/>
                <w:sz w:val="16"/>
              </w:rPr>
              <w:t>Systemic</w:t>
            </w:r>
          </w:p>
        </w:tc>
        <w:tc>
          <w:tcPr>
            <w:tcW w:w="585" w:type="dxa"/>
            <w:vAlign w:val="center"/>
          </w:tcPr>
          <w:p w14:paraId="6CA34C5A" w14:textId="77777777" w:rsidR="00D1089D" w:rsidRPr="00EA6591" w:rsidRDefault="00D1089D" w:rsidP="00D1089D">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1.8%</w:t>
            </w:r>
          </w:p>
        </w:tc>
        <w:tc>
          <w:tcPr>
            <w:tcW w:w="592" w:type="dxa"/>
            <w:vAlign w:val="center"/>
          </w:tcPr>
          <w:p w14:paraId="4FB51AEC" w14:textId="77777777" w:rsidR="00D1089D" w:rsidRPr="00EA6591" w:rsidRDefault="00D1089D" w:rsidP="00D1089D">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3.6%</w:t>
            </w:r>
          </w:p>
        </w:tc>
        <w:tc>
          <w:tcPr>
            <w:tcW w:w="592" w:type="dxa"/>
            <w:vAlign w:val="center"/>
          </w:tcPr>
          <w:p w14:paraId="71D69DE2" w14:textId="77777777" w:rsidR="00D1089D" w:rsidRPr="00EA6591" w:rsidRDefault="00D1089D" w:rsidP="00D1089D">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3.6%</w:t>
            </w:r>
          </w:p>
        </w:tc>
        <w:tc>
          <w:tcPr>
            <w:tcW w:w="592" w:type="dxa"/>
            <w:vAlign w:val="center"/>
          </w:tcPr>
          <w:p w14:paraId="5173D240" w14:textId="77777777" w:rsidR="00D1089D" w:rsidRPr="00EA6591" w:rsidRDefault="00D1089D" w:rsidP="00D1089D">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3.6%</w:t>
            </w:r>
          </w:p>
        </w:tc>
        <w:tc>
          <w:tcPr>
            <w:tcW w:w="592" w:type="dxa"/>
            <w:vAlign w:val="center"/>
          </w:tcPr>
          <w:p w14:paraId="6355B17F" w14:textId="77777777" w:rsidR="00D1089D" w:rsidRPr="00EA6591" w:rsidRDefault="00D1089D" w:rsidP="00D1089D">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3.6%</w:t>
            </w:r>
          </w:p>
        </w:tc>
        <w:tc>
          <w:tcPr>
            <w:tcW w:w="592" w:type="dxa"/>
            <w:vAlign w:val="center"/>
          </w:tcPr>
          <w:p w14:paraId="69874394" w14:textId="77777777" w:rsidR="00D1089D" w:rsidRPr="00EA6591" w:rsidRDefault="00D1089D" w:rsidP="00D1089D">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3.6%</w:t>
            </w:r>
          </w:p>
        </w:tc>
        <w:tc>
          <w:tcPr>
            <w:tcW w:w="592" w:type="dxa"/>
            <w:vAlign w:val="center"/>
          </w:tcPr>
          <w:p w14:paraId="05387AEE" w14:textId="77777777" w:rsidR="00D1089D" w:rsidRPr="00EA6591" w:rsidRDefault="00D1089D" w:rsidP="00D1089D">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3.6%</w:t>
            </w:r>
          </w:p>
        </w:tc>
        <w:tc>
          <w:tcPr>
            <w:tcW w:w="579" w:type="dxa"/>
            <w:vAlign w:val="center"/>
          </w:tcPr>
          <w:p w14:paraId="62D0C118" w14:textId="77777777" w:rsidR="00D1089D" w:rsidRPr="00EA6591" w:rsidRDefault="00D1089D" w:rsidP="00D1089D">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5.4%</w:t>
            </w:r>
          </w:p>
        </w:tc>
        <w:tc>
          <w:tcPr>
            <w:tcW w:w="578" w:type="dxa"/>
            <w:vAlign w:val="center"/>
          </w:tcPr>
          <w:p w14:paraId="7D8C9E3E" w14:textId="77777777" w:rsidR="00D1089D" w:rsidRPr="00EA6591" w:rsidRDefault="00D1089D" w:rsidP="00D1089D">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5.4%</w:t>
            </w:r>
          </w:p>
        </w:tc>
        <w:tc>
          <w:tcPr>
            <w:tcW w:w="578" w:type="dxa"/>
            <w:vAlign w:val="center"/>
          </w:tcPr>
          <w:p w14:paraId="169F9947" w14:textId="77777777" w:rsidR="00D1089D" w:rsidRPr="00EA6591" w:rsidRDefault="00D1089D" w:rsidP="00D1089D">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5.4%</w:t>
            </w:r>
          </w:p>
        </w:tc>
        <w:tc>
          <w:tcPr>
            <w:tcW w:w="578" w:type="dxa"/>
            <w:vAlign w:val="center"/>
          </w:tcPr>
          <w:p w14:paraId="03C7E9E0" w14:textId="77777777" w:rsidR="00D1089D" w:rsidRPr="00EA6591" w:rsidRDefault="00D1089D" w:rsidP="00D1089D">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5.4%</w:t>
            </w:r>
          </w:p>
        </w:tc>
        <w:tc>
          <w:tcPr>
            <w:tcW w:w="578" w:type="dxa"/>
            <w:vAlign w:val="center"/>
          </w:tcPr>
          <w:p w14:paraId="2763E8E1" w14:textId="77777777" w:rsidR="00D1089D" w:rsidRPr="00EA6591" w:rsidRDefault="00D1089D" w:rsidP="00D1089D">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5.4%</w:t>
            </w:r>
          </w:p>
        </w:tc>
        <w:tc>
          <w:tcPr>
            <w:tcW w:w="578" w:type="dxa"/>
            <w:vAlign w:val="center"/>
          </w:tcPr>
          <w:p w14:paraId="3EE9C38C" w14:textId="77777777" w:rsidR="00D1089D" w:rsidRPr="00EA6591" w:rsidRDefault="00D1089D" w:rsidP="00D1089D">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5.4%</w:t>
            </w:r>
          </w:p>
        </w:tc>
        <w:tc>
          <w:tcPr>
            <w:tcW w:w="578" w:type="dxa"/>
            <w:vAlign w:val="center"/>
          </w:tcPr>
          <w:p w14:paraId="28FFBA76" w14:textId="77777777" w:rsidR="00D1089D" w:rsidRPr="00EA6591" w:rsidRDefault="00D1089D" w:rsidP="00D1089D">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5.4%</w:t>
            </w:r>
          </w:p>
        </w:tc>
      </w:tr>
      <w:tr w:rsidR="00D1089D" w:rsidRPr="00EA6591" w14:paraId="12D35BAE" w14:textId="77777777" w:rsidTr="00633F52">
        <w:tc>
          <w:tcPr>
            <w:cnfStyle w:val="001000000000" w:firstRow="0" w:lastRow="0" w:firstColumn="1" w:lastColumn="0" w:oddVBand="0" w:evenVBand="0" w:oddHBand="0" w:evenHBand="0" w:firstRowFirstColumn="0" w:firstRowLastColumn="0" w:lastRowFirstColumn="0" w:lastRowLastColumn="0"/>
            <w:tcW w:w="1166" w:type="dxa"/>
          </w:tcPr>
          <w:p w14:paraId="3E11FFE1" w14:textId="77777777" w:rsidR="00D1089D" w:rsidRPr="00EA6591" w:rsidRDefault="00D1089D" w:rsidP="00D1089D">
            <w:pPr>
              <w:jc w:val="center"/>
              <w:rPr>
                <w:rFonts w:cstheme="minorHAnsi"/>
                <w:b w:val="0"/>
                <w:sz w:val="16"/>
              </w:rPr>
            </w:pPr>
            <w:r w:rsidRPr="00EA6591">
              <w:rPr>
                <w:rFonts w:cstheme="minorHAnsi"/>
                <w:b w:val="0"/>
                <w:sz w:val="16"/>
              </w:rPr>
              <w:t>Combined</w:t>
            </w:r>
          </w:p>
        </w:tc>
        <w:tc>
          <w:tcPr>
            <w:tcW w:w="585" w:type="dxa"/>
            <w:vAlign w:val="center"/>
          </w:tcPr>
          <w:p w14:paraId="53922631" w14:textId="77777777" w:rsidR="00D1089D" w:rsidRPr="00EA6591" w:rsidRDefault="00D1089D" w:rsidP="00D1089D">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8.0%</w:t>
            </w:r>
          </w:p>
        </w:tc>
        <w:tc>
          <w:tcPr>
            <w:tcW w:w="592" w:type="dxa"/>
            <w:vAlign w:val="center"/>
          </w:tcPr>
          <w:p w14:paraId="28CFFC45" w14:textId="77777777" w:rsidR="00D1089D" w:rsidRPr="00EA6591" w:rsidRDefault="00D1089D" w:rsidP="00D1089D">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16.0%</w:t>
            </w:r>
          </w:p>
        </w:tc>
        <w:tc>
          <w:tcPr>
            <w:tcW w:w="592" w:type="dxa"/>
            <w:vAlign w:val="center"/>
          </w:tcPr>
          <w:p w14:paraId="4E0DAE12" w14:textId="77777777" w:rsidR="00D1089D" w:rsidRPr="00EA6591" w:rsidRDefault="00D1089D" w:rsidP="00D1089D">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16.0%</w:t>
            </w:r>
          </w:p>
        </w:tc>
        <w:tc>
          <w:tcPr>
            <w:tcW w:w="592" w:type="dxa"/>
            <w:vAlign w:val="center"/>
          </w:tcPr>
          <w:p w14:paraId="7DDBBB8E" w14:textId="77777777" w:rsidR="00D1089D" w:rsidRPr="00EA6591" w:rsidRDefault="00D1089D" w:rsidP="00D1089D">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16.0%</w:t>
            </w:r>
          </w:p>
        </w:tc>
        <w:tc>
          <w:tcPr>
            <w:tcW w:w="592" w:type="dxa"/>
            <w:vAlign w:val="center"/>
          </w:tcPr>
          <w:p w14:paraId="71B740AD" w14:textId="77777777" w:rsidR="00D1089D" w:rsidRPr="00EA6591" w:rsidRDefault="00D1089D" w:rsidP="00D1089D">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16.0%</w:t>
            </w:r>
          </w:p>
        </w:tc>
        <w:tc>
          <w:tcPr>
            <w:tcW w:w="592" w:type="dxa"/>
            <w:vAlign w:val="center"/>
          </w:tcPr>
          <w:p w14:paraId="1E392410" w14:textId="77777777" w:rsidR="00D1089D" w:rsidRPr="00EA6591" w:rsidRDefault="00D1089D" w:rsidP="00D1089D">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16.0%</w:t>
            </w:r>
          </w:p>
        </w:tc>
        <w:tc>
          <w:tcPr>
            <w:tcW w:w="592" w:type="dxa"/>
            <w:vAlign w:val="center"/>
          </w:tcPr>
          <w:p w14:paraId="11292CFE" w14:textId="77777777" w:rsidR="00D1089D" w:rsidRPr="00EA6591" w:rsidRDefault="00D1089D" w:rsidP="00D1089D">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16.0%</w:t>
            </w:r>
          </w:p>
        </w:tc>
        <w:tc>
          <w:tcPr>
            <w:tcW w:w="579" w:type="dxa"/>
            <w:vAlign w:val="center"/>
          </w:tcPr>
          <w:p w14:paraId="73AFC212" w14:textId="77777777" w:rsidR="00D1089D" w:rsidRPr="00EA6591" w:rsidRDefault="00D1089D" w:rsidP="00D1089D">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24.0%</w:t>
            </w:r>
          </w:p>
        </w:tc>
        <w:tc>
          <w:tcPr>
            <w:tcW w:w="578" w:type="dxa"/>
            <w:vAlign w:val="center"/>
          </w:tcPr>
          <w:p w14:paraId="38B5166A" w14:textId="77777777" w:rsidR="00D1089D" w:rsidRPr="00EA6591" w:rsidRDefault="00D1089D" w:rsidP="00D1089D">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24.0%</w:t>
            </w:r>
          </w:p>
        </w:tc>
        <w:tc>
          <w:tcPr>
            <w:tcW w:w="578" w:type="dxa"/>
            <w:vAlign w:val="center"/>
          </w:tcPr>
          <w:p w14:paraId="1629AD50" w14:textId="77777777" w:rsidR="00D1089D" w:rsidRPr="00EA6591" w:rsidRDefault="00D1089D" w:rsidP="00D1089D">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24.0%</w:t>
            </w:r>
          </w:p>
        </w:tc>
        <w:tc>
          <w:tcPr>
            <w:tcW w:w="578" w:type="dxa"/>
            <w:vAlign w:val="center"/>
          </w:tcPr>
          <w:p w14:paraId="57EA9081" w14:textId="77777777" w:rsidR="00D1089D" w:rsidRPr="00EA6591" w:rsidRDefault="00D1089D" w:rsidP="00D1089D">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24.0%</w:t>
            </w:r>
          </w:p>
        </w:tc>
        <w:tc>
          <w:tcPr>
            <w:tcW w:w="578" w:type="dxa"/>
            <w:vAlign w:val="center"/>
          </w:tcPr>
          <w:p w14:paraId="5CB698C7" w14:textId="77777777" w:rsidR="00D1089D" w:rsidRPr="00EA6591" w:rsidRDefault="00D1089D" w:rsidP="00D1089D">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24.0%</w:t>
            </w:r>
          </w:p>
        </w:tc>
        <w:tc>
          <w:tcPr>
            <w:tcW w:w="578" w:type="dxa"/>
            <w:vAlign w:val="center"/>
          </w:tcPr>
          <w:p w14:paraId="640FE40E" w14:textId="77777777" w:rsidR="00D1089D" w:rsidRPr="00EA6591" w:rsidRDefault="00D1089D" w:rsidP="00D1089D">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24.0%</w:t>
            </w:r>
          </w:p>
        </w:tc>
        <w:tc>
          <w:tcPr>
            <w:tcW w:w="578" w:type="dxa"/>
            <w:vAlign w:val="center"/>
          </w:tcPr>
          <w:p w14:paraId="50ACDE27" w14:textId="77777777" w:rsidR="00D1089D" w:rsidRPr="00EA6591" w:rsidRDefault="00D1089D" w:rsidP="00D1089D">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24.0%</w:t>
            </w:r>
          </w:p>
        </w:tc>
      </w:tr>
    </w:tbl>
    <w:p w14:paraId="5170F010" w14:textId="3D315BD2" w:rsidR="00B24066" w:rsidRPr="00EA6591" w:rsidRDefault="00633F52" w:rsidP="00633F52">
      <w:pPr>
        <w:rPr>
          <w:rFonts w:cstheme="minorHAnsi"/>
        </w:rPr>
      </w:pPr>
      <w:r w:rsidRPr="00EA6591">
        <w:rPr>
          <w:rFonts w:cstheme="minorHAnsi"/>
        </w:rPr>
        <w:t>The early redemption of time deposits was also considered and incorporated while projecting the outgoing cash flows. The total cash outflow includ</w:t>
      </w:r>
      <w:r w:rsidR="00CE466F" w:rsidRPr="00EA6591">
        <w:rPr>
          <w:rFonts w:cstheme="minorHAnsi"/>
        </w:rPr>
        <w:t xml:space="preserve">es all early redemption and </w:t>
      </w:r>
      <w:r w:rsidR="002142E9" w:rsidRPr="00EA6591">
        <w:rPr>
          <w:rFonts w:cstheme="minorHAnsi"/>
        </w:rPr>
        <w:t>run-off</w:t>
      </w:r>
      <w:r w:rsidR="00CE466F" w:rsidRPr="00EA6591">
        <w:rPr>
          <w:rFonts w:cstheme="minorHAnsi"/>
        </w:rPr>
        <w:t>s of</w:t>
      </w:r>
      <w:r w:rsidRPr="00EA6591">
        <w:rPr>
          <w:rFonts w:cstheme="minorHAnsi"/>
        </w:rPr>
        <w:t xml:space="preserve"> a matured deposit</w:t>
      </w:r>
      <w:r w:rsidR="00C30ED6">
        <w:rPr>
          <w:rFonts w:cstheme="minorHAnsi"/>
        </w:rPr>
        <w:t xml:space="preserve"> </w:t>
      </w:r>
      <w:r w:rsidR="00C30ED6">
        <w:rPr>
          <w:rFonts w:cstheme="minorHAnsi"/>
        </w:rPr>
        <w:fldChar w:fldCharType="begin"/>
      </w:r>
      <w:r w:rsidR="00C30ED6">
        <w:rPr>
          <w:rFonts w:cstheme="minorHAnsi"/>
        </w:rPr>
        <w:instrText xml:space="preserve"> REF _Ref25160677 \r \h </w:instrText>
      </w:r>
      <w:r w:rsidR="00C30ED6">
        <w:rPr>
          <w:rFonts w:cstheme="minorHAnsi"/>
        </w:rPr>
      </w:r>
      <w:r w:rsidR="00C30ED6">
        <w:rPr>
          <w:rFonts w:cstheme="minorHAnsi"/>
        </w:rPr>
        <w:fldChar w:fldCharType="separate"/>
      </w:r>
      <w:r w:rsidR="000777B4">
        <w:rPr>
          <w:rFonts w:cstheme="minorHAnsi"/>
        </w:rPr>
        <w:t>[14]</w:t>
      </w:r>
      <w:r w:rsidR="00C30ED6">
        <w:rPr>
          <w:rFonts w:cstheme="minorHAnsi"/>
        </w:rPr>
        <w:fldChar w:fldCharType="end"/>
      </w:r>
      <w:r w:rsidRPr="00EA6591">
        <w:rPr>
          <w:rFonts w:cstheme="minorHAnsi"/>
        </w:rPr>
        <w:t>. The following table shows the timeframe and scenario of an early redemption of Time Deposits – Corporates.</w:t>
      </w:r>
    </w:p>
    <w:p w14:paraId="74B66515" w14:textId="25CCE553" w:rsidR="00890678" w:rsidRPr="00EA6591" w:rsidRDefault="00575663" w:rsidP="00890678">
      <w:pPr>
        <w:pStyle w:val="Caption"/>
        <w:keepNext/>
        <w:rPr>
          <w:rFonts w:cstheme="minorHAnsi"/>
        </w:rPr>
      </w:pPr>
      <w:r w:rsidRPr="008859FB">
        <w:t xml:space="preserve">Table </w:t>
      </w:r>
      <w:fldSimple w:instr=" SEQ Table \* ARABIC ">
        <w:r w:rsidR="000777B4">
          <w:rPr>
            <w:noProof/>
          </w:rPr>
          <w:t>35</w:t>
        </w:r>
      </w:fldSimple>
      <w:r w:rsidRPr="008859FB">
        <w:t>:</w:t>
      </w:r>
      <w:r w:rsidRPr="00EA6591">
        <w:rPr>
          <w:rFonts w:cstheme="minorHAnsi"/>
        </w:rPr>
        <w:t xml:space="preserve"> </w:t>
      </w:r>
      <w:r w:rsidR="006052D5" w:rsidRPr="00EA6591">
        <w:rPr>
          <w:rFonts w:cstheme="minorHAnsi"/>
        </w:rPr>
        <w:t>Corporate</w:t>
      </w:r>
      <w:r w:rsidR="00890678" w:rsidRPr="00EA6591">
        <w:rPr>
          <w:rFonts w:cstheme="minorHAnsi"/>
        </w:rPr>
        <w:t xml:space="preserve"> Time Deposits Early Redemption Rates</w:t>
      </w:r>
    </w:p>
    <w:tbl>
      <w:tblPr>
        <w:tblStyle w:val="GridTable1Light"/>
        <w:tblW w:w="8640" w:type="dxa"/>
        <w:jc w:val="center"/>
        <w:tblLook w:val="04A0" w:firstRow="1" w:lastRow="0" w:firstColumn="1" w:lastColumn="0" w:noHBand="0" w:noVBand="1"/>
      </w:tblPr>
      <w:tblGrid>
        <w:gridCol w:w="2160"/>
        <w:gridCol w:w="2160"/>
        <w:gridCol w:w="2160"/>
        <w:gridCol w:w="2160"/>
      </w:tblGrid>
      <w:tr w:rsidR="00633F52" w:rsidRPr="00EA6591" w14:paraId="51BB6D01" w14:textId="77777777" w:rsidTr="00FD0C04">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14:paraId="1450DD94" w14:textId="77777777" w:rsidR="00633F52" w:rsidRPr="00EA6591" w:rsidRDefault="00633F52" w:rsidP="00FD0C04">
            <w:pPr>
              <w:jc w:val="center"/>
              <w:rPr>
                <w:rFonts w:cstheme="minorHAnsi"/>
                <w:b w:val="0"/>
              </w:rPr>
            </w:pPr>
            <w:r w:rsidRPr="00EA6591">
              <w:rPr>
                <w:rFonts w:cstheme="minorHAnsi"/>
                <w:b w:val="0"/>
              </w:rPr>
              <w:t>Timeframe</w:t>
            </w:r>
          </w:p>
        </w:tc>
        <w:tc>
          <w:tcPr>
            <w:tcW w:w="2160" w:type="dxa"/>
            <w:noWrap/>
            <w:vAlign w:val="center"/>
            <w:hideMark/>
          </w:tcPr>
          <w:p w14:paraId="7D512F7C" w14:textId="77777777" w:rsidR="00633F52" w:rsidRPr="00EA6591" w:rsidRDefault="00633F52" w:rsidP="00FD0C04">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EA6591">
              <w:rPr>
                <w:rFonts w:cstheme="minorHAnsi"/>
                <w:b w:val="0"/>
              </w:rPr>
              <w:t>Systemic</w:t>
            </w:r>
          </w:p>
        </w:tc>
        <w:tc>
          <w:tcPr>
            <w:tcW w:w="2160" w:type="dxa"/>
            <w:noWrap/>
            <w:vAlign w:val="center"/>
            <w:hideMark/>
          </w:tcPr>
          <w:p w14:paraId="2E979525" w14:textId="77777777" w:rsidR="00633F52" w:rsidRPr="00EA6591" w:rsidRDefault="00633F52" w:rsidP="00FD0C04">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EA6591">
              <w:rPr>
                <w:rFonts w:cstheme="minorHAnsi"/>
                <w:b w:val="0"/>
              </w:rPr>
              <w:t>Idiosyncratic</w:t>
            </w:r>
          </w:p>
        </w:tc>
        <w:tc>
          <w:tcPr>
            <w:tcW w:w="2160" w:type="dxa"/>
            <w:noWrap/>
            <w:vAlign w:val="center"/>
            <w:hideMark/>
          </w:tcPr>
          <w:p w14:paraId="084171E7" w14:textId="77777777" w:rsidR="00633F52" w:rsidRPr="00EA6591" w:rsidRDefault="00633F52" w:rsidP="00FD0C04">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EA6591">
              <w:rPr>
                <w:rFonts w:cstheme="minorHAnsi"/>
                <w:b w:val="0"/>
              </w:rPr>
              <w:t>Combined</w:t>
            </w:r>
          </w:p>
        </w:tc>
      </w:tr>
      <w:tr w:rsidR="002A3CA2" w:rsidRPr="00EA6591" w14:paraId="14AF7B44" w14:textId="77777777" w:rsidTr="00FD0C04">
        <w:trPr>
          <w:trHeight w:val="288"/>
          <w:jc w:val="center"/>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1E51A126" w14:textId="77777777" w:rsidR="002A3CA2" w:rsidRPr="00EA6591" w:rsidRDefault="002A3CA2" w:rsidP="002A3CA2">
            <w:pPr>
              <w:jc w:val="center"/>
              <w:rPr>
                <w:rFonts w:cstheme="minorHAnsi"/>
                <w:b w:val="0"/>
              </w:rPr>
            </w:pPr>
            <w:r w:rsidRPr="00EA6591">
              <w:rPr>
                <w:rFonts w:cstheme="minorHAnsi"/>
                <w:b w:val="0"/>
              </w:rPr>
              <w:t>30D</w:t>
            </w:r>
          </w:p>
        </w:tc>
        <w:tc>
          <w:tcPr>
            <w:tcW w:w="2160" w:type="dxa"/>
            <w:shd w:val="clear" w:color="auto" w:fill="auto"/>
            <w:noWrap/>
            <w:hideMark/>
          </w:tcPr>
          <w:p w14:paraId="3C9FE3DB" w14:textId="77777777" w:rsidR="002A3CA2" w:rsidRPr="00EA6591" w:rsidRDefault="002A3CA2" w:rsidP="002A3CA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6.7%</w:t>
            </w:r>
          </w:p>
        </w:tc>
        <w:tc>
          <w:tcPr>
            <w:tcW w:w="2160" w:type="dxa"/>
            <w:shd w:val="clear" w:color="auto" w:fill="auto"/>
            <w:noWrap/>
            <w:hideMark/>
          </w:tcPr>
          <w:p w14:paraId="5CF5131C" w14:textId="77777777" w:rsidR="002A3CA2" w:rsidRPr="00EA6591" w:rsidRDefault="002A3CA2" w:rsidP="002A3CA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11.3%</w:t>
            </w:r>
          </w:p>
        </w:tc>
        <w:tc>
          <w:tcPr>
            <w:tcW w:w="2160" w:type="dxa"/>
            <w:shd w:val="clear" w:color="auto" w:fill="auto"/>
            <w:noWrap/>
            <w:hideMark/>
          </w:tcPr>
          <w:p w14:paraId="40EB0F1C" w14:textId="77777777" w:rsidR="002A3CA2" w:rsidRPr="00EA6591" w:rsidRDefault="002A3CA2" w:rsidP="002A3CA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18.0%</w:t>
            </w:r>
          </w:p>
        </w:tc>
      </w:tr>
      <w:tr w:rsidR="002A3CA2" w:rsidRPr="00EA6591" w14:paraId="58316D33" w14:textId="77777777" w:rsidTr="00FD0C04">
        <w:trPr>
          <w:trHeight w:val="288"/>
          <w:jc w:val="center"/>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2B18AE3B" w14:textId="77777777" w:rsidR="002A3CA2" w:rsidRPr="00EA6591" w:rsidRDefault="002A3CA2" w:rsidP="002A3CA2">
            <w:pPr>
              <w:jc w:val="center"/>
              <w:rPr>
                <w:rFonts w:cstheme="minorHAnsi"/>
                <w:b w:val="0"/>
              </w:rPr>
            </w:pPr>
            <w:r w:rsidRPr="00EA6591">
              <w:rPr>
                <w:rFonts w:cstheme="minorHAnsi"/>
                <w:b w:val="0"/>
              </w:rPr>
              <w:t>14D</w:t>
            </w:r>
          </w:p>
        </w:tc>
        <w:tc>
          <w:tcPr>
            <w:tcW w:w="2160" w:type="dxa"/>
            <w:shd w:val="clear" w:color="auto" w:fill="auto"/>
            <w:noWrap/>
            <w:hideMark/>
          </w:tcPr>
          <w:p w14:paraId="6CE0CEB2" w14:textId="77777777" w:rsidR="002A3CA2" w:rsidRPr="00EA6591" w:rsidRDefault="002A3CA2" w:rsidP="002A3CA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4.0%</w:t>
            </w:r>
          </w:p>
        </w:tc>
        <w:tc>
          <w:tcPr>
            <w:tcW w:w="2160" w:type="dxa"/>
            <w:shd w:val="clear" w:color="auto" w:fill="auto"/>
            <w:noWrap/>
            <w:hideMark/>
          </w:tcPr>
          <w:p w14:paraId="07666486" w14:textId="77777777" w:rsidR="002A3CA2" w:rsidRPr="00EA6591" w:rsidRDefault="002A3CA2" w:rsidP="002A3CA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6.8%</w:t>
            </w:r>
          </w:p>
        </w:tc>
        <w:tc>
          <w:tcPr>
            <w:tcW w:w="2160" w:type="dxa"/>
            <w:shd w:val="clear" w:color="auto" w:fill="auto"/>
            <w:noWrap/>
            <w:hideMark/>
          </w:tcPr>
          <w:p w14:paraId="7E2B24D8" w14:textId="77777777" w:rsidR="002A3CA2" w:rsidRPr="00EA6591" w:rsidRDefault="002A3CA2" w:rsidP="002A3CA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10.8%</w:t>
            </w:r>
          </w:p>
        </w:tc>
      </w:tr>
    </w:tbl>
    <w:p w14:paraId="7784FB89" w14:textId="4C6F5F29" w:rsidR="00501481" w:rsidRPr="00EA6591" w:rsidRDefault="00501481" w:rsidP="000A2570">
      <w:pPr>
        <w:pStyle w:val="Heading7"/>
      </w:pPr>
      <w:r w:rsidRPr="00EA6591">
        <w:t>Time Deposits – Third-party Financial Institutions</w:t>
      </w:r>
    </w:p>
    <w:p w14:paraId="22891508" w14:textId="4D831AB2" w:rsidR="00F83DA4" w:rsidRPr="00EA6591" w:rsidRDefault="00E12387" w:rsidP="00F83DA4">
      <w:pPr>
        <w:rPr>
          <w:rFonts w:cstheme="minorHAnsi"/>
        </w:rPr>
      </w:pPr>
      <w:r w:rsidRPr="00EA6591">
        <w:rPr>
          <w:rFonts w:cstheme="minorHAnsi"/>
        </w:rPr>
        <w:t>These are fixed-term deposits made by peer banks or non-bank financial institutions domiciled in the U.S. or overseas. Comparing with other types of term deposits, third-party time deposits are rare.</w:t>
      </w:r>
    </w:p>
    <w:p w14:paraId="3E74D9C6" w14:textId="3D4C43A5" w:rsidR="00E12387" w:rsidRPr="00EA6591" w:rsidRDefault="00E12387" w:rsidP="00E12387">
      <w:pPr>
        <w:rPr>
          <w:rFonts w:cstheme="minorHAnsi"/>
          <w:u w:val="single"/>
        </w:rPr>
      </w:pPr>
      <w:r w:rsidRPr="00EA6591">
        <w:rPr>
          <w:rFonts w:cstheme="minorHAnsi"/>
          <w:u w:val="single"/>
        </w:rPr>
        <w:t>Potential Liquidity Impact</w:t>
      </w:r>
    </w:p>
    <w:p w14:paraId="7E5FD5E6" w14:textId="48F8E0CB" w:rsidR="00F83DA4" w:rsidRPr="00EA6591" w:rsidRDefault="00E12387" w:rsidP="00F83DA4">
      <w:pPr>
        <w:rPr>
          <w:rFonts w:cstheme="minorHAnsi"/>
        </w:rPr>
      </w:pPr>
      <w:r w:rsidRPr="00EA6591">
        <w:rPr>
          <w:rFonts w:cstheme="minorHAnsi"/>
        </w:rPr>
        <w:t xml:space="preserve">The banker’s deposit market is rather </w:t>
      </w:r>
      <w:r w:rsidR="000260DA" w:rsidRPr="00EA6591">
        <w:rPr>
          <w:rFonts w:cstheme="minorHAnsi"/>
        </w:rPr>
        <w:t>active;</w:t>
      </w:r>
      <w:r w:rsidRPr="00EA6591">
        <w:rPr>
          <w:rFonts w:cstheme="minorHAnsi"/>
        </w:rPr>
        <w:t xml:space="preserve"> </w:t>
      </w:r>
      <w:r w:rsidR="000260DA" w:rsidRPr="00EA6591">
        <w:rPr>
          <w:rFonts w:cstheme="minorHAnsi"/>
        </w:rPr>
        <w:t>therefore,</w:t>
      </w:r>
      <w:r w:rsidRPr="00EA6591">
        <w:rPr>
          <w:rFonts w:cstheme="minorHAnsi"/>
        </w:rPr>
        <w:t xml:space="preserve"> it </w:t>
      </w:r>
      <w:r w:rsidR="00F83DA4" w:rsidRPr="00EA6591">
        <w:rPr>
          <w:rFonts w:cstheme="minorHAnsi"/>
        </w:rPr>
        <w:t>is likely that such deposits would run-off after maturing.</w:t>
      </w:r>
    </w:p>
    <w:p w14:paraId="3691F029" w14:textId="68BB73BD" w:rsidR="00F83DA4" w:rsidRPr="00EA6591" w:rsidRDefault="00575663" w:rsidP="00F83DA4">
      <w:pPr>
        <w:pStyle w:val="Caption"/>
        <w:rPr>
          <w:rFonts w:cstheme="minorHAnsi"/>
        </w:rPr>
      </w:pPr>
      <w:r w:rsidRPr="008859FB">
        <w:t xml:space="preserve">Table </w:t>
      </w:r>
      <w:fldSimple w:instr=" SEQ Table \* ARABIC ">
        <w:r w:rsidR="000777B4">
          <w:rPr>
            <w:noProof/>
          </w:rPr>
          <w:t>36</w:t>
        </w:r>
      </w:fldSimple>
      <w:r w:rsidRPr="008859FB">
        <w:t>:</w:t>
      </w:r>
      <w:r w:rsidRPr="00EA6591">
        <w:rPr>
          <w:rFonts w:cstheme="minorHAnsi"/>
        </w:rPr>
        <w:t xml:space="preserve"> </w:t>
      </w:r>
      <w:r w:rsidR="00F83DA4" w:rsidRPr="00EA6591">
        <w:rPr>
          <w:rFonts w:cstheme="minorHAnsi"/>
        </w:rPr>
        <w:t>Cash Outflow Assumption of Corporate Time Deposits</w:t>
      </w:r>
    </w:p>
    <w:tbl>
      <w:tblPr>
        <w:tblStyle w:val="GridTable1Light"/>
        <w:tblW w:w="0" w:type="auto"/>
        <w:tblLook w:val="04A0" w:firstRow="1" w:lastRow="0" w:firstColumn="1" w:lastColumn="0" w:noHBand="0" w:noVBand="1"/>
      </w:tblPr>
      <w:tblGrid>
        <w:gridCol w:w="805"/>
        <w:gridCol w:w="2815"/>
        <w:gridCol w:w="1146"/>
        <w:gridCol w:w="1146"/>
        <w:gridCol w:w="1146"/>
        <w:gridCol w:w="1146"/>
        <w:gridCol w:w="1146"/>
      </w:tblGrid>
      <w:tr w:rsidR="00F83DA4" w:rsidRPr="00EA6591" w14:paraId="136A508F" w14:textId="77777777" w:rsidTr="00266821">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805" w:type="dxa"/>
          </w:tcPr>
          <w:p w14:paraId="68278389" w14:textId="77777777" w:rsidR="00F83DA4" w:rsidRPr="00EA6591" w:rsidRDefault="00F83DA4" w:rsidP="00F83DA4">
            <w:pPr>
              <w:rPr>
                <w:rFonts w:cstheme="minorHAnsi"/>
              </w:rPr>
            </w:pPr>
          </w:p>
        </w:tc>
        <w:tc>
          <w:tcPr>
            <w:tcW w:w="2815" w:type="dxa"/>
            <w:vAlign w:val="center"/>
          </w:tcPr>
          <w:p w14:paraId="4EEE184D" w14:textId="77777777" w:rsidR="00F83DA4" w:rsidRPr="00EA6591" w:rsidRDefault="00F83DA4" w:rsidP="00F83DA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Assumptions</w:t>
            </w:r>
          </w:p>
        </w:tc>
        <w:tc>
          <w:tcPr>
            <w:tcW w:w="1146" w:type="dxa"/>
            <w:vAlign w:val="center"/>
          </w:tcPr>
          <w:p w14:paraId="1F2733A4" w14:textId="77777777" w:rsidR="00F83DA4" w:rsidRPr="00EA6591" w:rsidRDefault="00F83DA4" w:rsidP="00F83DA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O/N</w:t>
            </w:r>
          </w:p>
        </w:tc>
        <w:tc>
          <w:tcPr>
            <w:tcW w:w="1146" w:type="dxa"/>
            <w:vAlign w:val="center"/>
          </w:tcPr>
          <w:p w14:paraId="3DF4E31C" w14:textId="77777777" w:rsidR="00F83DA4" w:rsidRPr="00EA6591" w:rsidRDefault="00F83DA4" w:rsidP="00F83DA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14 Day</w:t>
            </w:r>
          </w:p>
        </w:tc>
        <w:tc>
          <w:tcPr>
            <w:tcW w:w="1146" w:type="dxa"/>
            <w:vAlign w:val="center"/>
          </w:tcPr>
          <w:p w14:paraId="76B97C6A" w14:textId="77777777" w:rsidR="00F83DA4" w:rsidRPr="00EA6591" w:rsidRDefault="00F83DA4" w:rsidP="00F83DA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30 Day</w:t>
            </w:r>
          </w:p>
        </w:tc>
        <w:tc>
          <w:tcPr>
            <w:tcW w:w="1146" w:type="dxa"/>
            <w:vAlign w:val="center"/>
          </w:tcPr>
          <w:p w14:paraId="44E6E724" w14:textId="77777777" w:rsidR="00F83DA4" w:rsidRPr="00EA6591" w:rsidRDefault="00F83DA4" w:rsidP="00F83DA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90 Day</w:t>
            </w:r>
          </w:p>
        </w:tc>
        <w:tc>
          <w:tcPr>
            <w:tcW w:w="1146" w:type="dxa"/>
            <w:vAlign w:val="center"/>
          </w:tcPr>
          <w:p w14:paraId="693E3B00" w14:textId="77777777" w:rsidR="00F83DA4" w:rsidRPr="00EA6591" w:rsidRDefault="00F83DA4" w:rsidP="00F83DA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 Year</w:t>
            </w:r>
          </w:p>
        </w:tc>
      </w:tr>
      <w:tr w:rsidR="00F83DA4" w:rsidRPr="00EA6591" w14:paraId="1B961588" w14:textId="77777777" w:rsidTr="00266821">
        <w:trPr>
          <w:trHeight w:val="1440"/>
        </w:trPr>
        <w:tc>
          <w:tcPr>
            <w:cnfStyle w:val="001000000000" w:firstRow="0" w:lastRow="0" w:firstColumn="1" w:lastColumn="0" w:oddVBand="0" w:evenVBand="0" w:oddHBand="0" w:evenHBand="0" w:firstRowFirstColumn="0" w:firstRowLastColumn="0" w:lastRowFirstColumn="0" w:lastRowLastColumn="0"/>
            <w:tcW w:w="805" w:type="dxa"/>
            <w:textDirection w:val="btLr"/>
          </w:tcPr>
          <w:p w14:paraId="70A14474" w14:textId="77777777" w:rsidR="00F83DA4" w:rsidRPr="00EA6591" w:rsidRDefault="00F83DA4" w:rsidP="00F83DA4">
            <w:pPr>
              <w:tabs>
                <w:tab w:val="left" w:pos="270"/>
              </w:tabs>
              <w:ind w:left="113" w:right="113"/>
              <w:jc w:val="center"/>
              <w:rPr>
                <w:rFonts w:cstheme="minorHAnsi"/>
                <w:b w:val="0"/>
                <w:lang w:eastAsia="en-US"/>
              </w:rPr>
            </w:pPr>
            <w:r w:rsidRPr="00EA6591">
              <w:rPr>
                <w:rFonts w:cstheme="minorHAnsi"/>
                <w:b w:val="0"/>
                <w:lang w:eastAsia="en-US"/>
              </w:rPr>
              <w:t>Idiosyncratic</w:t>
            </w:r>
          </w:p>
        </w:tc>
        <w:tc>
          <w:tcPr>
            <w:tcW w:w="2815" w:type="dxa"/>
            <w:vMerge w:val="restart"/>
            <w:vAlign w:val="center"/>
          </w:tcPr>
          <w:p w14:paraId="3111E4AF" w14:textId="3EC92DB4" w:rsidR="00F83DA4" w:rsidRPr="00EA6591" w:rsidRDefault="00E12387" w:rsidP="00F83DA4">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Out of conservativeness considerations, the Bank assumes that time-deposits due to third-party financial institutions run-off by 100% on maturity.</w:t>
            </w:r>
          </w:p>
        </w:tc>
        <w:tc>
          <w:tcPr>
            <w:tcW w:w="1146" w:type="dxa"/>
            <w:vMerge w:val="restart"/>
            <w:vAlign w:val="center"/>
          </w:tcPr>
          <w:p w14:paraId="167EEE4F" w14:textId="49CB7007" w:rsidR="00F83DA4" w:rsidRPr="00EA6591" w:rsidRDefault="00F83DA4" w:rsidP="00F83DA4">
            <w:pPr>
              <w:jc w:val="cente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A6591">
              <w:rPr>
                <w:rFonts w:cstheme="minorHAnsi"/>
                <w:color w:val="000000"/>
              </w:rPr>
              <w:t>100%</w:t>
            </w:r>
          </w:p>
        </w:tc>
        <w:tc>
          <w:tcPr>
            <w:tcW w:w="1146" w:type="dxa"/>
            <w:vMerge w:val="restart"/>
            <w:vAlign w:val="center"/>
          </w:tcPr>
          <w:p w14:paraId="1E891349" w14:textId="1C9599D5" w:rsidR="00F83DA4" w:rsidRPr="00EA6591" w:rsidRDefault="00F83DA4" w:rsidP="00F83DA4">
            <w:pPr>
              <w:jc w:val="cente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A6591">
              <w:rPr>
                <w:rFonts w:cstheme="minorHAnsi"/>
                <w:color w:val="000000"/>
              </w:rPr>
              <w:t>100%</w:t>
            </w:r>
          </w:p>
        </w:tc>
        <w:tc>
          <w:tcPr>
            <w:tcW w:w="1146" w:type="dxa"/>
            <w:vMerge w:val="restart"/>
            <w:vAlign w:val="center"/>
          </w:tcPr>
          <w:p w14:paraId="0BB58F0B" w14:textId="323B3953" w:rsidR="00F83DA4" w:rsidRPr="00EA6591" w:rsidRDefault="00F83DA4" w:rsidP="00F83DA4">
            <w:pPr>
              <w:jc w:val="cente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A6591">
              <w:rPr>
                <w:rFonts w:cstheme="minorHAnsi"/>
                <w:color w:val="000000"/>
              </w:rPr>
              <w:t>100%</w:t>
            </w:r>
          </w:p>
        </w:tc>
        <w:tc>
          <w:tcPr>
            <w:tcW w:w="1146" w:type="dxa"/>
            <w:vMerge w:val="restart"/>
            <w:vAlign w:val="center"/>
          </w:tcPr>
          <w:p w14:paraId="4F3D6353" w14:textId="251300CB" w:rsidR="00F83DA4" w:rsidRPr="00EA6591" w:rsidRDefault="00F83DA4" w:rsidP="00F83DA4">
            <w:pPr>
              <w:jc w:val="cente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A6591">
              <w:rPr>
                <w:rFonts w:cstheme="minorHAnsi"/>
                <w:color w:val="000000"/>
              </w:rPr>
              <w:t>100%</w:t>
            </w:r>
          </w:p>
        </w:tc>
        <w:tc>
          <w:tcPr>
            <w:tcW w:w="1146" w:type="dxa"/>
            <w:vMerge w:val="restart"/>
            <w:vAlign w:val="center"/>
          </w:tcPr>
          <w:p w14:paraId="01184830" w14:textId="6FFA13D7" w:rsidR="00F83DA4" w:rsidRPr="00EA6591" w:rsidRDefault="00F83DA4" w:rsidP="00F83DA4">
            <w:pPr>
              <w:jc w:val="cente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A6591">
              <w:rPr>
                <w:rFonts w:cstheme="minorHAnsi"/>
                <w:color w:val="000000"/>
              </w:rPr>
              <w:t>100%</w:t>
            </w:r>
          </w:p>
        </w:tc>
      </w:tr>
      <w:tr w:rsidR="00F83DA4" w:rsidRPr="00EA6591" w14:paraId="35B9FD0B" w14:textId="77777777" w:rsidTr="00266821">
        <w:trPr>
          <w:trHeight w:val="1440"/>
        </w:trPr>
        <w:tc>
          <w:tcPr>
            <w:cnfStyle w:val="001000000000" w:firstRow="0" w:lastRow="0" w:firstColumn="1" w:lastColumn="0" w:oddVBand="0" w:evenVBand="0" w:oddHBand="0" w:evenHBand="0" w:firstRowFirstColumn="0" w:firstRowLastColumn="0" w:lastRowFirstColumn="0" w:lastRowLastColumn="0"/>
            <w:tcW w:w="805" w:type="dxa"/>
            <w:textDirection w:val="btLr"/>
          </w:tcPr>
          <w:p w14:paraId="67C4CFCE" w14:textId="77777777" w:rsidR="00F83DA4" w:rsidRPr="00EA6591" w:rsidRDefault="00F83DA4" w:rsidP="00F83DA4">
            <w:pPr>
              <w:tabs>
                <w:tab w:val="left" w:pos="270"/>
              </w:tabs>
              <w:ind w:left="113" w:right="113"/>
              <w:jc w:val="center"/>
              <w:rPr>
                <w:rFonts w:cstheme="minorHAnsi"/>
                <w:b w:val="0"/>
                <w:lang w:eastAsia="en-US"/>
              </w:rPr>
            </w:pPr>
            <w:r w:rsidRPr="00EA6591">
              <w:rPr>
                <w:rFonts w:cstheme="minorHAnsi"/>
                <w:b w:val="0"/>
                <w:lang w:eastAsia="en-US"/>
              </w:rPr>
              <w:t>Systemic</w:t>
            </w:r>
          </w:p>
        </w:tc>
        <w:tc>
          <w:tcPr>
            <w:tcW w:w="2815" w:type="dxa"/>
            <w:vMerge/>
            <w:vAlign w:val="center"/>
          </w:tcPr>
          <w:p w14:paraId="34118F9A" w14:textId="6BF3C034" w:rsidR="00F83DA4" w:rsidRPr="00EA6591" w:rsidRDefault="00F83DA4" w:rsidP="00F83DA4">
            <w:pPr>
              <w:cnfStyle w:val="000000000000" w:firstRow="0" w:lastRow="0" w:firstColumn="0" w:lastColumn="0" w:oddVBand="0" w:evenVBand="0" w:oddHBand="0" w:evenHBand="0" w:firstRowFirstColumn="0" w:firstRowLastColumn="0" w:lastRowFirstColumn="0" w:lastRowLastColumn="0"/>
              <w:rPr>
                <w:rFonts w:cstheme="minorHAnsi"/>
              </w:rPr>
            </w:pPr>
          </w:p>
        </w:tc>
        <w:tc>
          <w:tcPr>
            <w:tcW w:w="1146" w:type="dxa"/>
            <w:vMerge/>
            <w:vAlign w:val="center"/>
          </w:tcPr>
          <w:p w14:paraId="20BECD74" w14:textId="3BCABE4F" w:rsidR="00F83DA4" w:rsidRPr="00EA6591" w:rsidRDefault="00F83DA4" w:rsidP="00F83DA4">
            <w:pPr>
              <w:jc w:val="center"/>
              <w:cnfStyle w:val="000000000000" w:firstRow="0" w:lastRow="0" w:firstColumn="0" w:lastColumn="0" w:oddVBand="0" w:evenVBand="0" w:oddHBand="0" w:evenHBand="0" w:firstRowFirstColumn="0" w:firstRowLastColumn="0" w:lastRowFirstColumn="0" w:lastRowLastColumn="0"/>
              <w:rPr>
                <w:rFonts w:cstheme="minorHAnsi"/>
                <w:color w:val="000000"/>
              </w:rPr>
            </w:pPr>
          </w:p>
        </w:tc>
        <w:tc>
          <w:tcPr>
            <w:tcW w:w="1146" w:type="dxa"/>
            <w:vMerge/>
            <w:vAlign w:val="center"/>
          </w:tcPr>
          <w:p w14:paraId="52DCB20E" w14:textId="2A6D3D05" w:rsidR="00F83DA4" w:rsidRPr="00EA6591" w:rsidRDefault="00F83DA4" w:rsidP="00F83DA4">
            <w:pPr>
              <w:jc w:val="center"/>
              <w:cnfStyle w:val="000000000000" w:firstRow="0" w:lastRow="0" w:firstColumn="0" w:lastColumn="0" w:oddVBand="0" w:evenVBand="0" w:oddHBand="0" w:evenHBand="0" w:firstRowFirstColumn="0" w:firstRowLastColumn="0" w:lastRowFirstColumn="0" w:lastRowLastColumn="0"/>
              <w:rPr>
                <w:rFonts w:cstheme="minorHAnsi"/>
                <w:color w:val="000000"/>
              </w:rPr>
            </w:pPr>
          </w:p>
        </w:tc>
        <w:tc>
          <w:tcPr>
            <w:tcW w:w="1146" w:type="dxa"/>
            <w:vMerge/>
            <w:vAlign w:val="center"/>
          </w:tcPr>
          <w:p w14:paraId="77A7B7E5" w14:textId="03A6A0A3" w:rsidR="00F83DA4" w:rsidRPr="00EA6591" w:rsidRDefault="00F83DA4" w:rsidP="00F83DA4">
            <w:pPr>
              <w:jc w:val="center"/>
              <w:cnfStyle w:val="000000000000" w:firstRow="0" w:lastRow="0" w:firstColumn="0" w:lastColumn="0" w:oddVBand="0" w:evenVBand="0" w:oddHBand="0" w:evenHBand="0" w:firstRowFirstColumn="0" w:firstRowLastColumn="0" w:lastRowFirstColumn="0" w:lastRowLastColumn="0"/>
              <w:rPr>
                <w:rFonts w:cstheme="minorHAnsi"/>
                <w:color w:val="000000"/>
              </w:rPr>
            </w:pPr>
          </w:p>
        </w:tc>
        <w:tc>
          <w:tcPr>
            <w:tcW w:w="1146" w:type="dxa"/>
            <w:vMerge/>
            <w:vAlign w:val="center"/>
          </w:tcPr>
          <w:p w14:paraId="7846D336" w14:textId="2307F74A" w:rsidR="00F83DA4" w:rsidRPr="00EA6591" w:rsidRDefault="00F83DA4" w:rsidP="00F83DA4">
            <w:pPr>
              <w:jc w:val="center"/>
              <w:cnfStyle w:val="000000000000" w:firstRow="0" w:lastRow="0" w:firstColumn="0" w:lastColumn="0" w:oddVBand="0" w:evenVBand="0" w:oddHBand="0" w:evenHBand="0" w:firstRowFirstColumn="0" w:firstRowLastColumn="0" w:lastRowFirstColumn="0" w:lastRowLastColumn="0"/>
              <w:rPr>
                <w:rFonts w:cstheme="minorHAnsi"/>
                <w:color w:val="000000"/>
              </w:rPr>
            </w:pPr>
          </w:p>
        </w:tc>
        <w:tc>
          <w:tcPr>
            <w:tcW w:w="1146" w:type="dxa"/>
            <w:vMerge/>
            <w:vAlign w:val="center"/>
          </w:tcPr>
          <w:p w14:paraId="5021A4BE" w14:textId="1818AC29" w:rsidR="00F83DA4" w:rsidRPr="00EA6591" w:rsidRDefault="00F83DA4" w:rsidP="00F83DA4">
            <w:pPr>
              <w:jc w:val="center"/>
              <w:cnfStyle w:val="000000000000" w:firstRow="0" w:lastRow="0" w:firstColumn="0" w:lastColumn="0" w:oddVBand="0" w:evenVBand="0" w:oddHBand="0" w:evenHBand="0" w:firstRowFirstColumn="0" w:firstRowLastColumn="0" w:lastRowFirstColumn="0" w:lastRowLastColumn="0"/>
              <w:rPr>
                <w:rFonts w:cstheme="minorHAnsi"/>
                <w:color w:val="000000"/>
              </w:rPr>
            </w:pPr>
          </w:p>
        </w:tc>
      </w:tr>
      <w:tr w:rsidR="00F83DA4" w:rsidRPr="00EA6591" w14:paraId="0DF353B7" w14:textId="77777777" w:rsidTr="00266821">
        <w:trPr>
          <w:trHeight w:val="710"/>
        </w:trPr>
        <w:tc>
          <w:tcPr>
            <w:cnfStyle w:val="001000000000" w:firstRow="0" w:lastRow="0" w:firstColumn="1" w:lastColumn="0" w:oddVBand="0" w:evenVBand="0" w:oddHBand="0" w:evenHBand="0" w:firstRowFirstColumn="0" w:firstRowLastColumn="0" w:lastRowFirstColumn="0" w:lastRowLastColumn="0"/>
            <w:tcW w:w="805" w:type="dxa"/>
            <w:textDirection w:val="btLr"/>
          </w:tcPr>
          <w:p w14:paraId="3B2D57AD" w14:textId="77777777" w:rsidR="00F83DA4" w:rsidRPr="00EA6591" w:rsidRDefault="00F83DA4" w:rsidP="00F83DA4">
            <w:pPr>
              <w:tabs>
                <w:tab w:val="left" w:pos="270"/>
              </w:tabs>
              <w:ind w:left="113" w:right="113"/>
              <w:jc w:val="center"/>
              <w:rPr>
                <w:rFonts w:cstheme="minorHAnsi"/>
                <w:b w:val="0"/>
                <w:lang w:eastAsia="en-US"/>
              </w:rPr>
            </w:pPr>
            <w:r w:rsidRPr="00EA6591">
              <w:rPr>
                <w:rFonts w:cstheme="minorHAnsi"/>
                <w:b w:val="0"/>
                <w:lang w:eastAsia="en-US"/>
              </w:rPr>
              <w:t>Combined</w:t>
            </w:r>
          </w:p>
        </w:tc>
        <w:tc>
          <w:tcPr>
            <w:tcW w:w="2815" w:type="dxa"/>
            <w:vMerge/>
          </w:tcPr>
          <w:p w14:paraId="138F21F0" w14:textId="61085027" w:rsidR="00F83DA4" w:rsidRPr="00EA6591" w:rsidRDefault="00F83DA4" w:rsidP="00F83DA4">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146" w:type="dxa"/>
            <w:vMerge/>
            <w:vAlign w:val="center"/>
          </w:tcPr>
          <w:p w14:paraId="7515B958" w14:textId="797A39CC" w:rsidR="00F83DA4" w:rsidRPr="00EA6591" w:rsidRDefault="00F83DA4" w:rsidP="00F83DA4">
            <w:pPr>
              <w:jc w:val="center"/>
              <w:cnfStyle w:val="000000000000" w:firstRow="0" w:lastRow="0" w:firstColumn="0" w:lastColumn="0" w:oddVBand="0" w:evenVBand="0" w:oddHBand="0" w:evenHBand="0" w:firstRowFirstColumn="0" w:firstRowLastColumn="0" w:lastRowFirstColumn="0" w:lastRowLastColumn="0"/>
              <w:rPr>
                <w:rFonts w:cstheme="minorHAnsi"/>
                <w:color w:val="000000"/>
              </w:rPr>
            </w:pPr>
          </w:p>
        </w:tc>
        <w:tc>
          <w:tcPr>
            <w:tcW w:w="1146" w:type="dxa"/>
            <w:vMerge/>
            <w:vAlign w:val="center"/>
          </w:tcPr>
          <w:p w14:paraId="5D7457E8" w14:textId="11EAD857" w:rsidR="00F83DA4" w:rsidRPr="00EA6591" w:rsidRDefault="00F83DA4" w:rsidP="00F83DA4">
            <w:pPr>
              <w:jc w:val="center"/>
              <w:cnfStyle w:val="000000000000" w:firstRow="0" w:lastRow="0" w:firstColumn="0" w:lastColumn="0" w:oddVBand="0" w:evenVBand="0" w:oddHBand="0" w:evenHBand="0" w:firstRowFirstColumn="0" w:firstRowLastColumn="0" w:lastRowFirstColumn="0" w:lastRowLastColumn="0"/>
              <w:rPr>
                <w:rFonts w:cstheme="minorHAnsi"/>
                <w:color w:val="000000"/>
              </w:rPr>
            </w:pPr>
          </w:p>
        </w:tc>
        <w:tc>
          <w:tcPr>
            <w:tcW w:w="1146" w:type="dxa"/>
            <w:vMerge/>
            <w:vAlign w:val="center"/>
          </w:tcPr>
          <w:p w14:paraId="535D51B2" w14:textId="61F5131B" w:rsidR="00F83DA4" w:rsidRPr="00EA6591" w:rsidRDefault="00F83DA4" w:rsidP="00F83DA4">
            <w:pPr>
              <w:jc w:val="center"/>
              <w:cnfStyle w:val="000000000000" w:firstRow="0" w:lastRow="0" w:firstColumn="0" w:lastColumn="0" w:oddVBand="0" w:evenVBand="0" w:oddHBand="0" w:evenHBand="0" w:firstRowFirstColumn="0" w:firstRowLastColumn="0" w:lastRowFirstColumn="0" w:lastRowLastColumn="0"/>
              <w:rPr>
                <w:rFonts w:cstheme="minorHAnsi"/>
                <w:color w:val="000000"/>
              </w:rPr>
            </w:pPr>
          </w:p>
        </w:tc>
        <w:tc>
          <w:tcPr>
            <w:tcW w:w="1146" w:type="dxa"/>
            <w:vMerge/>
            <w:vAlign w:val="center"/>
          </w:tcPr>
          <w:p w14:paraId="3E140184" w14:textId="79B2F886" w:rsidR="00F83DA4" w:rsidRPr="00EA6591" w:rsidRDefault="00F83DA4" w:rsidP="00F83DA4">
            <w:pPr>
              <w:jc w:val="center"/>
              <w:cnfStyle w:val="000000000000" w:firstRow="0" w:lastRow="0" w:firstColumn="0" w:lastColumn="0" w:oddVBand="0" w:evenVBand="0" w:oddHBand="0" w:evenHBand="0" w:firstRowFirstColumn="0" w:firstRowLastColumn="0" w:lastRowFirstColumn="0" w:lastRowLastColumn="0"/>
              <w:rPr>
                <w:rFonts w:cstheme="minorHAnsi"/>
                <w:color w:val="000000"/>
              </w:rPr>
            </w:pPr>
          </w:p>
        </w:tc>
        <w:tc>
          <w:tcPr>
            <w:tcW w:w="1146" w:type="dxa"/>
            <w:vMerge/>
            <w:vAlign w:val="center"/>
          </w:tcPr>
          <w:p w14:paraId="208AF55A" w14:textId="677FF4CB" w:rsidR="00F83DA4" w:rsidRPr="00EA6591" w:rsidRDefault="00F83DA4" w:rsidP="00F83DA4">
            <w:pPr>
              <w:jc w:val="center"/>
              <w:cnfStyle w:val="000000000000" w:firstRow="0" w:lastRow="0" w:firstColumn="0" w:lastColumn="0" w:oddVBand="0" w:evenVBand="0" w:oddHBand="0" w:evenHBand="0" w:firstRowFirstColumn="0" w:firstRowLastColumn="0" w:lastRowFirstColumn="0" w:lastRowLastColumn="0"/>
              <w:rPr>
                <w:rFonts w:cstheme="minorHAnsi"/>
                <w:color w:val="000000"/>
              </w:rPr>
            </w:pPr>
          </w:p>
        </w:tc>
      </w:tr>
    </w:tbl>
    <w:p w14:paraId="7B372BBE" w14:textId="2FD0C792" w:rsidR="00CE466F" w:rsidRPr="00EA6591" w:rsidRDefault="001A04F3" w:rsidP="00B66493">
      <w:pPr>
        <w:pStyle w:val="Heading5"/>
      </w:pPr>
      <w:r w:rsidRPr="00EA6591">
        <w:t>Brokered</w:t>
      </w:r>
      <w:r w:rsidR="00CE466F" w:rsidRPr="00EA6591">
        <w:t xml:space="preserve"> Deposits</w:t>
      </w:r>
    </w:p>
    <w:p w14:paraId="0E961FA6" w14:textId="77777777" w:rsidR="00B24066" w:rsidRPr="00EA6591" w:rsidRDefault="001A04F3" w:rsidP="001A04F3">
      <w:pPr>
        <w:rPr>
          <w:rFonts w:cstheme="minorHAnsi"/>
        </w:rPr>
      </w:pPr>
      <w:r w:rsidRPr="00EA6591">
        <w:rPr>
          <w:rFonts w:cstheme="minorHAnsi"/>
        </w:rPr>
        <w:t>Brokered deposits are generally insured by FDIC (e.g., brokered CDs and FDIC sweep deposits) and are obtained primarily from FI retail customer relationships. Brokered CDs have contractual maturities and retail customers are restricted from withdrawing funds prior to maturity, while FDIC sweep deposits usually do not have maturity and can be withdrawn by retail customers/brokers at any time. The unsecured part of brokered deposits includes Yankee CDs and Bond Issuances.</w:t>
      </w:r>
    </w:p>
    <w:p w14:paraId="3048CE17" w14:textId="77777777" w:rsidR="001A04F3" w:rsidRPr="00EA6591" w:rsidRDefault="001A04F3" w:rsidP="000A2570">
      <w:pPr>
        <w:pStyle w:val="Heading6"/>
      </w:pPr>
      <w:r w:rsidRPr="00EA6591">
        <w:t>FDIC Sweep Deposits</w:t>
      </w:r>
    </w:p>
    <w:p w14:paraId="1BE2E633" w14:textId="4A192B36" w:rsidR="008A6FFB" w:rsidRPr="00052E90" w:rsidRDefault="00B37567" w:rsidP="008A6FFB">
      <w:r>
        <w:t xml:space="preserve">FDIC sweep deposits are </w:t>
      </w:r>
      <w:r w:rsidR="00F111E7">
        <w:t>FDIC insured deposits in BOC</w:t>
      </w:r>
      <w:r>
        <w:t xml:space="preserve"> </w:t>
      </w:r>
      <w:r w:rsidR="00D518E8">
        <w:t>that</w:t>
      </w:r>
      <w:r w:rsidR="007674B4">
        <w:t xml:space="preserve"> broker</w:t>
      </w:r>
      <w:r w:rsidR="007674B4">
        <w:rPr>
          <w:rFonts w:hint="eastAsia"/>
        </w:rPr>
        <w:t>-</w:t>
      </w:r>
      <w:r w:rsidR="00793886">
        <w:t>dealers</w:t>
      </w:r>
      <w:r w:rsidR="00897C5D">
        <w:t xml:space="preserve"> </w:t>
      </w:r>
      <w:r w:rsidR="00793886">
        <w:t>sweep</w:t>
      </w:r>
      <w:r>
        <w:t xml:space="preserve"> from</w:t>
      </w:r>
      <w:r w:rsidR="00F111E7">
        <w:t xml:space="preserve"> unused cash balances </w:t>
      </w:r>
      <w:r w:rsidR="00897C5D">
        <w:t>in</w:t>
      </w:r>
      <w:r w:rsidR="00F111E7">
        <w:t xml:space="preserve"> </w:t>
      </w:r>
      <w:r>
        <w:t>customer brokerage accounts</w:t>
      </w:r>
      <w:r w:rsidR="00F111E7">
        <w:t xml:space="preserve">. </w:t>
      </w:r>
      <w:r w:rsidR="00693D51">
        <w:t xml:space="preserve">Different sweep deposit services, specifically ICS, CDARS, IND and MMDA in BOC, </w:t>
      </w:r>
      <w:r w:rsidR="008A6FFB" w:rsidRPr="00052E90">
        <w:t>show different behavioral patterns</w:t>
      </w:r>
      <w:r w:rsidR="00693D51">
        <w:t xml:space="preserve">. Based on </w:t>
      </w:r>
      <w:r w:rsidR="0068751F">
        <w:t>products’</w:t>
      </w:r>
      <w:r w:rsidR="00693D51">
        <w:t xml:space="preserve"> characteristics and historical data</w:t>
      </w:r>
      <w:r w:rsidR="00897C5D">
        <w:t xml:space="preserve"> analysis</w:t>
      </w:r>
      <w:r w:rsidR="00693D51">
        <w:t xml:space="preserve">, </w:t>
      </w:r>
      <w:r w:rsidR="008A6FFB" w:rsidRPr="00052E90">
        <w:t xml:space="preserve">total FDIC insured sweep deposits are </w:t>
      </w:r>
      <w:r w:rsidR="00627902">
        <w:t>grouped</w:t>
      </w:r>
      <w:r w:rsidR="00693D51">
        <w:t xml:space="preserve"> into two </w:t>
      </w:r>
      <w:r w:rsidR="00627902">
        <w:t>segment</w:t>
      </w:r>
      <w:r w:rsidR="00693D51">
        <w:t>s</w:t>
      </w:r>
      <w:r w:rsidR="00163923" w:rsidRPr="00052E90">
        <w:t xml:space="preserve">: </w:t>
      </w:r>
    </w:p>
    <w:p w14:paraId="6AA5E840" w14:textId="449EA477" w:rsidR="008A6FFB" w:rsidRPr="00052E90" w:rsidRDefault="00163923" w:rsidP="008A6FFB">
      <w:r w:rsidRPr="00052E90">
        <w:t xml:space="preserve">- Sweep-customer deposits: </w:t>
      </w:r>
      <w:r w:rsidR="008A6FFB" w:rsidRPr="00052E90">
        <w:t xml:space="preserve">ICS and CDARS, which are reciprocal deposits </w:t>
      </w:r>
      <w:r w:rsidRPr="00052E90">
        <w:t>from customers, and</w:t>
      </w:r>
    </w:p>
    <w:p w14:paraId="19D63495" w14:textId="34FCE11F" w:rsidR="0023129B" w:rsidRDefault="00163923" w:rsidP="008A6FFB">
      <w:r w:rsidRPr="00052E90">
        <w:t xml:space="preserve">- Sweep-brokered deposits: </w:t>
      </w:r>
      <w:r w:rsidR="008A6FFB" w:rsidRPr="00052E90">
        <w:t xml:space="preserve">IND and MMDA, </w:t>
      </w:r>
      <w:r w:rsidR="0023129B">
        <w:t>with</w:t>
      </w:r>
      <w:r w:rsidR="008A6FFB" w:rsidRPr="00052E90">
        <w:t>in which IN</w:t>
      </w:r>
      <w:r w:rsidR="00AA72A9">
        <w:t>D is a great majority</w:t>
      </w:r>
      <w:r w:rsidR="0023129B">
        <w:t>.</w:t>
      </w:r>
    </w:p>
    <w:p w14:paraId="49AAFF62" w14:textId="4E957FD2" w:rsidR="00AA4BEF" w:rsidRDefault="0023129B" w:rsidP="008A6FFB">
      <w:r>
        <w:t>T</w:t>
      </w:r>
      <w:r w:rsidR="00AA72A9">
        <w:t>hen for each segment</w:t>
      </w:r>
      <w:r w:rsidR="00586CB7">
        <w:t>, utilizing the decay method,</w:t>
      </w:r>
      <w:r w:rsidR="00AA72A9">
        <w:t xml:space="preserve"> </w:t>
      </w:r>
      <w:r w:rsidR="00F02BED">
        <w:t xml:space="preserve">historical </w:t>
      </w:r>
      <w:r w:rsidR="00AA72A9" w:rsidRPr="00AA72A9">
        <w:t>run-off ra</w:t>
      </w:r>
      <w:r w:rsidR="00586CB7">
        <w:t>tes</w:t>
      </w:r>
      <w:r w:rsidR="00AA72A9" w:rsidRPr="00AA72A9">
        <w:t xml:space="preserve"> </w:t>
      </w:r>
      <w:r w:rsidR="00AA72A9">
        <w:t xml:space="preserve">over 14 days and 30 days </w:t>
      </w:r>
      <w:r w:rsidR="00AA72A9" w:rsidRPr="00AA72A9">
        <w:t xml:space="preserve">are calculated </w:t>
      </w:r>
      <w:r w:rsidR="00AA4BEF">
        <w:rPr>
          <w:rFonts w:hint="eastAsia"/>
        </w:rPr>
        <w:t>from</w:t>
      </w:r>
      <w:r w:rsidR="0053292D">
        <w:t xml:space="preserve"> </w:t>
      </w:r>
      <w:r w:rsidR="00AA4BEF">
        <w:t xml:space="preserve">10-year </w:t>
      </w:r>
      <w:r w:rsidR="00586CB7">
        <w:t>historical data</w:t>
      </w:r>
      <w:r>
        <w:t>.</w:t>
      </w:r>
      <w:r w:rsidR="00586CB7">
        <w:t xml:space="preserve"> </w:t>
      </w:r>
      <w:r w:rsidR="00AA4BEF">
        <w:t xml:space="preserve">The </w:t>
      </w:r>
      <w:r w:rsidR="00AA4BEF" w:rsidRPr="00AA4BEF">
        <w:t xml:space="preserve">90th, the 93rd, and the 95th percentiles in historical run-off population </w:t>
      </w:r>
      <w:r w:rsidR="00627902">
        <w:t>are</w:t>
      </w:r>
      <w:r w:rsidR="00AA4BEF">
        <w:t xml:space="preserve"> </w:t>
      </w:r>
      <w:r w:rsidR="00115839">
        <w:t xml:space="preserve">hereafter </w:t>
      </w:r>
      <w:r w:rsidR="00586CB7">
        <w:t>taken as</w:t>
      </w:r>
      <w:r w:rsidR="00AA4BEF" w:rsidRPr="00AA4BEF">
        <w:t xml:space="preserve"> run-off rates under systemic, idiosyncratic, and combined stress scenarios in liquidity stress testing, respectively.</w:t>
      </w:r>
    </w:p>
    <w:p w14:paraId="3ECDDE96" w14:textId="385070EC" w:rsidR="0023129B" w:rsidRDefault="0023129B" w:rsidP="008A6FFB">
      <w:r>
        <w:t>The run-off ratios of s</w:t>
      </w:r>
      <w:r w:rsidRPr="00052E90">
        <w:t>weep-customer</w:t>
      </w:r>
      <w:r>
        <w:t>/brokered</w:t>
      </w:r>
      <w:r w:rsidRPr="00052E90">
        <w:t xml:space="preserve"> deposits</w:t>
      </w:r>
      <w:r>
        <w:t xml:space="preserve"> are</w:t>
      </w:r>
      <w:r w:rsidRPr="0023129B">
        <w:t xml:space="preserve"> </w:t>
      </w:r>
      <w:r>
        <w:t>subject to annual recalibration.</w:t>
      </w:r>
    </w:p>
    <w:p w14:paraId="150E16D7" w14:textId="1FE83D79" w:rsidR="00586CB7" w:rsidRPr="004D2340" w:rsidRDefault="00586CB7" w:rsidP="00586CB7">
      <w:pPr>
        <w:pStyle w:val="Caption"/>
        <w:keepNext/>
        <w:rPr>
          <w:rFonts w:cstheme="minorHAnsi"/>
        </w:rPr>
      </w:pPr>
      <w:r w:rsidRPr="00EA6591">
        <w:rPr>
          <w:rFonts w:cstheme="minorHAnsi"/>
        </w:rPr>
        <w:t xml:space="preserve">Equation </w:t>
      </w:r>
      <w:r w:rsidRPr="00EA6591">
        <w:rPr>
          <w:rFonts w:cstheme="minorHAnsi"/>
        </w:rPr>
        <w:fldChar w:fldCharType="begin"/>
      </w:r>
      <w:r w:rsidRPr="00EA6591">
        <w:rPr>
          <w:rFonts w:cstheme="minorHAnsi"/>
        </w:rPr>
        <w:instrText xml:space="preserve"> SEQ Equation \* ARABIC </w:instrText>
      </w:r>
      <w:r w:rsidRPr="00EA6591">
        <w:rPr>
          <w:rFonts w:cstheme="minorHAnsi"/>
        </w:rPr>
        <w:fldChar w:fldCharType="separate"/>
      </w:r>
      <w:r w:rsidR="000777B4">
        <w:rPr>
          <w:rFonts w:cstheme="minorHAnsi"/>
          <w:noProof/>
        </w:rPr>
        <w:t>1</w:t>
      </w:r>
      <w:r w:rsidRPr="00EA6591">
        <w:rPr>
          <w:rFonts w:cstheme="minorHAnsi"/>
          <w:noProof/>
        </w:rPr>
        <w:fldChar w:fldCharType="end"/>
      </w:r>
      <w:r w:rsidRPr="00EA6591">
        <w:rPr>
          <w:rFonts w:cstheme="minorHAnsi"/>
        </w:rPr>
        <w:t xml:space="preserve">: </w:t>
      </w:r>
      <w:r>
        <w:rPr>
          <w:rFonts w:cstheme="minorHAnsi"/>
        </w:rPr>
        <w:t>The Decay Method</w:t>
      </w:r>
    </w:p>
    <w:p w14:paraId="39A0899F" w14:textId="3E9C4A6F" w:rsidR="00586CB7" w:rsidRPr="00F02BED" w:rsidRDefault="00586CB7" w:rsidP="00586CB7">
      <w:pPr>
        <w:rPr>
          <w:rFonts w:cstheme="minorHAnsi"/>
          <w:i/>
        </w:rPr>
      </w:pPr>
      <m:oMathPara>
        <m:oMath>
          <m:r>
            <m:rPr>
              <m:sty m:val="p"/>
            </m:rPr>
            <w:rPr>
              <w:rFonts w:ascii="Cambria Math" w:hAnsi="Cambria Math" w:cstheme="minorHAnsi"/>
            </w:rPr>
            <m:t>The X-Day Runoff Rate of Day 0</m:t>
          </m:r>
          <m:r>
            <w:rPr>
              <w:rFonts w:ascii="Cambria Math" w:hAnsi="Cambria Math" w:cstheme="minorHAnsi"/>
            </w:rPr>
            <m:t>=1-</m:t>
          </m:r>
          <m:f>
            <m:fPr>
              <m:ctrlPr>
                <w:rPr>
                  <w:rFonts w:ascii="Cambria Math" w:hAnsi="Cambria Math" w:cstheme="minorHAnsi"/>
                  <w:i/>
                </w:rPr>
              </m:ctrlPr>
            </m:fPr>
            <m:num>
              <m:r>
                <m:rPr>
                  <m:sty m:val="p"/>
                </m:rPr>
                <w:rPr>
                  <w:rFonts w:ascii="Cambria Math" w:hAnsi="Cambria Math"/>
                </w:rPr>
                <m:t xml:space="preserve"> Minimum Daily Balance from Day 0 to Day X</m:t>
              </m:r>
              <m:r>
                <w:rPr>
                  <w:rFonts w:ascii="Cambria Math" w:hAnsi="Cambria Math" w:cstheme="minorHAnsi"/>
                </w:rPr>
                <m:t xml:space="preserve">  </m:t>
              </m:r>
            </m:num>
            <m:den>
              <m:r>
                <m:rPr>
                  <m:sty m:val="p"/>
                </m:rPr>
                <w:rPr>
                  <w:rFonts w:ascii="Cambria Math" w:hAnsi="Cambria Math"/>
                </w:rPr>
                <m:t>Day 0 Balance</m:t>
              </m:r>
            </m:den>
          </m:f>
        </m:oMath>
      </m:oMathPara>
    </w:p>
    <w:p w14:paraId="14E019E7" w14:textId="045B86FF" w:rsidR="007674B4" w:rsidRDefault="00586CB7" w:rsidP="008A6FFB">
      <w:r>
        <w:t>After the first month, c</w:t>
      </w:r>
      <w:r w:rsidR="00163923" w:rsidRPr="00163923">
        <w:t>ustomer</w:t>
      </w:r>
      <w:r w:rsidR="0068751F">
        <w:t>s</w:t>
      </w:r>
      <w:r w:rsidR="00163923" w:rsidRPr="00163923">
        <w:t xml:space="preserve"> </w:t>
      </w:r>
      <w:r w:rsidR="007674B4">
        <w:t>are assumed to</w:t>
      </w:r>
      <w:r w:rsidR="00163923" w:rsidRPr="00163923">
        <w:t xml:space="preserve"> calm down</w:t>
      </w:r>
      <w:r w:rsidR="00AA72A9">
        <w:t xml:space="preserve"> </w:t>
      </w:r>
      <w:r w:rsidR="00163923" w:rsidRPr="00163923">
        <w:t>and have no more withdraw</w:t>
      </w:r>
      <w:r w:rsidR="00897C5D">
        <w:t>al</w:t>
      </w:r>
      <w:r w:rsidR="00163923" w:rsidRPr="00163923">
        <w:t xml:space="preserve"> given that there is FDIC insurance.</w:t>
      </w:r>
    </w:p>
    <w:p w14:paraId="7A48E176" w14:textId="0BC142A4" w:rsidR="00163923" w:rsidRDefault="00163923" w:rsidP="00163923">
      <w:r>
        <w:t>Potential Liquidity Impacts</w:t>
      </w:r>
    </w:p>
    <w:p w14:paraId="3CCE89CF" w14:textId="6EECBE78" w:rsidR="00163923" w:rsidRDefault="0068751F" w:rsidP="00163923">
      <w:r>
        <w:t>A lack of confidence in</w:t>
      </w:r>
      <w:r w:rsidR="00163923">
        <w:t xml:space="preserve"> BOC's safety and soundness</w:t>
      </w:r>
      <w:r>
        <w:t xml:space="preserve"> would </w:t>
      </w:r>
      <w:r w:rsidR="00D40480">
        <w:t>result in sweep deposits’</w:t>
      </w:r>
      <w:r>
        <w:t xml:space="preserve"> r</w:t>
      </w:r>
      <w:r w:rsidRPr="0068751F">
        <w:t xml:space="preserve">apid </w:t>
      </w:r>
      <w:r>
        <w:t>running</w:t>
      </w:r>
      <w:r w:rsidR="00D40480">
        <w:t xml:space="preserve"> off </w:t>
      </w:r>
      <w:r>
        <w:t>from the brokerage channel of</w:t>
      </w:r>
      <w:r w:rsidR="00D5196C">
        <w:t xml:space="preserve"> FDIC </w:t>
      </w:r>
      <w:r w:rsidR="00163923">
        <w:t>insured deposit</w:t>
      </w:r>
      <w:r>
        <w:t>s</w:t>
      </w:r>
      <w:r w:rsidR="00163923">
        <w:t>.</w:t>
      </w:r>
    </w:p>
    <w:p w14:paraId="1B5FCD5C" w14:textId="3AAD1449" w:rsidR="00163923" w:rsidRPr="00C64020" w:rsidRDefault="00C64020" w:rsidP="00C64020">
      <w:pPr>
        <w:pStyle w:val="Caption"/>
        <w:keepNext/>
        <w:rPr>
          <w:rFonts w:cstheme="minorHAnsi"/>
        </w:rPr>
      </w:pPr>
      <w:r w:rsidRPr="008859FB">
        <w:t xml:space="preserve">Table </w:t>
      </w:r>
      <w:fldSimple w:instr=" SEQ Table \* ARABIC ">
        <w:r w:rsidR="000777B4">
          <w:rPr>
            <w:noProof/>
          </w:rPr>
          <w:t>37</w:t>
        </w:r>
      </w:fldSimple>
      <w:r w:rsidRPr="008859FB">
        <w:t>:</w:t>
      </w:r>
      <w:r w:rsidRPr="00EA6591">
        <w:rPr>
          <w:rFonts w:cstheme="minorHAnsi"/>
        </w:rPr>
        <w:t xml:space="preserve"> Cash Outflow Assumption of FDIC Sweep Deposits</w:t>
      </w:r>
      <w:r>
        <w:rPr>
          <w:rFonts w:cstheme="minorHAnsi"/>
        </w:rPr>
        <w:t>:</w:t>
      </w:r>
      <w:r w:rsidRPr="00C64020">
        <w:t xml:space="preserve"> </w:t>
      </w:r>
      <w:r>
        <w:t>Sweep- Customer Deposits</w:t>
      </w:r>
    </w:p>
    <w:tbl>
      <w:tblPr>
        <w:tblStyle w:val="GridTable1Light"/>
        <w:tblW w:w="0" w:type="auto"/>
        <w:tblLook w:val="04A0" w:firstRow="1" w:lastRow="0" w:firstColumn="1" w:lastColumn="0" w:noHBand="0" w:noVBand="1"/>
      </w:tblPr>
      <w:tblGrid>
        <w:gridCol w:w="611"/>
        <w:gridCol w:w="3005"/>
        <w:gridCol w:w="1145"/>
        <w:gridCol w:w="1149"/>
        <w:gridCol w:w="1149"/>
        <w:gridCol w:w="1145"/>
        <w:gridCol w:w="1146"/>
      </w:tblGrid>
      <w:tr w:rsidR="00163923" w:rsidRPr="00EA6591" w14:paraId="0504EB27" w14:textId="77777777" w:rsidTr="00414926">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611" w:type="dxa"/>
          </w:tcPr>
          <w:p w14:paraId="6346D8D8" w14:textId="77777777" w:rsidR="00163923" w:rsidRPr="00EA6591" w:rsidRDefault="00163923" w:rsidP="007674B4">
            <w:pPr>
              <w:rPr>
                <w:rFonts w:cstheme="minorHAnsi"/>
              </w:rPr>
            </w:pPr>
          </w:p>
        </w:tc>
        <w:tc>
          <w:tcPr>
            <w:tcW w:w="3005" w:type="dxa"/>
            <w:vAlign w:val="center"/>
          </w:tcPr>
          <w:p w14:paraId="2FF9C55B" w14:textId="77777777" w:rsidR="00163923" w:rsidRPr="00EA6591" w:rsidRDefault="00163923" w:rsidP="007674B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Assumptions</w:t>
            </w:r>
          </w:p>
        </w:tc>
        <w:tc>
          <w:tcPr>
            <w:tcW w:w="1145" w:type="dxa"/>
            <w:vAlign w:val="center"/>
          </w:tcPr>
          <w:p w14:paraId="1C14F805" w14:textId="77777777" w:rsidR="00163923" w:rsidRPr="00EA6591" w:rsidRDefault="00163923" w:rsidP="007674B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O/N</w:t>
            </w:r>
          </w:p>
        </w:tc>
        <w:tc>
          <w:tcPr>
            <w:tcW w:w="1149" w:type="dxa"/>
            <w:vAlign w:val="center"/>
          </w:tcPr>
          <w:p w14:paraId="6B7BA7FD" w14:textId="77777777" w:rsidR="00163923" w:rsidRPr="00EA6591" w:rsidRDefault="00163923" w:rsidP="007674B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14 Day</w:t>
            </w:r>
          </w:p>
        </w:tc>
        <w:tc>
          <w:tcPr>
            <w:tcW w:w="1149" w:type="dxa"/>
            <w:vAlign w:val="center"/>
          </w:tcPr>
          <w:p w14:paraId="01E87C64" w14:textId="77777777" w:rsidR="00163923" w:rsidRPr="00EA6591" w:rsidRDefault="00163923" w:rsidP="007674B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30 Day</w:t>
            </w:r>
          </w:p>
        </w:tc>
        <w:tc>
          <w:tcPr>
            <w:tcW w:w="1145" w:type="dxa"/>
            <w:vAlign w:val="center"/>
          </w:tcPr>
          <w:p w14:paraId="4EF8B5F5" w14:textId="77777777" w:rsidR="00163923" w:rsidRPr="00EA6591" w:rsidRDefault="00163923" w:rsidP="007674B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90 Day</w:t>
            </w:r>
          </w:p>
        </w:tc>
        <w:tc>
          <w:tcPr>
            <w:tcW w:w="1146" w:type="dxa"/>
            <w:vAlign w:val="center"/>
          </w:tcPr>
          <w:p w14:paraId="36696999" w14:textId="77777777" w:rsidR="00163923" w:rsidRPr="00EA6591" w:rsidRDefault="00163923" w:rsidP="007674B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 Year</w:t>
            </w:r>
          </w:p>
        </w:tc>
      </w:tr>
      <w:tr w:rsidR="00414926" w:rsidRPr="00EA6591" w14:paraId="6B9DB1ED" w14:textId="77777777" w:rsidTr="00897C5D">
        <w:trPr>
          <w:trHeight w:val="1440"/>
        </w:trPr>
        <w:tc>
          <w:tcPr>
            <w:cnfStyle w:val="001000000000" w:firstRow="0" w:lastRow="0" w:firstColumn="1" w:lastColumn="0" w:oddVBand="0" w:evenVBand="0" w:oddHBand="0" w:evenHBand="0" w:firstRowFirstColumn="0" w:firstRowLastColumn="0" w:lastRowFirstColumn="0" w:lastRowLastColumn="0"/>
            <w:tcW w:w="611" w:type="dxa"/>
            <w:textDirection w:val="btLr"/>
          </w:tcPr>
          <w:p w14:paraId="28BDDF1B" w14:textId="77777777" w:rsidR="00414926" w:rsidRPr="00EA6591" w:rsidRDefault="00414926" w:rsidP="00414926">
            <w:pPr>
              <w:tabs>
                <w:tab w:val="left" w:pos="270"/>
              </w:tabs>
              <w:ind w:left="113" w:right="113"/>
              <w:jc w:val="center"/>
              <w:rPr>
                <w:rFonts w:cstheme="minorHAnsi"/>
                <w:b w:val="0"/>
                <w:lang w:eastAsia="en-US"/>
              </w:rPr>
            </w:pPr>
            <w:r w:rsidRPr="00EA6591">
              <w:rPr>
                <w:rFonts w:cstheme="minorHAnsi"/>
                <w:b w:val="0"/>
                <w:lang w:eastAsia="en-US"/>
              </w:rPr>
              <w:t>Idiosyncratic</w:t>
            </w:r>
          </w:p>
        </w:tc>
        <w:tc>
          <w:tcPr>
            <w:tcW w:w="3005" w:type="dxa"/>
            <w:vMerge w:val="restart"/>
            <w:vAlign w:val="center"/>
          </w:tcPr>
          <w:p w14:paraId="1724E188" w14:textId="37FB9692" w:rsidR="00414926" w:rsidRPr="00EA6591" w:rsidRDefault="00414926" w:rsidP="00414926">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 xml:space="preserve">The assumed </w:t>
            </w:r>
            <w:r>
              <w:rPr>
                <w:rFonts w:cstheme="minorHAnsi"/>
              </w:rPr>
              <w:t>FDIC sweep deposit</w:t>
            </w:r>
            <w:r w:rsidRPr="00EA6591">
              <w:rPr>
                <w:rFonts w:cstheme="minorHAnsi"/>
              </w:rPr>
              <w:t xml:space="preserve"> run-off rates</w:t>
            </w:r>
            <w:r>
              <w:rPr>
                <w:rFonts w:cstheme="minorHAnsi"/>
              </w:rPr>
              <w:t xml:space="preserve"> within 30 days</w:t>
            </w:r>
            <w:r w:rsidRPr="00EA6591">
              <w:rPr>
                <w:rFonts w:cstheme="minorHAnsi"/>
              </w:rPr>
              <w:t xml:space="preserve"> are based on analysis on BOC’S historical data.</w:t>
            </w:r>
            <w:r>
              <w:t xml:space="preserve"> </w:t>
            </w:r>
            <w:r>
              <w:rPr>
                <w:rFonts w:cstheme="minorHAnsi"/>
              </w:rPr>
              <w:t>In all three</w:t>
            </w:r>
            <w:r w:rsidRPr="00414926">
              <w:rPr>
                <w:rFonts w:cstheme="minorHAnsi"/>
              </w:rPr>
              <w:t xml:space="preserve"> scenario</w:t>
            </w:r>
            <w:r>
              <w:rPr>
                <w:rFonts w:cstheme="minorHAnsi"/>
              </w:rPr>
              <w:t>s</w:t>
            </w:r>
            <w:r w:rsidRPr="00414926">
              <w:rPr>
                <w:rFonts w:cstheme="minorHAnsi"/>
              </w:rPr>
              <w:t>, no additional outflow after 30 days is assumed since there is FDIC insurance.</w:t>
            </w:r>
          </w:p>
        </w:tc>
        <w:tc>
          <w:tcPr>
            <w:tcW w:w="1145" w:type="dxa"/>
            <w:vAlign w:val="center"/>
          </w:tcPr>
          <w:p w14:paraId="7CECE642" w14:textId="038BDF70" w:rsidR="00414926" w:rsidRPr="00EA6591" w:rsidRDefault="00414926" w:rsidP="00897C5D">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414926">
              <w:rPr>
                <w:rFonts w:cstheme="minorHAnsi"/>
                <w:lang w:eastAsia="en-US"/>
              </w:rPr>
              <w:t>1.87%</w:t>
            </w:r>
          </w:p>
        </w:tc>
        <w:tc>
          <w:tcPr>
            <w:tcW w:w="1149" w:type="dxa"/>
            <w:vAlign w:val="center"/>
          </w:tcPr>
          <w:p w14:paraId="274A7999" w14:textId="60739008" w:rsidR="00414926" w:rsidRPr="00EA6591" w:rsidRDefault="00414926" w:rsidP="00897C5D">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65308F">
              <w:t>9.37%</w:t>
            </w:r>
          </w:p>
        </w:tc>
        <w:tc>
          <w:tcPr>
            <w:tcW w:w="1149" w:type="dxa"/>
            <w:vAlign w:val="center"/>
          </w:tcPr>
          <w:p w14:paraId="6F27B3BA" w14:textId="5A7BA4D4" w:rsidR="00414926" w:rsidRPr="00EA6591" w:rsidRDefault="00414926" w:rsidP="00897C5D">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414926">
              <w:rPr>
                <w:rFonts w:cstheme="minorHAnsi"/>
                <w:lang w:eastAsia="en-US"/>
              </w:rPr>
              <w:t>16.61%</w:t>
            </w:r>
          </w:p>
        </w:tc>
        <w:tc>
          <w:tcPr>
            <w:tcW w:w="1145" w:type="dxa"/>
            <w:vAlign w:val="center"/>
          </w:tcPr>
          <w:p w14:paraId="6126DBE8" w14:textId="69C8BD83" w:rsidR="00414926" w:rsidRPr="00EA6591" w:rsidRDefault="00414926" w:rsidP="00AD3457">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414926">
              <w:rPr>
                <w:rFonts w:cstheme="minorHAnsi"/>
                <w:lang w:eastAsia="en-US"/>
              </w:rPr>
              <w:t>16.61%</w:t>
            </w:r>
          </w:p>
        </w:tc>
        <w:tc>
          <w:tcPr>
            <w:tcW w:w="1146" w:type="dxa"/>
            <w:vAlign w:val="center"/>
          </w:tcPr>
          <w:p w14:paraId="2ACF3E81" w14:textId="7D48A9EA" w:rsidR="00414926" w:rsidRPr="00EA6591" w:rsidRDefault="00414926" w:rsidP="00AD3457">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414926">
              <w:rPr>
                <w:rFonts w:cstheme="minorHAnsi"/>
                <w:lang w:eastAsia="en-US"/>
              </w:rPr>
              <w:t>16.61%</w:t>
            </w:r>
          </w:p>
        </w:tc>
      </w:tr>
      <w:tr w:rsidR="00414926" w:rsidRPr="00EA6591" w14:paraId="40ECD343" w14:textId="77777777" w:rsidTr="00897C5D">
        <w:trPr>
          <w:trHeight w:val="1484"/>
        </w:trPr>
        <w:tc>
          <w:tcPr>
            <w:cnfStyle w:val="001000000000" w:firstRow="0" w:lastRow="0" w:firstColumn="1" w:lastColumn="0" w:oddVBand="0" w:evenVBand="0" w:oddHBand="0" w:evenHBand="0" w:firstRowFirstColumn="0" w:firstRowLastColumn="0" w:lastRowFirstColumn="0" w:lastRowLastColumn="0"/>
            <w:tcW w:w="611" w:type="dxa"/>
            <w:textDirection w:val="btLr"/>
          </w:tcPr>
          <w:p w14:paraId="1BBFD3DA" w14:textId="77777777" w:rsidR="00414926" w:rsidRPr="00EA6591" w:rsidRDefault="00414926" w:rsidP="00414926">
            <w:pPr>
              <w:tabs>
                <w:tab w:val="left" w:pos="270"/>
              </w:tabs>
              <w:ind w:left="113" w:right="113"/>
              <w:jc w:val="center"/>
              <w:rPr>
                <w:rFonts w:cstheme="minorHAnsi"/>
                <w:b w:val="0"/>
                <w:lang w:eastAsia="en-US"/>
              </w:rPr>
            </w:pPr>
            <w:r w:rsidRPr="00EA6591">
              <w:rPr>
                <w:rFonts w:cstheme="minorHAnsi"/>
                <w:b w:val="0"/>
                <w:lang w:eastAsia="en-US"/>
              </w:rPr>
              <w:t>Systemic</w:t>
            </w:r>
          </w:p>
        </w:tc>
        <w:tc>
          <w:tcPr>
            <w:tcW w:w="3005" w:type="dxa"/>
            <w:vMerge/>
          </w:tcPr>
          <w:p w14:paraId="292F0453" w14:textId="77777777" w:rsidR="00414926" w:rsidRPr="00EA6591" w:rsidRDefault="00414926" w:rsidP="00414926">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145" w:type="dxa"/>
            <w:vAlign w:val="center"/>
          </w:tcPr>
          <w:p w14:paraId="0BC5AB7D" w14:textId="370961E5" w:rsidR="00414926" w:rsidRPr="00EA6591" w:rsidRDefault="00414926" w:rsidP="00897C5D">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414926">
              <w:rPr>
                <w:rFonts w:cstheme="minorHAnsi"/>
                <w:lang w:eastAsia="en-US"/>
              </w:rPr>
              <w:t>1.51%</w:t>
            </w:r>
          </w:p>
        </w:tc>
        <w:tc>
          <w:tcPr>
            <w:tcW w:w="1149" w:type="dxa"/>
            <w:vAlign w:val="center"/>
          </w:tcPr>
          <w:p w14:paraId="39508AE4" w14:textId="320E491A" w:rsidR="00414926" w:rsidRPr="00EA6591" w:rsidRDefault="00414926" w:rsidP="00897C5D">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65308F">
              <w:t>7.57%</w:t>
            </w:r>
          </w:p>
        </w:tc>
        <w:tc>
          <w:tcPr>
            <w:tcW w:w="1149" w:type="dxa"/>
            <w:vAlign w:val="center"/>
          </w:tcPr>
          <w:p w14:paraId="61ED144F" w14:textId="3494C5CC" w:rsidR="00414926" w:rsidRPr="00EA6591" w:rsidRDefault="00414926" w:rsidP="00897C5D">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414926">
              <w:rPr>
                <w:rFonts w:cstheme="minorHAnsi"/>
                <w:lang w:eastAsia="en-US"/>
              </w:rPr>
              <w:t>14.64%</w:t>
            </w:r>
          </w:p>
        </w:tc>
        <w:tc>
          <w:tcPr>
            <w:tcW w:w="1145" w:type="dxa"/>
            <w:vAlign w:val="center"/>
          </w:tcPr>
          <w:p w14:paraId="5F30FF7A" w14:textId="551B4A57" w:rsidR="00414926" w:rsidRPr="00EA6591" w:rsidRDefault="00414926" w:rsidP="00AD3457">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414926">
              <w:rPr>
                <w:rFonts w:cstheme="minorHAnsi"/>
                <w:lang w:eastAsia="en-US"/>
              </w:rPr>
              <w:t>14.64%</w:t>
            </w:r>
          </w:p>
        </w:tc>
        <w:tc>
          <w:tcPr>
            <w:tcW w:w="1146" w:type="dxa"/>
            <w:vAlign w:val="center"/>
          </w:tcPr>
          <w:p w14:paraId="75C5D0EC" w14:textId="67AB6859" w:rsidR="00414926" w:rsidRPr="00EA6591" w:rsidRDefault="00414926" w:rsidP="00AD3457">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414926">
              <w:rPr>
                <w:rFonts w:cstheme="minorHAnsi"/>
                <w:lang w:eastAsia="en-US"/>
              </w:rPr>
              <w:t>14.64%</w:t>
            </w:r>
          </w:p>
        </w:tc>
      </w:tr>
      <w:tr w:rsidR="00414926" w:rsidRPr="00EA6591" w14:paraId="4C684F05" w14:textId="77777777" w:rsidTr="00897C5D">
        <w:trPr>
          <w:trHeight w:val="1520"/>
        </w:trPr>
        <w:tc>
          <w:tcPr>
            <w:cnfStyle w:val="001000000000" w:firstRow="0" w:lastRow="0" w:firstColumn="1" w:lastColumn="0" w:oddVBand="0" w:evenVBand="0" w:oddHBand="0" w:evenHBand="0" w:firstRowFirstColumn="0" w:firstRowLastColumn="0" w:lastRowFirstColumn="0" w:lastRowLastColumn="0"/>
            <w:tcW w:w="611" w:type="dxa"/>
            <w:textDirection w:val="btLr"/>
          </w:tcPr>
          <w:p w14:paraId="58718FF9" w14:textId="77777777" w:rsidR="00414926" w:rsidRPr="00EA6591" w:rsidRDefault="00414926" w:rsidP="00414926">
            <w:pPr>
              <w:tabs>
                <w:tab w:val="left" w:pos="270"/>
              </w:tabs>
              <w:ind w:left="113" w:right="113"/>
              <w:jc w:val="center"/>
              <w:rPr>
                <w:rFonts w:cstheme="minorHAnsi"/>
                <w:b w:val="0"/>
                <w:lang w:eastAsia="en-US"/>
              </w:rPr>
            </w:pPr>
            <w:r w:rsidRPr="00EA6591">
              <w:rPr>
                <w:rFonts w:cstheme="minorHAnsi"/>
                <w:b w:val="0"/>
                <w:lang w:eastAsia="en-US"/>
              </w:rPr>
              <w:t>Combined</w:t>
            </w:r>
          </w:p>
        </w:tc>
        <w:tc>
          <w:tcPr>
            <w:tcW w:w="3005" w:type="dxa"/>
            <w:vMerge/>
          </w:tcPr>
          <w:p w14:paraId="17AD2D1C" w14:textId="77777777" w:rsidR="00414926" w:rsidRPr="00EA6591" w:rsidRDefault="00414926" w:rsidP="00414926">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145" w:type="dxa"/>
            <w:vAlign w:val="center"/>
          </w:tcPr>
          <w:p w14:paraId="69A842FE" w14:textId="658B715A" w:rsidR="00414926" w:rsidRPr="00EA6591" w:rsidRDefault="00414926" w:rsidP="00897C5D">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414926">
              <w:rPr>
                <w:rFonts w:cstheme="minorHAnsi"/>
                <w:lang w:eastAsia="en-US"/>
              </w:rPr>
              <w:t>2.32%</w:t>
            </w:r>
          </w:p>
        </w:tc>
        <w:tc>
          <w:tcPr>
            <w:tcW w:w="1149" w:type="dxa"/>
            <w:vAlign w:val="center"/>
          </w:tcPr>
          <w:p w14:paraId="771EF079" w14:textId="69C0CC02" w:rsidR="00414926" w:rsidRPr="00EA6591" w:rsidRDefault="00414926" w:rsidP="00897C5D">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65308F">
              <w:t>11.60%</w:t>
            </w:r>
          </w:p>
        </w:tc>
        <w:tc>
          <w:tcPr>
            <w:tcW w:w="1149" w:type="dxa"/>
            <w:vAlign w:val="center"/>
          </w:tcPr>
          <w:p w14:paraId="78FC48DD" w14:textId="351FB037" w:rsidR="00414926" w:rsidRPr="00EA6591" w:rsidRDefault="00414926" w:rsidP="00897C5D">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414926">
              <w:rPr>
                <w:rFonts w:cstheme="minorHAnsi"/>
                <w:lang w:eastAsia="en-US"/>
              </w:rPr>
              <w:t>20.05%</w:t>
            </w:r>
          </w:p>
        </w:tc>
        <w:tc>
          <w:tcPr>
            <w:tcW w:w="1145" w:type="dxa"/>
            <w:vAlign w:val="center"/>
          </w:tcPr>
          <w:p w14:paraId="018450AF" w14:textId="12FFE032" w:rsidR="00414926" w:rsidRPr="00EA6591" w:rsidRDefault="00414926" w:rsidP="00AD3457">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414926">
              <w:rPr>
                <w:rFonts w:cstheme="minorHAnsi"/>
                <w:lang w:eastAsia="en-US"/>
              </w:rPr>
              <w:t>20.05%</w:t>
            </w:r>
          </w:p>
        </w:tc>
        <w:tc>
          <w:tcPr>
            <w:tcW w:w="1146" w:type="dxa"/>
            <w:vAlign w:val="center"/>
          </w:tcPr>
          <w:p w14:paraId="4C17E991" w14:textId="35CEFF5D" w:rsidR="00414926" w:rsidRPr="00EA6591" w:rsidRDefault="00414926" w:rsidP="00AD3457">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414926">
              <w:rPr>
                <w:rFonts w:cstheme="minorHAnsi"/>
                <w:lang w:eastAsia="en-US"/>
              </w:rPr>
              <w:t>20.05%</w:t>
            </w:r>
          </w:p>
        </w:tc>
      </w:tr>
    </w:tbl>
    <w:p w14:paraId="27A9B955" w14:textId="1FEDAC49" w:rsidR="00414926" w:rsidRPr="00C64020" w:rsidRDefault="00C64020" w:rsidP="00C64020">
      <w:pPr>
        <w:pStyle w:val="Caption"/>
        <w:keepNext/>
        <w:rPr>
          <w:rFonts w:cstheme="minorHAnsi"/>
        </w:rPr>
      </w:pPr>
      <w:r w:rsidRPr="008859FB">
        <w:t xml:space="preserve">Table </w:t>
      </w:r>
      <w:fldSimple w:instr=" SEQ Table \* ARABIC ">
        <w:r w:rsidR="000777B4">
          <w:rPr>
            <w:noProof/>
          </w:rPr>
          <w:t>38</w:t>
        </w:r>
      </w:fldSimple>
      <w:r w:rsidRPr="008859FB">
        <w:t>:</w:t>
      </w:r>
      <w:r w:rsidRPr="00EA6591">
        <w:rPr>
          <w:rFonts w:cstheme="minorHAnsi"/>
        </w:rPr>
        <w:t xml:space="preserve"> Cash Outflow Assumption of FDIC Sweep Deposits</w:t>
      </w:r>
      <w:r>
        <w:rPr>
          <w:rFonts w:cstheme="minorHAnsi"/>
        </w:rPr>
        <w:t>:</w:t>
      </w:r>
      <w:r w:rsidRPr="00C64020">
        <w:t xml:space="preserve"> </w:t>
      </w:r>
      <w:r>
        <w:t>Sweep- B</w:t>
      </w:r>
      <w:r>
        <w:rPr>
          <w:rFonts w:hint="eastAsia"/>
        </w:rPr>
        <w:t>rokered</w:t>
      </w:r>
      <w:r>
        <w:t xml:space="preserve"> Deposits</w:t>
      </w:r>
    </w:p>
    <w:tbl>
      <w:tblPr>
        <w:tblStyle w:val="GridTable1Light"/>
        <w:tblW w:w="0" w:type="auto"/>
        <w:tblLook w:val="04A0" w:firstRow="1" w:lastRow="0" w:firstColumn="1" w:lastColumn="0" w:noHBand="0" w:noVBand="1"/>
      </w:tblPr>
      <w:tblGrid>
        <w:gridCol w:w="611"/>
        <w:gridCol w:w="3005"/>
        <w:gridCol w:w="1145"/>
        <w:gridCol w:w="1149"/>
        <w:gridCol w:w="1149"/>
        <w:gridCol w:w="1145"/>
        <w:gridCol w:w="1146"/>
      </w:tblGrid>
      <w:tr w:rsidR="00414926" w:rsidRPr="00EA6591" w14:paraId="06933412" w14:textId="77777777" w:rsidTr="007674B4">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611" w:type="dxa"/>
          </w:tcPr>
          <w:p w14:paraId="556CB809" w14:textId="77777777" w:rsidR="00414926" w:rsidRPr="00EA6591" w:rsidRDefault="00414926" w:rsidP="007674B4">
            <w:pPr>
              <w:rPr>
                <w:rFonts w:cstheme="minorHAnsi"/>
              </w:rPr>
            </w:pPr>
          </w:p>
        </w:tc>
        <w:tc>
          <w:tcPr>
            <w:tcW w:w="3005" w:type="dxa"/>
            <w:vAlign w:val="center"/>
          </w:tcPr>
          <w:p w14:paraId="46DD15D3" w14:textId="77777777" w:rsidR="00414926" w:rsidRPr="00EA6591" w:rsidRDefault="00414926" w:rsidP="007674B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Assumptions</w:t>
            </w:r>
          </w:p>
        </w:tc>
        <w:tc>
          <w:tcPr>
            <w:tcW w:w="1145" w:type="dxa"/>
            <w:vAlign w:val="center"/>
          </w:tcPr>
          <w:p w14:paraId="2A9B105A" w14:textId="77777777" w:rsidR="00414926" w:rsidRPr="00EA6591" w:rsidRDefault="00414926" w:rsidP="007674B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O/N</w:t>
            </w:r>
          </w:p>
        </w:tc>
        <w:tc>
          <w:tcPr>
            <w:tcW w:w="1149" w:type="dxa"/>
            <w:vAlign w:val="center"/>
          </w:tcPr>
          <w:p w14:paraId="19CF183A" w14:textId="77777777" w:rsidR="00414926" w:rsidRPr="00EA6591" w:rsidRDefault="00414926" w:rsidP="007674B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14 Day</w:t>
            </w:r>
          </w:p>
        </w:tc>
        <w:tc>
          <w:tcPr>
            <w:tcW w:w="1149" w:type="dxa"/>
            <w:vAlign w:val="center"/>
          </w:tcPr>
          <w:p w14:paraId="38E12025" w14:textId="77777777" w:rsidR="00414926" w:rsidRPr="00EA6591" w:rsidRDefault="00414926" w:rsidP="007674B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30 Day</w:t>
            </w:r>
          </w:p>
        </w:tc>
        <w:tc>
          <w:tcPr>
            <w:tcW w:w="1145" w:type="dxa"/>
            <w:vAlign w:val="center"/>
          </w:tcPr>
          <w:p w14:paraId="2F9AF253" w14:textId="77777777" w:rsidR="00414926" w:rsidRPr="00EA6591" w:rsidRDefault="00414926" w:rsidP="007674B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90 Day</w:t>
            </w:r>
          </w:p>
        </w:tc>
        <w:tc>
          <w:tcPr>
            <w:tcW w:w="1146" w:type="dxa"/>
            <w:vAlign w:val="center"/>
          </w:tcPr>
          <w:p w14:paraId="664F2D8C" w14:textId="77777777" w:rsidR="00414926" w:rsidRPr="00EA6591" w:rsidRDefault="00414926" w:rsidP="007674B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 Year</w:t>
            </w:r>
          </w:p>
        </w:tc>
      </w:tr>
      <w:tr w:rsidR="00414926" w:rsidRPr="00EA6591" w14:paraId="663CD6D0" w14:textId="77777777" w:rsidTr="00897C5D">
        <w:trPr>
          <w:trHeight w:val="1440"/>
        </w:trPr>
        <w:tc>
          <w:tcPr>
            <w:cnfStyle w:val="001000000000" w:firstRow="0" w:lastRow="0" w:firstColumn="1" w:lastColumn="0" w:oddVBand="0" w:evenVBand="0" w:oddHBand="0" w:evenHBand="0" w:firstRowFirstColumn="0" w:firstRowLastColumn="0" w:lastRowFirstColumn="0" w:lastRowLastColumn="0"/>
            <w:tcW w:w="611" w:type="dxa"/>
            <w:textDirection w:val="btLr"/>
          </w:tcPr>
          <w:p w14:paraId="584152B5" w14:textId="77777777" w:rsidR="00414926" w:rsidRPr="00EA6591" w:rsidRDefault="00414926" w:rsidP="00414926">
            <w:pPr>
              <w:tabs>
                <w:tab w:val="left" w:pos="270"/>
              </w:tabs>
              <w:ind w:left="113" w:right="113"/>
              <w:jc w:val="center"/>
              <w:rPr>
                <w:rFonts w:cstheme="minorHAnsi"/>
                <w:b w:val="0"/>
                <w:lang w:eastAsia="en-US"/>
              </w:rPr>
            </w:pPr>
            <w:r w:rsidRPr="00EA6591">
              <w:rPr>
                <w:rFonts w:cstheme="minorHAnsi"/>
                <w:b w:val="0"/>
                <w:lang w:eastAsia="en-US"/>
              </w:rPr>
              <w:t>Idiosyncratic</w:t>
            </w:r>
          </w:p>
        </w:tc>
        <w:tc>
          <w:tcPr>
            <w:tcW w:w="3005" w:type="dxa"/>
            <w:vMerge w:val="restart"/>
            <w:vAlign w:val="center"/>
          </w:tcPr>
          <w:p w14:paraId="5D0EBE1F" w14:textId="5B0EA736" w:rsidR="00414926" w:rsidRPr="00EA6591" w:rsidRDefault="00414926" w:rsidP="00414926">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 xml:space="preserve">The assumed </w:t>
            </w:r>
            <w:r>
              <w:rPr>
                <w:rFonts w:cstheme="minorHAnsi"/>
              </w:rPr>
              <w:t>FDIC sweep deposit</w:t>
            </w:r>
            <w:r w:rsidRPr="00EA6591">
              <w:rPr>
                <w:rFonts w:cstheme="minorHAnsi"/>
              </w:rPr>
              <w:t xml:space="preserve"> run-off rates </w:t>
            </w:r>
            <w:r>
              <w:rPr>
                <w:rFonts w:cstheme="minorHAnsi"/>
              </w:rPr>
              <w:t xml:space="preserve">within 30 days </w:t>
            </w:r>
            <w:r w:rsidRPr="00EA6591">
              <w:rPr>
                <w:rFonts w:cstheme="minorHAnsi"/>
              </w:rPr>
              <w:t>are based on analysis on BOC’S historical data.</w:t>
            </w:r>
            <w:r>
              <w:t xml:space="preserve"> </w:t>
            </w:r>
            <w:r w:rsidRPr="00414926">
              <w:rPr>
                <w:rFonts w:cstheme="minorHAnsi"/>
              </w:rPr>
              <w:t>In all three scenarios, no additional outflow after 30 days is assumed since there is FDIC insurance.</w:t>
            </w:r>
          </w:p>
        </w:tc>
        <w:tc>
          <w:tcPr>
            <w:tcW w:w="1145" w:type="dxa"/>
            <w:vAlign w:val="center"/>
          </w:tcPr>
          <w:p w14:paraId="19A09956" w14:textId="7C2CE962" w:rsidR="00414926" w:rsidRPr="00EA6591" w:rsidRDefault="00414926" w:rsidP="00897C5D">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414926">
              <w:rPr>
                <w:rFonts w:cstheme="minorHAnsi"/>
                <w:lang w:eastAsia="en-US"/>
              </w:rPr>
              <w:t>1.08%</w:t>
            </w:r>
          </w:p>
        </w:tc>
        <w:tc>
          <w:tcPr>
            <w:tcW w:w="1149" w:type="dxa"/>
            <w:vAlign w:val="center"/>
          </w:tcPr>
          <w:p w14:paraId="41272533" w14:textId="602C8C67" w:rsidR="00414926" w:rsidRPr="00EA6591" w:rsidRDefault="00414926" w:rsidP="00897C5D">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414926">
              <w:t>5.40%</w:t>
            </w:r>
          </w:p>
        </w:tc>
        <w:tc>
          <w:tcPr>
            <w:tcW w:w="1149" w:type="dxa"/>
            <w:vAlign w:val="center"/>
          </w:tcPr>
          <w:p w14:paraId="15CAEEC5" w14:textId="4D7D84DF" w:rsidR="00414926" w:rsidRPr="00EA6591" w:rsidRDefault="00414926" w:rsidP="00897C5D">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414926">
              <w:rPr>
                <w:rFonts w:cstheme="minorHAnsi"/>
                <w:lang w:eastAsia="en-US"/>
              </w:rPr>
              <w:t>9.30%</w:t>
            </w:r>
          </w:p>
        </w:tc>
        <w:tc>
          <w:tcPr>
            <w:tcW w:w="1145" w:type="dxa"/>
            <w:vAlign w:val="center"/>
          </w:tcPr>
          <w:p w14:paraId="2536BBDB" w14:textId="0ED31D45" w:rsidR="00414926" w:rsidRPr="00EA6591" w:rsidRDefault="00414926" w:rsidP="00AD3457">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414926">
              <w:rPr>
                <w:rFonts w:cstheme="minorHAnsi"/>
                <w:lang w:eastAsia="en-US"/>
              </w:rPr>
              <w:t>9.30%</w:t>
            </w:r>
          </w:p>
        </w:tc>
        <w:tc>
          <w:tcPr>
            <w:tcW w:w="1146" w:type="dxa"/>
            <w:vAlign w:val="center"/>
          </w:tcPr>
          <w:p w14:paraId="3FD1948E" w14:textId="371FEB57" w:rsidR="00414926" w:rsidRPr="00EA6591" w:rsidRDefault="00414926">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414926">
              <w:rPr>
                <w:rFonts w:cstheme="minorHAnsi"/>
                <w:lang w:eastAsia="en-US"/>
              </w:rPr>
              <w:t>9.30%</w:t>
            </w:r>
          </w:p>
        </w:tc>
      </w:tr>
      <w:tr w:rsidR="00414926" w:rsidRPr="00EA6591" w14:paraId="030CFB7A" w14:textId="77777777" w:rsidTr="00897C5D">
        <w:trPr>
          <w:trHeight w:val="1484"/>
        </w:trPr>
        <w:tc>
          <w:tcPr>
            <w:cnfStyle w:val="001000000000" w:firstRow="0" w:lastRow="0" w:firstColumn="1" w:lastColumn="0" w:oddVBand="0" w:evenVBand="0" w:oddHBand="0" w:evenHBand="0" w:firstRowFirstColumn="0" w:firstRowLastColumn="0" w:lastRowFirstColumn="0" w:lastRowLastColumn="0"/>
            <w:tcW w:w="611" w:type="dxa"/>
            <w:textDirection w:val="btLr"/>
          </w:tcPr>
          <w:p w14:paraId="4709D17D" w14:textId="77777777" w:rsidR="00414926" w:rsidRPr="00EA6591" w:rsidRDefault="00414926" w:rsidP="00414926">
            <w:pPr>
              <w:tabs>
                <w:tab w:val="left" w:pos="270"/>
              </w:tabs>
              <w:ind w:left="113" w:right="113"/>
              <w:jc w:val="center"/>
              <w:rPr>
                <w:rFonts w:cstheme="minorHAnsi"/>
                <w:b w:val="0"/>
                <w:lang w:eastAsia="en-US"/>
              </w:rPr>
            </w:pPr>
            <w:r w:rsidRPr="00EA6591">
              <w:rPr>
                <w:rFonts w:cstheme="minorHAnsi"/>
                <w:b w:val="0"/>
                <w:lang w:eastAsia="en-US"/>
              </w:rPr>
              <w:t>Systemic</w:t>
            </w:r>
          </w:p>
        </w:tc>
        <w:tc>
          <w:tcPr>
            <w:tcW w:w="3005" w:type="dxa"/>
            <w:vMerge/>
          </w:tcPr>
          <w:p w14:paraId="5EB67FC6" w14:textId="77777777" w:rsidR="00414926" w:rsidRPr="00EA6591" w:rsidRDefault="00414926" w:rsidP="00414926">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145" w:type="dxa"/>
            <w:vAlign w:val="center"/>
          </w:tcPr>
          <w:p w14:paraId="1A50C731" w14:textId="01C4F095" w:rsidR="00414926" w:rsidRPr="00EA6591" w:rsidRDefault="00414926" w:rsidP="00897C5D">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414926">
              <w:rPr>
                <w:rFonts w:cstheme="minorHAnsi"/>
                <w:lang w:eastAsia="en-US"/>
              </w:rPr>
              <w:t>0.94%</w:t>
            </w:r>
          </w:p>
        </w:tc>
        <w:tc>
          <w:tcPr>
            <w:tcW w:w="1149" w:type="dxa"/>
            <w:vAlign w:val="center"/>
          </w:tcPr>
          <w:p w14:paraId="27F66ABC" w14:textId="6BEE5BA6" w:rsidR="00414926" w:rsidRPr="00EA6591" w:rsidRDefault="00414926" w:rsidP="00897C5D">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414926">
              <w:t>4.70%</w:t>
            </w:r>
          </w:p>
        </w:tc>
        <w:tc>
          <w:tcPr>
            <w:tcW w:w="1149" w:type="dxa"/>
            <w:vAlign w:val="center"/>
          </w:tcPr>
          <w:p w14:paraId="33697029" w14:textId="7D3EEB16" w:rsidR="00414926" w:rsidRPr="00EA6591" w:rsidRDefault="00414926" w:rsidP="00897C5D">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414926">
              <w:rPr>
                <w:rFonts w:cstheme="minorHAnsi"/>
                <w:lang w:eastAsia="en-US"/>
              </w:rPr>
              <w:t>8.41%</w:t>
            </w:r>
          </w:p>
        </w:tc>
        <w:tc>
          <w:tcPr>
            <w:tcW w:w="1145" w:type="dxa"/>
            <w:vAlign w:val="center"/>
          </w:tcPr>
          <w:p w14:paraId="6F00A1C5" w14:textId="04C78366" w:rsidR="00414926" w:rsidRPr="00EA6591" w:rsidRDefault="00414926" w:rsidP="00AD3457">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414926">
              <w:rPr>
                <w:rFonts w:cstheme="minorHAnsi"/>
                <w:lang w:eastAsia="en-US"/>
              </w:rPr>
              <w:t>8.41%</w:t>
            </w:r>
          </w:p>
        </w:tc>
        <w:tc>
          <w:tcPr>
            <w:tcW w:w="1146" w:type="dxa"/>
            <w:vAlign w:val="center"/>
          </w:tcPr>
          <w:p w14:paraId="064AEA59" w14:textId="77EB6AE9" w:rsidR="00414926" w:rsidRPr="00EA6591" w:rsidRDefault="00414926">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414926">
              <w:rPr>
                <w:rFonts w:cstheme="minorHAnsi"/>
                <w:lang w:eastAsia="en-US"/>
              </w:rPr>
              <w:t>8.41%</w:t>
            </w:r>
          </w:p>
        </w:tc>
      </w:tr>
      <w:tr w:rsidR="00414926" w:rsidRPr="00EA6591" w14:paraId="1AB925B4" w14:textId="77777777" w:rsidTr="00897C5D">
        <w:trPr>
          <w:trHeight w:val="1520"/>
        </w:trPr>
        <w:tc>
          <w:tcPr>
            <w:cnfStyle w:val="001000000000" w:firstRow="0" w:lastRow="0" w:firstColumn="1" w:lastColumn="0" w:oddVBand="0" w:evenVBand="0" w:oddHBand="0" w:evenHBand="0" w:firstRowFirstColumn="0" w:firstRowLastColumn="0" w:lastRowFirstColumn="0" w:lastRowLastColumn="0"/>
            <w:tcW w:w="611" w:type="dxa"/>
            <w:textDirection w:val="btLr"/>
          </w:tcPr>
          <w:p w14:paraId="24183211" w14:textId="77777777" w:rsidR="00414926" w:rsidRPr="00EA6591" w:rsidRDefault="00414926" w:rsidP="00414926">
            <w:pPr>
              <w:tabs>
                <w:tab w:val="left" w:pos="270"/>
              </w:tabs>
              <w:ind w:left="113" w:right="113"/>
              <w:jc w:val="center"/>
              <w:rPr>
                <w:rFonts w:cstheme="minorHAnsi"/>
                <w:b w:val="0"/>
                <w:lang w:eastAsia="en-US"/>
              </w:rPr>
            </w:pPr>
            <w:r w:rsidRPr="00EA6591">
              <w:rPr>
                <w:rFonts w:cstheme="minorHAnsi"/>
                <w:b w:val="0"/>
                <w:lang w:eastAsia="en-US"/>
              </w:rPr>
              <w:t>Combined</w:t>
            </w:r>
          </w:p>
        </w:tc>
        <w:tc>
          <w:tcPr>
            <w:tcW w:w="3005" w:type="dxa"/>
            <w:vMerge/>
          </w:tcPr>
          <w:p w14:paraId="4F45793D" w14:textId="77777777" w:rsidR="00414926" w:rsidRPr="00EA6591" w:rsidRDefault="00414926" w:rsidP="00414926">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145" w:type="dxa"/>
            <w:vAlign w:val="center"/>
          </w:tcPr>
          <w:p w14:paraId="3748F972" w14:textId="10F8418F" w:rsidR="00414926" w:rsidRPr="00EA6591" w:rsidRDefault="00414926" w:rsidP="00897C5D">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414926">
              <w:rPr>
                <w:rFonts w:cstheme="minorHAnsi"/>
                <w:lang w:eastAsia="en-US"/>
              </w:rPr>
              <w:t>1.20%</w:t>
            </w:r>
          </w:p>
        </w:tc>
        <w:tc>
          <w:tcPr>
            <w:tcW w:w="1149" w:type="dxa"/>
            <w:vAlign w:val="center"/>
          </w:tcPr>
          <w:p w14:paraId="05964D8E" w14:textId="4A07D4D4" w:rsidR="00414926" w:rsidRPr="00EA6591" w:rsidRDefault="00414926" w:rsidP="00897C5D">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414926">
              <w:t>6.01%</w:t>
            </w:r>
          </w:p>
        </w:tc>
        <w:tc>
          <w:tcPr>
            <w:tcW w:w="1149" w:type="dxa"/>
            <w:vAlign w:val="center"/>
          </w:tcPr>
          <w:p w14:paraId="7229EA78" w14:textId="282C5763" w:rsidR="00414926" w:rsidRPr="00EA6591" w:rsidRDefault="00414926" w:rsidP="00897C5D">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414926">
              <w:rPr>
                <w:rFonts w:cstheme="minorHAnsi"/>
                <w:lang w:eastAsia="en-US"/>
              </w:rPr>
              <w:t>10.43%</w:t>
            </w:r>
          </w:p>
        </w:tc>
        <w:tc>
          <w:tcPr>
            <w:tcW w:w="1145" w:type="dxa"/>
            <w:vAlign w:val="center"/>
          </w:tcPr>
          <w:p w14:paraId="4D14EC0A" w14:textId="66BCE6CE" w:rsidR="00414926" w:rsidRPr="00EA6591" w:rsidRDefault="00414926" w:rsidP="00AD3457">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414926">
              <w:rPr>
                <w:rFonts w:cstheme="minorHAnsi"/>
                <w:lang w:eastAsia="en-US"/>
              </w:rPr>
              <w:t>10.43%</w:t>
            </w:r>
          </w:p>
        </w:tc>
        <w:tc>
          <w:tcPr>
            <w:tcW w:w="1146" w:type="dxa"/>
            <w:vAlign w:val="center"/>
          </w:tcPr>
          <w:p w14:paraId="36B00B95" w14:textId="2449C87E" w:rsidR="00414926" w:rsidRPr="00EA6591" w:rsidRDefault="00414926">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414926">
              <w:rPr>
                <w:rFonts w:cstheme="minorHAnsi"/>
                <w:lang w:eastAsia="en-US"/>
              </w:rPr>
              <w:t>10.43%</w:t>
            </w:r>
          </w:p>
        </w:tc>
      </w:tr>
    </w:tbl>
    <w:p w14:paraId="397436EF" w14:textId="6BB7E49C" w:rsidR="00414926" w:rsidRPr="008A6FFB" w:rsidRDefault="00414926" w:rsidP="00163923"/>
    <w:p w14:paraId="7E2F1A47" w14:textId="212AE02F" w:rsidR="00AC1267" w:rsidRPr="00EA6591" w:rsidRDefault="00AC1267" w:rsidP="008A6FFB">
      <w:pPr>
        <w:pStyle w:val="Heading6"/>
      </w:pPr>
      <w:r w:rsidRPr="00EA6591">
        <w:t>Brokered CDs</w:t>
      </w:r>
    </w:p>
    <w:p w14:paraId="70101A6A" w14:textId="77777777" w:rsidR="00AC1267" w:rsidRPr="00EA6591" w:rsidRDefault="00AC1267" w:rsidP="00AC1267">
      <w:pPr>
        <w:rPr>
          <w:rFonts w:cstheme="minorHAnsi"/>
        </w:rPr>
      </w:pPr>
      <w:r w:rsidRPr="00EA6591">
        <w:rPr>
          <w:rFonts w:cstheme="minorHAnsi"/>
        </w:rPr>
        <w:t xml:space="preserve">This line item consists of non-redeemable brokered CDs that are fully insured by FDIC. These brokered CDs are sold to retail customers through brokers. They have contractual maturities and cannot be withdrawn prior to maturity except in the case of death. </w:t>
      </w:r>
    </w:p>
    <w:p w14:paraId="34D241D4" w14:textId="77777777" w:rsidR="00AC1267" w:rsidRPr="00EA6591" w:rsidRDefault="00AC1267" w:rsidP="00AC1267">
      <w:pPr>
        <w:rPr>
          <w:rFonts w:cstheme="minorHAnsi"/>
          <w:u w:val="single"/>
        </w:rPr>
      </w:pPr>
      <w:r w:rsidRPr="00EA6591">
        <w:rPr>
          <w:rFonts w:cstheme="minorHAnsi"/>
          <w:u w:val="single"/>
        </w:rPr>
        <w:t>Potential Liquidity Impacts</w:t>
      </w:r>
    </w:p>
    <w:p w14:paraId="01343C75" w14:textId="2212BEE9" w:rsidR="00B24066" w:rsidRPr="00EA6591" w:rsidRDefault="00AC1267" w:rsidP="00AC1267">
      <w:pPr>
        <w:rPr>
          <w:rFonts w:cstheme="minorHAnsi"/>
        </w:rPr>
      </w:pPr>
      <w:r w:rsidRPr="00EA6591">
        <w:rPr>
          <w:rFonts w:cstheme="minorHAnsi"/>
        </w:rPr>
        <w:t>Rapid early redemption of sweep deposits could occur out of concern for BOC's safety and soundness.</w:t>
      </w:r>
      <w:r w:rsidR="005420E7" w:rsidRPr="00EA6591">
        <w:rPr>
          <w:rFonts w:cstheme="minorHAnsi"/>
        </w:rPr>
        <w:t xml:space="preserve"> </w:t>
      </w:r>
      <w:r w:rsidRPr="00EA6591">
        <w:rPr>
          <w:rFonts w:cstheme="minorHAnsi"/>
        </w:rPr>
        <w:t>This process would generally involve CD breakage through the brokerage channel of an FDIC-insured deposit, which is highly unlikely.</w:t>
      </w:r>
    </w:p>
    <w:p w14:paraId="4C001132" w14:textId="4B14BDB8" w:rsidR="000D30DC" w:rsidRPr="00EA6591" w:rsidRDefault="00575663" w:rsidP="000D30DC">
      <w:pPr>
        <w:pStyle w:val="Caption"/>
        <w:keepNext/>
        <w:rPr>
          <w:rFonts w:cstheme="minorHAnsi"/>
        </w:rPr>
      </w:pPr>
      <w:r w:rsidRPr="008859FB">
        <w:t xml:space="preserve">Table </w:t>
      </w:r>
      <w:fldSimple w:instr=" SEQ Table \* ARABIC ">
        <w:r w:rsidR="000777B4">
          <w:rPr>
            <w:noProof/>
          </w:rPr>
          <w:t>39</w:t>
        </w:r>
      </w:fldSimple>
      <w:r w:rsidRPr="008859FB">
        <w:t>:</w:t>
      </w:r>
      <w:r w:rsidRPr="00EA6591">
        <w:rPr>
          <w:rFonts w:cstheme="minorHAnsi"/>
        </w:rPr>
        <w:t xml:space="preserve"> </w:t>
      </w:r>
      <w:r w:rsidR="000D30DC" w:rsidRPr="00EA6591">
        <w:rPr>
          <w:rFonts w:cstheme="minorHAnsi"/>
        </w:rPr>
        <w:t>Cash Outflow Assumption of Brokered CDs</w:t>
      </w:r>
    </w:p>
    <w:tbl>
      <w:tblPr>
        <w:tblStyle w:val="GridTable1Light"/>
        <w:tblW w:w="0" w:type="auto"/>
        <w:tblLook w:val="04A0" w:firstRow="1" w:lastRow="0" w:firstColumn="1" w:lastColumn="0" w:noHBand="0" w:noVBand="1"/>
      </w:tblPr>
      <w:tblGrid>
        <w:gridCol w:w="611"/>
        <w:gridCol w:w="3004"/>
        <w:gridCol w:w="1147"/>
        <w:gridCol w:w="1147"/>
        <w:gridCol w:w="1147"/>
        <w:gridCol w:w="1147"/>
        <w:gridCol w:w="1147"/>
      </w:tblGrid>
      <w:tr w:rsidR="00AC1267" w:rsidRPr="00EA6591" w14:paraId="3017D20C" w14:textId="77777777" w:rsidTr="00FD0C04">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75" w:type="dxa"/>
          </w:tcPr>
          <w:p w14:paraId="39A089F3" w14:textId="77777777" w:rsidR="00AC1267" w:rsidRPr="00EA6591" w:rsidRDefault="00AC1267" w:rsidP="00FD0C04">
            <w:pPr>
              <w:rPr>
                <w:rFonts w:cstheme="minorHAnsi"/>
              </w:rPr>
            </w:pPr>
          </w:p>
        </w:tc>
        <w:tc>
          <w:tcPr>
            <w:tcW w:w="3024" w:type="dxa"/>
            <w:vAlign w:val="center"/>
          </w:tcPr>
          <w:p w14:paraId="5ED90BF6" w14:textId="77777777" w:rsidR="00AC1267" w:rsidRPr="00EA6591" w:rsidRDefault="00AC1267" w:rsidP="00FD0C0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Assumptions</w:t>
            </w:r>
          </w:p>
        </w:tc>
        <w:tc>
          <w:tcPr>
            <w:tcW w:w="1152" w:type="dxa"/>
            <w:vAlign w:val="center"/>
          </w:tcPr>
          <w:p w14:paraId="47ACD0A8" w14:textId="77777777" w:rsidR="00AC1267" w:rsidRPr="00EA6591" w:rsidRDefault="00AC1267" w:rsidP="00FD0C0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O/N</w:t>
            </w:r>
          </w:p>
        </w:tc>
        <w:tc>
          <w:tcPr>
            <w:tcW w:w="1152" w:type="dxa"/>
            <w:vAlign w:val="center"/>
          </w:tcPr>
          <w:p w14:paraId="4BCD9346" w14:textId="77777777" w:rsidR="00AC1267" w:rsidRPr="00EA6591" w:rsidRDefault="00AC1267" w:rsidP="00FD0C0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14 Day</w:t>
            </w:r>
          </w:p>
        </w:tc>
        <w:tc>
          <w:tcPr>
            <w:tcW w:w="1152" w:type="dxa"/>
            <w:vAlign w:val="center"/>
          </w:tcPr>
          <w:p w14:paraId="2897C0E5" w14:textId="77777777" w:rsidR="00AC1267" w:rsidRPr="00EA6591" w:rsidRDefault="00AC1267" w:rsidP="00FD0C0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30 Day</w:t>
            </w:r>
          </w:p>
        </w:tc>
        <w:tc>
          <w:tcPr>
            <w:tcW w:w="1152" w:type="dxa"/>
            <w:vAlign w:val="center"/>
          </w:tcPr>
          <w:p w14:paraId="60CFCA36" w14:textId="77777777" w:rsidR="00AC1267" w:rsidRPr="00EA6591" w:rsidRDefault="00AC1267" w:rsidP="00FD0C0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90 Day</w:t>
            </w:r>
          </w:p>
        </w:tc>
        <w:tc>
          <w:tcPr>
            <w:tcW w:w="1152" w:type="dxa"/>
            <w:vAlign w:val="center"/>
          </w:tcPr>
          <w:p w14:paraId="1E8D5C3A" w14:textId="77777777" w:rsidR="00AC1267" w:rsidRPr="00EA6591" w:rsidRDefault="00AC1267" w:rsidP="00FD0C0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 Year</w:t>
            </w:r>
          </w:p>
        </w:tc>
      </w:tr>
      <w:tr w:rsidR="00973E1B" w:rsidRPr="00EA6591" w14:paraId="7D75D435" w14:textId="77777777" w:rsidTr="00973E1B">
        <w:trPr>
          <w:cantSplit/>
          <w:trHeight w:val="1296"/>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1CE1D9F2" w14:textId="77777777" w:rsidR="00973E1B" w:rsidRPr="00EA6591" w:rsidRDefault="00973E1B" w:rsidP="00AC1267">
            <w:pPr>
              <w:tabs>
                <w:tab w:val="left" w:pos="270"/>
              </w:tabs>
              <w:ind w:left="113" w:right="113"/>
              <w:jc w:val="center"/>
              <w:rPr>
                <w:rFonts w:cstheme="minorHAnsi"/>
                <w:b w:val="0"/>
                <w:lang w:eastAsia="en-US"/>
              </w:rPr>
            </w:pPr>
            <w:r w:rsidRPr="00EA6591">
              <w:rPr>
                <w:rFonts w:cstheme="minorHAnsi"/>
                <w:b w:val="0"/>
                <w:lang w:eastAsia="en-US"/>
              </w:rPr>
              <w:t>Idiosyncratic</w:t>
            </w:r>
          </w:p>
        </w:tc>
        <w:tc>
          <w:tcPr>
            <w:tcW w:w="3024" w:type="dxa"/>
            <w:vMerge w:val="restart"/>
            <w:vAlign w:val="center"/>
          </w:tcPr>
          <w:p w14:paraId="1F72EC9C" w14:textId="77777777" w:rsidR="00973E1B" w:rsidRPr="00EA6591" w:rsidRDefault="00973E1B" w:rsidP="00973E1B">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Assumes 100% outflow at times of maturity as retail investors tend to switch to market alternatives when BOC is under stress.</w:t>
            </w:r>
          </w:p>
        </w:tc>
        <w:tc>
          <w:tcPr>
            <w:tcW w:w="1152" w:type="dxa"/>
            <w:vAlign w:val="center"/>
          </w:tcPr>
          <w:p w14:paraId="16EBF265" w14:textId="77777777" w:rsidR="00973E1B" w:rsidRPr="00EA6591" w:rsidRDefault="00973E1B" w:rsidP="00AC126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1152" w:type="dxa"/>
            <w:vAlign w:val="center"/>
          </w:tcPr>
          <w:p w14:paraId="74BEB85F" w14:textId="77777777" w:rsidR="00973E1B" w:rsidRPr="00EA6591" w:rsidRDefault="00973E1B" w:rsidP="00AC126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1152" w:type="dxa"/>
            <w:vAlign w:val="center"/>
          </w:tcPr>
          <w:p w14:paraId="53B410BE" w14:textId="77777777" w:rsidR="00973E1B" w:rsidRPr="00EA6591" w:rsidRDefault="00973E1B" w:rsidP="00AC126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1152" w:type="dxa"/>
            <w:vAlign w:val="center"/>
          </w:tcPr>
          <w:p w14:paraId="3DF32928" w14:textId="77777777" w:rsidR="00973E1B" w:rsidRPr="00EA6591" w:rsidRDefault="00973E1B" w:rsidP="00AC126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1152" w:type="dxa"/>
            <w:vAlign w:val="center"/>
          </w:tcPr>
          <w:p w14:paraId="347EBF18" w14:textId="77777777" w:rsidR="00973E1B" w:rsidRPr="00EA6591" w:rsidRDefault="00973E1B" w:rsidP="00AC126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r>
      <w:tr w:rsidR="00973E1B" w:rsidRPr="00EA6591" w14:paraId="1A8872DF" w14:textId="77777777" w:rsidTr="00973E1B">
        <w:trPr>
          <w:cantSplit/>
          <w:trHeight w:val="1296"/>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2C5AE2F3" w14:textId="77777777" w:rsidR="00973E1B" w:rsidRPr="00EA6591" w:rsidRDefault="00973E1B" w:rsidP="00AC1267">
            <w:pPr>
              <w:tabs>
                <w:tab w:val="left" w:pos="270"/>
              </w:tabs>
              <w:ind w:left="113" w:right="113"/>
              <w:jc w:val="center"/>
              <w:rPr>
                <w:rFonts w:cstheme="minorHAnsi"/>
                <w:b w:val="0"/>
                <w:lang w:eastAsia="en-US"/>
              </w:rPr>
            </w:pPr>
            <w:r w:rsidRPr="00EA6591">
              <w:rPr>
                <w:rFonts w:cstheme="minorHAnsi"/>
                <w:b w:val="0"/>
                <w:lang w:eastAsia="en-US"/>
              </w:rPr>
              <w:t>Systemic</w:t>
            </w:r>
          </w:p>
        </w:tc>
        <w:tc>
          <w:tcPr>
            <w:tcW w:w="3024" w:type="dxa"/>
            <w:vMerge/>
            <w:vAlign w:val="center"/>
          </w:tcPr>
          <w:p w14:paraId="35C15B1F" w14:textId="77777777" w:rsidR="00973E1B" w:rsidRPr="00EA6591" w:rsidRDefault="00973E1B" w:rsidP="001B7515">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152" w:type="dxa"/>
            <w:vAlign w:val="center"/>
          </w:tcPr>
          <w:p w14:paraId="55D17BBE" w14:textId="77777777" w:rsidR="00973E1B" w:rsidRPr="00EA6591" w:rsidRDefault="00973E1B" w:rsidP="00AC126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1152" w:type="dxa"/>
            <w:vAlign w:val="center"/>
          </w:tcPr>
          <w:p w14:paraId="60850CCD" w14:textId="77777777" w:rsidR="00973E1B" w:rsidRPr="00EA6591" w:rsidRDefault="00973E1B" w:rsidP="00AC126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1152" w:type="dxa"/>
            <w:vAlign w:val="center"/>
          </w:tcPr>
          <w:p w14:paraId="6B48FA13" w14:textId="77777777" w:rsidR="00973E1B" w:rsidRPr="00EA6591" w:rsidRDefault="00973E1B" w:rsidP="00AC126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1152" w:type="dxa"/>
            <w:vAlign w:val="center"/>
          </w:tcPr>
          <w:p w14:paraId="69AE906E" w14:textId="77777777" w:rsidR="00973E1B" w:rsidRPr="00EA6591" w:rsidRDefault="00973E1B" w:rsidP="00AC126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1152" w:type="dxa"/>
            <w:vAlign w:val="center"/>
          </w:tcPr>
          <w:p w14:paraId="68E7AA98" w14:textId="77777777" w:rsidR="00973E1B" w:rsidRPr="00EA6591" w:rsidRDefault="00973E1B" w:rsidP="00AC126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r>
      <w:tr w:rsidR="00973E1B" w:rsidRPr="00EA6591" w14:paraId="7F61B1A9" w14:textId="77777777" w:rsidTr="00973E1B">
        <w:trPr>
          <w:cantSplit/>
          <w:trHeight w:val="1296"/>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7FAB8CD4" w14:textId="77777777" w:rsidR="00973E1B" w:rsidRPr="00EA6591" w:rsidRDefault="00973E1B" w:rsidP="00AC1267">
            <w:pPr>
              <w:tabs>
                <w:tab w:val="left" w:pos="270"/>
              </w:tabs>
              <w:ind w:left="113" w:right="113"/>
              <w:jc w:val="center"/>
              <w:rPr>
                <w:rFonts w:cstheme="minorHAnsi"/>
                <w:b w:val="0"/>
                <w:lang w:eastAsia="en-US"/>
              </w:rPr>
            </w:pPr>
            <w:r w:rsidRPr="00EA6591">
              <w:rPr>
                <w:rFonts w:cstheme="minorHAnsi"/>
                <w:b w:val="0"/>
                <w:lang w:eastAsia="en-US"/>
              </w:rPr>
              <w:t>Combined</w:t>
            </w:r>
          </w:p>
        </w:tc>
        <w:tc>
          <w:tcPr>
            <w:tcW w:w="3024" w:type="dxa"/>
            <w:vMerge/>
          </w:tcPr>
          <w:p w14:paraId="7346AD94" w14:textId="77777777" w:rsidR="00973E1B" w:rsidRPr="00EA6591" w:rsidRDefault="00973E1B" w:rsidP="001B7515">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152" w:type="dxa"/>
            <w:vAlign w:val="center"/>
          </w:tcPr>
          <w:p w14:paraId="797DFDAC" w14:textId="77777777" w:rsidR="00973E1B" w:rsidRPr="00EA6591" w:rsidRDefault="00973E1B" w:rsidP="00AC126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1152" w:type="dxa"/>
            <w:vAlign w:val="center"/>
          </w:tcPr>
          <w:p w14:paraId="7179B9E0" w14:textId="77777777" w:rsidR="00973E1B" w:rsidRPr="00EA6591" w:rsidRDefault="00973E1B" w:rsidP="00AC126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1152" w:type="dxa"/>
            <w:vAlign w:val="center"/>
          </w:tcPr>
          <w:p w14:paraId="65DCB318" w14:textId="77777777" w:rsidR="00973E1B" w:rsidRPr="00EA6591" w:rsidRDefault="00973E1B" w:rsidP="00AC126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1152" w:type="dxa"/>
            <w:vAlign w:val="center"/>
          </w:tcPr>
          <w:p w14:paraId="5ECF8F23" w14:textId="77777777" w:rsidR="00973E1B" w:rsidRPr="00EA6591" w:rsidRDefault="00973E1B" w:rsidP="00AC126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1152" w:type="dxa"/>
            <w:vAlign w:val="center"/>
          </w:tcPr>
          <w:p w14:paraId="5BB30F60" w14:textId="77777777" w:rsidR="00973E1B" w:rsidRPr="00EA6591" w:rsidRDefault="00973E1B" w:rsidP="00AC126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r>
    </w:tbl>
    <w:p w14:paraId="61E98DCA" w14:textId="77777777" w:rsidR="00F709BB" w:rsidRPr="00EA6591" w:rsidRDefault="00F709BB" w:rsidP="00F709BB">
      <w:pPr>
        <w:rPr>
          <w:rFonts w:cstheme="minorHAnsi"/>
        </w:rPr>
      </w:pPr>
      <w:r w:rsidRPr="00EA6591">
        <w:rPr>
          <w:rFonts w:cstheme="minorHAnsi"/>
        </w:rPr>
        <w:t>To exhibit the early redemption case for brokered CDs, the following rate is assumed to capture the likelihood of an early redemption of brokered CDs that result in a cash outflow earlier than expected.</w:t>
      </w:r>
    </w:p>
    <w:p w14:paraId="57F15FB7" w14:textId="28024B69" w:rsidR="00B24066" w:rsidRPr="00EA6591" w:rsidRDefault="00F709BB" w:rsidP="00F709BB">
      <w:pPr>
        <w:rPr>
          <w:rFonts w:cstheme="minorHAnsi"/>
        </w:rPr>
      </w:pPr>
      <w:r w:rsidRPr="00EA6591">
        <w:rPr>
          <w:rFonts w:cstheme="minorHAnsi"/>
        </w:rPr>
        <w:t>Given these deposits are FDIC insured and sold to retail customers through brokers, it is assumed that early redemption would not be encouraged in stress. However, relatively small early redemption rate is assumed as the following table displays.</w:t>
      </w:r>
      <w:r w:rsidR="00CB05F3" w:rsidRPr="00EA6591">
        <w:rPr>
          <w:rFonts w:cstheme="minorHAnsi"/>
        </w:rPr>
        <w:t xml:space="preserve"> </w:t>
      </w:r>
    </w:p>
    <w:p w14:paraId="61F1C772" w14:textId="2FBD6D9F" w:rsidR="00FD0C04" w:rsidRPr="00EA6591" w:rsidRDefault="00575663" w:rsidP="00FD0C04">
      <w:pPr>
        <w:pStyle w:val="Caption"/>
        <w:keepNext/>
        <w:rPr>
          <w:rFonts w:cstheme="minorHAnsi"/>
        </w:rPr>
      </w:pPr>
      <w:r w:rsidRPr="008859FB">
        <w:t xml:space="preserve">Table </w:t>
      </w:r>
      <w:fldSimple w:instr=" SEQ Table \* ARABIC ">
        <w:r w:rsidR="000777B4">
          <w:rPr>
            <w:noProof/>
          </w:rPr>
          <w:t>40</w:t>
        </w:r>
      </w:fldSimple>
      <w:r w:rsidRPr="008859FB">
        <w:t>:</w:t>
      </w:r>
      <w:r w:rsidRPr="00EA6591">
        <w:rPr>
          <w:rFonts w:cstheme="minorHAnsi"/>
        </w:rPr>
        <w:t xml:space="preserve"> </w:t>
      </w:r>
      <w:r w:rsidR="00FD0C04" w:rsidRPr="00EA6591">
        <w:rPr>
          <w:rFonts w:cstheme="minorHAnsi"/>
        </w:rPr>
        <w:t>Early Redemption Rates of Brokered CDs</w:t>
      </w:r>
    </w:p>
    <w:tbl>
      <w:tblPr>
        <w:tblStyle w:val="GridTable1Light"/>
        <w:tblW w:w="8928" w:type="dxa"/>
        <w:jc w:val="center"/>
        <w:tblLook w:val="04A0" w:firstRow="1" w:lastRow="0" w:firstColumn="1" w:lastColumn="0" w:noHBand="0" w:noVBand="1"/>
      </w:tblPr>
      <w:tblGrid>
        <w:gridCol w:w="2016"/>
        <w:gridCol w:w="1728"/>
        <w:gridCol w:w="1728"/>
        <w:gridCol w:w="1728"/>
        <w:gridCol w:w="1728"/>
      </w:tblGrid>
      <w:tr w:rsidR="00FD0C04" w:rsidRPr="00EA6591" w14:paraId="1A958D65" w14:textId="77777777" w:rsidTr="00FD0C04">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16" w:type="dxa"/>
            <w:noWrap/>
            <w:vAlign w:val="center"/>
            <w:hideMark/>
          </w:tcPr>
          <w:p w14:paraId="137D43B2" w14:textId="77777777" w:rsidR="00FD0C04" w:rsidRPr="00EA6591" w:rsidRDefault="00FD0C04" w:rsidP="00FD0C04">
            <w:pPr>
              <w:jc w:val="center"/>
              <w:rPr>
                <w:rFonts w:eastAsia="Times New Roman" w:cstheme="minorHAnsi"/>
                <w:b w:val="0"/>
                <w:color w:val="000000"/>
              </w:rPr>
            </w:pPr>
            <w:r w:rsidRPr="00EA6591">
              <w:rPr>
                <w:rFonts w:eastAsia="Times New Roman" w:cstheme="minorHAnsi"/>
                <w:b w:val="0"/>
                <w:color w:val="000000"/>
              </w:rPr>
              <w:t>Type</w:t>
            </w:r>
          </w:p>
        </w:tc>
        <w:tc>
          <w:tcPr>
            <w:tcW w:w="1728" w:type="dxa"/>
            <w:noWrap/>
            <w:vAlign w:val="center"/>
            <w:hideMark/>
          </w:tcPr>
          <w:p w14:paraId="479AD0FD" w14:textId="77777777" w:rsidR="00FD0C04" w:rsidRPr="00EA6591" w:rsidRDefault="00FD0C04" w:rsidP="00FD0C0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color w:val="000000"/>
              </w:rPr>
            </w:pPr>
            <w:r w:rsidRPr="00EA6591">
              <w:rPr>
                <w:rFonts w:eastAsia="Times New Roman" w:cstheme="minorHAnsi"/>
                <w:b w:val="0"/>
                <w:color w:val="000000"/>
              </w:rPr>
              <w:t>Time Horizon</w:t>
            </w:r>
          </w:p>
        </w:tc>
        <w:tc>
          <w:tcPr>
            <w:tcW w:w="1728" w:type="dxa"/>
            <w:noWrap/>
            <w:vAlign w:val="center"/>
            <w:hideMark/>
          </w:tcPr>
          <w:p w14:paraId="19506523" w14:textId="77777777" w:rsidR="00FD0C04" w:rsidRPr="00EA6591" w:rsidRDefault="00FD0C04" w:rsidP="00FD0C0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color w:val="000000"/>
              </w:rPr>
            </w:pPr>
            <w:r w:rsidRPr="00EA6591">
              <w:rPr>
                <w:rFonts w:eastAsia="Times New Roman" w:cstheme="minorHAnsi"/>
                <w:b w:val="0"/>
                <w:color w:val="000000"/>
              </w:rPr>
              <w:t>Combined</w:t>
            </w:r>
          </w:p>
        </w:tc>
        <w:tc>
          <w:tcPr>
            <w:tcW w:w="1728" w:type="dxa"/>
            <w:noWrap/>
            <w:vAlign w:val="center"/>
            <w:hideMark/>
          </w:tcPr>
          <w:p w14:paraId="3C44A06B" w14:textId="77777777" w:rsidR="00FD0C04" w:rsidRPr="00EA6591" w:rsidRDefault="00FD0C04" w:rsidP="00FD0C0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color w:val="000000"/>
              </w:rPr>
            </w:pPr>
            <w:r w:rsidRPr="00EA6591">
              <w:rPr>
                <w:rFonts w:eastAsia="Times New Roman" w:cstheme="minorHAnsi"/>
                <w:b w:val="0"/>
                <w:color w:val="000000"/>
              </w:rPr>
              <w:t>Idiosyncratic</w:t>
            </w:r>
          </w:p>
        </w:tc>
        <w:tc>
          <w:tcPr>
            <w:tcW w:w="1728" w:type="dxa"/>
            <w:vAlign w:val="center"/>
          </w:tcPr>
          <w:p w14:paraId="2FCB0542" w14:textId="77777777" w:rsidR="00FD0C04" w:rsidRPr="00EA6591" w:rsidRDefault="00FD0C04" w:rsidP="00FD0C0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color w:val="000000"/>
              </w:rPr>
            </w:pPr>
            <w:r w:rsidRPr="00EA6591">
              <w:rPr>
                <w:rFonts w:eastAsia="Times New Roman" w:cstheme="minorHAnsi"/>
                <w:b w:val="0"/>
                <w:color w:val="000000"/>
              </w:rPr>
              <w:t>Systemic</w:t>
            </w:r>
          </w:p>
        </w:tc>
      </w:tr>
      <w:tr w:rsidR="00FD0C04" w:rsidRPr="00EA6591" w14:paraId="6B20E7DE" w14:textId="77777777" w:rsidTr="00FD0C04">
        <w:trPr>
          <w:trHeight w:val="288"/>
          <w:jc w:val="center"/>
        </w:trPr>
        <w:tc>
          <w:tcPr>
            <w:cnfStyle w:val="001000000000" w:firstRow="0" w:lastRow="0" w:firstColumn="1" w:lastColumn="0" w:oddVBand="0" w:evenVBand="0" w:oddHBand="0" w:evenHBand="0" w:firstRowFirstColumn="0" w:firstRowLastColumn="0" w:lastRowFirstColumn="0" w:lastRowLastColumn="0"/>
            <w:tcW w:w="2016" w:type="dxa"/>
            <w:vAlign w:val="center"/>
            <w:hideMark/>
          </w:tcPr>
          <w:p w14:paraId="765E1C0D" w14:textId="77777777" w:rsidR="00FD0C04" w:rsidRPr="00EA6591" w:rsidRDefault="00FD0C04" w:rsidP="00FD0C04">
            <w:pPr>
              <w:jc w:val="center"/>
              <w:rPr>
                <w:rFonts w:eastAsia="Times New Roman" w:cstheme="minorHAnsi"/>
                <w:b w:val="0"/>
                <w:color w:val="000000"/>
              </w:rPr>
            </w:pPr>
            <w:r w:rsidRPr="00EA6591">
              <w:rPr>
                <w:rFonts w:eastAsia="Times New Roman" w:cstheme="minorHAnsi"/>
                <w:b w:val="0"/>
                <w:color w:val="000000"/>
              </w:rPr>
              <w:t>Brokered CDs</w:t>
            </w:r>
          </w:p>
        </w:tc>
        <w:tc>
          <w:tcPr>
            <w:tcW w:w="1728" w:type="dxa"/>
            <w:noWrap/>
            <w:vAlign w:val="center"/>
            <w:hideMark/>
          </w:tcPr>
          <w:p w14:paraId="1367200D" w14:textId="77777777" w:rsidR="00FD0C04" w:rsidRPr="00EA6591" w:rsidRDefault="00FD0C04" w:rsidP="00FD0C0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A6591">
              <w:rPr>
                <w:rFonts w:eastAsia="Times New Roman" w:cstheme="minorHAnsi"/>
                <w:color w:val="000000"/>
              </w:rPr>
              <w:t>14D</w:t>
            </w:r>
          </w:p>
        </w:tc>
        <w:tc>
          <w:tcPr>
            <w:tcW w:w="1728" w:type="dxa"/>
            <w:noWrap/>
            <w:vAlign w:val="center"/>
            <w:hideMark/>
          </w:tcPr>
          <w:p w14:paraId="764559FA" w14:textId="3E8AF77F" w:rsidR="00FD0C04" w:rsidRPr="00EA6591" w:rsidRDefault="004A20DF" w:rsidP="00FD0C0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A6591">
              <w:rPr>
                <w:rFonts w:eastAsia="Times New Roman" w:cstheme="minorHAnsi"/>
                <w:color w:val="000000"/>
              </w:rPr>
              <w:t>1.0</w:t>
            </w:r>
            <w:r w:rsidR="00FD0C04" w:rsidRPr="00EA6591">
              <w:rPr>
                <w:rFonts w:eastAsia="Times New Roman" w:cstheme="minorHAnsi"/>
                <w:color w:val="000000"/>
              </w:rPr>
              <w:t>%</w:t>
            </w:r>
          </w:p>
        </w:tc>
        <w:tc>
          <w:tcPr>
            <w:tcW w:w="1728" w:type="dxa"/>
            <w:noWrap/>
            <w:vAlign w:val="center"/>
            <w:hideMark/>
          </w:tcPr>
          <w:p w14:paraId="5D99C20E" w14:textId="4B2A8F18" w:rsidR="00FD0C04" w:rsidRPr="00EA6591" w:rsidRDefault="004A20DF" w:rsidP="00FD0C0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A6591">
              <w:rPr>
                <w:rFonts w:eastAsia="Times New Roman" w:cstheme="minorHAnsi"/>
                <w:color w:val="000000"/>
              </w:rPr>
              <w:t>0.7</w:t>
            </w:r>
            <w:r w:rsidR="00FD0C04" w:rsidRPr="00EA6591">
              <w:rPr>
                <w:rFonts w:eastAsia="Times New Roman" w:cstheme="minorHAnsi"/>
                <w:color w:val="000000"/>
              </w:rPr>
              <w:t>%</w:t>
            </w:r>
          </w:p>
        </w:tc>
        <w:tc>
          <w:tcPr>
            <w:tcW w:w="1728" w:type="dxa"/>
            <w:vAlign w:val="center"/>
          </w:tcPr>
          <w:p w14:paraId="6EB68533" w14:textId="688D58CC" w:rsidR="00FD0C04" w:rsidRPr="00EA6591" w:rsidRDefault="00FD0C04" w:rsidP="00FD0C0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A6591">
              <w:rPr>
                <w:rFonts w:eastAsia="Times New Roman" w:cstheme="minorHAnsi"/>
                <w:color w:val="000000"/>
              </w:rPr>
              <w:t>0.3%</w:t>
            </w:r>
          </w:p>
        </w:tc>
      </w:tr>
    </w:tbl>
    <w:p w14:paraId="686C10AE" w14:textId="44167552" w:rsidR="00B24066" w:rsidRPr="00EA6591" w:rsidRDefault="00FD0C04" w:rsidP="00FD0C04">
      <w:pPr>
        <w:rPr>
          <w:rFonts w:cstheme="minorHAnsi"/>
        </w:rPr>
      </w:pPr>
      <w:r w:rsidRPr="00EA6591">
        <w:rPr>
          <w:rFonts w:cstheme="minorHAnsi"/>
        </w:rPr>
        <w:t>The total cash outflow includes</w:t>
      </w:r>
      <w:r w:rsidR="00364298" w:rsidRPr="00EA6591">
        <w:rPr>
          <w:rFonts w:cstheme="minorHAnsi"/>
        </w:rPr>
        <w:t xml:space="preserve"> </w:t>
      </w:r>
      <w:r w:rsidR="002142E9" w:rsidRPr="00EA6591">
        <w:rPr>
          <w:rFonts w:cstheme="minorHAnsi"/>
        </w:rPr>
        <w:t>run-off</w:t>
      </w:r>
      <w:r w:rsidRPr="00EA6591">
        <w:rPr>
          <w:rFonts w:cstheme="minorHAnsi"/>
        </w:rPr>
        <w:t xml:space="preserve"> of matured deposit and all early redemption within the 14-day horizon.</w:t>
      </w:r>
    </w:p>
    <w:p w14:paraId="14C8C5BF" w14:textId="77777777" w:rsidR="00FD0C04" w:rsidRPr="00EA6591" w:rsidRDefault="00FD0C04" w:rsidP="000A2570">
      <w:pPr>
        <w:pStyle w:val="Heading6"/>
      </w:pPr>
      <w:r w:rsidRPr="00EA6591">
        <w:t>Yankee CDs</w:t>
      </w:r>
    </w:p>
    <w:p w14:paraId="7556DE64" w14:textId="77777777" w:rsidR="00FD0C04" w:rsidRPr="00EA6591" w:rsidRDefault="00FD0C04" w:rsidP="00FD0C04">
      <w:pPr>
        <w:rPr>
          <w:rFonts w:cstheme="minorHAnsi"/>
        </w:rPr>
      </w:pPr>
      <w:r w:rsidRPr="00EA6591">
        <w:rPr>
          <w:rFonts w:cstheme="minorHAnsi"/>
        </w:rPr>
        <w:t>This line item consists of Yankee CDs and they are sold to large institutional investors. BOC Global Market Department (MKD) normally issues Yankee CDs for short-term funding, and the minimum amount is $50 million. These brokered CDs have contractual maturities, and generally mature within 30 days. Early redemption is also considered for this product. Similar to securities, investor</w:t>
      </w:r>
      <w:r w:rsidR="00973E1B" w:rsidRPr="00EA6591">
        <w:rPr>
          <w:rFonts w:cstheme="minorHAnsi"/>
        </w:rPr>
        <w:t xml:space="preserve">s can sell them in the market. </w:t>
      </w:r>
    </w:p>
    <w:p w14:paraId="209E9066" w14:textId="77777777" w:rsidR="00FD0C04" w:rsidRPr="00EA6591" w:rsidRDefault="00FD0C04" w:rsidP="00FD0C04">
      <w:pPr>
        <w:rPr>
          <w:rFonts w:cstheme="minorHAnsi"/>
          <w:u w:val="single"/>
        </w:rPr>
      </w:pPr>
      <w:r w:rsidRPr="00EA6591">
        <w:rPr>
          <w:rFonts w:cstheme="minorHAnsi"/>
          <w:u w:val="single"/>
        </w:rPr>
        <w:t>Potential Liquidity Impacts</w:t>
      </w:r>
    </w:p>
    <w:p w14:paraId="7E166C72" w14:textId="77777777" w:rsidR="00FD0C04" w:rsidRPr="00EA6591" w:rsidRDefault="00FD0C04" w:rsidP="00FD0C04">
      <w:pPr>
        <w:rPr>
          <w:rFonts w:cstheme="minorHAnsi"/>
        </w:rPr>
      </w:pPr>
      <w:r w:rsidRPr="00EA6591">
        <w:rPr>
          <w:rFonts w:cstheme="minorHAnsi"/>
        </w:rPr>
        <w:t>Rapid early redemption of Yankee CDs is unlikely given that there are no early redemption features.</w:t>
      </w:r>
    </w:p>
    <w:p w14:paraId="3D4B57FC" w14:textId="23F3EC9C" w:rsidR="00404C82" w:rsidRPr="00EA6591" w:rsidRDefault="00575663" w:rsidP="00404C82">
      <w:pPr>
        <w:pStyle w:val="Caption"/>
        <w:keepNext/>
        <w:rPr>
          <w:rFonts w:cstheme="minorHAnsi"/>
        </w:rPr>
      </w:pPr>
      <w:r w:rsidRPr="008859FB">
        <w:t xml:space="preserve">Table </w:t>
      </w:r>
      <w:fldSimple w:instr=" SEQ Table \* ARABIC ">
        <w:r w:rsidR="000777B4">
          <w:rPr>
            <w:noProof/>
          </w:rPr>
          <w:t>41</w:t>
        </w:r>
      </w:fldSimple>
      <w:r w:rsidRPr="008859FB">
        <w:t>:</w:t>
      </w:r>
      <w:r w:rsidRPr="00EA6591">
        <w:rPr>
          <w:rFonts w:cstheme="minorHAnsi"/>
        </w:rPr>
        <w:t xml:space="preserve"> </w:t>
      </w:r>
      <w:r w:rsidR="00404C82" w:rsidRPr="00EA6591">
        <w:rPr>
          <w:rFonts w:cstheme="minorHAnsi"/>
        </w:rPr>
        <w:t>Cash Outflow Assumption of Yankee CDs</w:t>
      </w:r>
    </w:p>
    <w:tbl>
      <w:tblPr>
        <w:tblStyle w:val="GridTable1Light"/>
        <w:tblW w:w="0" w:type="auto"/>
        <w:tblLook w:val="04A0" w:firstRow="1" w:lastRow="0" w:firstColumn="1" w:lastColumn="0" w:noHBand="0" w:noVBand="1"/>
      </w:tblPr>
      <w:tblGrid>
        <w:gridCol w:w="611"/>
        <w:gridCol w:w="3004"/>
        <w:gridCol w:w="1147"/>
        <w:gridCol w:w="1147"/>
        <w:gridCol w:w="1147"/>
        <w:gridCol w:w="1147"/>
        <w:gridCol w:w="1147"/>
      </w:tblGrid>
      <w:tr w:rsidR="00FD0C04" w:rsidRPr="00EA6591" w14:paraId="0E531F80" w14:textId="77777777" w:rsidTr="00FD0C04">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75" w:type="dxa"/>
          </w:tcPr>
          <w:p w14:paraId="0E7B4115" w14:textId="77777777" w:rsidR="00FD0C04" w:rsidRPr="00EA6591" w:rsidRDefault="00FD0C04" w:rsidP="00FD0C04">
            <w:pPr>
              <w:rPr>
                <w:rFonts w:cstheme="minorHAnsi"/>
              </w:rPr>
            </w:pPr>
          </w:p>
        </w:tc>
        <w:tc>
          <w:tcPr>
            <w:tcW w:w="3024" w:type="dxa"/>
            <w:vAlign w:val="center"/>
          </w:tcPr>
          <w:p w14:paraId="297C70A3" w14:textId="77777777" w:rsidR="00FD0C04" w:rsidRPr="00EA6591" w:rsidRDefault="00FD0C04" w:rsidP="00FD0C0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Assumptions</w:t>
            </w:r>
          </w:p>
        </w:tc>
        <w:tc>
          <w:tcPr>
            <w:tcW w:w="1152" w:type="dxa"/>
            <w:vAlign w:val="center"/>
          </w:tcPr>
          <w:p w14:paraId="25F9E4EC" w14:textId="77777777" w:rsidR="00FD0C04" w:rsidRPr="00EA6591" w:rsidRDefault="00FD0C04" w:rsidP="00FD0C0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O/N</w:t>
            </w:r>
          </w:p>
        </w:tc>
        <w:tc>
          <w:tcPr>
            <w:tcW w:w="1152" w:type="dxa"/>
            <w:vAlign w:val="center"/>
          </w:tcPr>
          <w:p w14:paraId="7ED0050D" w14:textId="77777777" w:rsidR="00FD0C04" w:rsidRPr="00EA6591" w:rsidRDefault="00FD0C04" w:rsidP="00FD0C0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14 Day</w:t>
            </w:r>
          </w:p>
        </w:tc>
        <w:tc>
          <w:tcPr>
            <w:tcW w:w="1152" w:type="dxa"/>
            <w:vAlign w:val="center"/>
          </w:tcPr>
          <w:p w14:paraId="0D5EC354" w14:textId="77777777" w:rsidR="00FD0C04" w:rsidRPr="00EA6591" w:rsidRDefault="00FD0C04" w:rsidP="00FD0C0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30 Day</w:t>
            </w:r>
          </w:p>
        </w:tc>
        <w:tc>
          <w:tcPr>
            <w:tcW w:w="1152" w:type="dxa"/>
            <w:vAlign w:val="center"/>
          </w:tcPr>
          <w:p w14:paraId="07782DE2" w14:textId="77777777" w:rsidR="00FD0C04" w:rsidRPr="00EA6591" w:rsidRDefault="00FD0C04" w:rsidP="00FD0C0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90 Day</w:t>
            </w:r>
          </w:p>
        </w:tc>
        <w:tc>
          <w:tcPr>
            <w:tcW w:w="1152" w:type="dxa"/>
            <w:vAlign w:val="center"/>
          </w:tcPr>
          <w:p w14:paraId="2884EBB4" w14:textId="77777777" w:rsidR="00FD0C04" w:rsidRPr="00EA6591" w:rsidRDefault="00FD0C04" w:rsidP="00FD0C0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 Year</w:t>
            </w:r>
          </w:p>
        </w:tc>
      </w:tr>
      <w:tr w:rsidR="00FD0C04" w:rsidRPr="00EA6591" w14:paraId="00CB68D1" w14:textId="77777777" w:rsidTr="00FD0C04">
        <w:trPr>
          <w:cantSplit/>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25EC3370" w14:textId="77777777" w:rsidR="00FD0C04" w:rsidRPr="00EA6591" w:rsidRDefault="00FD0C04" w:rsidP="00FD0C04">
            <w:pPr>
              <w:tabs>
                <w:tab w:val="left" w:pos="270"/>
              </w:tabs>
              <w:ind w:left="113" w:right="113"/>
              <w:jc w:val="center"/>
              <w:rPr>
                <w:rFonts w:cstheme="minorHAnsi"/>
                <w:b w:val="0"/>
                <w:lang w:eastAsia="en-US"/>
              </w:rPr>
            </w:pPr>
            <w:r w:rsidRPr="00EA6591">
              <w:rPr>
                <w:rFonts w:cstheme="minorHAnsi"/>
                <w:b w:val="0"/>
                <w:lang w:eastAsia="en-US"/>
              </w:rPr>
              <w:t>Idiosyncratic</w:t>
            </w:r>
          </w:p>
        </w:tc>
        <w:tc>
          <w:tcPr>
            <w:tcW w:w="3024" w:type="dxa"/>
            <w:vMerge w:val="restart"/>
            <w:vAlign w:val="center"/>
          </w:tcPr>
          <w:p w14:paraId="717E2388" w14:textId="77777777" w:rsidR="00FD0C04" w:rsidRPr="00EA6591" w:rsidRDefault="00973E1B" w:rsidP="00973E1B">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 xml:space="preserve">Assumes 100% outflow at times of maturity as </w:t>
            </w:r>
            <w:r w:rsidR="00CD7A1D" w:rsidRPr="00EA6591">
              <w:rPr>
                <w:rFonts w:cstheme="minorHAnsi"/>
              </w:rPr>
              <w:t xml:space="preserve">U.S. </w:t>
            </w:r>
            <w:r w:rsidRPr="00EA6591">
              <w:rPr>
                <w:rFonts w:cstheme="minorHAnsi"/>
              </w:rPr>
              <w:t>investors tend to switch to market alternatives when BOC is under stress.</w:t>
            </w:r>
          </w:p>
        </w:tc>
        <w:tc>
          <w:tcPr>
            <w:tcW w:w="1152" w:type="dxa"/>
            <w:vAlign w:val="center"/>
          </w:tcPr>
          <w:p w14:paraId="0F25FC10" w14:textId="77777777" w:rsidR="00FD0C04" w:rsidRPr="00EA6591" w:rsidRDefault="00FD0C04" w:rsidP="00FD0C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1152" w:type="dxa"/>
            <w:vAlign w:val="center"/>
          </w:tcPr>
          <w:p w14:paraId="3F43BBC4" w14:textId="77777777" w:rsidR="00FD0C04" w:rsidRPr="00EA6591" w:rsidRDefault="00FD0C04" w:rsidP="00FD0C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1152" w:type="dxa"/>
            <w:vAlign w:val="center"/>
          </w:tcPr>
          <w:p w14:paraId="248732C2" w14:textId="77777777" w:rsidR="00FD0C04" w:rsidRPr="00EA6591" w:rsidRDefault="00FD0C04" w:rsidP="00FD0C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1152" w:type="dxa"/>
            <w:vAlign w:val="center"/>
          </w:tcPr>
          <w:p w14:paraId="71B30D2C" w14:textId="77777777" w:rsidR="00FD0C04" w:rsidRPr="00EA6591" w:rsidRDefault="00FD0C04" w:rsidP="00FD0C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1152" w:type="dxa"/>
            <w:vAlign w:val="center"/>
          </w:tcPr>
          <w:p w14:paraId="7D0D42DF" w14:textId="77777777" w:rsidR="00FD0C04" w:rsidRPr="00EA6591" w:rsidRDefault="00FD0C04" w:rsidP="00FD0C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r>
      <w:tr w:rsidR="00FD0C04" w:rsidRPr="00EA6591" w14:paraId="2D9CE0CD" w14:textId="77777777" w:rsidTr="00FD0C04">
        <w:trPr>
          <w:cantSplit/>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1680BA86" w14:textId="77777777" w:rsidR="00FD0C04" w:rsidRPr="00EA6591" w:rsidRDefault="00FD0C04" w:rsidP="00FD0C04">
            <w:pPr>
              <w:tabs>
                <w:tab w:val="left" w:pos="270"/>
              </w:tabs>
              <w:ind w:left="113" w:right="113"/>
              <w:jc w:val="center"/>
              <w:rPr>
                <w:rFonts w:cstheme="minorHAnsi"/>
                <w:b w:val="0"/>
                <w:lang w:eastAsia="en-US"/>
              </w:rPr>
            </w:pPr>
            <w:r w:rsidRPr="00EA6591">
              <w:rPr>
                <w:rFonts w:cstheme="minorHAnsi"/>
                <w:b w:val="0"/>
                <w:lang w:eastAsia="en-US"/>
              </w:rPr>
              <w:t>Systemic</w:t>
            </w:r>
          </w:p>
        </w:tc>
        <w:tc>
          <w:tcPr>
            <w:tcW w:w="3024" w:type="dxa"/>
            <w:vMerge/>
            <w:vAlign w:val="center"/>
          </w:tcPr>
          <w:p w14:paraId="63805AAE" w14:textId="77777777" w:rsidR="00FD0C04" w:rsidRPr="00EA6591" w:rsidRDefault="00FD0C04" w:rsidP="00FD0C04">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152" w:type="dxa"/>
            <w:vAlign w:val="center"/>
          </w:tcPr>
          <w:p w14:paraId="4E23ACCC" w14:textId="77777777" w:rsidR="00FD0C04" w:rsidRPr="00EA6591" w:rsidRDefault="00FD0C04" w:rsidP="00FD0C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1152" w:type="dxa"/>
            <w:vAlign w:val="center"/>
          </w:tcPr>
          <w:p w14:paraId="49A8FFB3" w14:textId="77777777" w:rsidR="00FD0C04" w:rsidRPr="00EA6591" w:rsidRDefault="00FD0C04" w:rsidP="00FD0C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1152" w:type="dxa"/>
            <w:vAlign w:val="center"/>
          </w:tcPr>
          <w:p w14:paraId="73665DF3" w14:textId="77777777" w:rsidR="00FD0C04" w:rsidRPr="00EA6591" w:rsidRDefault="00FD0C04" w:rsidP="00FD0C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1152" w:type="dxa"/>
            <w:vAlign w:val="center"/>
          </w:tcPr>
          <w:p w14:paraId="392F3102" w14:textId="77777777" w:rsidR="00FD0C04" w:rsidRPr="00EA6591" w:rsidRDefault="00FD0C04" w:rsidP="00FD0C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1152" w:type="dxa"/>
            <w:vAlign w:val="center"/>
          </w:tcPr>
          <w:p w14:paraId="6277EBC5" w14:textId="77777777" w:rsidR="00FD0C04" w:rsidRPr="00EA6591" w:rsidRDefault="00FD0C04" w:rsidP="00FD0C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r>
      <w:tr w:rsidR="00FD0C04" w:rsidRPr="00EA6591" w14:paraId="56FE491C" w14:textId="77777777" w:rsidTr="00FD0C04">
        <w:trPr>
          <w:cantSplit/>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7668D217" w14:textId="77777777" w:rsidR="00FD0C04" w:rsidRPr="00EA6591" w:rsidRDefault="00FD0C04" w:rsidP="00FD0C04">
            <w:pPr>
              <w:tabs>
                <w:tab w:val="left" w:pos="270"/>
              </w:tabs>
              <w:ind w:left="113" w:right="113"/>
              <w:jc w:val="center"/>
              <w:rPr>
                <w:rFonts w:cstheme="minorHAnsi"/>
                <w:b w:val="0"/>
                <w:lang w:eastAsia="en-US"/>
              </w:rPr>
            </w:pPr>
            <w:r w:rsidRPr="00EA6591">
              <w:rPr>
                <w:rFonts w:cstheme="minorHAnsi"/>
                <w:b w:val="0"/>
                <w:lang w:eastAsia="en-US"/>
              </w:rPr>
              <w:t>Combined</w:t>
            </w:r>
          </w:p>
        </w:tc>
        <w:tc>
          <w:tcPr>
            <w:tcW w:w="3024" w:type="dxa"/>
            <w:vMerge/>
          </w:tcPr>
          <w:p w14:paraId="2E50B059" w14:textId="77777777" w:rsidR="00FD0C04" w:rsidRPr="00EA6591" w:rsidRDefault="00FD0C04" w:rsidP="00FD0C04">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152" w:type="dxa"/>
            <w:vAlign w:val="center"/>
          </w:tcPr>
          <w:p w14:paraId="688A00B3" w14:textId="77777777" w:rsidR="00FD0C04" w:rsidRPr="00EA6591" w:rsidRDefault="00FD0C04" w:rsidP="00FD0C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1152" w:type="dxa"/>
            <w:vAlign w:val="center"/>
          </w:tcPr>
          <w:p w14:paraId="1149BFFA" w14:textId="77777777" w:rsidR="00FD0C04" w:rsidRPr="00EA6591" w:rsidRDefault="00FD0C04" w:rsidP="00FD0C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1152" w:type="dxa"/>
            <w:vAlign w:val="center"/>
          </w:tcPr>
          <w:p w14:paraId="55569157" w14:textId="77777777" w:rsidR="00FD0C04" w:rsidRPr="00EA6591" w:rsidRDefault="00FD0C04" w:rsidP="00FD0C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1152" w:type="dxa"/>
            <w:vAlign w:val="center"/>
          </w:tcPr>
          <w:p w14:paraId="7512A74B" w14:textId="77777777" w:rsidR="00FD0C04" w:rsidRPr="00EA6591" w:rsidRDefault="00FD0C04" w:rsidP="00FD0C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1152" w:type="dxa"/>
            <w:vAlign w:val="center"/>
          </w:tcPr>
          <w:p w14:paraId="67A8EFA4" w14:textId="77777777" w:rsidR="00FD0C04" w:rsidRPr="00EA6591" w:rsidRDefault="00FD0C04" w:rsidP="00FD0C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r>
    </w:tbl>
    <w:p w14:paraId="74478B8A" w14:textId="32014C0D" w:rsidR="00B24066" w:rsidRPr="00EA6591" w:rsidRDefault="0024773A" w:rsidP="0024773A">
      <w:pPr>
        <w:rPr>
          <w:rFonts w:cstheme="minorHAnsi"/>
        </w:rPr>
      </w:pPr>
      <w:r w:rsidRPr="00EA6591">
        <w:rPr>
          <w:rFonts w:cstheme="minorHAnsi"/>
        </w:rPr>
        <w:t>Given the Yankee CDs are not allowed to be redeemed early; early redemption of this liability is unlikely. Still, a relatively small early redemption rate is assumed, which is considered as a forced buyback for managing reputation risk. Please refer to the table below for Yankee CDs early redemption rates.</w:t>
      </w:r>
    </w:p>
    <w:p w14:paraId="77C11B33" w14:textId="1B9E7E0B" w:rsidR="00B50845" w:rsidRPr="00EA6591" w:rsidRDefault="00575663" w:rsidP="00B50845">
      <w:pPr>
        <w:pStyle w:val="Caption"/>
        <w:keepNext/>
        <w:rPr>
          <w:rFonts w:cstheme="minorHAnsi"/>
        </w:rPr>
      </w:pPr>
      <w:r w:rsidRPr="008859FB">
        <w:t xml:space="preserve">Table </w:t>
      </w:r>
      <w:fldSimple w:instr=" SEQ Table \* ARABIC ">
        <w:r w:rsidR="000777B4">
          <w:rPr>
            <w:noProof/>
          </w:rPr>
          <w:t>42</w:t>
        </w:r>
      </w:fldSimple>
      <w:r w:rsidRPr="008859FB">
        <w:t>:</w:t>
      </w:r>
      <w:r w:rsidRPr="00EA6591">
        <w:rPr>
          <w:rFonts w:cstheme="minorHAnsi"/>
        </w:rPr>
        <w:t xml:space="preserve"> </w:t>
      </w:r>
      <w:r w:rsidR="00B50845" w:rsidRPr="00EA6591">
        <w:rPr>
          <w:rFonts w:cstheme="minorHAnsi"/>
        </w:rPr>
        <w:t>Early Redemption Rates of Yankee CDs</w:t>
      </w:r>
    </w:p>
    <w:tbl>
      <w:tblPr>
        <w:tblStyle w:val="GridTable1Light"/>
        <w:tblW w:w="8928" w:type="dxa"/>
        <w:tblLook w:val="04A0" w:firstRow="1" w:lastRow="0" w:firstColumn="1" w:lastColumn="0" w:noHBand="0" w:noVBand="1"/>
      </w:tblPr>
      <w:tblGrid>
        <w:gridCol w:w="2016"/>
        <w:gridCol w:w="1728"/>
        <w:gridCol w:w="1728"/>
        <w:gridCol w:w="1728"/>
        <w:gridCol w:w="1728"/>
      </w:tblGrid>
      <w:tr w:rsidR="0024773A" w:rsidRPr="00EA6591" w14:paraId="5D9DCA8A" w14:textId="77777777" w:rsidTr="0065467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16" w:type="dxa"/>
            <w:noWrap/>
            <w:hideMark/>
          </w:tcPr>
          <w:p w14:paraId="463D6D49" w14:textId="77777777" w:rsidR="0024773A" w:rsidRPr="00EA6591" w:rsidRDefault="0024773A" w:rsidP="00654674">
            <w:pPr>
              <w:jc w:val="center"/>
              <w:rPr>
                <w:rFonts w:eastAsia="Times New Roman" w:cstheme="minorHAnsi"/>
                <w:b w:val="0"/>
                <w:color w:val="000000"/>
              </w:rPr>
            </w:pPr>
            <w:r w:rsidRPr="00EA6591">
              <w:rPr>
                <w:rFonts w:eastAsia="Times New Roman" w:cstheme="minorHAnsi"/>
                <w:b w:val="0"/>
                <w:color w:val="000000"/>
              </w:rPr>
              <w:t>Type</w:t>
            </w:r>
          </w:p>
        </w:tc>
        <w:tc>
          <w:tcPr>
            <w:tcW w:w="1728" w:type="dxa"/>
            <w:noWrap/>
            <w:hideMark/>
          </w:tcPr>
          <w:p w14:paraId="3D9669CE" w14:textId="77777777" w:rsidR="0024773A" w:rsidRPr="00EA6591" w:rsidRDefault="0024773A" w:rsidP="0065467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color w:val="000000"/>
              </w:rPr>
            </w:pPr>
            <w:r w:rsidRPr="00EA6591">
              <w:rPr>
                <w:rFonts w:eastAsia="Times New Roman" w:cstheme="minorHAnsi"/>
                <w:b w:val="0"/>
                <w:color w:val="000000"/>
              </w:rPr>
              <w:t>Time Horizon</w:t>
            </w:r>
          </w:p>
        </w:tc>
        <w:tc>
          <w:tcPr>
            <w:tcW w:w="1728" w:type="dxa"/>
            <w:noWrap/>
            <w:hideMark/>
          </w:tcPr>
          <w:p w14:paraId="4E65C6F9" w14:textId="77777777" w:rsidR="0024773A" w:rsidRPr="00EA6591" w:rsidRDefault="0024773A" w:rsidP="0065467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color w:val="000000"/>
              </w:rPr>
            </w:pPr>
            <w:r w:rsidRPr="00EA6591">
              <w:rPr>
                <w:rFonts w:eastAsia="Times New Roman" w:cstheme="minorHAnsi"/>
                <w:b w:val="0"/>
                <w:color w:val="000000"/>
              </w:rPr>
              <w:t>Combined</w:t>
            </w:r>
          </w:p>
        </w:tc>
        <w:tc>
          <w:tcPr>
            <w:tcW w:w="1728" w:type="dxa"/>
            <w:noWrap/>
            <w:hideMark/>
          </w:tcPr>
          <w:p w14:paraId="318F0EB5" w14:textId="77777777" w:rsidR="0024773A" w:rsidRPr="00EA6591" w:rsidRDefault="0024773A" w:rsidP="0065467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color w:val="000000"/>
              </w:rPr>
            </w:pPr>
            <w:r w:rsidRPr="00EA6591">
              <w:rPr>
                <w:rFonts w:eastAsia="Times New Roman" w:cstheme="minorHAnsi"/>
                <w:b w:val="0"/>
                <w:color w:val="000000"/>
              </w:rPr>
              <w:t>Idiosyncratic</w:t>
            </w:r>
          </w:p>
        </w:tc>
        <w:tc>
          <w:tcPr>
            <w:tcW w:w="1728" w:type="dxa"/>
          </w:tcPr>
          <w:p w14:paraId="5833FDD5" w14:textId="77777777" w:rsidR="0024773A" w:rsidRPr="00EA6591" w:rsidRDefault="0024773A" w:rsidP="0065467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color w:val="000000"/>
              </w:rPr>
            </w:pPr>
            <w:r w:rsidRPr="00EA6591">
              <w:rPr>
                <w:rFonts w:eastAsia="Times New Roman" w:cstheme="minorHAnsi"/>
                <w:b w:val="0"/>
                <w:color w:val="000000"/>
              </w:rPr>
              <w:t>Systemic</w:t>
            </w:r>
          </w:p>
        </w:tc>
      </w:tr>
      <w:tr w:rsidR="0024773A" w:rsidRPr="00EA6591" w14:paraId="4D85260B" w14:textId="77777777" w:rsidTr="00654674">
        <w:trPr>
          <w:trHeight w:val="288"/>
        </w:trPr>
        <w:tc>
          <w:tcPr>
            <w:cnfStyle w:val="001000000000" w:firstRow="0" w:lastRow="0" w:firstColumn="1" w:lastColumn="0" w:oddVBand="0" w:evenVBand="0" w:oddHBand="0" w:evenHBand="0" w:firstRowFirstColumn="0" w:firstRowLastColumn="0" w:lastRowFirstColumn="0" w:lastRowLastColumn="0"/>
            <w:tcW w:w="2016" w:type="dxa"/>
            <w:hideMark/>
          </w:tcPr>
          <w:p w14:paraId="096FFB22" w14:textId="77777777" w:rsidR="0024773A" w:rsidRPr="00EA6591" w:rsidRDefault="0024773A" w:rsidP="00654674">
            <w:pPr>
              <w:jc w:val="center"/>
              <w:rPr>
                <w:rFonts w:eastAsia="Times New Roman" w:cstheme="minorHAnsi"/>
                <w:b w:val="0"/>
                <w:color w:val="000000"/>
              </w:rPr>
            </w:pPr>
            <w:r w:rsidRPr="00EA6591">
              <w:rPr>
                <w:rFonts w:eastAsia="Times New Roman" w:cstheme="minorHAnsi"/>
                <w:b w:val="0"/>
                <w:color w:val="000000"/>
              </w:rPr>
              <w:t>Yankee CDs</w:t>
            </w:r>
          </w:p>
        </w:tc>
        <w:tc>
          <w:tcPr>
            <w:tcW w:w="1728" w:type="dxa"/>
            <w:noWrap/>
            <w:hideMark/>
          </w:tcPr>
          <w:p w14:paraId="28020984" w14:textId="77777777" w:rsidR="0024773A" w:rsidRPr="00EA6591" w:rsidRDefault="0024773A" w:rsidP="0065467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A6591">
              <w:rPr>
                <w:rFonts w:eastAsia="Times New Roman" w:cstheme="minorHAnsi"/>
                <w:color w:val="000000"/>
              </w:rPr>
              <w:t>14D</w:t>
            </w:r>
          </w:p>
        </w:tc>
        <w:tc>
          <w:tcPr>
            <w:tcW w:w="1728" w:type="dxa"/>
            <w:noWrap/>
            <w:hideMark/>
          </w:tcPr>
          <w:p w14:paraId="7133CF56" w14:textId="3FCB6284" w:rsidR="0024773A" w:rsidRPr="00EA6591" w:rsidRDefault="004A20DF" w:rsidP="0065467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A6591">
              <w:rPr>
                <w:rFonts w:eastAsia="Times New Roman" w:cstheme="minorHAnsi"/>
                <w:color w:val="000000"/>
              </w:rPr>
              <w:t>2.0</w:t>
            </w:r>
            <w:r w:rsidR="0024773A" w:rsidRPr="00EA6591">
              <w:rPr>
                <w:rFonts w:eastAsia="Times New Roman" w:cstheme="minorHAnsi"/>
                <w:color w:val="000000"/>
              </w:rPr>
              <w:t>%</w:t>
            </w:r>
          </w:p>
        </w:tc>
        <w:tc>
          <w:tcPr>
            <w:tcW w:w="1728" w:type="dxa"/>
            <w:noWrap/>
            <w:hideMark/>
          </w:tcPr>
          <w:p w14:paraId="6BA613E5" w14:textId="54674463" w:rsidR="0024773A" w:rsidRPr="00EA6591" w:rsidRDefault="004A20DF" w:rsidP="0065467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A6591">
              <w:rPr>
                <w:rFonts w:eastAsia="Times New Roman" w:cstheme="minorHAnsi"/>
                <w:color w:val="000000"/>
              </w:rPr>
              <w:t>1.5</w:t>
            </w:r>
            <w:r w:rsidR="0024773A" w:rsidRPr="00EA6591">
              <w:rPr>
                <w:rFonts w:eastAsia="Times New Roman" w:cstheme="minorHAnsi"/>
                <w:color w:val="000000"/>
              </w:rPr>
              <w:t>%</w:t>
            </w:r>
          </w:p>
        </w:tc>
        <w:tc>
          <w:tcPr>
            <w:tcW w:w="1728" w:type="dxa"/>
          </w:tcPr>
          <w:p w14:paraId="5D56298E" w14:textId="0C6CFEBF" w:rsidR="0024773A" w:rsidRPr="00EA6591" w:rsidRDefault="004A20DF" w:rsidP="0065467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A6591">
              <w:rPr>
                <w:rFonts w:eastAsia="Times New Roman" w:cstheme="minorHAnsi"/>
                <w:color w:val="000000"/>
              </w:rPr>
              <w:t>0.5</w:t>
            </w:r>
            <w:r w:rsidR="0024773A" w:rsidRPr="00EA6591">
              <w:rPr>
                <w:rFonts w:eastAsia="Times New Roman" w:cstheme="minorHAnsi"/>
                <w:color w:val="000000"/>
              </w:rPr>
              <w:t>%</w:t>
            </w:r>
          </w:p>
        </w:tc>
      </w:tr>
    </w:tbl>
    <w:p w14:paraId="08115EB3" w14:textId="00FD62E0" w:rsidR="00B24066" w:rsidRPr="00EA6591" w:rsidRDefault="00B67B76" w:rsidP="00B67B76">
      <w:pPr>
        <w:rPr>
          <w:rFonts w:cstheme="minorHAnsi"/>
        </w:rPr>
      </w:pPr>
      <w:r w:rsidRPr="00EA6591">
        <w:rPr>
          <w:rFonts w:cstheme="minorHAnsi"/>
        </w:rPr>
        <w:t>The total cash outflow includes all early redemption and</w:t>
      </w:r>
      <w:r w:rsidR="00364298" w:rsidRPr="00EA6591">
        <w:rPr>
          <w:rFonts w:cstheme="minorHAnsi"/>
        </w:rPr>
        <w:t xml:space="preserve"> </w:t>
      </w:r>
      <w:r w:rsidR="002142E9" w:rsidRPr="00EA6591">
        <w:rPr>
          <w:rFonts w:cstheme="minorHAnsi"/>
        </w:rPr>
        <w:t>run-off</w:t>
      </w:r>
      <w:r w:rsidRPr="00EA6591">
        <w:rPr>
          <w:rFonts w:cstheme="minorHAnsi"/>
        </w:rPr>
        <w:t xml:space="preserve"> of matured deposits within the first 14 days.</w:t>
      </w:r>
    </w:p>
    <w:p w14:paraId="1D6A9F51" w14:textId="77777777" w:rsidR="00B67B76" w:rsidRPr="00EA6591" w:rsidRDefault="00B67B76" w:rsidP="00B66493">
      <w:pPr>
        <w:pStyle w:val="Heading5"/>
      </w:pPr>
      <w:r w:rsidRPr="00EA6591">
        <w:t>Bond Issuance</w:t>
      </w:r>
    </w:p>
    <w:p w14:paraId="1E6EB94D" w14:textId="689ACABB" w:rsidR="00B24066" w:rsidRPr="00EA6591" w:rsidRDefault="004E6B98" w:rsidP="00B67B76">
      <w:pPr>
        <w:rPr>
          <w:rFonts w:cstheme="minorHAnsi"/>
        </w:rPr>
      </w:pPr>
      <w:r w:rsidRPr="00EA6591">
        <w:rPr>
          <w:rFonts w:cstheme="minorHAnsi"/>
        </w:rPr>
        <w:t>This line item consists of</w:t>
      </w:r>
      <w:r w:rsidR="00B67B76" w:rsidRPr="00EA6591">
        <w:rPr>
          <w:rFonts w:cstheme="minorHAnsi"/>
        </w:rPr>
        <w:t xml:space="preserve"> </w:t>
      </w:r>
      <w:r w:rsidRPr="00EA6591">
        <w:rPr>
          <w:rFonts w:cstheme="minorHAnsi"/>
        </w:rPr>
        <w:t>Chinese Yuan CDs</w:t>
      </w:r>
      <w:r w:rsidR="00B67B76" w:rsidRPr="00EA6591">
        <w:rPr>
          <w:rFonts w:cstheme="minorHAnsi"/>
        </w:rPr>
        <w:t>, which are sold to large institutional investors. Similar to securities, investors can sell them in the market.</w:t>
      </w:r>
      <w:r w:rsidR="005420E7" w:rsidRPr="00EA6591">
        <w:rPr>
          <w:rFonts w:cstheme="minorHAnsi"/>
        </w:rPr>
        <w:t xml:space="preserve"> </w:t>
      </w:r>
      <w:r w:rsidR="00B67B76" w:rsidRPr="00EA6591">
        <w:rPr>
          <w:rFonts w:cstheme="minorHAnsi"/>
        </w:rPr>
        <w:t>Proc</w:t>
      </w:r>
      <w:r w:rsidRPr="00EA6591">
        <w:rPr>
          <w:rFonts w:cstheme="minorHAnsi"/>
        </w:rPr>
        <w:t>eeds will be used to finance CNY</w:t>
      </w:r>
      <w:r w:rsidR="00B67B76" w:rsidRPr="00EA6591">
        <w:rPr>
          <w:rFonts w:cstheme="minorHAnsi"/>
        </w:rPr>
        <w:t xml:space="preserve"> denominated trades between the US and China. The issuance offers US domiciled institutional inve</w:t>
      </w:r>
      <w:r w:rsidRPr="00EA6591">
        <w:rPr>
          <w:rFonts w:cstheme="minorHAnsi"/>
        </w:rPr>
        <w:t>stors a new way to invest in CNY</w:t>
      </w:r>
      <w:r w:rsidR="00B67B76" w:rsidRPr="00EA6591">
        <w:rPr>
          <w:rFonts w:cstheme="minorHAnsi"/>
        </w:rPr>
        <w:t xml:space="preserve"> denominated assets.</w:t>
      </w:r>
    </w:p>
    <w:p w14:paraId="18C76E68" w14:textId="567BD59C" w:rsidR="000F326C" w:rsidRPr="00EA6591" w:rsidRDefault="00575663" w:rsidP="000F326C">
      <w:pPr>
        <w:pStyle w:val="Caption"/>
        <w:keepNext/>
        <w:rPr>
          <w:rFonts w:cstheme="minorHAnsi"/>
        </w:rPr>
      </w:pPr>
      <w:r w:rsidRPr="008859FB">
        <w:t xml:space="preserve">Table </w:t>
      </w:r>
      <w:fldSimple w:instr=" SEQ Table \* ARABIC ">
        <w:r w:rsidR="000777B4">
          <w:rPr>
            <w:noProof/>
          </w:rPr>
          <w:t>43</w:t>
        </w:r>
      </w:fldSimple>
      <w:r w:rsidRPr="008859FB">
        <w:t>:</w:t>
      </w:r>
      <w:r w:rsidRPr="00EA6591">
        <w:rPr>
          <w:rFonts w:cstheme="minorHAnsi"/>
        </w:rPr>
        <w:t xml:space="preserve"> </w:t>
      </w:r>
      <w:r w:rsidR="000F326C" w:rsidRPr="00EA6591">
        <w:rPr>
          <w:rFonts w:cstheme="minorHAnsi"/>
        </w:rPr>
        <w:t>Cash Outflow Assumption of Bond Issuance</w:t>
      </w:r>
    </w:p>
    <w:tbl>
      <w:tblPr>
        <w:tblStyle w:val="GridTable1Light"/>
        <w:tblW w:w="0" w:type="auto"/>
        <w:tblLook w:val="04A0" w:firstRow="1" w:lastRow="0" w:firstColumn="1" w:lastColumn="0" w:noHBand="0" w:noVBand="1"/>
      </w:tblPr>
      <w:tblGrid>
        <w:gridCol w:w="612"/>
        <w:gridCol w:w="3008"/>
        <w:gridCol w:w="1146"/>
        <w:gridCol w:w="1146"/>
        <w:gridCol w:w="1146"/>
        <w:gridCol w:w="1146"/>
        <w:gridCol w:w="1146"/>
      </w:tblGrid>
      <w:tr w:rsidR="004E6B98" w:rsidRPr="00EA6591" w14:paraId="5F702D89" w14:textId="77777777" w:rsidTr="00452A3D">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75" w:type="dxa"/>
          </w:tcPr>
          <w:p w14:paraId="35E33E6F" w14:textId="77777777" w:rsidR="004E6B98" w:rsidRPr="00EA6591" w:rsidRDefault="004E6B98" w:rsidP="00452A3D">
            <w:pPr>
              <w:rPr>
                <w:rFonts w:cstheme="minorHAnsi"/>
              </w:rPr>
            </w:pPr>
          </w:p>
        </w:tc>
        <w:tc>
          <w:tcPr>
            <w:tcW w:w="3024" w:type="dxa"/>
            <w:vAlign w:val="center"/>
          </w:tcPr>
          <w:p w14:paraId="69DEFA12" w14:textId="77777777" w:rsidR="004E6B98" w:rsidRPr="00EA6591" w:rsidRDefault="004E6B98" w:rsidP="00452A3D">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Assumptions</w:t>
            </w:r>
          </w:p>
        </w:tc>
        <w:tc>
          <w:tcPr>
            <w:tcW w:w="1152" w:type="dxa"/>
            <w:vAlign w:val="center"/>
          </w:tcPr>
          <w:p w14:paraId="2A2C64E6" w14:textId="77777777" w:rsidR="004E6B98" w:rsidRPr="00EA6591" w:rsidRDefault="004E6B98" w:rsidP="00452A3D">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O/N</w:t>
            </w:r>
          </w:p>
        </w:tc>
        <w:tc>
          <w:tcPr>
            <w:tcW w:w="1152" w:type="dxa"/>
            <w:vAlign w:val="center"/>
          </w:tcPr>
          <w:p w14:paraId="042795AA" w14:textId="77777777" w:rsidR="004E6B98" w:rsidRPr="00EA6591" w:rsidRDefault="004E6B98" w:rsidP="00452A3D">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14 Day</w:t>
            </w:r>
          </w:p>
        </w:tc>
        <w:tc>
          <w:tcPr>
            <w:tcW w:w="1152" w:type="dxa"/>
            <w:vAlign w:val="center"/>
          </w:tcPr>
          <w:p w14:paraId="7DA54085" w14:textId="77777777" w:rsidR="004E6B98" w:rsidRPr="00EA6591" w:rsidRDefault="004E6B98" w:rsidP="00452A3D">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30 Day</w:t>
            </w:r>
          </w:p>
        </w:tc>
        <w:tc>
          <w:tcPr>
            <w:tcW w:w="1152" w:type="dxa"/>
            <w:vAlign w:val="center"/>
          </w:tcPr>
          <w:p w14:paraId="47A91D23" w14:textId="77777777" w:rsidR="004E6B98" w:rsidRPr="00EA6591" w:rsidRDefault="004E6B98" w:rsidP="00452A3D">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90 Day</w:t>
            </w:r>
          </w:p>
        </w:tc>
        <w:tc>
          <w:tcPr>
            <w:tcW w:w="1152" w:type="dxa"/>
            <w:vAlign w:val="center"/>
          </w:tcPr>
          <w:p w14:paraId="3DCF9411" w14:textId="77777777" w:rsidR="004E6B98" w:rsidRPr="00EA6591" w:rsidRDefault="004E6B98" w:rsidP="00452A3D">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 Year</w:t>
            </w:r>
          </w:p>
        </w:tc>
      </w:tr>
      <w:tr w:rsidR="004E6B98" w:rsidRPr="00EA6591" w14:paraId="277AC171" w14:textId="77777777" w:rsidTr="00452A3D">
        <w:trPr>
          <w:cantSplit/>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6D8FC70B" w14:textId="77777777" w:rsidR="004E6B98" w:rsidRPr="00EA6591" w:rsidRDefault="004E6B98" w:rsidP="00452A3D">
            <w:pPr>
              <w:tabs>
                <w:tab w:val="left" w:pos="270"/>
              </w:tabs>
              <w:ind w:left="113" w:right="113"/>
              <w:jc w:val="center"/>
              <w:rPr>
                <w:rFonts w:cstheme="minorHAnsi"/>
                <w:b w:val="0"/>
                <w:lang w:eastAsia="en-US"/>
              </w:rPr>
            </w:pPr>
            <w:r w:rsidRPr="00EA6591">
              <w:rPr>
                <w:rFonts w:cstheme="minorHAnsi"/>
                <w:b w:val="0"/>
                <w:lang w:eastAsia="en-US"/>
              </w:rPr>
              <w:t>Idiosyncratic</w:t>
            </w:r>
          </w:p>
        </w:tc>
        <w:tc>
          <w:tcPr>
            <w:tcW w:w="3024" w:type="dxa"/>
            <w:vMerge w:val="restart"/>
            <w:vAlign w:val="center"/>
          </w:tcPr>
          <w:p w14:paraId="3FD3EEE0" w14:textId="77777777" w:rsidR="004E6B98" w:rsidRPr="00EA6591" w:rsidRDefault="004E6B98" w:rsidP="004E6B98">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 xml:space="preserve">Assumes 100% outflow at times of maturity. For conservativeness reasons, BOC CUSO is assumed not to rollover of these term funds or deposits with investors, </w:t>
            </w:r>
            <w:r w:rsidR="003E036A" w:rsidRPr="00EA6591">
              <w:rPr>
                <w:rFonts w:cstheme="minorHAnsi"/>
              </w:rPr>
              <w:t xml:space="preserve">as CNY </w:t>
            </w:r>
            <w:r w:rsidRPr="00EA6591">
              <w:rPr>
                <w:rFonts w:cstheme="minorHAnsi"/>
              </w:rPr>
              <w:t>investors tend to switch to market alternatives when BOC is under stress.</w:t>
            </w:r>
          </w:p>
        </w:tc>
        <w:tc>
          <w:tcPr>
            <w:tcW w:w="1152" w:type="dxa"/>
            <w:vAlign w:val="center"/>
          </w:tcPr>
          <w:p w14:paraId="407FE735" w14:textId="77777777" w:rsidR="004E6B98" w:rsidRPr="00EA6591" w:rsidRDefault="004E6B98" w:rsidP="00452A3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1152" w:type="dxa"/>
            <w:vAlign w:val="center"/>
          </w:tcPr>
          <w:p w14:paraId="05D5C24F" w14:textId="77777777" w:rsidR="004E6B98" w:rsidRPr="00EA6591" w:rsidRDefault="004E6B98" w:rsidP="00452A3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1152" w:type="dxa"/>
            <w:vAlign w:val="center"/>
          </w:tcPr>
          <w:p w14:paraId="748C134F" w14:textId="77777777" w:rsidR="004E6B98" w:rsidRPr="00EA6591" w:rsidRDefault="004E6B98" w:rsidP="00452A3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1152" w:type="dxa"/>
            <w:vAlign w:val="center"/>
          </w:tcPr>
          <w:p w14:paraId="3CCDA9E5" w14:textId="77777777" w:rsidR="004E6B98" w:rsidRPr="00EA6591" w:rsidRDefault="004E6B98" w:rsidP="00452A3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1152" w:type="dxa"/>
            <w:vAlign w:val="center"/>
          </w:tcPr>
          <w:p w14:paraId="38FB9B1F" w14:textId="77777777" w:rsidR="004E6B98" w:rsidRPr="00EA6591" w:rsidRDefault="004E6B98" w:rsidP="00452A3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r>
      <w:tr w:rsidR="004E6B98" w:rsidRPr="00EA6591" w14:paraId="21D58642" w14:textId="77777777" w:rsidTr="00452A3D">
        <w:trPr>
          <w:cantSplit/>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2B5BC2FA" w14:textId="77777777" w:rsidR="004E6B98" w:rsidRPr="00EA6591" w:rsidRDefault="004E6B98" w:rsidP="00452A3D">
            <w:pPr>
              <w:tabs>
                <w:tab w:val="left" w:pos="270"/>
              </w:tabs>
              <w:ind w:left="113" w:right="113"/>
              <w:jc w:val="center"/>
              <w:rPr>
                <w:rFonts w:cstheme="minorHAnsi"/>
                <w:b w:val="0"/>
                <w:lang w:eastAsia="en-US"/>
              </w:rPr>
            </w:pPr>
            <w:r w:rsidRPr="00EA6591">
              <w:rPr>
                <w:rFonts w:cstheme="minorHAnsi"/>
                <w:b w:val="0"/>
                <w:lang w:eastAsia="en-US"/>
              </w:rPr>
              <w:t>Systemic</w:t>
            </w:r>
          </w:p>
        </w:tc>
        <w:tc>
          <w:tcPr>
            <w:tcW w:w="3024" w:type="dxa"/>
            <w:vMerge/>
            <w:vAlign w:val="center"/>
          </w:tcPr>
          <w:p w14:paraId="7A53A9C3" w14:textId="77777777" w:rsidR="004E6B98" w:rsidRPr="00EA6591" w:rsidRDefault="004E6B98" w:rsidP="00452A3D">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152" w:type="dxa"/>
            <w:vAlign w:val="center"/>
          </w:tcPr>
          <w:p w14:paraId="76A49FD6" w14:textId="77777777" w:rsidR="004E6B98" w:rsidRPr="00EA6591" w:rsidRDefault="004E6B98" w:rsidP="00452A3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1152" w:type="dxa"/>
            <w:vAlign w:val="center"/>
          </w:tcPr>
          <w:p w14:paraId="2494DAA4" w14:textId="77777777" w:rsidR="004E6B98" w:rsidRPr="00EA6591" w:rsidRDefault="004E6B98" w:rsidP="00452A3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1152" w:type="dxa"/>
            <w:vAlign w:val="center"/>
          </w:tcPr>
          <w:p w14:paraId="7D948FD4" w14:textId="77777777" w:rsidR="004E6B98" w:rsidRPr="00EA6591" w:rsidRDefault="004E6B98" w:rsidP="00452A3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1152" w:type="dxa"/>
            <w:vAlign w:val="center"/>
          </w:tcPr>
          <w:p w14:paraId="475EB871" w14:textId="77777777" w:rsidR="004E6B98" w:rsidRPr="00EA6591" w:rsidRDefault="004E6B98" w:rsidP="00452A3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1152" w:type="dxa"/>
            <w:vAlign w:val="center"/>
          </w:tcPr>
          <w:p w14:paraId="17D6ADC8" w14:textId="77777777" w:rsidR="004E6B98" w:rsidRPr="00EA6591" w:rsidRDefault="004E6B98" w:rsidP="00452A3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r>
      <w:tr w:rsidR="004E6B98" w:rsidRPr="00EA6591" w14:paraId="151950EE" w14:textId="77777777" w:rsidTr="00452A3D">
        <w:trPr>
          <w:cantSplit/>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178C5916" w14:textId="77777777" w:rsidR="004E6B98" w:rsidRPr="00EA6591" w:rsidRDefault="004E6B98" w:rsidP="00452A3D">
            <w:pPr>
              <w:tabs>
                <w:tab w:val="left" w:pos="270"/>
              </w:tabs>
              <w:ind w:left="113" w:right="113"/>
              <w:jc w:val="center"/>
              <w:rPr>
                <w:rFonts w:cstheme="minorHAnsi"/>
                <w:b w:val="0"/>
                <w:lang w:eastAsia="en-US"/>
              </w:rPr>
            </w:pPr>
            <w:r w:rsidRPr="00EA6591">
              <w:rPr>
                <w:rFonts w:cstheme="minorHAnsi"/>
                <w:b w:val="0"/>
                <w:lang w:eastAsia="en-US"/>
              </w:rPr>
              <w:t>Combined</w:t>
            </w:r>
          </w:p>
        </w:tc>
        <w:tc>
          <w:tcPr>
            <w:tcW w:w="3024" w:type="dxa"/>
            <w:vMerge/>
          </w:tcPr>
          <w:p w14:paraId="7E4262ED" w14:textId="77777777" w:rsidR="004E6B98" w:rsidRPr="00EA6591" w:rsidRDefault="004E6B98" w:rsidP="00452A3D">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152" w:type="dxa"/>
            <w:vAlign w:val="center"/>
          </w:tcPr>
          <w:p w14:paraId="53DA184E" w14:textId="77777777" w:rsidR="004E6B98" w:rsidRPr="00EA6591" w:rsidRDefault="004E6B98" w:rsidP="00452A3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1152" w:type="dxa"/>
            <w:vAlign w:val="center"/>
          </w:tcPr>
          <w:p w14:paraId="70E34C10" w14:textId="77777777" w:rsidR="004E6B98" w:rsidRPr="00EA6591" w:rsidRDefault="004E6B98" w:rsidP="00452A3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1152" w:type="dxa"/>
            <w:vAlign w:val="center"/>
          </w:tcPr>
          <w:p w14:paraId="5AE9F8F2" w14:textId="77777777" w:rsidR="004E6B98" w:rsidRPr="00EA6591" w:rsidRDefault="004E6B98" w:rsidP="00452A3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1152" w:type="dxa"/>
            <w:vAlign w:val="center"/>
          </w:tcPr>
          <w:p w14:paraId="5D0054EC" w14:textId="77777777" w:rsidR="004E6B98" w:rsidRPr="00EA6591" w:rsidRDefault="004E6B98" w:rsidP="00452A3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1152" w:type="dxa"/>
            <w:vAlign w:val="center"/>
          </w:tcPr>
          <w:p w14:paraId="70C6C8FC" w14:textId="77777777" w:rsidR="004E6B98" w:rsidRPr="00EA6591" w:rsidRDefault="004E6B98" w:rsidP="00452A3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r>
    </w:tbl>
    <w:p w14:paraId="074264CD" w14:textId="083233D5" w:rsidR="00B24066" w:rsidRPr="00EA6591" w:rsidRDefault="002E25BB" w:rsidP="002E25BB">
      <w:pPr>
        <w:rPr>
          <w:rFonts w:cstheme="minorHAnsi"/>
        </w:rPr>
      </w:pPr>
      <w:r w:rsidRPr="00EA6591">
        <w:rPr>
          <w:rFonts w:cstheme="minorHAnsi"/>
        </w:rPr>
        <w:t>The bonds issued are not allowed to be redeemed early, however, a relatively small early redemption rate is still assumed, which is considered as a forced buyback for managing reputation risk. Please refer to the table below for early redemption rates of bonds issued.</w:t>
      </w:r>
      <w:r w:rsidR="00CB05F3" w:rsidRPr="00EA6591">
        <w:rPr>
          <w:rFonts w:cstheme="minorHAnsi"/>
        </w:rPr>
        <w:t xml:space="preserve"> </w:t>
      </w:r>
    </w:p>
    <w:p w14:paraId="1921B1A4" w14:textId="18C945A4" w:rsidR="00654674" w:rsidRPr="00EA6591" w:rsidRDefault="00575663" w:rsidP="00654674">
      <w:pPr>
        <w:pStyle w:val="Caption"/>
        <w:keepNext/>
        <w:rPr>
          <w:rFonts w:cstheme="minorHAnsi"/>
        </w:rPr>
      </w:pPr>
      <w:r w:rsidRPr="008859FB">
        <w:t xml:space="preserve">Table </w:t>
      </w:r>
      <w:fldSimple w:instr=" SEQ Table \* ARABIC ">
        <w:r w:rsidR="000777B4">
          <w:rPr>
            <w:noProof/>
          </w:rPr>
          <w:t>44</w:t>
        </w:r>
      </w:fldSimple>
      <w:r w:rsidRPr="008859FB">
        <w:t>:</w:t>
      </w:r>
      <w:r w:rsidRPr="00EA6591">
        <w:rPr>
          <w:rFonts w:cstheme="minorHAnsi"/>
        </w:rPr>
        <w:t xml:space="preserve"> </w:t>
      </w:r>
      <w:r w:rsidR="00654674" w:rsidRPr="00EA6591">
        <w:rPr>
          <w:rFonts w:cstheme="minorHAnsi"/>
        </w:rPr>
        <w:t>Early Redemption Rates of Bonds Issued</w:t>
      </w:r>
    </w:p>
    <w:tbl>
      <w:tblPr>
        <w:tblStyle w:val="GridTable1Light"/>
        <w:tblW w:w="8928" w:type="dxa"/>
        <w:tblLook w:val="04A0" w:firstRow="1" w:lastRow="0" w:firstColumn="1" w:lastColumn="0" w:noHBand="0" w:noVBand="1"/>
      </w:tblPr>
      <w:tblGrid>
        <w:gridCol w:w="2016"/>
        <w:gridCol w:w="1728"/>
        <w:gridCol w:w="1728"/>
        <w:gridCol w:w="1728"/>
        <w:gridCol w:w="1728"/>
      </w:tblGrid>
      <w:tr w:rsidR="00654674" w:rsidRPr="00EA6591" w14:paraId="14D7D97A" w14:textId="77777777" w:rsidTr="0065467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16" w:type="dxa"/>
            <w:noWrap/>
            <w:hideMark/>
          </w:tcPr>
          <w:p w14:paraId="3CA897A7" w14:textId="77777777" w:rsidR="00654674" w:rsidRPr="00EA6591" w:rsidRDefault="00654674" w:rsidP="00452A3D">
            <w:pPr>
              <w:jc w:val="center"/>
              <w:rPr>
                <w:rFonts w:eastAsia="Times New Roman" w:cstheme="minorHAnsi"/>
                <w:b w:val="0"/>
                <w:color w:val="000000"/>
              </w:rPr>
            </w:pPr>
            <w:r w:rsidRPr="00EA6591">
              <w:rPr>
                <w:rFonts w:eastAsia="Times New Roman" w:cstheme="minorHAnsi"/>
                <w:b w:val="0"/>
                <w:color w:val="000000"/>
              </w:rPr>
              <w:t>Type</w:t>
            </w:r>
          </w:p>
        </w:tc>
        <w:tc>
          <w:tcPr>
            <w:tcW w:w="1728" w:type="dxa"/>
            <w:noWrap/>
            <w:hideMark/>
          </w:tcPr>
          <w:p w14:paraId="2ACEA88D" w14:textId="77777777" w:rsidR="00654674" w:rsidRPr="00EA6591" w:rsidRDefault="00654674" w:rsidP="00452A3D">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color w:val="000000"/>
              </w:rPr>
            </w:pPr>
            <w:r w:rsidRPr="00EA6591">
              <w:rPr>
                <w:rFonts w:eastAsia="Times New Roman" w:cstheme="minorHAnsi"/>
                <w:b w:val="0"/>
                <w:color w:val="000000"/>
              </w:rPr>
              <w:t>Time Horizon</w:t>
            </w:r>
          </w:p>
        </w:tc>
        <w:tc>
          <w:tcPr>
            <w:tcW w:w="1728" w:type="dxa"/>
            <w:noWrap/>
            <w:hideMark/>
          </w:tcPr>
          <w:p w14:paraId="5524FC9E" w14:textId="77777777" w:rsidR="00654674" w:rsidRPr="00EA6591" w:rsidRDefault="00654674" w:rsidP="00452A3D">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color w:val="000000"/>
              </w:rPr>
            </w:pPr>
            <w:r w:rsidRPr="00EA6591">
              <w:rPr>
                <w:rFonts w:eastAsia="Times New Roman" w:cstheme="minorHAnsi"/>
                <w:b w:val="0"/>
                <w:color w:val="000000"/>
              </w:rPr>
              <w:t>Combined</w:t>
            </w:r>
          </w:p>
        </w:tc>
        <w:tc>
          <w:tcPr>
            <w:tcW w:w="1728" w:type="dxa"/>
            <w:noWrap/>
            <w:hideMark/>
          </w:tcPr>
          <w:p w14:paraId="06FC199C" w14:textId="77777777" w:rsidR="00654674" w:rsidRPr="00EA6591" w:rsidRDefault="00654674" w:rsidP="00452A3D">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color w:val="000000"/>
              </w:rPr>
            </w:pPr>
            <w:r w:rsidRPr="00EA6591">
              <w:rPr>
                <w:rFonts w:eastAsia="Times New Roman" w:cstheme="minorHAnsi"/>
                <w:b w:val="0"/>
                <w:color w:val="000000"/>
              </w:rPr>
              <w:t>Idiosyncratic</w:t>
            </w:r>
          </w:p>
        </w:tc>
        <w:tc>
          <w:tcPr>
            <w:tcW w:w="1728" w:type="dxa"/>
          </w:tcPr>
          <w:p w14:paraId="106F31D8" w14:textId="77777777" w:rsidR="00654674" w:rsidRPr="00EA6591" w:rsidRDefault="00654674" w:rsidP="00452A3D">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color w:val="000000"/>
              </w:rPr>
            </w:pPr>
            <w:r w:rsidRPr="00EA6591">
              <w:rPr>
                <w:rFonts w:eastAsia="Times New Roman" w:cstheme="minorHAnsi"/>
                <w:b w:val="0"/>
                <w:color w:val="000000"/>
              </w:rPr>
              <w:t>Systemic</w:t>
            </w:r>
          </w:p>
        </w:tc>
      </w:tr>
      <w:tr w:rsidR="00654674" w:rsidRPr="00EA6591" w14:paraId="2CDBA29B" w14:textId="77777777" w:rsidTr="00654674">
        <w:trPr>
          <w:trHeight w:val="288"/>
        </w:trPr>
        <w:tc>
          <w:tcPr>
            <w:cnfStyle w:val="001000000000" w:firstRow="0" w:lastRow="0" w:firstColumn="1" w:lastColumn="0" w:oddVBand="0" w:evenVBand="0" w:oddHBand="0" w:evenHBand="0" w:firstRowFirstColumn="0" w:firstRowLastColumn="0" w:lastRowFirstColumn="0" w:lastRowLastColumn="0"/>
            <w:tcW w:w="2016" w:type="dxa"/>
            <w:hideMark/>
          </w:tcPr>
          <w:p w14:paraId="37BEE507" w14:textId="77777777" w:rsidR="00654674" w:rsidRPr="00EA6591" w:rsidRDefault="00654674" w:rsidP="00452A3D">
            <w:pPr>
              <w:jc w:val="center"/>
              <w:rPr>
                <w:rFonts w:eastAsia="Times New Roman" w:cstheme="minorHAnsi"/>
                <w:b w:val="0"/>
                <w:color w:val="000000"/>
              </w:rPr>
            </w:pPr>
            <w:r w:rsidRPr="00EA6591">
              <w:rPr>
                <w:rFonts w:eastAsia="Times New Roman" w:cstheme="minorHAnsi"/>
                <w:b w:val="0"/>
                <w:color w:val="000000"/>
              </w:rPr>
              <w:t>Yankee CDs</w:t>
            </w:r>
          </w:p>
        </w:tc>
        <w:tc>
          <w:tcPr>
            <w:tcW w:w="1728" w:type="dxa"/>
            <w:noWrap/>
            <w:hideMark/>
          </w:tcPr>
          <w:p w14:paraId="316510DD" w14:textId="77777777" w:rsidR="00654674" w:rsidRPr="00EA6591" w:rsidRDefault="00654674" w:rsidP="00452A3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A6591">
              <w:rPr>
                <w:rFonts w:eastAsia="Times New Roman" w:cstheme="minorHAnsi"/>
                <w:color w:val="000000"/>
              </w:rPr>
              <w:t>14D</w:t>
            </w:r>
          </w:p>
        </w:tc>
        <w:tc>
          <w:tcPr>
            <w:tcW w:w="1728" w:type="dxa"/>
            <w:noWrap/>
            <w:hideMark/>
          </w:tcPr>
          <w:p w14:paraId="0D44C787" w14:textId="47FCE30F" w:rsidR="00654674" w:rsidRPr="00EA6591" w:rsidRDefault="00654674" w:rsidP="00452A3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A6591">
              <w:rPr>
                <w:rFonts w:eastAsia="Times New Roman" w:cstheme="minorHAnsi"/>
                <w:color w:val="000000"/>
              </w:rPr>
              <w:t>3</w:t>
            </w:r>
            <w:r w:rsidR="00C66362" w:rsidRPr="00EA6591">
              <w:rPr>
                <w:rFonts w:eastAsia="Times New Roman" w:cstheme="minorHAnsi"/>
                <w:color w:val="000000"/>
              </w:rPr>
              <w:t>.0</w:t>
            </w:r>
            <w:r w:rsidRPr="00EA6591">
              <w:rPr>
                <w:rFonts w:eastAsia="Times New Roman" w:cstheme="minorHAnsi"/>
                <w:color w:val="000000"/>
              </w:rPr>
              <w:t>%</w:t>
            </w:r>
          </w:p>
        </w:tc>
        <w:tc>
          <w:tcPr>
            <w:tcW w:w="1728" w:type="dxa"/>
            <w:noWrap/>
            <w:hideMark/>
          </w:tcPr>
          <w:p w14:paraId="22A74655" w14:textId="3C81DAD9" w:rsidR="00654674" w:rsidRPr="00EA6591" w:rsidRDefault="00C66362" w:rsidP="00452A3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A6591">
              <w:rPr>
                <w:rFonts w:eastAsia="Times New Roman" w:cstheme="minorHAnsi"/>
                <w:color w:val="000000"/>
              </w:rPr>
              <w:t>2.</w:t>
            </w:r>
            <w:r w:rsidR="00654674" w:rsidRPr="00EA6591">
              <w:rPr>
                <w:rFonts w:eastAsia="Times New Roman" w:cstheme="minorHAnsi"/>
                <w:color w:val="000000"/>
              </w:rPr>
              <w:t>0%</w:t>
            </w:r>
          </w:p>
        </w:tc>
        <w:tc>
          <w:tcPr>
            <w:tcW w:w="1728" w:type="dxa"/>
          </w:tcPr>
          <w:p w14:paraId="0641FEE1" w14:textId="3E07B7E3" w:rsidR="00654674" w:rsidRPr="00EA6591" w:rsidRDefault="00C66362" w:rsidP="00452A3D">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A6591">
              <w:rPr>
                <w:rFonts w:eastAsia="Times New Roman" w:cstheme="minorHAnsi"/>
                <w:color w:val="000000"/>
              </w:rPr>
              <w:t>1.</w:t>
            </w:r>
            <w:r w:rsidR="00654674" w:rsidRPr="00EA6591">
              <w:rPr>
                <w:rFonts w:eastAsia="Times New Roman" w:cstheme="minorHAnsi"/>
                <w:color w:val="000000"/>
              </w:rPr>
              <w:t>0%</w:t>
            </w:r>
          </w:p>
        </w:tc>
      </w:tr>
    </w:tbl>
    <w:p w14:paraId="00F9D5E0" w14:textId="4E6EADBB" w:rsidR="00B24066" w:rsidRPr="00EA6591" w:rsidRDefault="004F6D2A" w:rsidP="002E25BB">
      <w:pPr>
        <w:rPr>
          <w:rFonts w:cstheme="minorHAnsi"/>
        </w:rPr>
      </w:pPr>
      <w:r w:rsidRPr="00EA6591">
        <w:rPr>
          <w:rFonts w:cstheme="minorHAnsi"/>
        </w:rPr>
        <w:t>The total cash outflow includes all early redemption and</w:t>
      </w:r>
      <w:r w:rsidR="00364298" w:rsidRPr="00EA6591">
        <w:rPr>
          <w:rFonts w:cstheme="minorHAnsi"/>
        </w:rPr>
        <w:t xml:space="preserve"> </w:t>
      </w:r>
      <w:r w:rsidR="002142E9" w:rsidRPr="00EA6591">
        <w:rPr>
          <w:rFonts w:cstheme="minorHAnsi"/>
        </w:rPr>
        <w:t>run-off</w:t>
      </w:r>
      <w:r w:rsidRPr="00EA6591">
        <w:rPr>
          <w:rFonts w:cstheme="minorHAnsi"/>
        </w:rPr>
        <w:t xml:space="preserve"> of matured deposits within the first 14 days.</w:t>
      </w:r>
    </w:p>
    <w:p w14:paraId="0B8EA362" w14:textId="77777777" w:rsidR="004F6D2A" w:rsidRPr="00EA6591" w:rsidRDefault="004F6D2A" w:rsidP="00B66493">
      <w:pPr>
        <w:pStyle w:val="Heading5"/>
      </w:pPr>
      <w:r w:rsidRPr="00EA6591">
        <w:t>Repo Liability</w:t>
      </w:r>
    </w:p>
    <w:p w14:paraId="7A1E9222" w14:textId="10F6C9D6" w:rsidR="004F6D2A" w:rsidRPr="00EA6591" w:rsidRDefault="004F6D2A" w:rsidP="004F6D2A">
      <w:pPr>
        <w:rPr>
          <w:rFonts w:cstheme="minorHAnsi"/>
        </w:rPr>
      </w:pPr>
      <w:r w:rsidRPr="00EA6591">
        <w:rPr>
          <w:rFonts w:cstheme="minorHAnsi"/>
        </w:rPr>
        <w:t>This line item is comprised of collateral the bank lends out and receives funds for in the repo transaction as the funding borrower.</w:t>
      </w:r>
      <w:r w:rsidR="005420E7" w:rsidRPr="00EA6591">
        <w:rPr>
          <w:rFonts w:cstheme="minorHAnsi"/>
        </w:rPr>
        <w:t xml:space="preserve"> </w:t>
      </w:r>
      <w:r w:rsidRPr="00EA6591">
        <w:rPr>
          <w:rFonts w:cstheme="minorHAnsi"/>
        </w:rPr>
        <w:t>The Bank then promises to buy back the securities at times of maturity.</w:t>
      </w:r>
    </w:p>
    <w:p w14:paraId="66A9D00F" w14:textId="67FBC0D0" w:rsidR="00593390" w:rsidRPr="00EA6591" w:rsidRDefault="00AE18CB" w:rsidP="00593390">
      <w:pPr>
        <w:pStyle w:val="Caption"/>
        <w:keepNext/>
        <w:rPr>
          <w:rFonts w:cstheme="minorHAnsi"/>
        </w:rPr>
      </w:pPr>
      <w:r w:rsidRPr="008859FB">
        <w:t xml:space="preserve">Table </w:t>
      </w:r>
      <w:fldSimple w:instr=" SEQ Table \* ARABIC ">
        <w:r w:rsidR="000777B4">
          <w:rPr>
            <w:noProof/>
          </w:rPr>
          <w:t>45</w:t>
        </w:r>
      </w:fldSimple>
      <w:r w:rsidRPr="008859FB">
        <w:t>:</w:t>
      </w:r>
      <w:r w:rsidRPr="00EA6591">
        <w:rPr>
          <w:rFonts w:cstheme="minorHAnsi"/>
        </w:rPr>
        <w:t xml:space="preserve"> </w:t>
      </w:r>
      <w:r w:rsidR="00593390" w:rsidRPr="00EA6591">
        <w:rPr>
          <w:rFonts w:cstheme="minorHAnsi"/>
        </w:rPr>
        <w:t>Cash Outflow Assumption of Repo Liability</w:t>
      </w:r>
    </w:p>
    <w:tbl>
      <w:tblPr>
        <w:tblStyle w:val="GridTable1Light"/>
        <w:tblW w:w="0" w:type="auto"/>
        <w:tblLook w:val="04A0" w:firstRow="1" w:lastRow="0" w:firstColumn="1" w:lastColumn="0" w:noHBand="0" w:noVBand="1"/>
      </w:tblPr>
      <w:tblGrid>
        <w:gridCol w:w="612"/>
        <w:gridCol w:w="2998"/>
        <w:gridCol w:w="1148"/>
        <w:gridCol w:w="1148"/>
        <w:gridCol w:w="1148"/>
        <w:gridCol w:w="1148"/>
        <w:gridCol w:w="1148"/>
      </w:tblGrid>
      <w:tr w:rsidR="004F6D2A" w:rsidRPr="00EA6591" w14:paraId="07E86744" w14:textId="77777777" w:rsidTr="00452A3D">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75" w:type="dxa"/>
          </w:tcPr>
          <w:p w14:paraId="01D91C27" w14:textId="77777777" w:rsidR="004F6D2A" w:rsidRPr="00EA6591" w:rsidRDefault="004F6D2A" w:rsidP="00452A3D">
            <w:pPr>
              <w:rPr>
                <w:rFonts w:cstheme="minorHAnsi"/>
              </w:rPr>
            </w:pPr>
          </w:p>
        </w:tc>
        <w:tc>
          <w:tcPr>
            <w:tcW w:w="3024" w:type="dxa"/>
            <w:vAlign w:val="center"/>
          </w:tcPr>
          <w:p w14:paraId="0119AE5B" w14:textId="77777777" w:rsidR="004F6D2A" w:rsidRPr="00EA6591" w:rsidRDefault="004F6D2A" w:rsidP="00452A3D">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Assumptions</w:t>
            </w:r>
          </w:p>
        </w:tc>
        <w:tc>
          <w:tcPr>
            <w:tcW w:w="1152" w:type="dxa"/>
            <w:vAlign w:val="center"/>
          </w:tcPr>
          <w:p w14:paraId="514296A7" w14:textId="77777777" w:rsidR="004F6D2A" w:rsidRPr="00EA6591" w:rsidRDefault="004F6D2A" w:rsidP="00452A3D">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O/N</w:t>
            </w:r>
          </w:p>
        </w:tc>
        <w:tc>
          <w:tcPr>
            <w:tcW w:w="1152" w:type="dxa"/>
            <w:vAlign w:val="center"/>
          </w:tcPr>
          <w:p w14:paraId="029A5AFC" w14:textId="77777777" w:rsidR="004F6D2A" w:rsidRPr="00EA6591" w:rsidRDefault="004F6D2A" w:rsidP="00452A3D">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14 Day</w:t>
            </w:r>
          </w:p>
        </w:tc>
        <w:tc>
          <w:tcPr>
            <w:tcW w:w="1152" w:type="dxa"/>
            <w:vAlign w:val="center"/>
          </w:tcPr>
          <w:p w14:paraId="76A11F81" w14:textId="77777777" w:rsidR="004F6D2A" w:rsidRPr="00EA6591" w:rsidRDefault="004F6D2A" w:rsidP="00452A3D">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30 Day</w:t>
            </w:r>
          </w:p>
        </w:tc>
        <w:tc>
          <w:tcPr>
            <w:tcW w:w="1152" w:type="dxa"/>
            <w:vAlign w:val="center"/>
          </w:tcPr>
          <w:p w14:paraId="1E428D48" w14:textId="77777777" w:rsidR="004F6D2A" w:rsidRPr="00EA6591" w:rsidRDefault="004F6D2A" w:rsidP="00452A3D">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90 Day</w:t>
            </w:r>
          </w:p>
        </w:tc>
        <w:tc>
          <w:tcPr>
            <w:tcW w:w="1152" w:type="dxa"/>
            <w:vAlign w:val="center"/>
          </w:tcPr>
          <w:p w14:paraId="7A32BF78" w14:textId="77777777" w:rsidR="004F6D2A" w:rsidRPr="00EA6591" w:rsidRDefault="004F6D2A" w:rsidP="00452A3D">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 Year</w:t>
            </w:r>
          </w:p>
        </w:tc>
      </w:tr>
      <w:tr w:rsidR="004972EF" w:rsidRPr="00EA6591" w14:paraId="78854F0E" w14:textId="77777777" w:rsidTr="00452A3D">
        <w:trPr>
          <w:cantSplit/>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79CE5B2A" w14:textId="77777777" w:rsidR="004972EF" w:rsidRPr="00EA6591" w:rsidRDefault="004972EF" w:rsidP="004972EF">
            <w:pPr>
              <w:tabs>
                <w:tab w:val="left" w:pos="270"/>
              </w:tabs>
              <w:ind w:left="113" w:right="113"/>
              <w:jc w:val="center"/>
              <w:rPr>
                <w:rFonts w:cstheme="minorHAnsi"/>
                <w:b w:val="0"/>
                <w:lang w:eastAsia="en-US"/>
              </w:rPr>
            </w:pPr>
            <w:r w:rsidRPr="00EA6591">
              <w:rPr>
                <w:rFonts w:cstheme="minorHAnsi"/>
                <w:b w:val="0"/>
                <w:lang w:eastAsia="en-US"/>
              </w:rPr>
              <w:t>Idiosyncratic</w:t>
            </w:r>
          </w:p>
        </w:tc>
        <w:tc>
          <w:tcPr>
            <w:tcW w:w="3024" w:type="dxa"/>
            <w:vMerge w:val="restart"/>
            <w:vAlign w:val="center"/>
          </w:tcPr>
          <w:p w14:paraId="7C8C54B0" w14:textId="456704E6" w:rsidR="004972EF" w:rsidRPr="00EA6591" w:rsidRDefault="004972EF" w:rsidP="00C30ED6">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BOC has Level I HQLA assets, i.e., marketable securities from sovereigns and central banks</w:t>
            </w:r>
            <w:r w:rsidR="00C30ED6">
              <w:rPr>
                <w:rFonts w:cstheme="minorHAnsi"/>
              </w:rPr>
              <w:t xml:space="preserve"> </w:t>
            </w:r>
            <w:r w:rsidR="00C30ED6">
              <w:rPr>
                <w:rFonts w:cstheme="minorHAnsi"/>
              </w:rPr>
              <w:fldChar w:fldCharType="begin"/>
            </w:r>
            <w:r w:rsidR="00C30ED6">
              <w:rPr>
                <w:rFonts w:cstheme="minorHAnsi"/>
              </w:rPr>
              <w:instrText xml:space="preserve"> REF _Ref26351001 \r \h </w:instrText>
            </w:r>
            <w:r w:rsidR="00C30ED6">
              <w:rPr>
                <w:rFonts w:cstheme="minorHAnsi"/>
              </w:rPr>
            </w:r>
            <w:r w:rsidR="00C30ED6">
              <w:rPr>
                <w:rFonts w:cstheme="minorHAnsi"/>
              </w:rPr>
              <w:fldChar w:fldCharType="separate"/>
            </w:r>
            <w:r w:rsidR="000777B4">
              <w:rPr>
                <w:rFonts w:cstheme="minorHAnsi"/>
              </w:rPr>
              <w:t>[16]</w:t>
            </w:r>
            <w:r w:rsidR="00C30ED6">
              <w:rPr>
                <w:rFonts w:cstheme="minorHAnsi"/>
              </w:rPr>
              <w:fldChar w:fldCharType="end"/>
            </w:r>
            <w:r w:rsidRPr="00EA6591">
              <w:rPr>
                <w:rFonts w:cstheme="minorHAnsi"/>
              </w:rPr>
              <w:t>, to back all repurchase agreements. Therefore, BOC assumes zero outflow at repo maturity, which aligns with LCR factor</w:t>
            </w:r>
            <w:r w:rsidRPr="00EA6591">
              <w:rPr>
                <w:rStyle w:val="FootnoteReference"/>
                <w:rFonts w:cstheme="minorHAnsi"/>
              </w:rPr>
              <w:footnoteReference w:id="10"/>
            </w:r>
            <w:r w:rsidR="00F66F9E" w:rsidRPr="00EA6591">
              <w:rPr>
                <w:rFonts w:cstheme="minorHAnsi"/>
              </w:rPr>
              <w:t xml:space="preserve"> </w:t>
            </w:r>
            <w:r w:rsidR="00753A8F" w:rsidRPr="00EA6591">
              <w:rPr>
                <w:rFonts w:cstheme="minorHAnsi"/>
              </w:rPr>
              <w:t>and</w:t>
            </w:r>
            <w:r w:rsidR="00F66F9E" w:rsidRPr="00EA6591">
              <w:rPr>
                <w:rFonts w:cstheme="minorHAnsi"/>
              </w:rPr>
              <w:t xml:space="preserve"> consistent with assumptions for reverse repo assets inflows</w:t>
            </w:r>
            <w:r w:rsidRPr="00EA6591">
              <w:rPr>
                <w:rFonts w:cstheme="minorHAnsi"/>
              </w:rPr>
              <w:t>.</w:t>
            </w:r>
          </w:p>
        </w:tc>
        <w:tc>
          <w:tcPr>
            <w:tcW w:w="1152" w:type="dxa"/>
            <w:vAlign w:val="center"/>
          </w:tcPr>
          <w:p w14:paraId="2E99DCA6" w14:textId="0563B7E2" w:rsidR="004972EF" w:rsidRPr="00EA6591" w:rsidRDefault="004972EF" w:rsidP="004972E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outflow</w:t>
            </w:r>
          </w:p>
        </w:tc>
        <w:tc>
          <w:tcPr>
            <w:tcW w:w="1152" w:type="dxa"/>
            <w:vAlign w:val="center"/>
          </w:tcPr>
          <w:p w14:paraId="5FB297C2" w14:textId="499FBCEB" w:rsidR="004972EF" w:rsidRPr="00EA6591" w:rsidRDefault="004972EF" w:rsidP="004972E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outflow</w:t>
            </w:r>
          </w:p>
        </w:tc>
        <w:tc>
          <w:tcPr>
            <w:tcW w:w="1152" w:type="dxa"/>
            <w:vAlign w:val="center"/>
          </w:tcPr>
          <w:p w14:paraId="6174C3F1" w14:textId="1C310A59" w:rsidR="004972EF" w:rsidRPr="00EA6591" w:rsidRDefault="004972EF" w:rsidP="004972E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outflow</w:t>
            </w:r>
          </w:p>
        </w:tc>
        <w:tc>
          <w:tcPr>
            <w:tcW w:w="1152" w:type="dxa"/>
            <w:vAlign w:val="center"/>
          </w:tcPr>
          <w:p w14:paraId="578DE5EB" w14:textId="1DABF7F1" w:rsidR="004972EF" w:rsidRPr="00EA6591" w:rsidRDefault="004972EF" w:rsidP="004972E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outflow</w:t>
            </w:r>
          </w:p>
        </w:tc>
        <w:tc>
          <w:tcPr>
            <w:tcW w:w="1152" w:type="dxa"/>
            <w:vAlign w:val="center"/>
          </w:tcPr>
          <w:p w14:paraId="79BA3B63" w14:textId="49404B66" w:rsidR="004972EF" w:rsidRPr="00EA6591" w:rsidRDefault="004972EF" w:rsidP="004972E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outflow</w:t>
            </w:r>
          </w:p>
        </w:tc>
      </w:tr>
      <w:tr w:rsidR="004972EF" w:rsidRPr="00EA6591" w14:paraId="4681C710" w14:textId="77777777" w:rsidTr="00452A3D">
        <w:trPr>
          <w:cantSplit/>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2D36C34C" w14:textId="77777777" w:rsidR="004972EF" w:rsidRPr="00EA6591" w:rsidRDefault="004972EF" w:rsidP="004972EF">
            <w:pPr>
              <w:tabs>
                <w:tab w:val="left" w:pos="270"/>
              </w:tabs>
              <w:ind w:left="113" w:right="113"/>
              <w:jc w:val="center"/>
              <w:rPr>
                <w:rFonts w:cstheme="minorHAnsi"/>
                <w:b w:val="0"/>
                <w:lang w:eastAsia="en-US"/>
              </w:rPr>
            </w:pPr>
            <w:r w:rsidRPr="00EA6591">
              <w:rPr>
                <w:rFonts w:cstheme="minorHAnsi"/>
                <w:b w:val="0"/>
                <w:lang w:eastAsia="en-US"/>
              </w:rPr>
              <w:t>Systemic</w:t>
            </w:r>
          </w:p>
        </w:tc>
        <w:tc>
          <w:tcPr>
            <w:tcW w:w="3024" w:type="dxa"/>
            <w:vMerge/>
            <w:vAlign w:val="center"/>
          </w:tcPr>
          <w:p w14:paraId="28EF1427" w14:textId="77777777" w:rsidR="004972EF" w:rsidRPr="00EA6591" w:rsidRDefault="004972EF" w:rsidP="004972EF">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152" w:type="dxa"/>
            <w:vAlign w:val="center"/>
          </w:tcPr>
          <w:p w14:paraId="76E4D1F7" w14:textId="11E2D924" w:rsidR="004972EF" w:rsidRPr="00EA6591" w:rsidRDefault="004972EF" w:rsidP="004972E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outflow</w:t>
            </w:r>
          </w:p>
        </w:tc>
        <w:tc>
          <w:tcPr>
            <w:tcW w:w="1152" w:type="dxa"/>
            <w:vAlign w:val="center"/>
          </w:tcPr>
          <w:p w14:paraId="4357DA9B" w14:textId="0EE6579F" w:rsidR="004972EF" w:rsidRPr="00EA6591" w:rsidRDefault="004972EF" w:rsidP="004972E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outflow</w:t>
            </w:r>
          </w:p>
        </w:tc>
        <w:tc>
          <w:tcPr>
            <w:tcW w:w="1152" w:type="dxa"/>
            <w:vAlign w:val="center"/>
          </w:tcPr>
          <w:p w14:paraId="1C6A391D" w14:textId="0CAB5926" w:rsidR="004972EF" w:rsidRPr="00EA6591" w:rsidRDefault="004972EF" w:rsidP="004972E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outflow</w:t>
            </w:r>
          </w:p>
        </w:tc>
        <w:tc>
          <w:tcPr>
            <w:tcW w:w="1152" w:type="dxa"/>
            <w:vAlign w:val="center"/>
          </w:tcPr>
          <w:p w14:paraId="321DC7FB" w14:textId="046A0032" w:rsidR="004972EF" w:rsidRPr="00EA6591" w:rsidRDefault="004972EF" w:rsidP="004972E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outflow</w:t>
            </w:r>
          </w:p>
        </w:tc>
        <w:tc>
          <w:tcPr>
            <w:tcW w:w="1152" w:type="dxa"/>
            <w:vAlign w:val="center"/>
          </w:tcPr>
          <w:p w14:paraId="3B8DB5BC" w14:textId="2B5FA237" w:rsidR="004972EF" w:rsidRPr="00EA6591" w:rsidRDefault="004972EF" w:rsidP="004972E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outflow</w:t>
            </w:r>
          </w:p>
        </w:tc>
      </w:tr>
      <w:tr w:rsidR="004972EF" w:rsidRPr="00EA6591" w14:paraId="257CA3A4" w14:textId="77777777" w:rsidTr="00452A3D">
        <w:trPr>
          <w:cantSplit/>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7BBE7B83" w14:textId="77777777" w:rsidR="004972EF" w:rsidRPr="00EA6591" w:rsidRDefault="004972EF" w:rsidP="004972EF">
            <w:pPr>
              <w:tabs>
                <w:tab w:val="left" w:pos="270"/>
              </w:tabs>
              <w:ind w:left="113" w:right="113"/>
              <w:jc w:val="center"/>
              <w:rPr>
                <w:rFonts w:cstheme="minorHAnsi"/>
                <w:b w:val="0"/>
                <w:lang w:eastAsia="en-US"/>
              </w:rPr>
            </w:pPr>
            <w:r w:rsidRPr="00EA6591">
              <w:rPr>
                <w:rFonts w:cstheme="minorHAnsi"/>
                <w:b w:val="0"/>
                <w:lang w:eastAsia="en-US"/>
              </w:rPr>
              <w:t>Combined</w:t>
            </w:r>
          </w:p>
        </w:tc>
        <w:tc>
          <w:tcPr>
            <w:tcW w:w="3024" w:type="dxa"/>
            <w:vMerge/>
          </w:tcPr>
          <w:p w14:paraId="55955476" w14:textId="77777777" w:rsidR="004972EF" w:rsidRPr="00EA6591" w:rsidRDefault="004972EF" w:rsidP="004972EF">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152" w:type="dxa"/>
            <w:vAlign w:val="center"/>
          </w:tcPr>
          <w:p w14:paraId="5CD62714" w14:textId="180CECB1" w:rsidR="004972EF" w:rsidRPr="00EA6591" w:rsidRDefault="004972EF" w:rsidP="004972E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outflow</w:t>
            </w:r>
          </w:p>
        </w:tc>
        <w:tc>
          <w:tcPr>
            <w:tcW w:w="1152" w:type="dxa"/>
            <w:vAlign w:val="center"/>
          </w:tcPr>
          <w:p w14:paraId="1EA61FE8" w14:textId="4B7562A3" w:rsidR="004972EF" w:rsidRPr="00EA6591" w:rsidRDefault="004972EF" w:rsidP="004972E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outflow</w:t>
            </w:r>
          </w:p>
        </w:tc>
        <w:tc>
          <w:tcPr>
            <w:tcW w:w="1152" w:type="dxa"/>
            <w:vAlign w:val="center"/>
          </w:tcPr>
          <w:p w14:paraId="6622C180" w14:textId="06F82424" w:rsidR="004972EF" w:rsidRPr="00EA6591" w:rsidRDefault="004972EF" w:rsidP="004972E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outflow</w:t>
            </w:r>
          </w:p>
        </w:tc>
        <w:tc>
          <w:tcPr>
            <w:tcW w:w="1152" w:type="dxa"/>
            <w:vAlign w:val="center"/>
          </w:tcPr>
          <w:p w14:paraId="5E662A82" w14:textId="2796164B" w:rsidR="004972EF" w:rsidRPr="00EA6591" w:rsidRDefault="004972EF" w:rsidP="004972E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outflow</w:t>
            </w:r>
          </w:p>
        </w:tc>
        <w:tc>
          <w:tcPr>
            <w:tcW w:w="1152" w:type="dxa"/>
            <w:vAlign w:val="center"/>
          </w:tcPr>
          <w:p w14:paraId="1079A35B" w14:textId="5275487E" w:rsidR="004972EF" w:rsidRPr="00EA6591" w:rsidRDefault="004972EF" w:rsidP="004972E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outflow</w:t>
            </w:r>
          </w:p>
        </w:tc>
      </w:tr>
    </w:tbl>
    <w:p w14:paraId="399E8C4A" w14:textId="77777777" w:rsidR="007A7EA8" w:rsidRPr="00EA6591" w:rsidRDefault="007A7EA8" w:rsidP="00B66493">
      <w:pPr>
        <w:pStyle w:val="Heading5"/>
      </w:pPr>
      <w:r w:rsidRPr="00EA6591">
        <w:t>Other Liabilities</w:t>
      </w:r>
    </w:p>
    <w:p w14:paraId="1278D830" w14:textId="77777777" w:rsidR="007A7EA8" w:rsidRPr="00EA6591" w:rsidRDefault="007A7EA8" w:rsidP="007A7EA8">
      <w:pPr>
        <w:rPr>
          <w:rFonts w:cstheme="minorHAnsi"/>
        </w:rPr>
      </w:pPr>
      <w:r w:rsidRPr="00EA6591">
        <w:rPr>
          <w:rFonts w:cstheme="minorHAnsi"/>
        </w:rPr>
        <w:t>Other liabilities are composed of various items including deferred tax items and unrealized FX losses, as well as curr</w:t>
      </w:r>
      <w:r w:rsidR="00CA0F4B" w:rsidRPr="00EA6591">
        <w:rPr>
          <w:rFonts w:cstheme="minorHAnsi"/>
        </w:rPr>
        <w:t>ent year profit and loss ($0.4 billion</w:t>
      </w:r>
      <w:r w:rsidRPr="00EA6591">
        <w:rPr>
          <w:rFonts w:cstheme="minorHAnsi"/>
        </w:rPr>
        <w:t>).</w:t>
      </w:r>
    </w:p>
    <w:p w14:paraId="410A7318" w14:textId="77777777" w:rsidR="007A7EA8" w:rsidRPr="00EA6591" w:rsidRDefault="007A7EA8" w:rsidP="007A7EA8">
      <w:pPr>
        <w:rPr>
          <w:rFonts w:cstheme="minorHAnsi"/>
          <w:u w:val="single"/>
        </w:rPr>
      </w:pPr>
      <w:r w:rsidRPr="00EA6591">
        <w:rPr>
          <w:rFonts w:cstheme="minorHAnsi"/>
          <w:u w:val="single"/>
        </w:rPr>
        <w:t>Potential Liquidity Impacts</w:t>
      </w:r>
    </w:p>
    <w:p w14:paraId="48EE2866" w14:textId="77777777" w:rsidR="00B24066" w:rsidRPr="00EA6591" w:rsidRDefault="007A7EA8" w:rsidP="007A7EA8">
      <w:pPr>
        <w:rPr>
          <w:rFonts w:cstheme="minorHAnsi"/>
        </w:rPr>
      </w:pPr>
      <w:r w:rsidRPr="00EA6591">
        <w:rPr>
          <w:rFonts w:cstheme="minorHAnsi"/>
        </w:rPr>
        <w:t>These balances are not</w:t>
      </w:r>
      <w:r w:rsidR="00CA0F4B" w:rsidRPr="00EA6591">
        <w:rPr>
          <w:rFonts w:cstheme="minorHAnsi"/>
        </w:rPr>
        <w:t xml:space="preserve"> substantial</w:t>
      </w:r>
      <w:r w:rsidRPr="00EA6591">
        <w:rPr>
          <w:rFonts w:cstheme="minorHAnsi"/>
        </w:rPr>
        <w:t xml:space="preserve"> funding</w:t>
      </w:r>
      <w:r w:rsidR="00CA0F4B" w:rsidRPr="00EA6591">
        <w:rPr>
          <w:rFonts w:cstheme="minorHAnsi"/>
        </w:rPr>
        <w:t xml:space="preserve"> sources</w:t>
      </w:r>
      <w:r w:rsidRPr="00EA6591">
        <w:rPr>
          <w:rFonts w:cstheme="minorHAnsi"/>
        </w:rPr>
        <w:t xml:space="preserve"> and are</w:t>
      </w:r>
      <w:r w:rsidR="00CA0F4B" w:rsidRPr="00EA6591">
        <w:rPr>
          <w:rFonts w:cstheme="minorHAnsi"/>
        </w:rPr>
        <w:t xml:space="preserve"> considered</w:t>
      </w:r>
      <w:r w:rsidRPr="00EA6591">
        <w:rPr>
          <w:rFonts w:cstheme="minorHAnsi"/>
        </w:rPr>
        <w:t xml:space="preserve"> immaterial; therefore, no liquidity impacts are assumed.</w:t>
      </w:r>
    </w:p>
    <w:p w14:paraId="7390B23C" w14:textId="786B01D0" w:rsidR="00C87EA9" w:rsidRPr="00EA6591" w:rsidRDefault="00AE18CB" w:rsidP="00C87EA9">
      <w:pPr>
        <w:pStyle w:val="Caption"/>
        <w:keepNext/>
        <w:rPr>
          <w:rFonts w:cstheme="minorHAnsi"/>
        </w:rPr>
      </w:pPr>
      <w:r w:rsidRPr="008859FB">
        <w:t xml:space="preserve">Table </w:t>
      </w:r>
      <w:fldSimple w:instr=" SEQ Table \* ARABIC ">
        <w:r w:rsidR="000777B4">
          <w:rPr>
            <w:noProof/>
          </w:rPr>
          <w:t>46</w:t>
        </w:r>
      </w:fldSimple>
      <w:r w:rsidRPr="008859FB">
        <w:t>:</w:t>
      </w:r>
      <w:r w:rsidRPr="00EA6591">
        <w:rPr>
          <w:rFonts w:cstheme="minorHAnsi"/>
        </w:rPr>
        <w:t xml:space="preserve"> </w:t>
      </w:r>
      <w:r w:rsidR="00C87EA9" w:rsidRPr="00EA6591">
        <w:rPr>
          <w:rFonts w:cstheme="minorHAnsi"/>
        </w:rPr>
        <w:t>Cash Outflow Assumption of Miscellaneous Liabilities</w:t>
      </w:r>
    </w:p>
    <w:tbl>
      <w:tblPr>
        <w:tblStyle w:val="GridTable1Light"/>
        <w:tblW w:w="0" w:type="auto"/>
        <w:tblLook w:val="04A0" w:firstRow="1" w:lastRow="0" w:firstColumn="1" w:lastColumn="0" w:noHBand="0" w:noVBand="1"/>
      </w:tblPr>
      <w:tblGrid>
        <w:gridCol w:w="612"/>
        <w:gridCol w:w="2998"/>
        <w:gridCol w:w="1148"/>
        <w:gridCol w:w="1148"/>
        <w:gridCol w:w="1148"/>
        <w:gridCol w:w="1148"/>
        <w:gridCol w:w="1148"/>
      </w:tblGrid>
      <w:tr w:rsidR="00CA0F4B" w:rsidRPr="00EA6591" w14:paraId="15F728BA" w14:textId="77777777" w:rsidTr="00452A3D">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75" w:type="dxa"/>
          </w:tcPr>
          <w:p w14:paraId="11129831" w14:textId="77777777" w:rsidR="00CA0F4B" w:rsidRPr="00EA6591" w:rsidRDefault="00CA0F4B" w:rsidP="00452A3D">
            <w:pPr>
              <w:rPr>
                <w:rFonts w:cstheme="minorHAnsi"/>
              </w:rPr>
            </w:pPr>
          </w:p>
        </w:tc>
        <w:tc>
          <w:tcPr>
            <w:tcW w:w="3024" w:type="dxa"/>
            <w:vAlign w:val="center"/>
          </w:tcPr>
          <w:p w14:paraId="116554F6" w14:textId="77777777" w:rsidR="00CA0F4B" w:rsidRPr="00EA6591" w:rsidRDefault="00CA0F4B" w:rsidP="00452A3D">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Assumptions</w:t>
            </w:r>
          </w:p>
        </w:tc>
        <w:tc>
          <w:tcPr>
            <w:tcW w:w="1152" w:type="dxa"/>
            <w:vAlign w:val="center"/>
          </w:tcPr>
          <w:p w14:paraId="77792DF1" w14:textId="77777777" w:rsidR="00CA0F4B" w:rsidRPr="00EA6591" w:rsidRDefault="00CA0F4B" w:rsidP="00452A3D">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O/N</w:t>
            </w:r>
          </w:p>
        </w:tc>
        <w:tc>
          <w:tcPr>
            <w:tcW w:w="1152" w:type="dxa"/>
            <w:vAlign w:val="center"/>
          </w:tcPr>
          <w:p w14:paraId="7EE468D0" w14:textId="77777777" w:rsidR="00CA0F4B" w:rsidRPr="00EA6591" w:rsidRDefault="00CA0F4B" w:rsidP="00452A3D">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14 Day</w:t>
            </w:r>
          </w:p>
        </w:tc>
        <w:tc>
          <w:tcPr>
            <w:tcW w:w="1152" w:type="dxa"/>
            <w:vAlign w:val="center"/>
          </w:tcPr>
          <w:p w14:paraId="1B95F3EB" w14:textId="77777777" w:rsidR="00CA0F4B" w:rsidRPr="00EA6591" w:rsidRDefault="00CA0F4B" w:rsidP="00452A3D">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30 Day</w:t>
            </w:r>
          </w:p>
        </w:tc>
        <w:tc>
          <w:tcPr>
            <w:tcW w:w="1152" w:type="dxa"/>
            <w:vAlign w:val="center"/>
          </w:tcPr>
          <w:p w14:paraId="62BB37B0" w14:textId="77777777" w:rsidR="00CA0F4B" w:rsidRPr="00EA6591" w:rsidRDefault="00CA0F4B" w:rsidP="00452A3D">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90 Day</w:t>
            </w:r>
          </w:p>
        </w:tc>
        <w:tc>
          <w:tcPr>
            <w:tcW w:w="1152" w:type="dxa"/>
            <w:vAlign w:val="center"/>
          </w:tcPr>
          <w:p w14:paraId="4354596B" w14:textId="77777777" w:rsidR="00CA0F4B" w:rsidRPr="00EA6591" w:rsidRDefault="00CA0F4B" w:rsidP="00452A3D">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 Year</w:t>
            </w:r>
          </w:p>
        </w:tc>
      </w:tr>
      <w:tr w:rsidR="00CA0F4B" w:rsidRPr="00EA6591" w14:paraId="3538D652" w14:textId="77777777" w:rsidTr="00C073E4">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45E22CA7" w14:textId="77777777" w:rsidR="00CA0F4B" w:rsidRPr="00EA6591" w:rsidRDefault="00CA0F4B" w:rsidP="00452A3D">
            <w:pPr>
              <w:tabs>
                <w:tab w:val="left" w:pos="270"/>
              </w:tabs>
              <w:ind w:left="113" w:right="113"/>
              <w:jc w:val="center"/>
              <w:rPr>
                <w:rFonts w:cstheme="minorHAnsi"/>
                <w:b w:val="0"/>
                <w:lang w:eastAsia="en-US"/>
              </w:rPr>
            </w:pPr>
            <w:r w:rsidRPr="00EA6591">
              <w:rPr>
                <w:rFonts w:cstheme="minorHAnsi"/>
                <w:b w:val="0"/>
                <w:lang w:eastAsia="en-US"/>
              </w:rPr>
              <w:t>Idiosyncratic</w:t>
            </w:r>
          </w:p>
        </w:tc>
        <w:tc>
          <w:tcPr>
            <w:tcW w:w="3024" w:type="dxa"/>
            <w:vMerge w:val="restart"/>
            <w:vAlign w:val="center"/>
          </w:tcPr>
          <w:p w14:paraId="10D7EEA5" w14:textId="77777777" w:rsidR="00CA0F4B" w:rsidRPr="00EA6591" w:rsidRDefault="00CA0F4B" w:rsidP="00C073E4">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BOC assumes n</w:t>
            </w:r>
            <w:r w:rsidR="00C073E4" w:rsidRPr="00EA6591">
              <w:rPr>
                <w:rFonts w:cstheme="minorHAnsi"/>
              </w:rPr>
              <w:t>o cash out</w:t>
            </w:r>
            <w:r w:rsidRPr="00EA6591">
              <w:rPr>
                <w:rFonts w:cstheme="minorHAnsi"/>
              </w:rPr>
              <w:t>flow from</w:t>
            </w:r>
            <w:r w:rsidR="00C073E4" w:rsidRPr="00EA6591">
              <w:rPr>
                <w:rFonts w:cstheme="minorHAnsi"/>
              </w:rPr>
              <w:t xml:space="preserve"> other liabilities</w:t>
            </w:r>
            <w:r w:rsidRPr="00EA6591">
              <w:rPr>
                <w:rFonts w:cstheme="minorHAnsi"/>
              </w:rPr>
              <w:t xml:space="preserve"> in concerned time horizons.</w:t>
            </w:r>
          </w:p>
        </w:tc>
        <w:tc>
          <w:tcPr>
            <w:tcW w:w="1152" w:type="dxa"/>
            <w:vAlign w:val="center"/>
          </w:tcPr>
          <w:p w14:paraId="46EAD99A" w14:textId="77777777" w:rsidR="00CA0F4B" w:rsidRPr="00EA6591" w:rsidRDefault="00CA0F4B" w:rsidP="00C073E4">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 xml:space="preserve">Zero cash </w:t>
            </w:r>
            <w:r w:rsidR="00C073E4" w:rsidRPr="00EA6591">
              <w:rPr>
                <w:rFonts w:cstheme="minorHAnsi"/>
                <w:lang w:eastAsia="en-US"/>
              </w:rPr>
              <w:t>outflow</w:t>
            </w:r>
          </w:p>
        </w:tc>
        <w:tc>
          <w:tcPr>
            <w:tcW w:w="1152" w:type="dxa"/>
            <w:vAlign w:val="center"/>
          </w:tcPr>
          <w:p w14:paraId="3AAAC27C" w14:textId="77777777" w:rsidR="00CA0F4B" w:rsidRPr="00EA6591" w:rsidRDefault="00C073E4" w:rsidP="00452A3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outflow</w:t>
            </w:r>
          </w:p>
        </w:tc>
        <w:tc>
          <w:tcPr>
            <w:tcW w:w="1152" w:type="dxa"/>
            <w:vAlign w:val="center"/>
          </w:tcPr>
          <w:p w14:paraId="43F3EB35" w14:textId="77777777" w:rsidR="00CA0F4B" w:rsidRPr="00EA6591" w:rsidRDefault="00C073E4" w:rsidP="00452A3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outflow</w:t>
            </w:r>
          </w:p>
        </w:tc>
        <w:tc>
          <w:tcPr>
            <w:tcW w:w="1152" w:type="dxa"/>
            <w:vAlign w:val="center"/>
          </w:tcPr>
          <w:p w14:paraId="7F933A20" w14:textId="77777777" w:rsidR="00CA0F4B" w:rsidRPr="00EA6591" w:rsidRDefault="00C073E4" w:rsidP="00452A3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outflow</w:t>
            </w:r>
          </w:p>
        </w:tc>
        <w:tc>
          <w:tcPr>
            <w:tcW w:w="1152" w:type="dxa"/>
            <w:vAlign w:val="center"/>
          </w:tcPr>
          <w:p w14:paraId="4E29D0B7" w14:textId="77777777" w:rsidR="00CA0F4B" w:rsidRPr="00EA6591" w:rsidRDefault="00C073E4" w:rsidP="00452A3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outflow</w:t>
            </w:r>
          </w:p>
        </w:tc>
      </w:tr>
      <w:tr w:rsidR="00C073E4" w:rsidRPr="00EA6591" w14:paraId="4C20BDFF" w14:textId="77777777" w:rsidTr="00452A3D">
        <w:trPr>
          <w:trHeight w:val="1484"/>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6082D976" w14:textId="77777777" w:rsidR="00C073E4" w:rsidRPr="00EA6591" w:rsidRDefault="00C073E4" w:rsidP="00C073E4">
            <w:pPr>
              <w:tabs>
                <w:tab w:val="left" w:pos="270"/>
              </w:tabs>
              <w:ind w:left="113" w:right="113"/>
              <w:jc w:val="center"/>
              <w:rPr>
                <w:rFonts w:cstheme="minorHAnsi"/>
                <w:b w:val="0"/>
                <w:lang w:eastAsia="en-US"/>
              </w:rPr>
            </w:pPr>
            <w:r w:rsidRPr="00EA6591">
              <w:rPr>
                <w:rFonts w:cstheme="minorHAnsi"/>
                <w:b w:val="0"/>
                <w:lang w:eastAsia="en-US"/>
              </w:rPr>
              <w:t>Systemic</w:t>
            </w:r>
          </w:p>
        </w:tc>
        <w:tc>
          <w:tcPr>
            <w:tcW w:w="3024" w:type="dxa"/>
            <w:vMerge/>
          </w:tcPr>
          <w:p w14:paraId="16DD5D42" w14:textId="77777777" w:rsidR="00C073E4" w:rsidRPr="00EA6591" w:rsidRDefault="00C073E4" w:rsidP="00C073E4">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152" w:type="dxa"/>
            <w:vAlign w:val="center"/>
          </w:tcPr>
          <w:p w14:paraId="454F7B34" w14:textId="77777777" w:rsidR="00C073E4" w:rsidRPr="00EA6591" w:rsidRDefault="00C073E4" w:rsidP="00C073E4">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Zero cash outflow</w:t>
            </w:r>
          </w:p>
        </w:tc>
        <w:tc>
          <w:tcPr>
            <w:tcW w:w="1152" w:type="dxa"/>
            <w:vAlign w:val="center"/>
          </w:tcPr>
          <w:p w14:paraId="153645A5" w14:textId="77777777" w:rsidR="00C073E4" w:rsidRPr="00EA6591" w:rsidRDefault="00C073E4" w:rsidP="00C073E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outflow</w:t>
            </w:r>
          </w:p>
        </w:tc>
        <w:tc>
          <w:tcPr>
            <w:tcW w:w="1152" w:type="dxa"/>
            <w:vAlign w:val="center"/>
          </w:tcPr>
          <w:p w14:paraId="5E1A96EB" w14:textId="77777777" w:rsidR="00C073E4" w:rsidRPr="00EA6591" w:rsidRDefault="00C073E4" w:rsidP="00C073E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outflow</w:t>
            </w:r>
          </w:p>
        </w:tc>
        <w:tc>
          <w:tcPr>
            <w:tcW w:w="1152" w:type="dxa"/>
            <w:vAlign w:val="center"/>
          </w:tcPr>
          <w:p w14:paraId="3D1C9641" w14:textId="77777777" w:rsidR="00C073E4" w:rsidRPr="00EA6591" w:rsidRDefault="00C073E4" w:rsidP="00C073E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outflow</w:t>
            </w:r>
          </w:p>
        </w:tc>
        <w:tc>
          <w:tcPr>
            <w:tcW w:w="1152" w:type="dxa"/>
            <w:vAlign w:val="center"/>
          </w:tcPr>
          <w:p w14:paraId="0CBD1023" w14:textId="77777777" w:rsidR="00C073E4" w:rsidRPr="00EA6591" w:rsidRDefault="00C073E4" w:rsidP="00C073E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outflow</w:t>
            </w:r>
          </w:p>
        </w:tc>
      </w:tr>
      <w:tr w:rsidR="00C073E4" w:rsidRPr="00EA6591" w14:paraId="793E7ED6" w14:textId="77777777" w:rsidTr="00452A3D">
        <w:trPr>
          <w:trHeight w:val="152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1F25AAB8" w14:textId="77777777" w:rsidR="00C073E4" w:rsidRPr="00EA6591" w:rsidRDefault="00C073E4" w:rsidP="00C073E4">
            <w:pPr>
              <w:tabs>
                <w:tab w:val="left" w:pos="270"/>
              </w:tabs>
              <w:ind w:left="113" w:right="113"/>
              <w:jc w:val="center"/>
              <w:rPr>
                <w:rFonts w:cstheme="minorHAnsi"/>
                <w:b w:val="0"/>
                <w:lang w:eastAsia="en-US"/>
              </w:rPr>
            </w:pPr>
            <w:r w:rsidRPr="00EA6591">
              <w:rPr>
                <w:rFonts w:cstheme="minorHAnsi"/>
                <w:b w:val="0"/>
                <w:lang w:eastAsia="en-US"/>
              </w:rPr>
              <w:t>Combined</w:t>
            </w:r>
          </w:p>
        </w:tc>
        <w:tc>
          <w:tcPr>
            <w:tcW w:w="3024" w:type="dxa"/>
            <w:vMerge/>
          </w:tcPr>
          <w:p w14:paraId="03130879" w14:textId="77777777" w:rsidR="00C073E4" w:rsidRPr="00EA6591" w:rsidRDefault="00C073E4" w:rsidP="00C073E4">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152" w:type="dxa"/>
            <w:vAlign w:val="center"/>
          </w:tcPr>
          <w:p w14:paraId="0C38C335" w14:textId="77777777" w:rsidR="00C073E4" w:rsidRPr="00EA6591" w:rsidRDefault="00C073E4" w:rsidP="00C073E4">
            <w:pPr>
              <w:tabs>
                <w:tab w:val="left" w:pos="270"/>
              </w:tabs>
              <w:jc w:val="center"/>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Zero cash outflow</w:t>
            </w:r>
          </w:p>
        </w:tc>
        <w:tc>
          <w:tcPr>
            <w:tcW w:w="1152" w:type="dxa"/>
            <w:vAlign w:val="center"/>
          </w:tcPr>
          <w:p w14:paraId="78A5730A" w14:textId="77777777" w:rsidR="00C073E4" w:rsidRPr="00EA6591" w:rsidRDefault="00C073E4" w:rsidP="00C073E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outflow</w:t>
            </w:r>
          </w:p>
        </w:tc>
        <w:tc>
          <w:tcPr>
            <w:tcW w:w="1152" w:type="dxa"/>
            <w:vAlign w:val="center"/>
          </w:tcPr>
          <w:p w14:paraId="7E3B2C99" w14:textId="77777777" w:rsidR="00C073E4" w:rsidRPr="00EA6591" w:rsidRDefault="00C073E4" w:rsidP="00C073E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outflow</w:t>
            </w:r>
          </w:p>
        </w:tc>
        <w:tc>
          <w:tcPr>
            <w:tcW w:w="1152" w:type="dxa"/>
            <w:vAlign w:val="center"/>
          </w:tcPr>
          <w:p w14:paraId="3F2AE2BE" w14:textId="77777777" w:rsidR="00C073E4" w:rsidRPr="00EA6591" w:rsidRDefault="00C073E4" w:rsidP="00C073E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outflow</w:t>
            </w:r>
          </w:p>
        </w:tc>
        <w:tc>
          <w:tcPr>
            <w:tcW w:w="1152" w:type="dxa"/>
            <w:vAlign w:val="center"/>
          </w:tcPr>
          <w:p w14:paraId="6B4961EC" w14:textId="77777777" w:rsidR="00C073E4" w:rsidRPr="00EA6591" w:rsidRDefault="00C073E4" w:rsidP="00C073E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lang w:eastAsia="en-US"/>
              </w:rPr>
              <w:t>Zero cash outflow</w:t>
            </w:r>
          </w:p>
        </w:tc>
      </w:tr>
    </w:tbl>
    <w:p w14:paraId="69DE14F4" w14:textId="77777777" w:rsidR="001511F9" w:rsidRPr="00EA6591" w:rsidRDefault="001511F9" w:rsidP="00021D5B">
      <w:pPr>
        <w:rPr>
          <w:rFonts w:cstheme="minorHAnsi"/>
        </w:rPr>
      </w:pPr>
    </w:p>
    <w:p w14:paraId="2AAFF61D" w14:textId="78943C66" w:rsidR="001511F9" w:rsidRPr="00EA6591" w:rsidRDefault="001511F9" w:rsidP="000A2570">
      <w:pPr>
        <w:pStyle w:val="Heading4"/>
      </w:pPr>
      <w:r w:rsidRPr="00EA6591">
        <w:t>Equity</w:t>
      </w:r>
    </w:p>
    <w:p w14:paraId="004A4664" w14:textId="306841C5" w:rsidR="00021D5B" w:rsidRPr="00EA6591" w:rsidRDefault="00021D5B" w:rsidP="00021D5B">
      <w:pPr>
        <w:rPr>
          <w:rFonts w:cstheme="minorHAnsi"/>
        </w:rPr>
      </w:pPr>
      <w:r w:rsidRPr="00EA6591">
        <w:rPr>
          <w:rFonts w:cstheme="minorHAnsi"/>
        </w:rPr>
        <w:t xml:space="preserve">In the normal course of business, BOC distributes retained earnings back to </w:t>
      </w:r>
      <w:r w:rsidR="001C3E39" w:rsidRPr="00EA6591">
        <w:rPr>
          <w:rFonts w:cstheme="minorHAnsi"/>
        </w:rPr>
        <w:t>BOC H.O.</w:t>
      </w:r>
      <w:r w:rsidRPr="00EA6591">
        <w:rPr>
          <w:rFonts w:cstheme="minorHAnsi"/>
        </w:rPr>
        <w:t xml:space="preserve"> at the beginning of each year in the form of dividends. BOC also retains a small working capital balance to meet operating cash needs.</w:t>
      </w:r>
    </w:p>
    <w:p w14:paraId="3C7B2632" w14:textId="77777777" w:rsidR="00021D5B" w:rsidRPr="00EA6591" w:rsidRDefault="00021D5B" w:rsidP="00021D5B">
      <w:pPr>
        <w:rPr>
          <w:rFonts w:cstheme="minorHAnsi"/>
          <w:u w:val="single"/>
        </w:rPr>
      </w:pPr>
      <w:r w:rsidRPr="00EA6591">
        <w:rPr>
          <w:rFonts w:cstheme="minorHAnsi"/>
          <w:u w:val="single"/>
        </w:rPr>
        <w:t>Potential Liquidity Impacts</w:t>
      </w:r>
    </w:p>
    <w:p w14:paraId="5B752B06" w14:textId="77777777" w:rsidR="00B24066" w:rsidRPr="00EA6591" w:rsidRDefault="00021D5B" w:rsidP="00021D5B">
      <w:pPr>
        <w:rPr>
          <w:rFonts w:cstheme="minorHAnsi"/>
        </w:rPr>
      </w:pPr>
      <w:r w:rsidRPr="00EA6591">
        <w:rPr>
          <w:rFonts w:cstheme="minorHAnsi"/>
        </w:rPr>
        <w:t>No potential impacts as it is assumed that dividends would be discontinued under stress.</w:t>
      </w:r>
    </w:p>
    <w:p w14:paraId="39006BC2" w14:textId="77777777" w:rsidR="0096484F" w:rsidRPr="00EA6591" w:rsidRDefault="0096484F" w:rsidP="000A2570">
      <w:pPr>
        <w:pStyle w:val="Heading4"/>
      </w:pPr>
      <w:r w:rsidRPr="00EA6591">
        <w:t>Off-Balance Sheet Items</w:t>
      </w:r>
    </w:p>
    <w:p w14:paraId="6032BE80" w14:textId="084DBD69" w:rsidR="00CD34B8" w:rsidRPr="00EA6591" w:rsidRDefault="00CD34B8" w:rsidP="00CD34B8">
      <w:pPr>
        <w:rPr>
          <w:rFonts w:cstheme="minorHAnsi"/>
        </w:rPr>
      </w:pPr>
      <w:r w:rsidRPr="00EA6591">
        <w:rPr>
          <w:rFonts w:cstheme="minorHAnsi"/>
        </w:rPr>
        <w:t>Most off-balance sheet items have negligible or no impact on BOC’s liquidity profile, with the exception of loan commitments, and the commercial paper backstop. These two items have been assessed similarly to the assets and liabilities listed above. Loan commitments and the commercial paper backstop have potential liquidity impact during a stress period.</w:t>
      </w:r>
      <w:r w:rsidR="005420E7" w:rsidRPr="00EA6591">
        <w:rPr>
          <w:rFonts w:cstheme="minorHAnsi"/>
        </w:rPr>
        <w:t xml:space="preserve"> </w:t>
      </w:r>
      <w:r w:rsidRPr="00EA6591">
        <w:rPr>
          <w:rFonts w:cstheme="minorHAnsi"/>
        </w:rPr>
        <w:t xml:space="preserve">Other off-balance sheet items are </w:t>
      </w:r>
      <w:r w:rsidRPr="009E5B7E">
        <w:rPr>
          <w:rFonts w:cstheme="minorHAnsi"/>
        </w:rPr>
        <w:t>summarized in table III.C-2: Other Off-Balance Sheet Items,</w:t>
      </w:r>
      <w:r w:rsidRPr="00EA6591">
        <w:rPr>
          <w:rFonts w:cstheme="minorHAnsi"/>
        </w:rPr>
        <w:t xml:space="preserve"> which have no liquidity impact under stress. </w:t>
      </w:r>
    </w:p>
    <w:p w14:paraId="15C32A37" w14:textId="77777777" w:rsidR="00CD34B8" w:rsidRPr="00EA6591" w:rsidRDefault="00CD34B8" w:rsidP="00CD34B8">
      <w:pPr>
        <w:rPr>
          <w:rFonts w:cstheme="minorHAnsi"/>
        </w:rPr>
      </w:pPr>
      <w:r w:rsidRPr="00EA6591">
        <w:rPr>
          <w:rFonts w:cstheme="minorHAnsi"/>
        </w:rPr>
        <w:t>BOC U.S. Branches started to offer committed facilities to corporate customers beginning January 2010; commercial paper backstop facilities were offered since 2013. Both of these show an upward trend since the original offering.</w:t>
      </w:r>
    </w:p>
    <w:p w14:paraId="7B37412A" w14:textId="22DAC25A" w:rsidR="001F7F96" w:rsidRPr="00EA6591" w:rsidRDefault="00AE18CB" w:rsidP="001F7F96">
      <w:pPr>
        <w:pStyle w:val="Caption"/>
        <w:keepNext/>
        <w:rPr>
          <w:rFonts w:cstheme="minorHAnsi"/>
        </w:rPr>
      </w:pPr>
      <w:r w:rsidRPr="008859FB">
        <w:t xml:space="preserve">Table </w:t>
      </w:r>
      <w:fldSimple w:instr=" SEQ Table \* ARABIC ">
        <w:r w:rsidR="000777B4">
          <w:rPr>
            <w:noProof/>
          </w:rPr>
          <w:t>47</w:t>
        </w:r>
      </w:fldSimple>
      <w:r w:rsidRPr="008859FB">
        <w:t>:</w:t>
      </w:r>
      <w:r w:rsidRPr="00EA6591">
        <w:rPr>
          <w:rFonts w:cstheme="minorHAnsi"/>
        </w:rPr>
        <w:t xml:space="preserve"> </w:t>
      </w:r>
      <w:r w:rsidR="001F7F96" w:rsidRPr="00EA6591">
        <w:rPr>
          <w:rFonts w:cstheme="minorHAnsi"/>
        </w:rPr>
        <w:t>Off-Balance Sheet Items and Counterparty Types</w:t>
      </w:r>
    </w:p>
    <w:tbl>
      <w:tblPr>
        <w:tblStyle w:val="GridTable1Light"/>
        <w:tblW w:w="9175" w:type="dxa"/>
        <w:jc w:val="center"/>
        <w:tblLayout w:type="fixed"/>
        <w:tblCellMar>
          <w:left w:w="173" w:type="dxa"/>
          <w:right w:w="115" w:type="dxa"/>
        </w:tblCellMar>
        <w:tblLook w:val="0420" w:firstRow="1" w:lastRow="0" w:firstColumn="0" w:lastColumn="0" w:noHBand="0" w:noVBand="1"/>
      </w:tblPr>
      <w:tblGrid>
        <w:gridCol w:w="4587"/>
        <w:gridCol w:w="4588"/>
      </w:tblGrid>
      <w:tr w:rsidR="00B60A00" w:rsidRPr="00EA6591" w14:paraId="1F73D9DD" w14:textId="77777777" w:rsidTr="00FB5FFC">
        <w:trPr>
          <w:cnfStyle w:val="100000000000" w:firstRow="1" w:lastRow="0" w:firstColumn="0" w:lastColumn="0" w:oddVBand="0" w:evenVBand="0" w:oddHBand="0" w:evenHBand="0" w:firstRowFirstColumn="0" w:firstRowLastColumn="0" w:lastRowFirstColumn="0" w:lastRowLastColumn="0"/>
          <w:trHeight w:val="288"/>
          <w:jc w:val="center"/>
        </w:trPr>
        <w:tc>
          <w:tcPr>
            <w:tcW w:w="4587" w:type="dxa"/>
            <w:noWrap/>
            <w:vAlign w:val="center"/>
          </w:tcPr>
          <w:p w14:paraId="11CBE983" w14:textId="77777777" w:rsidR="00B60A00" w:rsidRPr="00EA6591" w:rsidRDefault="00B60A00" w:rsidP="00FB5FFC">
            <w:pPr>
              <w:ind w:left="-118"/>
              <w:jc w:val="center"/>
              <w:rPr>
                <w:rFonts w:eastAsia="Times New Roman" w:cstheme="minorHAnsi"/>
                <w:b w:val="0"/>
                <w:bCs w:val="0"/>
                <w:color w:val="000000"/>
              </w:rPr>
            </w:pPr>
            <w:r w:rsidRPr="00EA6591">
              <w:rPr>
                <w:rFonts w:eastAsia="Times New Roman" w:cstheme="minorHAnsi"/>
                <w:color w:val="000000"/>
              </w:rPr>
              <w:t>Product Name</w:t>
            </w:r>
          </w:p>
        </w:tc>
        <w:tc>
          <w:tcPr>
            <w:tcW w:w="4588" w:type="dxa"/>
            <w:noWrap/>
            <w:vAlign w:val="center"/>
          </w:tcPr>
          <w:p w14:paraId="56CA06CD" w14:textId="77777777" w:rsidR="00B60A00" w:rsidRPr="00EA6591" w:rsidRDefault="00B60A00" w:rsidP="00FB5FFC">
            <w:pPr>
              <w:ind w:left="-118"/>
              <w:jc w:val="center"/>
              <w:rPr>
                <w:rFonts w:eastAsia="Times New Roman" w:cstheme="minorHAnsi"/>
                <w:b w:val="0"/>
                <w:bCs w:val="0"/>
                <w:color w:val="000000"/>
              </w:rPr>
            </w:pPr>
            <w:r w:rsidRPr="00EA6591">
              <w:rPr>
                <w:rFonts w:eastAsia="Times New Roman" w:cstheme="minorHAnsi"/>
                <w:color w:val="000000"/>
              </w:rPr>
              <w:t>Counterparty Type</w:t>
            </w:r>
          </w:p>
        </w:tc>
      </w:tr>
      <w:tr w:rsidR="00B60A00" w:rsidRPr="00EA6591" w14:paraId="0845524F" w14:textId="77777777" w:rsidTr="00FB5FFC">
        <w:trPr>
          <w:trHeight w:val="288"/>
          <w:jc w:val="center"/>
        </w:trPr>
        <w:tc>
          <w:tcPr>
            <w:tcW w:w="4587" w:type="dxa"/>
            <w:noWrap/>
            <w:vAlign w:val="center"/>
          </w:tcPr>
          <w:p w14:paraId="3A79C2A3" w14:textId="77777777" w:rsidR="00B60A00" w:rsidRPr="00EA6591" w:rsidRDefault="00B60A00" w:rsidP="00FB5FFC">
            <w:pPr>
              <w:ind w:left="-118"/>
              <w:rPr>
                <w:rFonts w:eastAsia="Times New Roman" w:cstheme="minorHAnsi"/>
                <w:color w:val="000000"/>
              </w:rPr>
            </w:pPr>
            <w:r w:rsidRPr="00EA6591">
              <w:rPr>
                <w:rFonts w:eastAsia="Times New Roman" w:cstheme="minorHAnsi"/>
                <w:color w:val="000000"/>
              </w:rPr>
              <w:t>Loan Commitments</w:t>
            </w:r>
          </w:p>
        </w:tc>
        <w:tc>
          <w:tcPr>
            <w:tcW w:w="4588" w:type="dxa"/>
            <w:noWrap/>
            <w:vAlign w:val="center"/>
          </w:tcPr>
          <w:p w14:paraId="6C2CA866" w14:textId="77777777" w:rsidR="00B60A00" w:rsidRPr="00EA6591" w:rsidRDefault="00B60A00" w:rsidP="00FB5FFC">
            <w:pPr>
              <w:ind w:left="-118"/>
              <w:rPr>
                <w:rFonts w:eastAsia="Times New Roman" w:cstheme="minorHAnsi"/>
                <w:color w:val="000000"/>
              </w:rPr>
            </w:pPr>
            <w:r w:rsidRPr="00EA6591">
              <w:rPr>
                <w:rFonts w:eastAsia="Times New Roman" w:cstheme="minorHAnsi"/>
                <w:color w:val="000000"/>
              </w:rPr>
              <w:t>Corporate and non-bank FI</w:t>
            </w:r>
          </w:p>
        </w:tc>
      </w:tr>
      <w:tr w:rsidR="00B60A00" w:rsidRPr="00EA6591" w14:paraId="54DC2E9E" w14:textId="77777777" w:rsidTr="00FB5FFC">
        <w:trPr>
          <w:trHeight w:val="288"/>
          <w:jc w:val="center"/>
        </w:trPr>
        <w:tc>
          <w:tcPr>
            <w:tcW w:w="4587" w:type="dxa"/>
            <w:noWrap/>
            <w:vAlign w:val="center"/>
          </w:tcPr>
          <w:p w14:paraId="667360E9" w14:textId="77777777" w:rsidR="00B60A00" w:rsidRPr="00EA6591" w:rsidRDefault="00B60A00" w:rsidP="00FB5FFC">
            <w:pPr>
              <w:ind w:left="-118"/>
              <w:rPr>
                <w:rFonts w:eastAsia="Times New Roman" w:cstheme="minorHAnsi"/>
                <w:color w:val="000000"/>
              </w:rPr>
            </w:pPr>
            <w:r w:rsidRPr="00EA6591">
              <w:rPr>
                <w:rFonts w:eastAsia="Times New Roman" w:cstheme="minorHAnsi"/>
                <w:color w:val="000000"/>
              </w:rPr>
              <w:t>Credit Enhancement Facility – Commercial Paper</w:t>
            </w:r>
          </w:p>
        </w:tc>
        <w:tc>
          <w:tcPr>
            <w:tcW w:w="4588" w:type="dxa"/>
            <w:noWrap/>
            <w:vAlign w:val="center"/>
          </w:tcPr>
          <w:p w14:paraId="7359BE08" w14:textId="77777777" w:rsidR="00B60A00" w:rsidRPr="00EA6591" w:rsidRDefault="00B60A00" w:rsidP="00FB5FFC">
            <w:pPr>
              <w:ind w:left="-118"/>
              <w:rPr>
                <w:rFonts w:eastAsia="Times New Roman" w:cstheme="minorHAnsi"/>
                <w:color w:val="000000"/>
              </w:rPr>
            </w:pPr>
            <w:r w:rsidRPr="00EA6591">
              <w:rPr>
                <w:rFonts w:eastAsia="Times New Roman" w:cstheme="minorHAnsi"/>
                <w:color w:val="000000"/>
              </w:rPr>
              <w:t>Corporate</w:t>
            </w:r>
          </w:p>
        </w:tc>
      </w:tr>
      <w:tr w:rsidR="00B60A00" w:rsidRPr="00EA6591" w14:paraId="0DB6C6A7" w14:textId="77777777" w:rsidTr="00FB5FFC">
        <w:trPr>
          <w:trHeight w:val="288"/>
          <w:jc w:val="center"/>
        </w:trPr>
        <w:tc>
          <w:tcPr>
            <w:tcW w:w="4587" w:type="dxa"/>
            <w:noWrap/>
            <w:vAlign w:val="center"/>
          </w:tcPr>
          <w:p w14:paraId="1DF54B07" w14:textId="77777777" w:rsidR="00B60A00" w:rsidRPr="00EA6591" w:rsidRDefault="00B60A00" w:rsidP="00FB5FFC">
            <w:pPr>
              <w:ind w:left="-118"/>
              <w:rPr>
                <w:rFonts w:eastAsia="Times New Roman" w:cstheme="minorHAnsi"/>
                <w:color w:val="000000"/>
              </w:rPr>
            </w:pPr>
            <w:r w:rsidRPr="00EA6591">
              <w:rPr>
                <w:rFonts w:eastAsia="Times New Roman" w:cstheme="minorHAnsi"/>
                <w:color w:val="000000"/>
              </w:rPr>
              <w:t>Credit Enhancement Facility – Letter of Credit</w:t>
            </w:r>
          </w:p>
        </w:tc>
        <w:tc>
          <w:tcPr>
            <w:tcW w:w="4588" w:type="dxa"/>
            <w:noWrap/>
            <w:vAlign w:val="center"/>
          </w:tcPr>
          <w:p w14:paraId="664C0709" w14:textId="77777777" w:rsidR="00B60A00" w:rsidRPr="00EA6591" w:rsidRDefault="00B60A00" w:rsidP="00FB5FFC">
            <w:pPr>
              <w:ind w:left="-118"/>
              <w:rPr>
                <w:rFonts w:eastAsia="Times New Roman" w:cstheme="minorHAnsi"/>
                <w:color w:val="000000"/>
              </w:rPr>
            </w:pPr>
            <w:r w:rsidRPr="00EA6591">
              <w:rPr>
                <w:rFonts w:eastAsia="Times New Roman" w:cstheme="minorHAnsi"/>
                <w:color w:val="000000"/>
              </w:rPr>
              <w:t>Corporate</w:t>
            </w:r>
          </w:p>
        </w:tc>
      </w:tr>
      <w:tr w:rsidR="009E5B7E" w:rsidRPr="00EA6591" w14:paraId="17F09923" w14:textId="77777777" w:rsidTr="00FB5FFC">
        <w:trPr>
          <w:trHeight w:val="288"/>
          <w:jc w:val="center"/>
        </w:trPr>
        <w:tc>
          <w:tcPr>
            <w:tcW w:w="4587" w:type="dxa"/>
            <w:noWrap/>
            <w:vAlign w:val="center"/>
          </w:tcPr>
          <w:p w14:paraId="12089105" w14:textId="55489BA0" w:rsidR="009E5B7E" w:rsidRPr="00EA6591" w:rsidRDefault="009E5B7E" w:rsidP="00FB5FFC">
            <w:pPr>
              <w:ind w:left="-118"/>
              <w:rPr>
                <w:rFonts w:eastAsia="Times New Roman" w:cstheme="minorHAnsi"/>
                <w:color w:val="000000"/>
              </w:rPr>
            </w:pPr>
            <w:r>
              <w:rPr>
                <w:rFonts w:eastAsia="Times New Roman" w:cstheme="minorHAnsi"/>
                <w:color w:val="000000"/>
              </w:rPr>
              <w:t>Standby Letter of Credit</w:t>
            </w:r>
          </w:p>
        </w:tc>
        <w:tc>
          <w:tcPr>
            <w:tcW w:w="4588" w:type="dxa"/>
            <w:noWrap/>
            <w:vAlign w:val="center"/>
          </w:tcPr>
          <w:p w14:paraId="6DB01A5F" w14:textId="36073C99" w:rsidR="009E5B7E" w:rsidRPr="00EA6591" w:rsidRDefault="009E5B7E" w:rsidP="00FB5FFC">
            <w:pPr>
              <w:ind w:left="-118"/>
              <w:rPr>
                <w:rFonts w:eastAsia="Times New Roman" w:cstheme="minorHAnsi"/>
                <w:color w:val="000000"/>
              </w:rPr>
            </w:pPr>
            <w:r>
              <w:rPr>
                <w:rFonts w:eastAsia="Times New Roman" w:cstheme="minorHAnsi"/>
                <w:color w:val="000000"/>
              </w:rPr>
              <w:t>Corporate and Bank</w:t>
            </w:r>
          </w:p>
        </w:tc>
      </w:tr>
    </w:tbl>
    <w:p w14:paraId="37EFBB1A" w14:textId="77777777" w:rsidR="00CD34B8" w:rsidRPr="00EA6591" w:rsidRDefault="00CD34B8" w:rsidP="00B66493">
      <w:pPr>
        <w:pStyle w:val="Heading5"/>
      </w:pPr>
      <w:r w:rsidRPr="00EA6591">
        <w:t>Loan Commitments</w:t>
      </w:r>
    </w:p>
    <w:p w14:paraId="02E9A466" w14:textId="77777777" w:rsidR="00CD34B8" w:rsidRPr="00EA6591" w:rsidRDefault="00CD34B8" w:rsidP="001F39AC">
      <w:pPr>
        <w:rPr>
          <w:rFonts w:cstheme="minorHAnsi"/>
        </w:rPr>
      </w:pPr>
      <w:r w:rsidRPr="00EA6591">
        <w:rPr>
          <w:rFonts w:cstheme="minorHAnsi"/>
        </w:rPr>
        <w:t>Unfunded committed facilities are granted to companies including both corporate and financial institutions. For liquidity facility customers, commitments provide backup liquidity, covering debts, backing up commercial papers, etc. Credit facility customers could draw on committed facilities to preserve their access to cash or fund a shortfall in cash flow.</w:t>
      </w:r>
    </w:p>
    <w:p w14:paraId="58548943" w14:textId="77777777" w:rsidR="00CD34B8" w:rsidRPr="00EA6591" w:rsidRDefault="00CD34B8" w:rsidP="001F39AC">
      <w:pPr>
        <w:rPr>
          <w:rFonts w:cstheme="minorHAnsi"/>
          <w:u w:val="single"/>
        </w:rPr>
      </w:pPr>
      <w:r w:rsidRPr="00EA6591">
        <w:rPr>
          <w:rFonts w:cstheme="minorHAnsi"/>
          <w:u w:val="single"/>
        </w:rPr>
        <w:t>Potential Liquidity Impacts</w:t>
      </w:r>
    </w:p>
    <w:p w14:paraId="3E22AFA0" w14:textId="77777777" w:rsidR="00B60A00" w:rsidRPr="00EA6591" w:rsidRDefault="00CD34B8" w:rsidP="001F39AC">
      <w:pPr>
        <w:rPr>
          <w:rFonts w:cstheme="minorHAnsi"/>
        </w:rPr>
      </w:pPr>
      <w:r w:rsidRPr="00EA6591">
        <w:rPr>
          <w:rFonts w:cstheme="minorHAnsi"/>
        </w:rPr>
        <w:t>Customers could draw on uncommitted facilities during a stress period to preserve their access to cash or fund a shortfall in cash flow. The drawdown behavior of the bank’s clients can be different according to their credit ratings (high, moderate, low) and industry sectors (liquidity facility, credit facility-Energy, Manufacturing, Real Estate, Others). The drawdown rates for each of the 15 subcategories are derived. The weighted average drawdown rate of liquidity facility and credit facility are calculated based on month end balance and applied for the following month.</w:t>
      </w:r>
    </w:p>
    <w:p w14:paraId="53B86743" w14:textId="756E5F53" w:rsidR="00BE6494" w:rsidRPr="00EA6591" w:rsidRDefault="00BE6494" w:rsidP="00BE6494">
      <w:pPr>
        <w:pStyle w:val="Caption"/>
        <w:rPr>
          <w:rFonts w:cstheme="minorHAnsi"/>
        </w:rPr>
      </w:pPr>
      <w:r w:rsidRPr="00EA6591">
        <w:rPr>
          <w:rFonts w:cstheme="minorHAnsi"/>
        </w:rPr>
        <w:t xml:space="preserve">Equation </w:t>
      </w:r>
      <w:r w:rsidR="00E71395" w:rsidRPr="00EA6591">
        <w:rPr>
          <w:rFonts w:cstheme="minorHAnsi"/>
        </w:rPr>
        <w:fldChar w:fldCharType="begin"/>
      </w:r>
      <w:r w:rsidR="00E71395" w:rsidRPr="00EA6591">
        <w:rPr>
          <w:rFonts w:cstheme="minorHAnsi"/>
        </w:rPr>
        <w:instrText xml:space="preserve"> SEQ Equation \* ARABIC </w:instrText>
      </w:r>
      <w:r w:rsidR="00E71395" w:rsidRPr="00EA6591">
        <w:rPr>
          <w:rFonts w:cstheme="minorHAnsi"/>
        </w:rPr>
        <w:fldChar w:fldCharType="separate"/>
      </w:r>
      <w:r w:rsidR="000777B4">
        <w:rPr>
          <w:rFonts w:cstheme="minorHAnsi"/>
          <w:noProof/>
        </w:rPr>
        <w:t>2</w:t>
      </w:r>
      <w:r w:rsidR="00E71395" w:rsidRPr="00EA6591">
        <w:rPr>
          <w:rFonts w:cstheme="minorHAnsi"/>
          <w:noProof/>
        </w:rPr>
        <w:fldChar w:fldCharType="end"/>
      </w:r>
      <w:r w:rsidRPr="00EA6591">
        <w:rPr>
          <w:rFonts w:cstheme="minorHAnsi"/>
        </w:rPr>
        <w:t>: Unfunded Commitment Historical Drawdown Rates</w:t>
      </w:r>
    </w:p>
    <w:p w14:paraId="645E62E2" w14:textId="77777777" w:rsidR="00CD34B8" w:rsidRPr="00EA6591" w:rsidRDefault="00CD34B8" w:rsidP="00BE6494">
      <w:pPr>
        <w:pStyle w:val="Caption"/>
        <w:rPr>
          <w:rFonts w:cstheme="minorHAnsi"/>
          <w:color w:val="000000" w:themeColor="text1"/>
          <w:kern w:val="24"/>
          <w:sz w:val="22"/>
          <w:szCs w:val="22"/>
        </w:rPr>
      </w:pPr>
      <m:oMathPara>
        <m:oMathParaPr>
          <m:jc m:val="left"/>
        </m:oMathParaPr>
        <m:oMath>
          <m:r>
            <w:rPr>
              <w:rFonts w:ascii="Cambria Math" w:hAnsi="Cambria Math" w:cstheme="minorHAnsi"/>
              <w:color w:val="000000" w:themeColor="text1"/>
              <w:kern w:val="24"/>
              <w:sz w:val="22"/>
              <w:szCs w:val="22"/>
            </w:rPr>
            <m:t>X Day Unfunded Commitment Drawdown Rate</m:t>
          </m:r>
        </m:oMath>
      </m:oMathPara>
    </w:p>
    <w:p w14:paraId="14046760" w14:textId="77777777" w:rsidR="00CD34B8" w:rsidRPr="00EA6591" w:rsidRDefault="00CD34B8" w:rsidP="00CD34B8">
      <w:pPr>
        <w:pStyle w:val="NormalWeb"/>
        <w:spacing w:before="0" w:beforeAutospacing="0" w:after="0" w:afterAutospacing="0"/>
        <w:rPr>
          <w:rFonts w:asciiTheme="minorHAnsi" w:hAnsiTheme="minorHAnsi" w:cstheme="minorHAnsi"/>
          <w:color w:val="000000" w:themeColor="text1"/>
          <w:kern w:val="24"/>
          <w:sz w:val="22"/>
          <w:szCs w:val="22"/>
        </w:rPr>
      </w:pPr>
    </w:p>
    <w:p w14:paraId="07FE773D" w14:textId="77777777" w:rsidR="00CD34B8" w:rsidRPr="00EA6591" w:rsidRDefault="00CD34B8" w:rsidP="00CD34B8">
      <w:pPr>
        <w:rPr>
          <w:rFonts w:cstheme="minorHAnsi"/>
          <w:iCs/>
          <w:color w:val="000000" w:themeColor="text1"/>
          <w:kern w:val="24"/>
        </w:rPr>
      </w:pPr>
      <m:oMathPara>
        <m:oMath>
          <m:r>
            <m:rPr>
              <m:sty m:val="p"/>
            </m:rPr>
            <w:rPr>
              <w:rFonts w:ascii="Cambria Math" w:hAnsi="Cambria Math" w:cstheme="minorHAnsi"/>
              <w:color w:val="000000" w:themeColor="text1"/>
              <w:kern w:val="24"/>
            </w:rPr>
            <m:t>=</m:t>
          </m:r>
          <m:f>
            <m:fPr>
              <m:ctrlPr>
                <w:rPr>
                  <w:rFonts w:ascii="Cambria Math" w:hAnsi="Cambria Math" w:cstheme="minorHAnsi"/>
                  <w:iCs/>
                  <w:color w:val="000000" w:themeColor="text1"/>
                  <w:kern w:val="24"/>
                </w:rPr>
              </m:ctrlPr>
            </m:fPr>
            <m:num>
              <m:r>
                <m:rPr>
                  <m:sty m:val="p"/>
                </m:rPr>
                <w:rPr>
                  <w:rFonts w:ascii="Cambria Math" w:hAnsi="Cambria Math" w:cstheme="minorHAnsi"/>
                  <w:color w:val="000000" w:themeColor="text1"/>
                  <w:kern w:val="24"/>
                </w:rPr>
                <m:t>Sum of X Day Drawdown</m:t>
              </m:r>
            </m:num>
            <m:den>
              <m:r>
                <m:rPr>
                  <m:sty m:val="p"/>
                </m:rPr>
                <w:rPr>
                  <w:rFonts w:ascii="Cambria Math" w:hAnsi="Cambria Math" w:cstheme="minorHAnsi"/>
                  <w:color w:val="000000" w:themeColor="text1"/>
                  <w:kern w:val="24"/>
                </w:rPr>
                <m:t>Available Amount as of Day 0 +Sum of X Day Total Facility Increase </m:t>
              </m:r>
            </m:den>
          </m:f>
        </m:oMath>
      </m:oMathPara>
    </w:p>
    <w:p w14:paraId="48311CD3" w14:textId="4BF74E0B" w:rsidR="00CD34B8" w:rsidRDefault="00CD34B8" w:rsidP="001F39AC">
      <w:pPr>
        <w:rPr>
          <w:rFonts w:cstheme="minorHAnsi"/>
        </w:rPr>
      </w:pPr>
      <w:r w:rsidRPr="00EA6591">
        <w:rPr>
          <w:rFonts w:cstheme="minorHAnsi"/>
        </w:rPr>
        <w:t xml:space="preserve">The following data are calculated based on </w:t>
      </w:r>
      <w:r w:rsidR="00051E23" w:rsidRPr="00EA6591">
        <w:rPr>
          <w:rFonts w:cstheme="minorHAnsi"/>
        </w:rPr>
        <w:t>data since 2015 to mid-2019. 90</w:t>
      </w:r>
      <w:r w:rsidR="00051E23" w:rsidRPr="00EA6591">
        <w:rPr>
          <w:rFonts w:cstheme="minorHAnsi"/>
          <w:vertAlign w:val="superscript"/>
        </w:rPr>
        <w:t>th</w:t>
      </w:r>
      <w:r w:rsidR="00051E23" w:rsidRPr="00EA6591">
        <w:rPr>
          <w:rFonts w:cstheme="minorHAnsi"/>
        </w:rPr>
        <w:t>, 93</w:t>
      </w:r>
      <w:r w:rsidR="00051E23" w:rsidRPr="00EA6591">
        <w:rPr>
          <w:rFonts w:cstheme="minorHAnsi"/>
          <w:vertAlign w:val="superscript"/>
        </w:rPr>
        <w:t>rd</w:t>
      </w:r>
      <w:r w:rsidR="00051E23" w:rsidRPr="00EA6591">
        <w:rPr>
          <w:rFonts w:cstheme="minorHAnsi"/>
        </w:rPr>
        <w:t xml:space="preserve"> and 95</w:t>
      </w:r>
      <w:r w:rsidR="00051E23" w:rsidRPr="00EA6591">
        <w:rPr>
          <w:rFonts w:cstheme="minorHAnsi"/>
          <w:vertAlign w:val="superscript"/>
        </w:rPr>
        <w:t>th</w:t>
      </w:r>
      <w:r w:rsidRPr="00EA6591">
        <w:rPr>
          <w:rFonts w:cstheme="minorHAnsi"/>
        </w:rPr>
        <w:t xml:space="preserve"> percentiles of historical drawdown rates are taken as a simulation of idiosyncratic, systemic and combined scenarios respectively.</w:t>
      </w:r>
      <w:r w:rsidR="00836555" w:rsidRPr="00EA6591">
        <w:rPr>
          <w:rFonts w:cstheme="minorHAnsi"/>
        </w:rPr>
        <w:t xml:space="preserve"> </w:t>
      </w:r>
      <w:r w:rsidR="00836555" w:rsidRPr="00BD7C85">
        <w:rPr>
          <w:rFonts w:cstheme="minorHAnsi"/>
        </w:rPr>
        <w:t xml:space="preserve">Please refer to </w:t>
      </w:r>
      <w:r w:rsidR="00836555" w:rsidRPr="00BD7C85">
        <w:rPr>
          <w:rFonts w:cstheme="minorHAnsi"/>
          <w:i/>
        </w:rPr>
        <w:t xml:space="preserve">EPS LST MRA Remediation Resolution - Financial Institution </w:t>
      </w:r>
      <w:r w:rsidR="002142E9" w:rsidRPr="00BD7C85">
        <w:rPr>
          <w:rFonts w:cstheme="minorHAnsi"/>
          <w:i/>
        </w:rPr>
        <w:t>Run-off</w:t>
      </w:r>
      <w:r w:rsidR="00836555" w:rsidRPr="00BD7C85">
        <w:rPr>
          <w:rFonts w:cstheme="minorHAnsi"/>
          <w:i/>
        </w:rPr>
        <w:t xml:space="preserve"> and Unfunded Loan Commitment Drawdown Assumptions</w:t>
      </w:r>
      <w:r w:rsidR="00C30ED6" w:rsidRPr="00BD7C85">
        <w:rPr>
          <w:rFonts w:cstheme="minorHAnsi"/>
        </w:rPr>
        <w:t xml:space="preserve"> </w:t>
      </w:r>
      <w:r w:rsidR="00C30ED6" w:rsidRPr="00BD7C85">
        <w:rPr>
          <w:rFonts w:cstheme="minorHAnsi"/>
        </w:rPr>
        <w:fldChar w:fldCharType="begin"/>
      </w:r>
      <w:r w:rsidR="00C30ED6" w:rsidRPr="00BD7C85">
        <w:rPr>
          <w:rFonts w:cstheme="minorHAnsi"/>
        </w:rPr>
        <w:instrText xml:space="preserve"> REF _Ref54118915 \r \h </w:instrText>
      </w:r>
      <w:r w:rsidR="006951BA" w:rsidRPr="00BD7C85">
        <w:rPr>
          <w:rFonts w:cstheme="minorHAnsi"/>
        </w:rPr>
        <w:instrText xml:space="preserve"> \* MERGEFORMAT </w:instrText>
      </w:r>
      <w:r w:rsidR="00C30ED6" w:rsidRPr="00BD7C85">
        <w:rPr>
          <w:rFonts w:cstheme="minorHAnsi"/>
        </w:rPr>
      </w:r>
      <w:r w:rsidR="00C30ED6" w:rsidRPr="00BD7C85">
        <w:rPr>
          <w:rFonts w:cstheme="minorHAnsi"/>
        </w:rPr>
        <w:fldChar w:fldCharType="separate"/>
      </w:r>
      <w:r w:rsidR="000777B4">
        <w:rPr>
          <w:rFonts w:cstheme="minorHAnsi"/>
        </w:rPr>
        <w:t>[6]</w:t>
      </w:r>
      <w:r w:rsidR="00C30ED6" w:rsidRPr="00BD7C85">
        <w:rPr>
          <w:rFonts w:cstheme="minorHAnsi"/>
        </w:rPr>
        <w:fldChar w:fldCharType="end"/>
      </w:r>
      <w:r w:rsidR="00C30ED6" w:rsidRPr="00BD7C85">
        <w:rPr>
          <w:rFonts w:cstheme="minorHAnsi"/>
        </w:rPr>
        <w:t xml:space="preserve"> </w:t>
      </w:r>
      <w:r w:rsidR="00836555" w:rsidRPr="00BD7C85">
        <w:rPr>
          <w:rFonts w:cstheme="minorHAnsi"/>
        </w:rPr>
        <w:t>for detailed research and methodology development of assumptions.</w:t>
      </w:r>
    </w:p>
    <w:p w14:paraId="263C8843" w14:textId="7B6BEE89" w:rsidR="00E00C7B" w:rsidRDefault="00E00C7B" w:rsidP="001F39AC">
      <w:pPr>
        <w:rPr>
          <w:rFonts w:cstheme="minorHAnsi"/>
        </w:rPr>
      </w:pPr>
      <w:r>
        <w:rPr>
          <w:rFonts w:cstheme="minorHAnsi"/>
        </w:rPr>
        <w:t>Note- Calculation of drawdown assumptions for 90-day and 1-year is based on the same methodology as the other time horizons.</w:t>
      </w:r>
    </w:p>
    <w:p w14:paraId="76AB01F1" w14:textId="6C8CC745" w:rsidR="00AB0376" w:rsidRDefault="00AB0376" w:rsidP="001F39AC">
      <w:pPr>
        <w:rPr>
          <w:rFonts w:cstheme="minorHAnsi"/>
        </w:rPr>
      </w:pPr>
    </w:p>
    <w:p w14:paraId="6FC58A4A" w14:textId="77777777" w:rsidR="00AB0376" w:rsidRPr="00EA6591" w:rsidRDefault="00AB0376" w:rsidP="001F39AC">
      <w:pPr>
        <w:rPr>
          <w:rFonts w:cstheme="minorHAnsi"/>
        </w:rPr>
      </w:pPr>
    </w:p>
    <w:p w14:paraId="7C4E63A7" w14:textId="6B3CB9FA" w:rsidR="0067228A" w:rsidRPr="00EA6591" w:rsidRDefault="00AE18CB" w:rsidP="00836F19">
      <w:pPr>
        <w:pStyle w:val="Caption"/>
        <w:keepNext/>
        <w:rPr>
          <w:rFonts w:cstheme="minorHAnsi"/>
        </w:rPr>
      </w:pPr>
      <w:r w:rsidRPr="008859FB">
        <w:t xml:space="preserve">Table </w:t>
      </w:r>
      <w:fldSimple w:instr=" SEQ Table \* ARABIC ">
        <w:r w:rsidR="000777B4">
          <w:rPr>
            <w:noProof/>
          </w:rPr>
          <w:t>48</w:t>
        </w:r>
      </w:fldSimple>
      <w:r w:rsidRPr="008859FB">
        <w:t>:</w:t>
      </w:r>
      <w:r w:rsidRPr="00EA6591">
        <w:rPr>
          <w:rFonts w:cstheme="minorHAnsi"/>
        </w:rPr>
        <w:t xml:space="preserve"> </w:t>
      </w:r>
      <w:r w:rsidR="0017474C" w:rsidRPr="00EA6591">
        <w:rPr>
          <w:rFonts w:cstheme="minorHAnsi"/>
        </w:rPr>
        <w:t>Drawdown Assumptions of Committed Facilities</w:t>
      </w:r>
      <w:r w:rsidR="00C265E8">
        <w:rPr>
          <w:rFonts w:cstheme="minorHAnsi"/>
        </w:rPr>
        <w:t xml:space="preserve"> (last updated Jan 2021)</w:t>
      </w:r>
    </w:p>
    <w:tbl>
      <w:tblPr>
        <w:tblStyle w:val="GridTable1Light"/>
        <w:tblW w:w="9718" w:type="dxa"/>
        <w:tblLook w:val="04A0" w:firstRow="1" w:lastRow="0" w:firstColumn="1" w:lastColumn="0" w:noHBand="0" w:noVBand="1"/>
      </w:tblPr>
      <w:tblGrid>
        <w:gridCol w:w="928"/>
        <w:gridCol w:w="1726"/>
        <w:gridCol w:w="579"/>
        <w:gridCol w:w="579"/>
        <w:gridCol w:w="579"/>
        <w:gridCol w:w="579"/>
        <w:gridCol w:w="579"/>
        <w:gridCol w:w="579"/>
        <w:gridCol w:w="579"/>
        <w:gridCol w:w="579"/>
        <w:gridCol w:w="579"/>
        <w:gridCol w:w="579"/>
        <w:gridCol w:w="637"/>
        <w:gridCol w:w="637"/>
      </w:tblGrid>
      <w:tr w:rsidR="00E43A17" w:rsidRPr="00EA6591" w14:paraId="17DD5669" w14:textId="38E857FD" w:rsidTr="00836F19">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961" w:type="dxa"/>
            <w:vMerge w:val="restart"/>
            <w:vAlign w:val="center"/>
            <w:hideMark/>
          </w:tcPr>
          <w:p w14:paraId="41D0005E" w14:textId="77777777" w:rsidR="00E43A17" w:rsidRPr="00EA6591" w:rsidRDefault="00E43A17" w:rsidP="00231A25">
            <w:pPr>
              <w:jc w:val="center"/>
              <w:rPr>
                <w:rFonts w:cstheme="minorHAnsi"/>
                <w:b w:val="0"/>
              </w:rPr>
            </w:pPr>
            <w:r w:rsidRPr="00EA6591">
              <w:rPr>
                <w:rFonts w:cstheme="minorHAnsi"/>
                <w:b w:val="0"/>
                <w:sz w:val="20"/>
              </w:rPr>
              <w:t>Facility Type</w:t>
            </w:r>
          </w:p>
        </w:tc>
        <w:tc>
          <w:tcPr>
            <w:tcW w:w="1725" w:type="dxa"/>
            <w:tcBorders>
              <w:bottom w:val="single" w:sz="4" w:space="0" w:color="808080" w:themeColor="background1" w:themeShade="80"/>
            </w:tcBorders>
            <w:noWrap/>
            <w:vAlign w:val="center"/>
            <w:hideMark/>
          </w:tcPr>
          <w:p w14:paraId="63AAE0A1" w14:textId="77777777" w:rsidR="00E43A17" w:rsidRPr="00EA6591" w:rsidRDefault="00E43A17" w:rsidP="00231A25">
            <w:pPr>
              <w:jc w:val="center"/>
              <w:cnfStyle w:val="100000000000" w:firstRow="1" w:lastRow="0" w:firstColumn="0" w:lastColumn="0" w:oddVBand="0" w:evenVBand="0" w:oddHBand="0" w:evenHBand="0" w:firstRowFirstColumn="0" w:firstRowLastColumn="0" w:lastRowFirstColumn="0" w:lastRowLastColumn="0"/>
              <w:rPr>
                <w:rFonts w:cstheme="minorHAnsi"/>
                <w:b w:val="0"/>
                <w:sz w:val="16"/>
                <w:szCs w:val="16"/>
              </w:rPr>
            </w:pPr>
            <w:r w:rsidRPr="00EA6591">
              <w:rPr>
                <w:rFonts w:cstheme="minorHAnsi"/>
                <w:sz w:val="16"/>
                <w:szCs w:val="16"/>
              </w:rPr>
              <w:t>Time Horizon</w:t>
            </w:r>
          </w:p>
        </w:tc>
        <w:tc>
          <w:tcPr>
            <w:tcW w:w="1758" w:type="dxa"/>
            <w:gridSpan w:val="3"/>
            <w:tcBorders>
              <w:bottom w:val="single" w:sz="4" w:space="0" w:color="808080" w:themeColor="background1" w:themeShade="80"/>
            </w:tcBorders>
            <w:vAlign w:val="center"/>
          </w:tcPr>
          <w:p w14:paraId="074F5297" w14:textId="1E640F43" w:rsidR="00E43A17" w:rsidRPr="00EA6591" w:rsidRDefault="00E43A17" w:rsidP="00E43A17">
            <w:pPr>
              <w:jc w:val="center"/>
              <w:cnfStyle w:val="100000000000" w:firstRow="1" w:lastRow="0" w:firstColumn="0" w:lastColumn="0" w:oddVBand="0" w:evenVBand="0" w:oddHBand="0" w:evenHBand="0" w:firstRowFirstColumn="0" w:firstRowLastColumn="0" w:lastRowFirstColumn="0" w:lastRowLastColumn="0"/>
              <w:rPr>
                <w:rFonts w:cstheme="minorHAnsi"/>
                <w:b w:val="0"/>
                <w:sz w:val="12"/>
              </w:rPr>
            </w:pPr>
            <w:r w:rsidRPr="00EA6591">
              <w:rPr>
                <w:rFonts w:cstheme="minorHAnsi"/>
                <w:sz w:val="16"/>
              </w:rPr>
              <w:t>14-day</w:t>
            </w:r>
          </w:p>
        </w:tc>
        <w:tc>
          <w:tcPr>
            <w:tcW w:w="1758" w:type="dxa"/>
            <w:gridSpan w:val="3"/>
            <w:tcBorders>
              <w:bottom w:val="single" w:sz="4" w:space="0" w:color="808080" w:themeColor="background1" w:themeShade="80"/>
            </w:tcBorders>
            <w:vAlign w:val="center"/>
          </w:tcPr>
          <w:p w14:paraId="7AE4C374" w14:textId="6E22E85F" w:rsidR="00E43A17" w:rsidRPr="00EA6591" w:rsidRDefault="00E43A17" w:rsidP="00E43A17">
            <w:pPr>
              <w:jc w:val="center"/>
              <w:cnfStyle w:val="100000000000" w:firstRow="1" w:lastRow="0" w:firstColumn="0" w:lastColumn="0" w:oddVBand="0" w:evenVBand="0" w:oddHBand="0" w:evenHBand="0" w:firstRowFirstColumn="0" w:firstRowLastColumn="0" w:lastRowFirstColumn="0" w:lastRowLastColumn="0"/>
              <w:rPr>
                <w:rFonts w:cstheme="minorHAnsi"/>
                <w:b w:val="0"/>
                <w:sz w:val="12"/>
              </w:rPr>
            </w:pPr>
            <w:r w:rsidRPr="00EA6591">
              <w:rPr>
                <w:rFonts w:cstheme="minorHAnsi"/>
                <w:b w:val="0"/>
                <w:sz w:val="16"/>
              </w:rPr>
              <w:t>30-day</w:t>
            </w:r>
          </w:p>
        </w:tc>
        <w:tc>
          <w:tcPr>
            <w:tcW w:w="1758" w:type="dxa"/>
            <w:gridSpan w:val="3"/>
            <w:tcBorders>
              <w:bottom w:val="single" w:sz="4" w:space="0" w:color="808080" w:themeColor="background1" w:themeShade="80"/>
            </w:tcBorders>
            <w:vAlign w:val="center"/>
          </w:tcPr>
          <w:p w14:paraId="3C7B8CD8" w14:textId="18F60A3B" w:rsidR="00E43A17" w:rsidRPr="00EA6591" w:rsidRDefault="00E43A17" w:rsidP="00E43A17">
            <w:pPr>
              <w:jc w:val="center"/>
              <w:cnfStyle w:val="100000000000" w:firstRow="1" w:lastRow="0" w:firstColumn="0" w:lastColumn="0" w:oddVBand="0" w:evenVBand="0" w:oddHBand="0" w:evenHBand="0" w:firstRowFirstColumn="0" w:firstRowLastColumn="0" w:lastRowFirstColumn="0" w:lastRowLastColumn="0"/>
              <w:rPr>
                <w:rFonts w:cstheme="minorHAnsi"/>
                <w:b w:val="0"/>
                <w:sz w:val="12"/>
              </w:rPr>
            </w:pPr>
            <w:r w:rsidRPr="00EA6591">
              <w:rPr>
                <w:rFonts w:cstheme="minorHAnsi"/>
                <w:b w:val="0"/>
                <w:sz w:val="16"/>
              </w:rPr>
              <w:t>90-day</w:t>
            </w:r>
          </w:p>
        </w:tc>
        <w:tc>
          <w:tcPr>
            <w:tcW w:w="1758" w:type="dxa"/>
            <w:gridSpan w:val="3"/>
            <w:tcBorders>
              <w:bottom w:val="single" w:sz="4" w:space="0" w:color="808080" w:themeColor="background1" w:themeShade="80"/>
            </w:tcBorders>
            <w:vAlign w:val="center"/>
          </w:tcPr>
          <w:p w14:paraId="44845BFA" w14:textId="20455E02" w:rsidR="00E43A17" w:rsidRPr="00EA6591" w:rsidRDefault="00E43A17" w:rsidP="00E43A17">
            <w:pPr>
              <w:jc w:val="center"/>
              <w:cnfStyle w:val="100000000000" w:firstRow="1" w:lastRow="0" w:firstColumn="0" w:lastColumn="0" w:oddVBand="0" w:evenVBand="0" w:oddHBand="0" w:evenHBand="0" w:firstRowFirstColumn="0" w:firstRowLastColumn="0" w:lastRowFirstColumn="0" w:lastRowLastColumn="0"/>
              <w:rPr>
                <w:rFonts w:cstheme="minorHAnsi"/>
                <w:b w:val="0"/>
                <w:sz w:val="12"/>
              </w:rPr>
            </w:pPr>
            <w:r w:rsidRPr="00EA6591">
              <w:rPr>
                <w:rFonts w:cstheme="minorHAnsi"/>
                <w:b w:val="0"/>
                <w:sz w:val="16"/>
              </w:rPr>
              <w:t>1-year</w:t>
            </w:r>
          </w:p>
        </w:tc>
      </w:tr>
      <w:tr w:rsidR="00E43A17" w:rsidRPr="00EA6591" w14:paraId="1764EB43" w14:textId="24C96235" w:rsidTr="00836F19">
        <w:trPr>
          <w:trHeight w:val="274"/>
        </w:trPr>
        <w:tc>
          <w:tcPr>
            <w:cnfStyle w:val="001000000000" w:firstRow="0" w:lastRow="0" w:firstColumn="1" w:lastColumn="0" w:oddVBand="0" w:evenVBand="0" w:oddHBand="0" w:evenHBand="0" w:firstRowFirstColumn="0" w:firstRowLastColumn="0" w:lastRowFirstColumn="0" w:lastRowLastColumn="0"/>
            <w:tcW w:w="961" w:type="dxa"/>
            <w:vMerge/>
            <w:tcBorders>
              <w:bottom w:val="single" w:sz="12" w:space="0" w:color="808080" w:themeColor="background1" w:themeShade="80"/>
            </w:tcBorders>
            <w:vAlign w:val="center"/>
            <w:hideMark/>
          </w:tcPr>
          <w:p w14:paraId="2148BF01" w14:textId="77777777" w:rsidR="00E43A17" w:rsidRPr="00EA6591" w:rsidRDefault="00E43A17" w:rsidP="00E43A17">
            <w:pPr>
              <w:jc w:val="center"/>
              <w:rPr>
                <w:rFonts w:cstheme="minorHAnsi"/>
                <w:b w:val="0"/>
              </w:rPr>
            </w:pPr>
          </w:p>
        </w:tc>
        <w:tc>
          <w:tcPr>
            <w:tcW w:w="1725" w:type="dxa"/>
            <w:tcBorders>
              <w:top w:val="single" w:sz="4" w:space="0" w:color="808080" w:themeColor="background1" w:themeShade="80"/>
              <w:bottom w:val="single" w:sz="12" w:space="0" w:color="808080" w:themeColor="background1" w:themeShade="80"/>
            </w:tcBorders>
            <w:noWrap/>
            <w:vAlign w:val="center"/>
            <w:hideMark/>
          </w:tcPr>
          <w:p w14:paraId="7ED4606D" w14:textId="77777777" w:rsidR="00E43A17" w:rsidRPr="00EA6591" w:rsidRDefault="00E43A17" w:rsidP="00E43A17">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EA6591">
              <w:rPr>
                <w:rFonts w:cstheme="minorHAnsi"/>
                <w:sz w:val="16"/>
                <w:szCs w:val="16"/>
              </w:rPr>
              <w:t>Scenarios</w:t>
            </w:r>
          </w:p>
        </w:tc>
        <w:tc>
          <w:tcPr>
            <w:tcW w:w="586" w:type="dxa"/>
            <w:tcBorders>
              <w:top w:val="single" w:sz="4" w:space="0" w:color="808080" w:themeColor="background1" w:themeShade="80"/>
              <w:bottom w:val="single" w:sz="12" w:space="0" w:color="808080" w:themeColor="background1" w:themeShade="80"/>
            </w:tcBorders>
            <w:vAlign w:val="center"/>
          </w:tcPr>
          <w:p w14:paraId="1C9EAD14" w14:textId="5947A4D1" w:rsidR="00E43A17" w:rsidRPr="00EA6591" w:rsidRDefault="00E43A17" w:rsidP="00E43A17">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Idio</w:t>
            </w:r>
          </w:p>
        </w:tc>
        <w:tc>
          <w:tcPr>
            <w:tcW w:w="586" w:type="dxa"/>
            <w:tcBorders>
              <w:top w:val="single" w:sz="4" w:space="0" w:color="808080" w:themeColor="background1" w:themeShade="80"/>
              <w:bottom w:val="single" w:sz="12" w:space="0" w:color="808080" w:themeColor="background1" w:themeShade="80"/>
            </w:tcBorders>
            <w:vAlign w:val="center"/>
          </w:tcPr>
          <w:p w14:paraId="71E03819" w14:textId="6EAB56D2" w:rsidR="00E43A17" w:rsidRPr="00EA6591" w:rsidRDefault="00E43A17" w:rsidP="00E43A17">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Sys</w:t>
            </w:r>
          </w:p>
        </w:tc>
        <w:tc>
          <w:tcPr>
            <w:tcW w:w="586" w:type="dxa"/>
            <w:tcBorders>
              <w:top w:val="single" w:sz="4" w:space="0" w:color="808080" w:themeColor="background1" w:themeShade="80"/>
              <w:bottom w:val="single" w:sz="12" w:space="0" w:color="808080" w:themeColor="background1" w:themeShade="80"/>
            </w:tcBorders>
            <w:vAlign w:val="center"/>
          </w:tcPr>
          <w:p w14:paraId="3091908B" w14:textId="7B3795DA" w:rsidR="00E43A17" w:rsidRPr="00EA6591" w:rsidRDefault="00E43A17" w:rsidP="00E43A17">
            <w:pPr>
              <w:jc w:val="center"/>
              <w:cnfStyle w:val="000000000000" w:firstRow="0" w:lastRow="0" w:firstColumn="0" w:lastColumn="0" w:oddVBand="0" w:evenVBand="0" w:oddHBand="0" w:evenHBand="0" w:firstRowFirstColumn="0" w:firstRowLastColumn="0" w:lastRowFirstColumn="0" w:lastRowLastColumn="0"/>
              <w:rPr>
                <w:rFonts w:cstheme="minorHAnsi"/>
                <w:sz w:val="14"/>
              </w:rPr>
            </w:pPr>
            <w:r w:rsidRPr="00EA6591">
              <w:rPr>
                <w:rFonts w:cstheme="minorHAnsi"/>
                <w:sz w:val="14"/>
              </w:rPr>
              <w:t>Com</w:t>
            </w:r>
          </w:p>
        </w:tc>
        <w:tc>
          <w:tcPr>
            <w:tcW w:w="586" w:type="dxa"/>
            <w:tcBorders>
              <w:top w:val="single" w:sz="4" w:space="0" w:color="808080" w:themeColor="background1" w:themeShade="80"/>
              <w:bottom w:val="single" w:sz="12" w:space="0" w:color="808080" w:themeColor="background1" w:themeShade="80"/>
            </w:tcBorders>
            <w:vAlign w:val="center"/>
          </w:tcPr>
          <w:p w14:paraId="0533AF0A" w14:textId="11EA9584" w:rsidR="00E43A17" w:rsidRPr="00EA6591" w:rsidRDefault="00E43A17" w:rsidP="00E43A17">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EA6591">
              <w:rPr>
                <w:rFonts w:cstheme="minorHAnsi"/>
                <w:sz w:val="14"/>
              </w:rPr>
              <w:t>Idio</w:t>
            </w:r>
          </w:p>
        </w:tc>
        <w:tc>
          <w:tcPr>
            <w:tcW w:w="586" w:type="dxa"/>
            <w:tcBorders>
              <w:top w:val="single" w:sz="4" w:space="0" w:color="808080" w:themeColor="background1" w:themeShade="80"/>
              <w:bottom w:val="single" w:sz="12" w:space="0" w:color="808080" w:themeColor="background1" w:themeShade="80"/>
            </w:tcBorders>
            <w:vAlign w:val="center"/>
          </w:tcPr>
          <w:p w14:paraId="0335917A" w14:textId="36250512" w:rsidR="00E43A17" w:rsidRPr="00EA6591" w:rsidRDefault="00E43A17" w:rsidP="00E43A17">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EA6591">
              <w:rPr>
                <w:rFonts w:cstheme="minorHAnsi"/>
                <w:sz w:val="14"/>
              </w:rPr>
              <w:t>Sys</w:t>
            </w:r>
          </w:p>
        </w:tc>
        <w:tc>
          <w:tcPr>
            <w:tcW w:w="586" w:type="dxa"/>
            <w:tcBorders>
              <w:top w:val="single" w:sz="4" w:space="0" w:color="808080" w:themeColor="background1" w:themeShade="80"/>
              <w:bottom w:val="single" w:sz="12" w:space="0" w:color="808080" w:themeColor="background1" w:themeShade="80"/>
            </w:tcBorders>
            <w:vAlign w:val="center"/>
          </w:tcPr>
          <w:p w14:paraId="5294E122" w14:textId="50C6E9DC" w:rsidR="00E43A17" w:rsidRPr="00EA6591" w:rsidRDefault="00E43A17" w:rsidP="00E43A17">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EA6591">
              <w:rPr>
                <w:rFonts w:cstheme="minorHAnsi"/>
                <w:sz w:val="14"/>
              </w:rPr>
              <w:t>Com</w:t>
            </w:r>
          </w:p>
        </w:tc>
        <w:tc>
          <w:tcPr>
            <w:tcW w:w="586" w:type="dxa"/>
            <w:tcBorders>
              <w:top w:val="single" w:sz="4" w:space="0" w:color="808080" w:themeColor="background1" w:themeShade="80"/>
              <w:bottom w:val="single" w:sz="12" w:space="0" w:color="808080" w:themeColor="background1" w:themeShade="80"/>
            </w:tcBorders>
            <w:vAlign w:val="center"/>
          </w:tcPr>
          <w:p w14:paraId="0F042554" w14:textId="11F71286" w:rsidR="00E43A17" w:rsidRPr="00EA6591" w:rsidRDefault="00E43A17" w:rsidP="00E43A17">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EA6591">
              <w:rPr>
                <w:rFonts w:cstheme="minorHAnsi"/>
                <w:sz w:val="14"/>
              </w:rPr>
              <w:t>Idio</w:t>
            </w:r>
          </w:p>
        </w:tc>
        <w:tc>
          <w:tcPr>
            <w:tcW w:w="586" w:type="dxa"/>
            <w:tcBorders>
              <w:top w:val="single" w:sz="4" w:space="0" w:color="808080" w:themeColor="background1" w:themeShade="80"/>
              <w:bottom w:val="single" w:sz="12" w:space="0" w:color="808080" w:themeColor="background1" w:themeShade="80"/>
            </w:tcBorders>
            <w:vAlign w:val="center"/>
          </w:tcPr>
          <w:p w14:paraId="2034369A" w14:textId="43EFE5D8" w:rsidR="00E43A17" w:rsidRPr="00EA6591" w:rsidRDefault="00E43A17" w:rsidP="00E43A17">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EA6591">
              <w:rPr>
                <w:rFonts w:cstheme="minorHAnsi"/>
                <w:sz w:val="14"/>
              </w:rPr>
              <w:t>Sys</w:t>
            </w:r>
          </w:p>
        </w:tc>
        <w:tc>
          <w:tcPr>
            <w:tcW w:w="586" w:type="dxa"/>
            <w:tcBorders>
              <w:top w:val="single" w:sz="4" w:space="0" w:color="808080" w:themeColor="background1" w:themeShade="80"/>
              <w:bottom w:val="single" w:sz="12" w:space="0" w:color="808080" w:themeColor="background1" w:themeShade="80"/>
            </w:tcBorders>
            <w:vAlign w:val="center"/>
          </w:tcPr>
          <w:p w14:paraId="585B2A8F" w14:textId="7D47E421" w:rsidR="00E43A17" w:rsidRPr="00EA6591" w:rsidRDefault="00E43A17" w:rsidP="00E43A17">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EA6591">
              <w:rPr>
                <w:rFonts w:cstheme="minorHAnsi"/>
                <w:sz w:val="14"/>
              </w:rPr>
              <w:t>Com</w:t>
            </w:r>
          </w:p>
        </w:tc>
        <w:tc>
          <w:tcPr>
            <w:tcW w:w="586" w:type="dxa"/>
            <w:tcBorders>
              <w:top w:val="single" w:sz="4" w:space="0" w:color="808080" w:themeColor="background1" w:themeShade="80"/>
              <w:bottom w:val="single" w:sz="12" w:space="0" w:color="808080" w:themeColor="background1" w:themeShade="80"/>
            </w:tcBorders>
            <w:vAlign w:val="center"/>
          </w:tcPr>
          <w:p w14:paraId="5E0C5011" w14:textId="571B0442" w:rsidR="00E43A17" w:rsidRPr="00EA6591" w:rsidRDefault="00E43A17" w:rsidP="00E43A17">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EA6591">
              <w:rPr>
                <w:rFonts w:cstheme="minorHAnsi"/>
                <w:sz w:val="14"/>
              </w:rPr>
              <w:t>Idio</w:t>
            </w:r>
          </w:p>
        </w:tc>
        <w:tc>
          <w:tcPr>
            <w:tcW w:w="586" w:type="dxa"/>
            <w:tcBorders>
              <w:top w:val="single" w:sz="4" w:space="0" w:color="808080" w:themeColor="background1" w:themeShade="80"/>
              <w:bottom w:val="single" w:sz="12" w:space="0" w:color="808080" w:themeColor="background1" w:themeShade="80"/>
            </w:tcBorders>
            <w:vAlign w:val="center"/>
          </w:tcPr>
          <w:p w14:paraId="5C08471E" w14:textId="25A3E538" w:rsidR="00E43A17" w:rsidRPr="00EA6591" w:rsidRDefault="00E43A17" w:rsidP="00E43A17">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EA6591">
              <w:rPr>
                <w:rFonts w:cstheme="minorHAnsi"/>
                <w:sz w:val="14"/>
              </w:rPr>
              <w:t>Sys</w:t>
            </w:r>
          </w:p>
        </w:tc>
        <w:tc>
          <w:tcPr>
            <w:tcW w:w="586" w:type="dxa"/>
            <w:tcBorders>
              <w:top w:val="single" w:sz="4" w:space="0" w:color="808080" w:themeColor="background1" w:themeShade="80"/>
              <w:bottom w:val="single" w:sz="12" w:space="0" w:color="808080" w:themeColor="background1" w:themeShade="80"/>
            </w:tcBorders>
            <w:vAlign w:val="center"/>
          </w:tcPr>
          <w:p w14:paraId="5CC963AB" w14:textId="7F130E86" w:rsidR="00E43A17" w:rsidRPr="00EA6591" w:rsidRDefault="00E43A17" w:rsidP="00E43A17">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EA6591">
              <w:rPr>
                <w:rFonts w:cstheme="minorHAnsi"/>
                <w:sz w:val="14"/>
              </w:rPr>
              <w:t>Com</w:t>
            </w:r>
          </w:p>
        </w:tc>
      </w:tr>
      <w:tr w:rsidR="009052CB" w:rsidRPr="00EA6591" w14:paraId="5D58047B" w14:textId="77777777" w:rsidTr="00C3435C">
        <w:trPr>
          <w:trHeight w:val="274"/>
        </w:trPr>
        <w:tc>
          <w:tcPr>
            <w:cnfStyle w:val="001000000000" w:firstRow="0" w:lastRow="0" w:firstColumn="1" w:lastColumn="0" w:oddVBand="0" w:evenVBand="0" w:oddHBand="0" w:evenHBand="0" w:firstRowFirstColumn="0" w:firstRowLastColumn="0" w:lastRowFirstColumn="0" w:lastRowLastColumn="0"/>
            <w:tcW w:w="961" w:type="dxa"/>
            <w:vMerge w:val="restart"/>
            <w:tcBorders>
              <w:top w:val="single" w:sz="12" w:space="0" w:color="808080" w:themeColor="background1" w:themeShade="80"/>
            </w:tcBorders>
            <w:vAlign w:val="center"/>
            <w:hideMark/>
          </w:tcPr>
          <w:p w14:paraId="15A22BBB" w14:textId="77777777" w:rsidR="009052CB" w:rsidRPr="00EA6591" w:rsidRDefault="009052CB" w:rsidP="009052CB">
            <w:pPr>
              <w:jc w:val="center"/>
              <w:rPr>
                <w:rFonts w:cstheme="minorHAnsi"/>
                <w:b w:val="0"/>
              </w:rPr>
            </w:pPr>
            <w:r w:rsidRPr="00EA6591">
              <w:rPr>
                <w:rFonts w:cstheme="minorHAnsi"/>
                <w:b w:val="0"/>
              </w:rPr>
              <w:t xml:space="preserve">Credit </w:t>
            </w:r>
            <w:r w:rsidRPr="00EA6591">
              <w:rPr>
                <w:rFonts w:cstheme="minorHAnsi"/>
                <w:b w:val="0"/>
              </w:rPr>
              <w:br/>
              <w:t>Facility</w:t>
            </w:r>
          </w:p>
        </w:tc>
        <w:tc>
          <w:tcPr>
            <w:tcW w:w="1725" w:type="dxa"/>
            <w:tcBorders>
              <w:top w:val="single" w:sz="12" w:space="0" w:color="808080" w:themeColor="background1" w:themeShade="80"/>
            </w:tcBorders>
            <w:noWrap/>
            <w:vAlign w:val="center"/>
            <w:hideMark/>
          </w:tcPr>
          <w:p w14:paraId="097455DE" w14:textId="77777777" w:rsidR="009052CB" w:rsidRPr="00EA6591" w:rsidRDefault="009052CB" w:rsidP="009052CB">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EA6591">
              <w:rPr>
                <w:rFonts w:cstheme="minorHAnsi"/>
                <w:sz w:val="16"/>
                <w:szCs w:val="16"/>
              </w:rPr>
              <w:t>Energy + high</w:t>
            </w:r>
          </w:p>
        </w:tc>
        <w:tc>
          <w:tcPr>
            <w:tcW w:w="586" w:type="dxa"/>
            <w:tcBorders>
              <w:top w:val="single" w:sz="12" w:space="0" w:color="808080" w:themeColor="background1" w:themeShade="80"/>
            </w:tcBorders>
          </w:tcPr>
          <w:p w14:paraId="7A0FD638" w14:textId="371AC8B3"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2.82%</w:t>
            </w:r>
          </w:p>
        </w:tc>
        <w:tc>
          <w:tcPr>
            <w:tcW w:w="586" w:type="dxa"/>
            <w:tcBorders>
              <w:top w:val="single" w:sz="12" w:space="0" w:color="808080" w:themeColor="background1" w:themeShade="80"/>
            </w:tcBorders>
          </w:tcPr>
          <w:p w14:paraId="27F3915F" w14:textId="1AFFFAA8"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3.66%</w:t>
            </w:r>
          </w:p>
        </w:tc>
        <w:tc>
          <w:tcPr>
            <w:tcW w:w="586" w:type="dxa"/>
            <w:tcBorders>
              <w:top w:val="single" w:sz="12" w:space="0" w:color="808080" w:themeColor="background1" w:themeShade="80"/>
            </w:tcBorders>
          </w:tcPr>
          <w:p w14:paraId="7DCCF18B" w14:textId="4ACA013E"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4.22%</w:t>
            </w:r>
          </w:p>
        </w:tc>
        <w:tc>
          <w:tcPr>
            <w:tcW w:w="586" w:type="dxa"/>
            <w:tcBorders>
              <w:top w:val="single" w:sz="12" w:space="0" w:color="808080" w:themeColor="background1" w:themeShade="80"/>
            </w:tcBorders>
          </w:tcPr>
          <w:p w14:paraId="5BE8D6F1" w14:textId="592E37EB"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5.25%</w:t>
            </w:r>
          </w:p>
        </w:tc>
        <w:tc>
          <w:tcPr>
            <w:tcW w:w="586" w:type="dxa"/>
            <w:tcBorders>
              <w:top w:val="single" w:sz="12" w:space="0" w:color="808080" w:themeColor="background1" w:themeShade="80"/>
            </w:tcBorders>
          </w:tcPr>
          <w:p w14:paraId="4CBC6373" w14:textId="4AD2C6D7"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6.03%</w:t>
            </w:r>
          </w:p>
        </w:tc>
        <w:tc>
          <w:tcPr>
            <w:tcW w:w="586" w:type="dxa"/>
            <w:tcBorders>
              <w:top w:val="single" w:sz="12" w:space="0" w:color="808080" w:themeColor="background1" w:themeShade="80"/>
            </w:tcBorders>
          </w:tcPr>
          <w:p w14:paraId="3CD9C1B4" w14:textId="4259E639"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7.32%</w:t>
            </w:r>
          </w:p>
        </w:tc>
        <w:tc>
          <w:tcPr>
            <w:tcW w:w="586" w:type="dxa"/>
            <w:tcBorders>
              <w:top w:val="single" w:sz="12" w:space="0" w:color="808080" w:themeColor="background1" w:themeShade="80"/>
            </w:tcBorders>
          </w:tcPr>
          <w:p w14:paraId="296B6CB4" w14:textId="7FD68317"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12.64%</w:t>
            </w:r>
          </w:p>
        </w:tc>
        <w:tc>
          <w:tcPr>
            <w:tcW w:w="586" w:type="dxa"/>
            <w:tcBorders>
              <w:top w:val="single" w:sz="12" w:space="0" w:color="808080" w:themeColor="background1" w:themeShade="80"/>
            </w:tcBorders>
          </w:tcPr>
          <w:p w14:paraId="675FDC70" w14:textId="5A90771D"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13.15%</w:t>
            </w:r>
          </w:p>
        </w:tc>
        <w:tc>
          <w:tcPr>
            <w:tcW w:w="586" w:type="dxa"/>
            <w:tcBorders>
              <w:top w:val="single" w:sz="12" w:space="0" w:color="808080" w:themeColor="background1" w:themeShade="80"/>
            </w:tcBorders>
          </w:tcPr>
          <w:p w14:paraId="1387BBFC" w14:textId="0C115667"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13.70%</w:t>
            </w:r>
          </w:p>
        </w:tc>
        <w:tc>
          <w:tcPr>
            <w:tcW w:w="586" w:type="dxa"/>
            <w:tcBorders>
              <w:top w:val="single" w:sz="12" w:space="0" w:color="808080" w:themeColor="background1" w:themeShade="80"/>
            </w:tcBorders>
          </w:tcPr>
          <w:p w14:paraId="593095DB" w14:textId="102F52A5"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21.04%</w:t>
            </w:r>
          </w:p>
        </w:tc>
        <w:tc>
          <w:tcPr>
            <w:tcW w:w="586" w:type="dxa"/>
            <w:tcBorders>
              <w:top w:val="single" w:sz="12" w:space="0" w:color="808080" w:themeColor="background1" w:themeShade="80"/>
            </w:tcBorders>
          </w:tcPr>
          <w:p w14:paraId="5FC66969" w14:textId="591ECF56"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26.56%</w:t>
            </w:r>
          </w:p>
        </w:tc>
        <w:tc>
          <w:tcPr>
            <w:tcW w:w="586" w:type="dxa"/>
            <w:tcBorders>
              <w:top w:val="single" w:sz="12" w:space="0" w:color="808080" w:themeColor="background1" w:themeShade="80"/>
            </w:tcBorders>
          </w:tcPr>
          <w:p w14:paraId="1545C8CC" w14:textId="6D84096C"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26.77%</w:t>
            </w:r>
          </w:p>
        </w:tc>
      </w:tr>
      <w:tr w:rsidR="009052CB" w:rsidRPr="00EA6591" w14:paraId="1F6CFC37" w14:textId="77777777" w:rsidTr="00C3435C">
        <w:trPr>
          <w:trHeight w:val="274"/>
        </w:trPr>
        <w:tc>
          <w:tcPr>
            <w:cnfStyle w:val="001000000000" w:firstRow="0" w:lastRow="0" w:firstColumn="1" w:lastColumn="0" w:oddVBand="0" w:evenVBand="0" w:oddHBand="0" w:evenHBand="0" w:firstRowFirstColumn="0" w:firstRowLastColumn="0" w:lastRowFirstColumn="0" w:lastRowLastColumn="0"/>
            <w:tcW w:w="961" w:type="dxa"/>
            <w:vMerge/>
            <w:vAlign w:val="center"/>
            <w:hideMark/>
          </w:tcPr>
          <w:p w14:paraId="41F97155" w14:textId="77777777" w:rsidR="009052CB" w:rsidRPr="00EA6591" w:rsidRDefault="009052CB" w:rsidP="009052CB">
            <w:pPr>
              <w:jc w:val="center"/>
              <w:rPr>
                <w:rFonts w:cstheme="minorHAnsi"/>
                <w:b w:val="0"/>
              </w:rPr>
            </w:pPr>
          </w:p>
        </w:tc>
        <w:tc>
          <w:tcPr>
            <w:tcW w:w="1725" w:type="dxa"/>
            <w:noWrap/>
            <w:vAlign w:val="center"/>
            <w:hideMark/>
          </w:tcPr>
          <w:p w14:paraId="197DAFC9" w14:textId="77777777" w:rsidR="009052CB" w:rsidRPr="00EA6591" w:rsidRDefault="009052CB" w:rsidP="009052CB">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EA6591">
              <w:rPr>
                <w:rFonts w:cstheme="minorHAnsi"/>
                <w:sz w:val="16"/>
                <w:szCs w:val="16"/>
              </w:rPr>
              <w:t>Energy + moderate</w:t>
            </w:r>
          </w:p>
        </w:tc>
        <w:tc>
          <w:tcPr>
            <w:tcW w:w="586" w:type="dxa"/>
          </w:tcPr>
          <w:p w14:paraId="51851716" w14:textId="2E9BC81F"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4.87%</w:t>
            </w:r>
          </w:p>
        </w:tc>
        <w:tc>
          <w:tcPr>
            <w:tcW w:w="586" w:type="dxa"/>
          </w:tcPr>
          <w:p w14:paraId="5465F492" w14:textId="59EDBCC2"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8.73%</w:t>
            </w:r>
          </w:p>
        </w:tc>
        <w:tc>
          <w:tcPr>
            <w:tcW w:w="586" w:type="dxa"/>
          </w:tcPr>
          <w:p w14:paraId="5D868FF2" w14:textId="167CC557"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17.20%</w:t>
            </w:r>
          </w:p>
        </w:tc>
        <w:tc>
          <w:tcPr>
            <w:tcW w:w="586" w:type="dxa"/>
          </w:tcPr>
          <w:p w14:paraId="7E122452" w14:textId="08FE695A"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19.14%</w:t>
            </w:r>
          </w:p>
        </w:tc>
        <w:tc>
          <w:tcPr>
            <w:tcW w:w="586" w:type="dxa"/>
          </w:tcPr>
          <w:p w14:paraId="1F9B0AC7" w14:textId="11B44262"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21.34%</w:t>
            </w:r>
          </w:p>
        </w:tc>
        <w:tc>
          <w:tcPr>
            <w:tcW w:w="586" w:type="dxa"/>
          </w:tcPr>
          <w:p w14:paraId="69E7C987" w14:textId="3E9D5270"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23.47%</w:t>
            </w:r>
          </w:p>
        </w:tc>
        <w:tc>
          <w:tcPr>
            <w:tcW w:w="586" w:type="dxa"/>
          </w:tcPr>
          <w:p w14:paraId="49CADDEA" w14:textId="77F35F27"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28.31%</w:t>
            </w:r>
          </w:p>
        </w:tc>
        <w:tc>
          <w:tcPr>
            <w:tcW w:w="586" w:type="dxa"/>
          </w:tcPr>
          <w:p w14:paraId="6F86985E" w14:textId="789B247F"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29.92%</w:t>
            </w:r>
          </w:p>
        </w:tc>
        <w:tc>
          <w:tcPr>
            <w:tcW w:w="586" w:type="dxa"/>
          </w:tcPr>
          <w:p w14:paraId="0BAD6ED6" w14:textId="4F611B24"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35.43%</w:t>
            </w:r>
          </w:p>
        </w:tc>
        <w:tc>
          <w:tcPr>
            <w:tcW w:w="586" w:type="dxa"/>
          </w:tcPr>
          <w:p w14:paraId="522157E4" w14:textId="500C3837"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40.11%</w:t>
            </w:r>
          </w:p>
        </w:tc>
        <w:tc>
          <w:tcPr>
            <w:tcW w:w="586" w:type="dxa"/>
          </w:tcPr>
          <w:p w14:paraId="3B02848F" w14:textId="392CE89A"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41.27%</w:t>
            </w:r>
          </w:p>
        </w:tc>
        <w:tc>
          <w:tcPr>
            <w:tcW w:w="586" w:type="dxa"/>
          </w:tcPr>
          <w:p w14:paraId="597C8348" w14:textId="6DF64873"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43.95%</w:t>
            </w:r>
          </w:p>
        </w:tc>
      </w:tr>
      <w:tr w:rsidR="009052CB" w:rsidRPr="00EA6591" w14:paraId="5653959B" w14:textId="77777777" w:rsidTr="00C3435C">
        <w:trPr>
          <w:trHeight w:val="274"/>
        </w:trPr>
        <w:tc>
          <w:tcPr>
            <w:cnfStyle w:val="001000000000" w:firstRow="0" w:lastRow="0" w:firstColumn="1" w:lastColumn="0" w:oddVBand="0" w:evenVBand="0" w:oddHBand="0" w:evenHBand="0" w:firstRowFirstColumn="0" w:firstRowLastColumn="0" w:lastRowFirstColumn="0" w:lastRowLastColumn="0"/>
            <w:tcW w:w="961" w:type="dxa"/>
            <w:vMerge/>
            <w:vAlign w:val="center"/>
            <w:hideMark/>
          </w:tcPr>
          <w:p w14:paraId="7D968097" w14:textId="77777777" w:rsidR="009052CB" w:rsidRPr="00EA6591" w:rsidRDefault="009052CB" w:rsidP="009052CB">
            <w:pPr>
              <w:jc w:val="center"/>
              <w:rPr>
                <w:rFonts w:cstheme="minorHAnsi"/>
                <w:b w:val="0"/>
              </w:rPr>
            </w:pPr>
          </w:p>
        </w:tc>
        <w:tc>
          <w:tcPr>
            <w:tcW w:w="1725" w:type="dxa"/>
            <w:noWrap/>
            <w:vAlign w:val="center"/>
            <w:hideMark/>
          </w:tcPr>
          <w:p w14:paraId="11D01E10" w14:textId="77777777" w:rsidR="009052CB" w:rsidRPr="00EA6591" w:rsidRDefault="009052CB" w:rsidP="009052CB">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EA6591">
              <w:rPr>
                <w:rFonts w:cstheme="minorHAnsi"/>
                <w:sz w:val="16"/>
                <w:szCs w:val="16"/>
              </w:rPr>
              <w:t>Energy + low</w:t>
            </w:r>
          </w:p>
        </w:tc>
        <w:tc>
          <w:tcPr>
            <w:tcW w:w="586" w:type="dxa"/>
          </w:tcPr>
          <w:p w14:paraId="439D4A8F" w14:textId="569BD8C0"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1.53%</w:t>
            </w:r>
          </w:p>
        </w:tc>
        <w:tc>
          <w:tcPr>
            <w:tcW w:w="586" w:type="dxa"/>
          </w:tcPr>
          <w:p w14:paraId="34BB0259" w14:textId="5F76F918"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2.98%</w:t>
            </w:r>
          </w:p>
        </w:tc>
        <w:tc>
          <w:tcPr>
            <w:tcW w:w="586" w:type="dxa"/>
          </w:tcPr>
          <w:p w14:paraId="3DE1A9C7" w14:textId="725D2995"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10.46%</w:t>
            </w:r>
          </w:p>
        </w:tc>
        <w:tc>
          <w:tcPr>
            <w:tcW w:w="586" w:type="dxa"/>
          </w:tcPr>
          <w:p w14:paraId="6E64498A" w14:textId="5F94BAD4"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11.81%</w:t>
            </w:r>
          </w:p>
        </w:tc>
        <w:tc>
          <w:tcPr>
            <w:tcW w:w="586" w:type="dxa"/>
          </w:tcPr>
          <w:p w14:paraId="0912643D" w14:textId="3DEB59CF"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30.04%</w:t>
            </w:r>
          </w:p>
        </w:tc>
        <w:tc>
          <w:tcPr>
            <w:tcW w:w="586" w:type="dxa"/>
          </w:tcPr>
          <w:p w14:paraId="202D3B01" w14:textId="444561E8"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34.19%</w:t>
            </w:r>
          </w:p>
        </w:tc>
        <w:tc>
          <w:tcPr>
            <w:tcW w:w="586" w:type="dxa"/>
          </w:tcPr>
          <w:p w14:paraId="33963CEA" w14:textId="52DB2CEA"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36.34%</w:t>
            </w:r>
          </w:p>
        </w:tc>
        <w:tc>
          <w:tcPr>
            <w:tcW w:w="586" w:type="dxa"/>
          </w:tcPr>
          <w:p w14:paraId="4C9F8C88" w14:textId="49B7C672"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37.11%</w:t>
            </w:r>
          </w:p>
        </w:tc>
        <w:tc>
          <w:tcPr>
            <w:tcW w:w="586" w:type="dxa"/>
          </w:tcPr>
          <w:p w14:paraId="6634ADCF" w14:textId="2C9B92CC"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61.10%</w:t>
            </w:r>
          </w:p>
        </w:tc>
        <w:tc>
          <w:tcPr>
            <w:tcW w:w="586" w:type="dxa"/>
          </w:tcPr>
          <w:p w14:paraId="77F917C4" w14:textId="3AD71C4E"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64.25%</w:t>
            </w:r>
          </w:p>
        </w:tc>
        <w:tc>
          <w:tcPr>
            <w:tcW w:w="586" w:type="dxa"/>
          </w:tcPr>
          <w:p w14:paraId="3ABBB8DD" w14:textId="7AE2F25B"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64.51%</w:t>
            </w:r>
          </w:p>
        </w:tc>
        <w:tc>
          <w:tcPr>
            <w:tcW w:w="586" w:type="dxa"/>
          </w:tcPr>
          <w:p w14:paraId="608F24A7" w14:textId="7FCFE980"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64.69%</w:t>
            </w:r>
          </w:p>
        </w:tc>
      </w:tr>
      <w:tr w:rsidR="009052CB" w:rsidRPr="00EA6591" w14:paraId="0951FF64" w14:textId="77777777" w:rsidTr="00C3435C">
        <w:trPr>
          <w:trHeight w:val="274"/>
        </w:trPr>
        <w:tc>
          <w:tcPr>
            <w:cnfStyle w:val="001000000000" w:firstRow="0" w:lastRow="0" w:firstColumn="1" w:lastColumn="0" w:oddVBand="0" w:evenVBand="0" w:oddHBand="0" w:evenHBand="0" w:firstRowFirstColumn="0" w:firstRowLastColumn="0" w:lastRowFirstColumn="0" w:lastRowLastColumn="0"/>
            <w:tcW w:w="961" w:type="dxa"/>
            <w:vMerge/>
            <w:vAlign w:val="center"/>
            <w:hideMark/>
          </w:tcPr>
          <w:p w14:paraId="08A9EB93" w14:textId="77777777" w:rsidR="009052CB" w:rsidRPr="00EA6591" w:rsidRDefault="009052CB" w:rsidP="009052CB">
            <w:pPr>
              <w:jc w:val="center"/>
              <w:rPr>
                <w:rFonts w:cstheme="minorHAnsi"/>
                <w:b w:val="0"/>
              </w:rPr>
            </w:pPr>
          </w:p>
        </w:tc>
        <w:tc>
          <w:tcPr>
            <w:tcW w:w="1725" w:type="dxa"/>
            <w:noWrap/>
            <w:vAlign w:val="center"/>
            <w:hideMark/>
          </w:tcPr>
          <w:p w14:paraId="79BF244A" w14:textId="77777777" w:rsidR="009052CB" w:rsidRPr="00EA6591" w:rsidRDefault="009052CB" w:rsidP="009052CB">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EA6591">
              <w:rPr>
                <w:rFonts w:cstheme="minorHAnsi"/>
                <w:sz w:val="16"/>
                <w:szCs w:val="16"/>
              </w:rPr>
              <w:t>Manufacturing + high</w:t>
            </w:r>
          </w:p>
        </w:tc>
        <w:tc>
          <w:tcPr>
            <w:tcW w:w="586" w:type="dxa"/>
          </w:tcPr>
          <w:p w14:paraId="7727D4A0" w14:textId="3E300E36"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1.62%</w:t>
            </w:r>
          </w:p>
        </w:tc>
        <w:tc>
          <w:tcPr>
            <w:tcW w:w="586" w:type="dxa"/>
          </w:tcPr>
          <w:p w14:paraId="4CD18279" w14:textId="4CC7AE3A"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1.86%</w:t>
            </w:r>
          </w:p>
        </w:tc>
        <w:tc>
          <w:tcPr>
            <w:tcW w:w="586" w:type="dxa"/>
          </w:tcPr>
          <w:p w14:paraId="14160DA9" w14:textId="2DA7DAB1"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3.40%</w:t>
            </w:r>
          </w:p>
        </w:tc>
        <w:tc>
          <w:tcPr>
            <w:tcW w:w="586" w:type="dxa"/>
          </w:tcPr>
          <w:p w14:paraId="210BFBC0" w14:textId="3BB27CDF"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3.38%</w:t>
            </w:r>
          </w:p>
        </w:tc>
        <w:tc>
          <w:tcPr>
            <w:tcW w:w="586" w:type="dxa"/>
          </w:tcPr>
          <w:p w14:paraId="7FA4997C" w14:textId="006A9C64"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5.43%</w:t>
            </w:r>
          </w:p>
        </w:tc>
        <w:tc>
          <w:tcPr>
            <w:tcW w:w="586" w:type="dxa"/>
          </w:tcPr>
          <w:p w14:paraId="05CF5E62" w14:textId="7C628786"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6.68%</w:t>
            </w:r>
          </w:p>
        </w:tc>
        <w:tc>
          <w:tcPr>
            <w:tcW w:w="586" w:type="dxa"/>
          </w:tcPr>
          <w:p w14:paraId="4719B9EF" w14:textId="69A817E6"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7.18%</w:t>
            </w:r>
          </w:p>
        </w:tc>
        <w:tc>
          <w:tcPr>
            <w:tcW w:w="586" w:type="dxa"/>
          </w:tcPr>
          <w:p w14:paraId="4F405E64" w14:textId="3B5DECCD"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7.73%</w:t>
            </w:r>
          </w:p>
        </w:tc>
        <w:tc>
          <w:tcPr>
            <w:tcW w:w="586" w:type="dxa"/>
          </w:tcPr>
          <w:p w14:paraId="34DC55E8" w14:textId="76688934"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12.89%</w:t>
            </w:r>
          </w:p>
        </w:tc>
        <w:tc>
          <w:tcPr>
            <w:tcW w:w="586" w:type="dxa"/>
          </w:tcPr>
          <w:p w14:paraId="020CBD6E" w14:textId="5FD6EA0E"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18.06%</w:t>
            </w:r>
          </w:p>
        </w:tc>
        <w:tc>
          <w:tcPr>
            <w:tcW w:w="586" w:type="dxa"/>
          </w:tcPr>
          <w:p w14:paraId="49FE2B3A" w14:textId="2C11EB58"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21.90%</w:t>
            </w:r>
          </w:p>
        </w:tc>
        <w:tc>
          <w:tcPr>
            <w:tcW w:w="586" w:type="dxa"/>
          </w:tcPr>
          <w:p w14:paraId="74728A5B" w14:textId="7737A505"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22.19%</w:t>
            </w:r>
          </w:p>
        </w:tc>
      </w:tr>
      <w:tr w:rsidR="009052CB" w:rsidRPr="00EA6591" w14:paraId="299297C3" w14:textId="77777777" w:rsidTr="00C3435C">
        <w:trPr>
          <w:trHeight w:val="288"/>
        </w:trPr>
        <w:tc>
          <w:tcPr>
            <w:cnfStyle w:val="001000000000" w:firstRow="0" w:lastRow="0" w:firstColumn="1" w:lastColumn="0" w:oddVBand="0" w:evenVBand="0" w:oddHBand="0" w:evenHBand="0" w:firstRowFirstColumn="0" w:firstRowLastColumn="0" w:lastRowFirstColumn="0" w:lastRowLastColumn="0"/>
            <w:tcW w:w="961" w:type="dxa"/>
            <w:vMerge/>
            <w:vAlign w:val="center"/>
            <w:hideMark/>
          </w:tcPr>
          <w:p w14:paraId="30D148ED" w14:textId="77777777" w:rsidR="009052CB" w:rsidRPr="00EA6591" w:rsidRDefault="009052CB" w:rsidP="009052CB">
            <w:pPr>
              <w:jc w:val="center"/>
              <w:rPr>
                <w:rFonts w:cstheme="minorHAnsi"/>
                <w:b w:val="0"/>
              </w:rPr>
            </w:pPr>
          </w:p>
        </w:tc>
        <w:tc>
          <w:tcPr>
            <w:tcW w:w="1725" w:type="dxa"/>
            <w:noWrap/>
            <w:vAlign w:val="center"/>
            <w:hideMark/>
          </w:tcPr>
          <w:p w14:paraId="67E78C4E" w14:textId="77777777" w:rsidR="009052CB" w:rsidRPr="00EA6591" w:rsidRDefault="009052CB" w:rsidP="009052CB">
            <w:pPr>
              <w:cnfStyle w:val="000000000000" w:firstRow="0" w:lastRow="0" w:firstColumn="0" w:lastColumn="0" w:oddVBand="0" w:evenVBand="0" w:oddHBand="0" w:evenHBand="0" w:firstRowFirstColumn="0" w:firstRowLastColumn="0" w:lastRowFirstColumn="0" w:lastRowLastColumn="0"/>
              <w:rPr>
                <w:rFonts w:cstheme="minorHAnsi"/>
                <w:sz w:val="14"/>
                <w:szCs w:val="14"/>
              </w:rPr>
            </w:pPr>
            <w:r w:rsidRPr="00EA6591">
              <w:rPr>
                <w:rFonts w:cstheme="minorHAnsi"/>
                <w:sz w:val="14"/>
                <w:szCs w:val="14"/>
              </w:rPr>
              <w:t>Manufacturing + moderate</w:t>
            </w:r>
          </w:p>
        </w:tc>
        <w:tc>
          <w:tcPr>
            <w:tcW w:w="586" w:type="dxa"/>
          </w:tcPr>
          <w:p w14:paraId="12F85619" w14:textId="7EE5C64F"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3.49%</w:t>
            </w:r>
          </w:p>
        </w:tc>
        <w:tc>
          <w:tcPr>
            <w:tcW w:w="586" w:type="dxa"/>
          </w:tcPr>
          <w:p w14:paraId="0C3B6CDC" w14:textId="23309C6D"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4.56%</w:t>
            </w:r>
          </w:p>
        </w:tc>
        <w:tc>
          <w:tcPr>
            <w:tcW w:w="586" w:type="dxa"/>
          </w:tcPr>
          <w:p w14:paraId="5B924DC7" w14:textId="2D2B815C"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6.13%</w:t>
            </w:r>
          </w:p>
        </w:tc>
        <w:tc>
          <w:tcPr>
            <w:tcW w:w="586" w:type="dxa"/>
          </w:tcPr>
          <w:p w14:paraId="34AD7E62" w14:textId="397E5CFE"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7.19%</w:t>
            </w:r>
          </w:p>
        </w:tc>
        <w:tc>
          <w:tcPr>
            <w:tcW w:w="586" w:type="dxa"/>
          </w:tcPr>
          <w:p w14:paraId="0BCD14C2" w14:textId="19E21114"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8.58%</w:t>
            </w:r>
          </w:p>
        </w:tc>
        <w:tc>
          <w:tcPr>
            <w:tcW w:w="586" w:type="dxa"/>
          </w:tcPr>
          <w:p w14:paraId="4E33B535" w14:textId="2BF39218"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10.09%</w:t>
            </w:r>
          </w:p>
        </w:tc>
        <w:tc>
          <w:tcPr>
            <w:tcW w:w="586" w:type="dxa"/>
          </w:tcPr>
          <w:p w14:paraId="0FB72D53" w14:textId="423393FA"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19.32%</w:t>
            </w:r>
          </w:p>
        </w:tc>
        <w:tc>
          <w:tcPr>
            <w:tcW w:w="586" w:type="dxa"/>
          </w:tcPr>
          <w:p w14:paraId="777668B2" w14:textId="2FC2BB06"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22.33%</w:t>
            </w:r>
          </w:p>
        </w:tc>
        <w:tc>
          <w:tcPr>
            <w:tcW w:w="586" w:type="dxa"/>
          </w:tcPr>
          <w:p w14:paraId="22D9A236" w14:textId="415811CF"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25.59%</w:t>
            </w:r>
          </w:p>
        </w:tc>
        <w:tc>
          <w:tcPr>
            <w:tcW w:w="586" w:type="dxa"/>
          </w:tcPr>
          <w:p w14:paraId="50D92B40" w14:textId="7F1849CF"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32.54%</w:t>
            </w:r>
          </w:p>
        </w:tc>
        <w:tc>
          <w:tcPr>
            <w:tcW w:w="586" w:type="dxa"/>
          </w:tcPr>
          <w:p w14:paraId="795A4F77" w14:textId="324FBD45"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39.48%</w:t>
            </w:r>
          </w:p>
        </w:tc>
        <w:tc>
          <w:tcPr>
            <w:tcW w:w="586" w:type="dxa"/>
          </w:tcPr>
          <w:p w14:paraId="5BA3EEA3" w14:textId="46C380BC"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40.32%</w:t>
            </w:r>
          </w:p>
        </w:tc>
      </w:tr>
      <w:tr w:rsidR="009052CB" w:rsidRPr="00EA6591" w14:paraId="33BBFA65" w14:textId="77777777" w:rsidTr="00C3435C">
        <w:trPr>
          <w:trHeight w:val="274"/>
        </w:trPr>
        <w:tc>
          <w:tcPr>
            <w:cnfStyle w:val="001000000000" w:firstRow="0" w:lastRow="0" w:firstColumn="1" w:lastColumn="0" w:oddVBand="0" w:evenVBand="0" w:oddHBand="0" w:evenHBand="0" w:firstRowFirstColumn="0" w:firstRowLastColumn="0" w:lastRowFirstColumn="0" w:lastRowLastColumn="0"/>
            <w:tcW w:w="961" w:type="dxa"/>
            <w:vMerge/>
            <w:vAlign w:val="center"/>
            <w:hideMark/>
          </w:tcPr>
          <w:p w14:paraId="56F0CD2D" w14:textId="77777777" w:rsidR="009052CB" w:rsidRPr="00EA6591" w:rsidRDefault="009052CB" w:rsidP="009052CB">
            <w:pPr>
              <w:jc w:val="center"/>
              <w:rPr>
                <w:rFonts w:cstheme="minorHAnsi"/>
                <w:b w:val="0"/>
              </w:rPr>
            </w:pPr>
          </w:p>
        </w:tc>
        <w:tc>
          <w:tcPr>
            <w:tcW w:w="1725" w:type="dxa"/>
            <w:noWrap/>
            <w:vAlign w:val="center"/>
            <w:hideMark/>
          </w:tcPr>
          <w:p w14:paraId="6EFC1F45" w14:textId="77777777" w:rsidR="009052CB" w:rsidRPr="00EA6591" w:rsidRDefault="009052CB" w:rsidP="009052CB">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EA6591">
              <w:rPr>
                <w:rFonts w:cstheme="minorHAnsi"/>
                <w:sz w:val="16"/>
                <w:szCs w:val="16"/>
              </w:rPr>
              <w:t>Manufacturing + low</w:t>
            </w:r>
          </w:p>
        </w:tc>
        <w:tc>
          <w:tcPr>
            <w:tcW w:w="586" w:type="dxa"/>
          </w:tcPr>
          <w:p w14:paraId="48F9BEAE" w14:textId="21FE636B"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9.59%</w:t>
            </w:r>
          </w:p>
        </w:tc>
        <w:tc>
          <w:tcPr>
            <w:tcW w:w="586" w:type="dxa"/>
          </w:tcPr>
          <w:p w14:paraId="50229E18" w14:textId="199ABD16"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10.81%</w:t>
            </w:r>
          </w:p>
        </w:tc>
        <w:tc>
          <w:tcPr>
            <w:tcW w:w="586" w:type="dxa"/>
          </w:tcPr>
          <w:p w14:paraId="2ED40CDB" w14:textId="2DD2329C"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23.18%</w:t>
            </w:r>
          </w:p>
        </w:tc>
        <w:tc>
          <w:tcPr>
            <w:tcW w:w="586" w:type="dxa"/>
          </w:tcPr>
          <w:p w14:paraId="7F844A47" w14:textId="4A3E3C49"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23.72%</w:t>
            </w:r>
          </w:p>
        </w:tc>
        <w:tc>
          <w:tcPr>
            <w:tcW w:w="586" w:type="dxa"/>
          </w:tcPr>
          <w:p w14:paraId="42A15B9E" w14:textId="7C121705"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27.76%</w:t>
            </w:r>
          </w:p>
        </w:tc>
        <w:tc>
          <w:tcPr>
            <w:tcW w:w="586" w:type="dxa"/>
          </w:tcPr>
          <w:p w14:paraId="274D7722" w14:textId="69480EB7"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32.14%</w:t>
            </w:r>
          </w:p>
        </w:tc>
        <w:tc>
          <w:tcPr>
            <w:tcW w:w="586" w:type="dxa"/>
          </w:tcPr>
          <w:p w14:paraId="57529DD4" w14:textId="77BF7D26"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43.70%</w:t>
            </w:r>
          </w:p>
        </w:tc>
        <w:tc>
          <w:tcPr>
            <w:tcW w:w="586" w:type="dxa"/>
          </w:tcPr>
          <w:p w14:paraId="28109ABA" w14:textId="5B56B68B"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46.72%</w:t>
            </w:r>
          </w:p>
        </w:tc>
        <w:tc>
          <w:tcPr>
            <w:tcW w:w="586" w:type="dxa"/>
          </w:tcPr>
          <w:p w14:paraId="7430E23A" w14:textId="7DEFD624"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85.18%</w:t>
            </w:r>
          </w:p>
        </w:tc>
        <w:tc>
          <w:tcPr>
            <w:tcW w:w="586" w:type="dxa"/>
          </w:tcPr>
          <w:p w14:paraId="2967A93D" w14:textId="46A44341"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66.44%</w:t>
            </w:r>
          </w:p>
        </w:tc>
        <w:tc>
          <w:tcPr>
            <w:tcW w:w="586" w:type="dxa"/>
          </w:tcPr>
          <w:p w14:paraId="6F1B5134" w14:textId="04104221"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67.50%</w:t>
            </w:r>
          </w:p>
        </w:tc>
        <w:tc>
          <w:tcPr>
            <w:tcW w:w="586" w:type="dxa"/>
          </w:tcPr>
          <w:p w14:paraId="0F33155F" w14:textId="7F919DBE"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70.90%</w:t>
            </w:r>
          </w:p>
        </w:tc>
      </w:tr>
      <w:tr w:rsidR="009052CB" w:rsidRPr="00EA6591" w14:paraId="6CD843E3" w14:textId="77777777" w:rsidTr="00C3435C">
        <w:trPr>
          <w:trHeight w:val="274"/>
        </w:trPr>
        <w:tc>
          <w:tcPr>
            <w:cnfStyle w:val="001000000000" w:firstRow="0" w:lastRow="0" w:firstColumn="1" w:lastColumn="0" w:oddVBand="0" w:evenVBand="0" w:oddHBand="0" w:evenHBand="0" w:firstRowFirstColumn="0" w:firstRowLastColumn="0" w:lastRowFirstColumn="0" w:lastRowLastColumn="0"/>
            <w:tcW w:w="961" w:type="dxa"/>
            <w:vMerge/>
            <w:vAlign w:val="center"/>
            <w:hideMark/>
          </w:tcPr>
          <w:p w14:paraId="0D245611" w14:textId="77777777" w:rsidR="009052CB" w:rsidRPr="00EA6591" w:rsidRDefault="009052CB" w:rsidP="009052CB">
            <w:pPr>
              <w:jc w:val="center"/>
              <w:rPr>
                <w:rFonts w:cstheme="minorHAnsi"/>
                <w:b w:val="0"/>
              </w:rPr>
            </w:pPr>
          </w:p>
        </w:tc>
        <w:tc>
          <w:tcPr>
            <w:tcW w:w="1725" w:type="dxa"/>
            <w:noWrap/>
            <w:vAlign w:val="center"/>
            <w:hideMark/>
          </w:tcPr>
          <w:p w14:paraId="46067C14" w14:textId="77777777" w:rsidR="009052CB" w:rsidRPr="00EA6591" w:rsidRDefault="009052CB" w:rsidP="009052CB">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EA6591">
              <w:rPr>
                <w:rFonts w:cstheme="minorHAnsi"/>
                <w:sz w:val="16"/>
                <w:szCs w:val="16"/>
              </w:rPr>
              <w:t>Real Estate + high</w:t>
            </w:r>
          </w:p>
        </w:tc>
        <w:tc>
          <w:tcPr>
            <w:tcW w:w="586" w:type="dxa"/>
          </w:tcPr>
          <w:p w14:paraId="2E4170F5" w14:textId="43045092"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9.83%</w:t>
            </w:r>
          </w:p>
        </w:tc>
        <w:tc>
          <w:tcPr>
            <w:tcW w:w="586" w:type="dxa"/>
          </w:tcPr>
          <w:p w14:paraId="4098EC8E" w14:textId="1BB58D18"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11.21%</w:t>
            </w:r>
          </w:p>
        </w:tc>
        <w:tc>
          <w:tcPr>
            <w:tcW w:w="586" w:type="dxa"/>
          </w:tcPr>
          <w:p w14:paraId="055ADDA8" w14:textId="5B22E75B"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16.20%</w:t>
            </w:r>
          </w:p>
        </w:tc>
        <w:tc>
          <w:tcPr>
            <w:tcW w:w="586" w:type="dxa"/>
          </w:tcPr>
          <w:p w14:paraId="7555CF8D" w14:textId="12E89D86"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21.68%</w:t>
            </w:r>
          </w:p>
        </w:tc>
        <w:tc>
          <w:tcPr>
            <w:tcW w:w="586" w:type="dxa"/>
          </w:tcPr>
          <w:p w14:paraId="386CDD88" w14:textId="0E5F78DE"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36.46%</w:t>
            </w:r>
          </w:p>
        </w:tc>
        <w:tc>
          <w:tcPr>
            <w:tcW w:w="586" w:type="dxa"/>
          </w:tcPr>
          <w:p w14:paraId="6C3EAFFE" w14:textId="18FFA5DD"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40.54%</w:t>
            </w:r>
          </w:p>
        </w:tc>
        <w:tc>
          <w:tcPr>
            <w:tcW w:w="586" w:type="dxa"/>
          </w:tcPr>
          <w:p w14:paraId="4B60D0E6" w14:textId="6DB8C40F"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55.20%</w:t>
            </w:r>
          </w:p>
        </w:tc>
        <w:tc>
          <w:tcPr>
            <w:tcW w:w="586" w:type="dxa"/>
          </w:tcPr>
          <w:p w14:paraId="213E0B23" w14:textId="7920F56A"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58.43%</w:t>
            </w:r>
          </w:p>
        </w:tc>
        <w:tc>
          <w:tcPr>
            <w:tcW w:w="586" w:type="dxa"/>
          </w:tcPr>
          <w:p w14:paraId="16A5AEC5" w14:textId="79CB253C"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58.53%</w:t>
            </w:r>
          </w:p>
        </w:tc>
        <w:tc>
          <w:tcPr>
            <w:tcW w:w="586" w:type="dxa"/>
          </w:tcPr>
          <w:p w14:paraId="54A222CB" w14:textId="6D413CAE"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78.94%</w:t>
            </w:r>
          </w:p>
        </w:tc>
        <w:tc>
          <w:tcPr>
            <w:tcW w:w="586" w:type="dxa"/>
          </w:tcPr>
          <w:p w14:paraId="5ED758D7" w14:textId="792673EA"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84.92%</w:t>
            </w:r>
          </w:p>
        </w:tc>
        <w:tc>
          <w:tcPr>
            <w:tcW w:w="586" w:type="dxa"/>
          </w:tcPr>
          <w:p w14:paraId="42997C86" w14:textId="6E9850CF"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86.23%</w:t>
            </w:r>
          </w:p>
        </w:tc>
      </w:tr>
      <w:tr w:rsidR="009052CB" w:rsidRPr="00EA6591" w14:paraId="119A9C40" w14:textId="77777777" w:rsidTr="00C3435C">
        <w:trPr>
          <w:trHeight w:val="288"/>
        </w:trPr>
        <w:tc>
          <w:tcPr>
            <w:cnfStyle w:val="001000000000" w:firstRow="0" w:lastRow="0" w:firstColumn="1" w:lastColumn="0" w:oddVBand="0" w:evenVBand="0" w:oddHBand="0" w:evenHBand="0" w:firstRowFirstColumn="0" w:firstRowLastColumn="0" w:lastRowFirstColumn="0" w:lastRowLastColumn="0"/>
            <w:tcW w:w="961" w:type="dxa"/>
            <w:vMerge/>
            <w:vAlign w:val="center"/>
            <w:hideMark/>
          </w:tcPr>
          <w:p w14:paraId="4D771EFA" w14:textId="77777777" w:rsidR="009052CB" w:rsidRPr="00EA6591" w:rsidRDefault="009052CB" w:rsidP="009052CB">
            <w:pPr>
              <w:jc w:val="center"/>
              <w:rPr>
                <w:rFonts w:cstheme="minorHAnsi"/>
                <w:b w:val="0"/>
              </w:rPr>
            </w:pPr>
          </w:p>
        </w:tc>
        <w:tc>
          <w:tcPr>
            <w:tcW w:w="1725" w:type="dxa"/>
            <w:noWrap/>
            <w:vAlign w:val="center"/>
            <w:hideMark/>
          </w:tcPr>
          <w:p w14:paraId="6DEC4D96" w14:textId="77777777" w:rsidR="009052CB" w:rsidRPr="00EA6591" w:rsidRDefault="009052CB" w:rsidP="009052CB">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EA6591">
              <w:rPr>
                <w:rFonts w:cstheme="minorHAnsi"/>
                <w:sz w:val="16"/>
                <w:szCs w:val="16"/>
              </w:rPr>
              <w:t>Real Estate + moderate</w:t>
            </w:r>
          </w:p>
        </w:tc>
        <w:tc>
          <w:tcPr>
            <w:tcW w:w="586" w:type="dxa"/>
          </w:tcPr>
          <w:p w14:paraId="065DAA24" w14:textId="41A635C5"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5.53%</w:t>
            </w:r>
          </w:p>
        </w:tc>
        <w:tc>
          <w:tcPr>
            <w:tcW w:w="586" w:type="dxa"/>
          </w:tcPr>
          <w:p w14:paraId="3AF581EA" w14:textId="0DC01887"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13.09%</w:t>
            </w:r>
          </w:p>
        </w:tc>
        <w:tc>
          <w:tcPr>
            <w:tcW w:w="586" w:type="dxa"/>
          </w:tcPr>
          <w:p w14:paraId="42D71B15" w14:textId="5FED42DD"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16.50%</w:t>
            </w:r>
          </w:p>
        </w:tc>
        <w:tc>
          <w:tcPr>
            <w:tcW w:w="586" w:type="dxa"/>
          </w:tcPr>
          <w:p w14:paraId="72A44B07" w14:textId="0AE755A4"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17.59%</w:t>
            </w:r>
          </w:p>
        </w:tc>
        <w:tc>
          <w:tcPr>
            <w:tcW w:w="586" w:type="dxa"/>
          </w:tcPr>
          <w:p w14:paraId="74CF5395" w14:textId="43054416"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20.08%</w:t>
            </w:r>
          </w:p>
        </w:tc>
        <w:tc>
          <w:tcPr>
            <w:tcW w:w="586" w:type="dxa"/>
          </w:tcPr>
          <w:p w14:paraId="65511E42" w14:textId="1611F8B5"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24.97%</w:t>
            </w:r>
          </w:p>
        </w:tc>
        <w:tc>
          <w:tcPr>
            <w:tcW w:w="586" w:type="dxa"/>
          </w:tcPr>
          <w:p w14:paraId="5CA031F0" w14:textId="782928A5"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28.67%</w:t>
            </w:r>
          </w:p>
        </w:tc>
        <w:tc>
          <w:tcPr>
            <w:tcW w:w="586" w:type="dxa"/>
          </w:tcPr>
          <w:p w14:paraId="3AC1AF4A" w14:textId="25B3E653"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36.04%</w:t>
            </w:r>
          </w:p>
        </w:tc>
        <w:tc>
          <w:tcPr>
            <w:tcW w:w="586" w:type="dxa"/>
          </w:tcPr>
          <w:p w14:paraId="2AC85AC3" w14:textId="35214CAB"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40.17%</w:t>
            </w:r>
          </w:p>
        </w:tc>
        <w:tc>
          <w:tcPr>
            <w:tcW w:w="586" w:type="dxa"/>
          </w:tcPr>
          <w:p w14:paraId="6E73E1A4" w14:textId="2C3D543E"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41.05%</w:t>
            </w:r>
          </w:p>
        </w:tc>
        <w:tc>
          <w:tcPr>
            <w:tcW w:w="586" w:type="dxa"/>
          </w:tcPr>
          <w:p w14:paraId="47D4670F" w14:textId="6A04F0D4"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42.17%</w:t>
            </w:r>
          </w:p>
        </w:tc>
        <w:tc>
          <w:tcPr>
            <w:tcW w:w="586" w:type="dxa"/>
          </w:tcPr>
          <w:p w14:paraId="78D2ADFA" w14:textId="0D8B51DD"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46.32%</w:t>
            </w:r>
          </w:p>
        </w:tc>
      </w:tr>
      <w:tr w:rsidR="009052CB" w:rsidRPr="00EA6591" w14:paraId="39148082" w14:textId="77777777" w:rsidTr="00C3435C">
        <w:trPr>
          <w:trHeight w:val="274"/>
        </w:trPr>
        <w:tc>
          <w:tcPr>
            <w:cnfStyle w:val="001000000000" w:firstRow="0" w:lastRow="0" w:firstColumn="1" w:lastColumn="0" w:oddVBand="0" w:evenVBand="0" w:oddHBand="0" w:evenHBand="0" w:firstRowFirstColumn="0" w:firstRowLastColumn="0" w:lastRowFirstColumn="0" w:lastRowLastColumn="0"/>
            <w:tcW w:w="961" w:type="dxa"/>
            <w:vMerge/>
            <w:vAlign w:val="center"/>
            <w:hideMark/>
          </w:tcPr>
          <w:p w14:paraId="051169CA" w14:textId="77777777" w:rsidR="009052CB" w:rsidRPr="00EA6591" w:rsidRDefault="009052CB" w:rsidP="009052CB">
            <w:pPr>
              <w:jc w:val="center"/>
              <w:rPr>
                <w:rFonts w:cstheme="minorHAnsi"/>
                <w:b w:val="0"/>
              </w:rPr>
            </w:pPr>
          </w:p>
        </w:tc>
        <w:tc>
          <w:tcPr>
            <w:tcW w:w="1725" w:type="dxa"/>
            <w:noWrap/>
            <w:vAlign w:val="center"/>
            <w:hideMark/>
          </w:tcPr>
          <w:p w14:paraId="081423DB" w14:textId="77777777" w:rsidR="009052CB" w:rsidRPr="00EA6591" w:rsidRDefault="009052CB" w:rsidP="009052CB">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EA6591">
              <w:rPr>
                <w:rFonts w:cstheme="minorHAnsi"/>
                <w:sz w:val="16"/>
                <w:szCs w:val="16"/>
              </w:rPr>
              <w:t>Real Estate + low</w:t>
            </w:r>
          </w:p>
        </w:tc>
        <w:tc>
          <w:tcPr>
            <w:tcW w:w="586" w:type="dxa"/>
          </w:tcPr>
          <w:p w14:paraId="19E74711" w14:textId="01B14C82"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8.23%</w:t>
            </w:r>
          </w:p>
        </w:tc>
        <w:tc>
          <w:tcPr>
            <w:tcW w:w="586" w:type="dxa"/>
          </w:tcPr>
          <w:p w14:paraId="62AF7D3C" w14:textId="27EC44DD"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9.74%</w:t>
            </w:r>
          </w:p>
        </w:tc>
        <w:tc>
          <w:tcPr>
            <w:tcW w:w="586" w:type="dxa"/>
          </w:tcPr>
          <w:p w14:paraId="3C655CBE" w14:textId="4C924821"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16.56%</w:t>
            </w:r>
          </w:p>
        </w:tc>
        <w:tc>
          <w:tcPr>
            <w:tcW w:w="586" w:type="dxa"/>
          </w:tcPr>
          <w:p w14:paraId="4897AE10" w14:textId="6B3F285B"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18.80%</w:t>
            </w:r>
          </w:p>
        </w:tc>
        <w:tc>
          <w:tcPr>
            <w:tcW w:w="586" w:type="dxa"/>
          </w:tcPr>
          <w:p w14:paraId="66B03D7E" w14:textId="12E6D42E"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24.69%</w:t>
            </w:r>
          </w:p>
        </w:tc>
        <w:tc>
          <w:tcPr>
            <w:tcW w:w="586" w:type="dxa"/>
          </w:tcPr>
          <w:p w14:paraId="250E3232" w14:textId="4793EE55"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41.70%</w:t>
            </w:r>
          </w:p>
        </w:tc>
        <w:tc>
          <w:tcPr>
            <w:tcW w:w="586" w:type="dxa"/>
          </w:tcPr>
          <w:p w14:paraId="4719ABD8" w14:textId="333E3970"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46.53%</w:t>
            </w:r>
          </w:p>
        </w:tc>
        <w:tc>
          <w:tcPr>
            <w:tcW w:w="586" w:type="dxa"/>
          </w:tcPr>
          <w:p w14:paraId="2E8726FF" w14:textId="0A6E2F6C"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50.41%</w:t>
            </w:r>
          </w:p>
        </w:tc>
        <w:tc>
          <w:tcPr>
            <w:tcW w:w="586" w:type="dxa"/>
          </w:tcPr>
          <w:p w14:paraId="5E9467A0" w14:textId="583A1ADB"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50.73%</w:t>
            </w:r>
          </w:p>
        </w:tc>
        <w:tc>
          <w:tcPr>
            <w:tcW w:w="586" w:type="dxa"/>
          </w:tcPr>
          <w:p w14:paraId="2C0490B9" w14:textId="56F634E9"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68.55%</w:t>
            </w:r>
          </w:p>
        </w:tc>
        <w:tc>
          <w:tcPr>
            <w:tcW w:w="586" w:type="dxa"/>
          </w:tcPr>
          <w:p w14:paraId="3AC3CBF2" w14:textId="6AD9E7FE"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70.68%</w:t>
            </w:r>
          </w:p>
        </w:tc>
        <w:tc>
          <w:tcPr>
            <w:tcW w:w="586" w:type="dxa"/>
          </w:tcPr>
          <w:p w14:paraId="7238BE7B" w14:textId="2B3DB0A4"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73.51%</w:t>
            </w:r>
          </w:p>
        </w:tc>
      </w:tr>
      <w:tr w:rsidR="009052CB" w:rsidRPr="00EA6591" w14:paraId="5F960A23" w14:textId="77777777" w:rsidTr="00C3435C">
        <w:trPr>
          <w:trHeight w:val="274"/>
        </w:trPr>
        <w:tc>
          <w:tcPr>
            <w:cnfStyle w:val="001000000000" w:firstRow="0" w:lastRow="0" w:firstColumn="1" w:lastColumn="0" w:oddVBand="0" w:evenVBand="0" w:oddHBand="0" w:evenHBand="0" w:firstRowFirstColumn="0" w:firstRowLastColumn="0" w:lastRowFirstColumn="0" w:lastRowLastColumn="0"/>
            <w:tcW w:w="961" w:type="dxa"/>
            <w:vMerge/>
            <w:vAlign w:val="center"/>
            <w:hideMark/>
          </w:tcPr>
          <w:p w14:paraId="1E66FB9D" w14:textId="77777777" w:rsidR="009052CB" w:rsidRPr="00EA6591" w:rsidRDefault="009052CB" w:rsidP="009052CB">
            <w:pPr>
              <w:jc w:val="center"/>
              <w:rPr>
                <w:rFonts w:cstheme="minorHAnsi"/>
                <w:b w:val="0"/>
              </w:rPr>
            </w:pPr>
          </w:p>
        </w:tc>
        <w:tc>
          <w:tcPr>
            <w:tcW w:w="1725" w:type="dxa"/>
            <w:noWrap/>
            <w:vAlign w:val="center"/>
            <w:hideMark/>
          </w:tcPr>
          <w:p w14:paraId="6FCF6F21" w14:textId="77777777" w:rsidR="009052CB" w:rsidRPr="00EA6591" w:rsidRDefault="009052CB" w:rsidP="009052CB">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EA6591">
              <w:rPr>
                <w:rFonts w:cstheme="minorHAnsi"/>
                <w:sz w:val="16"/>
                <w:szCs w:val="16"/>
              </w:rPr>
              <w:t>Others + high</w:t>
            </w:r>
          </w:p>
        </w:tc>
        <w:tc>
          <w:tcPr>
            <w:tcW w:w="586" w:type="dxa"/>
          </w:tcPr>
          <w:p w14:paraId="428714C7" w14:textId="3D8DA9C1"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1.59%</w:t>
            </w:r>
          </w:p>
        </w:tc>
        <w:tc>
          <w:tcPr>
            <w:tcW w:w="586" w:type="dxa"/>
          </w:tcPr>
          <w:p w14:paraId="009FE168" w14:textId="2E135EE2"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2.33%</w:t>
            </w:r>
          </w:p>
        </w:tc>
        <w:tc>
          <w:tcPr>
            <w:tcW w:w="586" w:type="dxa"/>
          </w:tcPr>
          <w:p w14:paraId="00BB4C01" w14:textId="02EBDAE3"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3.17%</w:t>
            </w:r>
          </w:p>
        </w:tc>
        <w:tc>
          <w:tcPr>
            <w:tcW w:w="586" w:type="dxa"/>
          </w:tcPr>
          <w:p w14:paraId="022F5B78" w14:textId="7A2BE2F7"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3.47%</w:t>
            </w:r>
          </w:p>
        </w:tc>
        <w:tc>
          <w:tcPr>
            <w:tcW w:w="586" w:type="dxa"/>
          </w:tcPr>
          <w:p w14:paraId="6ED5AA2D" w14:textId="5827D6A3"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3.83%</w:t>
            </w:r>
          </w:p>
        </w:tc>
        <w:tc>
          <w:tcPr>
            <w:tcW w:w="586" w:type="dxa"/>
          </w:tcPr>
          <w:p w14:paraId="51DBF3BB" w14:textId="4D2EC747"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5.31%</w:t>
            </w:r>
          </w:p>
        </w:tc>
        <w:tc>
          <w:tcPr>
            <w:tcW w:w="586" w:type="dxa"/>
          </w:tcPr>
          <w:p w14:paraId="0E1C4DC7" w14:textId="547F00D4"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11.18%</w:t>
            </w:r>
          </w:p>
        </w:tc>
        <w:tc>
          <w:tcPr>
            <w:tcW w:w="586" w:type="dxa"/>
          </w:tcPr>
          <w:p w14:paraId="392B6C05" w14:textId="33071AD2"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13.45%</w:t>
            </w:r>
          </w:p>
        </w:tc>
        <w:tc>
          <w:tcPr>
            <w:tcW w:w="586" w:type="dxa"/>
          </w:tcPr>
          <w:p w14:paraId="1BCD4BE3" w14:textId="40CCD24D"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13.71%</w:t>
            </w:r>
          </w:p>
        </w:tc>
        <w:tc>
          <w:tcPr>
            <w:tcW w:w="586" w:type="dxa"/>
          </w:tcPr>
          <w:p w14:paraId="586CC41B" w14:textId="58414E79"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20.76%</w:t>
            </w:r>
          </w:p>
        </w:tc>
        <w:tc>
          <w:tcPr>
            <w:tcW w:w="586" w:type="dxa"/>
          </w:tcPr>
          <w:p w14:paraId="6A9858EA" w14:textId="45A9ECD4"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25.80%</w:t>
            </w:r>
          </w:p>
        </w:tc>
        <w:tc>
          <w:tcPr>
            <w:tcW w:w="586" w:type="dxa"/>
          </w:tcPr>
          <w:p w14:paraId="7387A861" w14:textId="54354CF4"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25.96%</w:t>
            </w:r>
          </w:p>
        </w:tc>
      </w:tr>
      <w:tr w:rsidR="009052CB" w:rsidRPr="00EA6591" w14:paraId="19586CFE" w14:textId="77777777" w:rsidTr="00C3435C">
        <w:trPr>
          <w:trHeight w:val="288"/>
        </w:trPr>
        <w:tc>
          <w:tcPr>
            <w:cnfStyle w:val="001000000000" w:firstRow="0" w:lastRow="0" w:firstColumn="1" w:lastColumn="0" w:oddVBand="0" w:evenVBand="0" w:oddHBand="0" w:evenHBand="0" w:firstRowFirstColumn="0" w:firstRowLastColumn="0" w:lastRowFirstColumn="0" w:lastRowLastColumn="0"/>
            <w:tcW w:w="961" w:type="dxa"/>
            <w:vMerge/>
            <w:vAlign w:val="center"/>
            <w:hideMark/>
          </w:tcPr>
          <w:p w14:paraId="46E68E95" w14:textId="77777777" w:rsidR="009052CB" w:rsidRPr="00EA6591" w:rsidRDefault="009052CB" w:rsidP="009052CB">
            <w:pPr>
              <w:jc w:val="center"/>
              <w:rPr>
                <w:rFonts w:cstheme="minorHAnsi"/>
                <w:b w:val="0"/>
              </w:rPr>
            </w:pPr>
          </w:p>
        </w:tc>
        <w:tc>
          <w:tcPr>
            <w:tcW w:w="1725" w:type="dxa"/>
            <w:noWrap/>
            <w:vAlign w:val="center"/>
            <w:hideMark/>
          </w:tcPr>
          <w:p w14:paraId="15F8D6A1" w14:textId="77777777" w:rsidR="009052CB" w:rsidRPr="00EA6591" w:rsidRDefault="009052CB" w:rsidP="009052CB">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EA6591">
              <w:rPr>
                <w:rFonts w:cstheme="minorHAnsi"/>
                <w:sz w:val="16"/>
                <w:szCs w:val="16"/>
              </w:rPr>
              <w:t>Others + moderate</w:t>
            </w:r>
          </w:p>
        </w:tc>
        <w:tc>
          <w:tcPr>
            <w:tcW w:w="586" w:type="dxa"/>
          </w:tcPr>
          <w:p w14:paraId="330C6195" w14:textId="0C4AF03B"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5.67%</w:t>
            </w:r>
          </w:p>
        </w:tc>
        <w:tc>
          <w:tcPr>
            <w:tcW w:w="586" w:type="dxa"/>
          </w:tcPr>
          <w:p w14:paraId="09F25084" w14:textId="31203050"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7.70%</w:t>
            </w:r>
          </w:p>
        </w:tc>
        <w:tc>
          <w:tcPr>
            <w:tcW w:w="586" w:type="dxa"/>
          </w:tcPr>
          <w:p w14:paraId="6397BD87" w14:textId="49109931"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9.27%</w:t>
            </w:r>
          </w:p>
        </w:tc>
        <w:tc>
          <w:tcPr>
            <w:tcW w:w="586" w:type="dxa"/>
          </w:tcPr>
          <w:p w14:paraId="168F3E94" w14:textId="38ACBD02"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11.33%</w:t>
            </w:r>
          </w:p>
        </w:tc>
        <w:tc>
          <w:tcPr>
            <w:tcW w:w="586" w:type="dxa"/>
          </w:tcPr>
          <w:p w14:paraId="75CA00CD" w14:textId="69E81FAD"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12.98%</w:t>
            </w:r>
          </w:p>
        </w:tc>
        <w:tc>
          <w:tcPr>
            <w:tcW w:w="586" w:type="dxa"/>
          </w:tcPr>
          <w:p w14:paraId="026C669E" w14:textId="659E3EBD"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14.41%</w:t>
            </w:r>
          </w:p>
        </w:tc>
        <w:tc>
          <w:tcPr>
            <w:tcW w:w="586" w:type="dxa"/>
          </w:tcPr>
          <w:p w14:paraId="35B3FA02" w14:textId="7D6A26DA"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23.37%</w:t>
            </w:r>
          </w:p>
        </w:tc>
        <w:tc>
          <w:tcPr>
            <w:tcW w:w="586" w:type="dxa"/>
          </w:tcPr>
          <w:p w14:paraId="7980C11F" w14:textId="71169FD6"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27.19%</w:t>
            </w:r>
          </w:p>
        </w:tc>
        <w:tc>
          <w:tcPr>
            <w:tcW w:w="586" w:type="dxa"/>
          </w:tcPr>
          <w:p w14:paraId="4477C67F" w14:textId="4750BB49"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29.40%</w:t>
            </w:r>
          </w:p>
        </w:tc>
        <w:tc>
          <w:tcPr>
            <w:tcW w:w="586" w:type="dxa"/>
          </w:tcPr>
          <w:p w14:paraId="68E50106" w14:textId="18BF6980"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41.61%</w:t>
            </w:r>
          </w:p>
        </w:tc>
        <w:tc>
          <w:tcPr>
            <w:tcW w:w="586" w:type="dxa"/>
          </w:tcPr>
          <w:p w14:paraId="6E19ABA5" w14:textId="49EC949C"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59.97%</w:t>
            </w:r>
          </w:p>
        </w:tc>
        <w:tc>
          <w:tcPr>
            <w:tcW w:w="586" w:type="dxa"/>
          </w:tcPr>
          <w:p w14:paraId="3F5889DD" w14:textId="7703DA9C"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62.47%</w:t>
            </w:r>
          </w:p>
        </w:tc>
      </w:tr>
      <w:tr w:rsidR="009052CB" w:rsidRPr="00EA6591" w14:paraId="1E608EB7" w14:textId="77777777" w:rsidTr="00C3435C">
        <w:trPr>
          <w:trHeight w:val="274"/>
        </w:trPr>
        <w:tc>
          <w:tcPr>
            <w:cnfStyle w:val="001000000000" w:firstRow="0" w:lastRow="0" w:firstColumn="1" w:lastColumn="0" w:oddVBand="0" w:evenVBand="0" w:oddHBand="0" w:evenHBand="0" w:firstRowFirstColumn="0" w:firstRowLastColumn="0" w:lastRowFirstColumn="0" w:lastRowLastColumn="0"/>
            <w:tcW w:w="961" w:type="dxa"/>
            <w:vMerge/>
            <w:vAlign w:val="center"/>
            <w:hideMark/>
          </w:tcPr>
          <w:p w14:paraId="007086CC" w14:textId="77777777" w:rsidR="009052CB" w:rsidRPr="00EA6591" w:rsidRDefault="009052CB" w:rsidP="009052CB">
            <w:pPr>
              <w:jc w:val="center"/>
              <w:rPr>
                <w:rFonts w:cstheme="minorHAnsi"/>
                <w:b w:val="0"/>
              </w:rPr>
            </w:pPr>
          </w:p>
        </w:tc>
        <w:tc>
          <w:tcPr>
            <w:tcW w:w="1725" w:type="dxa"/>
            <w:noWrap/>
            <w:vAlign w:val="center"/>
            <w:hideMark/>
          </w:tcPr>
          <w:p w14:paraId="77EFFAED" w14:textId="77777777" w:rsidR="009052CB" w:rsidRPr="00EA6591" w:rsidRDefault="009052CB" w:rsidP="009052CB">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EA6591">
              <w:rPr>
                <w:rFonts w:cstheme="minorHAnsi"/>
                <w:sz w:val="16"/>
                <w:szCs w:val="16"/>
              </w:rPr>
              <w:t>Others + low</w:t>
            </w:r>
          </w:p>
        </w:tc>
        <w:tc>
          <w:tcPr>
            <w:tcW w:w="586" w:type="dxa"/>
          </w:tcPr>
          <w:p w14:paraId="452DB296" w14:textId="77FA43A1"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7.46%</w:t>
            </w:r>
          </w:p>
        </w:tc>
        <w:tc>
          <w:tcPr>
            <w:tcW w:w="586" w:type="dxa"/>
          </w:tcPr>
          <w:p w14:paraId="2F471C7F" w14:textId="6E372B86"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9.64%</w:t>
            </w:r>
          </w:p>
        </w:tc>
        <w:tc>
          <w:tcPr>
            <w:tcW w:w="586" w:type="dxa"/>
          </w:tcPr>
          <w:p w14:paraId="1FCF4F83" w14:textId="3877140F"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10.70%</w:t>
            </w:r>
          </w:p>
        </w:tc>
        <w:tc>
          <w:tcPr>
            <w:tcW w:w="586" w:type="dxa"/>
          </w:tcPr>
          <w:p w14:paraId="5CF28C5E" w14:textId="5702E345"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15.85%</w:t>
            </w:r>
          </w:p>
        </w:tc>
        <w:tc>
          <w:tcPr>
            <w:tcW w:w="586" w:type="dxa"/>
          </w:tcPr>
          <w:p w14:paraId="15A7AE86" w14:textId="37A4F244"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17.99%</w:t>
            </w:r>
          </w:p>
        </w:tc>
        <w:tc>
          <w:tcPr>
            <w:tcW w:w="586" w:type="dxa"/>
          </w:tcPr>
          <w:p w14:paraId="67964775" w14:textId="645BDC54"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20.42%</w:t>
            </w:r>
          </w:p>
        </w:tc>
        <w:tc>
          <w:tcPr>
            <w:tcW w:w="586" w:type="dxa"/>
          </w:tcPr>
          <w:p w14:paraId="6E6F5263" w14:textId="49DA785F"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48.84%</w:t>
            </w:r>
          </w:p>
        </w:tc>
        <w:tc>
          <w:tcPr>
            <w:tcW w:w="586" w:type="dxa"/>
          </w:tcPr>
          <w:p w14:paraId="039435CE" w14:textId="4830260C"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51.77%</w:t>
            </w:r>
          </w:p>
        </w:tc>
        <w:tc>
          <w:tcPr>
            <w:tcW w:w="586" w:type="dxa"/>
          </w:tcPr>
          <w:p w14:paraId="1CB5A0DA" w14:textId="321CE0B9"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95.22%</w:t>
            </w:r>
          </w:p>
        </w:tc>
        <w:tc>
          <w:tcPr>
            <w:tcW w:w="586" w:type="dxa"/>
          </w:tcPr>
          <w:p w14:paraId="2C1BD52C" w14:textId="47ACF069"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99.59%</w:t>
            </w:r>
          </w:p>
        </w:tc>
        <w:tc>
          <w:tcPr>
            <w:tcW w:w="586" w:type="dxa"/>
          </w:tcPr>
          <w:p w14:paraId="08315B94" w14:textId="3934C8FE"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100.00%</w:t>
            </w:r>
          </w:p>
        </w:tc>
        <w:tc>
          <w:tcPr>
            <w:tcW w:w="586" w:type="dxa"/>
          </w:tcPr>
          <w:p w14:paraId="1E5CE4E0" w14:textId="23BBC759"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100.00%</w:t>
            </w:r>
          </w:p>
        </w:tc>
      </w:tr>
      <w:tr w:rsidR="009052CB" w:rsidRPr="00EA6591" w14:paraId="518740CC" w14:textId="77777777" w:rsidTr="00C3435C">
        <w:trPr>
          <w:trHeight w:val="274"/>
        </w:trPr>
        <w:tc>
          <w:tcPr>
            <w:cnfStyle w:val="001000000000" w:firstRow="0" w:lastRow="0" w:firstColumn="1" w:lastColumn="0" w:oddVBand="0" w:evenVBand="0" w:oddHBand="0" w:evenHBand="0" w:firstRowFirstColumn="0" w:firstRowLastColumn="0" w:lastRowFirstColumn="0" w:lastRowLastColumn="0"/>
            <w:tcW w:w="961" w:type="dxa"/>
            <w:vMerge w:val="restart"/>
            <w:vAlign w:val="center"/>
            <w:hideMark/>
          </w:tcPr>
          <w:p w14:paraId="08ADF59C" w14:textId="77777777" w:rsidR="009052CB" w:rsidRPr="00EA6591" w:rsidRDefault="009052CB" w:rsidP="009052CB">
            <w:pPr>
              <w:jc w:val="center"/>
              <w:rPr>
                <w:rFonts w:cstheme="minorHAnsi"/>
                <w:b w:val="0"/>
              </w:rPr>
            </w:pPr>
            <w:r w:rsidRPr="00EA6591">
              <w:rPr>
                <w:rFonts w:cstheme="minorHAnsi"/>
                <w:b w:val="0"/>
                <w:sz w:val="20"/>
              </w:rPr>
              <w:t>Liquidity Facility</w:t>
            </w:r>
          </w:p>
        </w:tc>
        <w:tc>
          <w:tcPr>
            <w:tcW w:w="1725" w:type="dxa"/>
            <w:noWrap/>
            <w:vAlign w:val="center"/>
            <w:hideMark/>
          </w:tcPr>
          <w:p w14:paraId="14B40B8F" w14:textId="77777777" w:rsidR="009052CB" w:rsidRPr="00EA6591" w:rsidRDefault="009052CB" w:rsidP="009052CB">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EA6591">
              <w:rPr>
                <w:rFonts w:cstheme="minorHAnsi"/>
                <w:sz w:val="16"/>
                <w:szCs w:val="16"/>
              </w:rPr>
              <w:t>Liquidity + high</w:t>
            </w:r>
          </w:p>
        </w:tc>
        <w:tc>
          <w:tcPr>
            <w:tcW w:w="586" w:type="dxa"/>
          </w:tcPr>
          <w:p w14:paraId="125581AC" w14:textId="7E5B2002"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1.32%</w:t>
            </w:r>
          </w:p>
        </w:tc>
        <w:tc>
          <w:tcPr>
            <w:tcW w:w="586" w:type="dxa"/>
          </w:tcPr>
          <w:p w14:paraId="327EBF23" w14:textId="436264D4"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1.88%</w:t>
            </w:r>
          </w:p>
        </w:tc>
        <w:tc>
          <w:tcPr>
            <w:tcW w:w="586" w:type="dxa"/>
          </w:tcPr>
          <w:p w14:paraId="3C9AEDCB" w14:textId="409B3C5D"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2.09%</w:t>
            </w:r>
          </w:p>
        </w:tc>
        <w:tc>
          <w:tcPr>
            <w:tcW w:w="586" w:type="dxa"/>
          </w:tcPr>
          <w:p w14:paraId="74E527B3" w14:textId="04576A28"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2.58%</w:t>
            </w:r>
          </w:p>
        </w:tc>
        <w:tc>
          <w:tcPr>
            <w:tcW w:w="586" w:type="dxa"/>
          </w:tcPr>
          <w:p w14:paraId="75248F88" w14:textId="414D09B3"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2.80%</w:t>
            </w:r>
          </w:p>
        </w:tc>
        <w:tc>
          <w:tcPr>
            <w:tcW w:w="586" w:type="dxa"/>
          </w:tcPr>
          <w:p w14:paraId="3DB879D9" w14:textId="3535A65E"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3.66%</w:t>
            </w:r>
          </w:p>
        </w:tc>
        <w:tc>
          <w:tcPr>
            <w:tcW w:w="586" w:type="dxa"/>
          </w:tcPr>
          <w:p w14:paraId="2478D653" w14:textId="7F6A6027"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5.77%</w:t>
            </w:r>
          </w:p>
        </w:tc>
        <w:tc>
          <w:tcPr>
            <w:tcW w:w="586" w:type="dxa"/>
          </w:tcPr>
          <w:p w14:paraId="37201559" w14:textId="71AAD7C5"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6.96%</w:t>
            </w:r>
          </w:p>
        </w:tc>
        <w:tc>
          <w:tcPr>
            <w:tcW w:w="586" w:type="dxa"/>
          </w:tcPr>
          <w:p w14:paraId="3D412541" w14:textId="13048E36"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7.69%</w:t>
            </w:r>
          </w:p>
        </w:tc>
        <w:tc>
          <w:tcPr>
            <w:tcW w:w="586" w:type="dxa"/>
          </w:tcPr>
          <w:p w14:paraId="69B9A161" w14:textId="439459A0"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18.39%</w:t>
            </w:r>
          </w:p>
        </w:tc>
        <w:tc>
          <w:tcPr>
            <w:tcW w:w="586" w:type="dxa"/>
          </w:tcPr>
          <w:p w14:paraId="65798A54" w14:textId="6BD9B47A"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18.66%</w:t>
            </w:r>
          </w:p>
        </w:tc>
        <w:tc>
          <w:tcPr>
            <w:tcW w:w="586" w:type="dxa"/>
          </w:tcPr>
          <w:p w14:paraId="64FA5F74" w14:textId="4B909E91"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19.00%</w:t>
            </w:r>
          </w:p>
        </w:tc>
      </w:tr>
      <w:tr w:rsidR="009052CB" w:rsidRPr="00EA6591" w14:paraId="501EA636" w14:textId="77777777" w:rsidTr="00C3435C">
        <w:trPr>
          <w:trHeight w:val="288"/>
        </w:trPr>
        <w:tc>
          <w:tcPr>
            <w:cnfStyle w:val="001000000000" w:firstRow="0" w:lastRow="0" w:firstColumn="1" w:lastColumn="0" w:oddVBand="0" w:evenVBand="0" w:oddHBand="0" w:evenHBand="0" w:firstRowFirstColumn="0" w:firstRowLastColumn="0" w:lastRowFirstColumn="0" w:lastRowLastColumn="0"/>
            <w:tcW w:w="961" w:type="dxa"/>
            <w:vMerge/>
            <w:vAlign w:val="center"/>
            <w:hideMark/>
          </w:tcPr>
          <w:p w14:paraId="1C79F54C" w14:textId="77777777" w:rsidR="009052CB" w:rsidRPr="00EA6591" w:rsidRDefault="009052CB" w:rsidP="009052CB">
            <w:pPr>
              <w:jc w:val="center"/>
              <w:rPr>
                <w:rFonts w:cstheme="minorHAnsi"/>
                <w:b w:val="0"/>
              </w:rPr>
            </w:pPr>
          </w:p>
        </w:tc>
        <w:tc>
          <w:tcPr>
            <w:tcW w:w="1725" w:type="dxa"/>
            <w:noWrap/>
            <w:vAlign w:val="center"/>
            <w:hideMark/>
          </w:tcPr>
          <w:p w14:paraId="0DC422F4" w14:textId="77777777" w:rsidR="009052CB" w:rsidRPr="00EA6591" w:rsidRDefault="009052CB" w:rsidP="009052CB">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EA6591">
              <w:rPr>
                <w:rFonts w:cstheme="minorHAnsi"/>
                <w:sz w:val="16"/>
                <w:szCs w:val="16"/>
              </w:rPr>
              <w:t>Liquidity + moderate</w:t>
            </w:r>
          </w:p>
        </w:tc>
        <w:tc>
          <w:tcPr>
            <w:tcW w:w="586" w:type="dxa"/>
          </w:tcPr>
          <w:p w14:paraId="744158DD" w14:textId="30B57DFD"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3.52%</w:t>
            </w:r>
          </w:p>
        </w:tc>
        <w:tc>
          <w:tcPr>
            <w:tcW w:w="586" w:type="dxa"/>
          </w:tcPr>
          <w:p w14:paraId="58C63406" w14:textId="018313E3"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4.99%</w:t>
            </w:r>
          </w:p>
        </w:tc>
        <w:tc>
          <w:tcPr>
            <w:tcW w:w="586" w:type="dxa"/>
          </w:tcPr>
          <w:p w14:paraId="2FC1F1A6" w14:textId="0BFC7876"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5.57%</w:t>
            </w:r>
          </w:p>
        </w:tc>
        <w:tc>
          <w:tcPr>
            <w:tcW w:w="586" w:type="dxa"/>
          </w:tcPr>
          <w:p w14:paraId="6C969D38" w14:textId="4D5B0563"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6.84%</w:t>
            </w:r>
          </w:p>
        </w:tc>
        <w:tc>
          <w:tcPr>
            <w:tcW w:w="586" w:type="dxa"/>
          </w:tcPr>
          <w:p w14:paraId="12311F03" w14:textId="3A05F463"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8.13%</w:t>
            </w:r>
          </w:p>
        </w:tc>
        <w:tc>
          <w:tcPr>
            <w:tcW w:w="586" w:type="dxa"/>
          </w:tcPr>
          <w:p w14:paraId="25BBD3E8" w14:textId="113B498B"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9.74%</w:t>
            </w:r>
          </w:p>
        </w:tc>
        <w:tc>
          <w:tcPr>
            <w:tcW w:w="586" w:type="dxa"/>
          </w:tcPr>
          <w:p w14:paraId="342DEE71" w14:textId="11E92200"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20.91%</w:t>
            </w:r>
          </w:p>
        </w:tc>
        <w:tc>
          <w:tcPr>
            <w:tcW w:w="586" w:type="dxa"/>
          </w:tcPr>
          <w:p w14:paraId="777CCCC5" w14:textId="60BE0D19"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24.00%</w:t>
            </w:r>
          </w:p>
        </w:tc>
        <w:tc>
          <w:tcPr>
            <w:tcW w:w="586" w:type="dxa"/>
          </w:tcPr>
          <w:p w14:paraId="16A1ADEC" w14:textId="618C9A64"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37.06%</w:t>
            </w:r>
          </w:p>
        </w:tc>
        <w:tc>
          <w:tcPr>
            <w:tcW w:w="586" w:type="dxa"/>
          </w:tcPr>
          <w:p w14:paraId="34C9947D" w14:textId="65497A68"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21.91%</w:t>
            </w:r>
          </w:p>
        </w:tc>
        <w:tc>
          <w:tcPr>
            <w:tcW w:w="586" w:type="dxa"/>
          </w:tcPr>
          <w:p w14:paraId="17615D92" w14:textId="7AE92915"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37.10%</w:t>
            </w:r>
          </w:p>
        </w:tc>
        <w:tc>
          <w:tcPr>
            <w:tcW w:w="586" w:type="dxa"/>
          </w:tcPr>
          <w:p w14:paraId="773F4B78" w14:textId="107CA387"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43.78%</w:t>
            </w:r>
          </w:p>
        </w:tc>
      </w:tr>
      <w:tr w:rsidR="009052CB" w:rsidRPr="00EA6591" w14:paraId="1E941F2F" w14:textId="77777777" w:rsidTr="00C3435C">
        <w:trPr>
          <w:trHeight w:val="274"/>
        </w:trPr>
        <w:tc>
          <w:tcPr>
            <w:cnfStyle w:val="001000000000" w:firstRow="0" w:lastRow="0" w:firstColumn="1" w:lastColumn="0" w:oddVBand="0" w:evenVBand="0" w:oddHBand="0" w:evenHBand="0" w:firstRowFirstColumn="0" w:firstRowLastColumn="0" w:lastRowFirstColumn="0" w:lastRowLastColumn="0"/>
            <w:tcW w:w="961" w:type="dxa"/>
            <w:vMerge/>
            <w:vAlign w:val="center"/>
            <w:hideMark/>
          </w:tcPr>
          <w:p w14:paraId="60F4A2F2" w14:textId="77777777" w:rsidR="009052CB" w:rsidRPr="00EA6591" w:rsidRDefault="009052CB" w:rsidP="009052CB">
            <w:pPr>
              <w:jc w:val="center"/>
              <w:rPr>
                <w:rFonts w:cstheme="minorHAnsi"/>
                <w:b w:val="0"/>
              </w:rPr>
            </w:pPr>
          </w:p>
        </w:tc>
        <w:tc>
          <w:tcPr>
            <w:tcW w:w="1725" w:type="dxa"/>
            <w:noWrap/>
            <w:vAlign w:val="center"/>
            <w:hideMark/>
          </w:tcPr>
          <w:p w14:paraId="241BF85B" w14:textId="77777777" w:rsidR="009052CB" w:rsidRPr="00EA6591" w:rsidRDefault="009052CB" w:rsidP="009052CB">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EA6591">
              <w:rPr>
                <w:rFonts w:cstheme="minorHAnsi"/>
                <w:sz w:val="16"/>
                <w:szCs w:val="16"/>
              </w:rPr>
              <w:t>Liquidity + low</w:t>
            </w:r>
          </w:p>
        </w:tc>
        <w:tc>
          <w:tcPr>
            <w:tcW w:w="586" w:type="dxa"/>
          </w:tcPr>
          <w:p w14:paraId="7C33BDD9" w14:textId="3614A486"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10.84%</w:t>
            </w:r>
          </w:p>
        </w:tc>
        <w:tc>
          <w:tcPr>
            <w:tcW w:w="586" w:type="dxa"/>
          </w:tcPr>
          <w:p w14:paraId="51F312EC" w14:textId="67160C9C"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15.38%</w:t>
            </w:r>
          </w:p>
        </w:tc>
        <w:tc>
          <w:tcPr>
            <w:tcW w:w="586" w:type="dxa"/>
          </w:tcPr>
          <w:p w14:paraId="0C0C8558" w14:textId="05B19301"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17.15%</w:t>
            </w:r>
          </w:p>
        </w:tc>
        <w:tc>
          <w:tcPr>
            <w:tcW w:w="586" w:type="dxa"/>
          </w:tcPr>
          <w:p w14:paraId="32882C9C" w14:textId="1526D39C"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21.16%</w:t>
            </w:r>
          </w:p>
        </w:tc>
        <w:tc>
          <w:tcPr>
            <w:tcW w:w="586" w:type="dxa"/>
          </w:tcPr>
          <w:p w14:paraId="1112C511" w14:textId="0548A865"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22.92%</w:t>
            </w:r>
          </w:p>
        </w:tc>
        <w:tc>
          <w:tcPr>
            <w:tcW w:w="586" w:type="dxa"/>
          </w:tcPr>
          <w:p w14:paraId="43037F9A" w14:textId="35C90329"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30.00%</w:t>
            </w:r>
          </w:p>
        </w:tc>
        <w:tc>
          <w:tcPr>
            <w:tcW w:w="586" w:type="dxa"/>
          </w:tcPr>
          <w:p w14:paraId="525FAF0B" w14:textId="6B989CC1"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47.27%</w:t>
            </w:r>
          </w:p>
        </w:tc>
        <w:tc>
          <w:tcPr>
            <w:tcW w:w="586" w:type="dxa"/>
          </w:tcPr>
          <w:p w14:paraId="6D411EEF" w14:textId="3AFE5CE6"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57.04%</w:t>
            </w:r>
          </w:p>
        </w:tc>
        <w:tc>
          <w:tcPr>
            <w:tcW w:w="586" w:type="dxa"/>
          </w:tcPr>
          <w:p w14:paraId="52E3297A" w14:textId="3D37686E"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63.01%</w:t>
            </w:r>
          </w:p>
        </w:tc>
        <w:tc>
          <w:tcPr>
            <w:tcW w:w="586" w:type="dxa"/>
          </w:tcPr>
          <w:p w14:paraId="52822899" w14:textId="5E58830D"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96.79%</w:t>
            </w:r>
          </w:p>
        </w:tc>
        <w:tc>
          <w:tcPr>
            <w:tcW w:w="586" w:type="dxa"/>
          </w:tcPr>
          <w:p w14:paraId="38E31835" w14:textId="4C286FAA"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98.21%</w:t>
            </w:r>
          </w:p>
        </w:tc>
        <w:tc>
          <w:tcPr>
            <w:tcW w:w="586" w:type="dxa"/>
          </w:tcPr>
          <w:p w14:paraId="5C8C0F34" w14:textId="1EA3F24D" w:rsidR="009052CB" w:rsidRPr="00EA6591" w:rsidRDefault="009052CB" w:rsidP="009052CB">
            <w:pPr>
              <w:jc w:val="center"/>
              <w:cnfStyle w:val="000000000000" w:firstRow="0" w:lastRow="0" w:firstColumn="0" w:lastColumn="0" w:oddVBand="0" w:evenVBand="0" w:oddHBand="0" w:evenHBand="0" w:firstRowFirstColumn="0" w:firstRowLastColumn="0" w:lastRowFirstColumn="0" w:lastRowLastColumn="0"/>
              <w:rPr>
                <w:rFonts w:cstheme="minorHAnsi"/>
                <w:sz w:val="12"/>
              </w:rPr>
            </w:pPr>
            <w:r w:rsidRPr="009052CB">
              <w:rPr>
                <w:rFonts w:cstheme="minorHAnsi"/>
                <w:sz w:val="12"/>
              </w:rPr>
              <w:t>100.00%</w:t>
            </w:r>
          </w:p>
        </w:tc>
      </w:tr>
    </w:tbl>
    <w:p w14:paraId="14C4AAD1" w14:textId="00168DE6" w:rsidR="008F7A37" w:rsidRPr="00EA6591" w:rsidRDefault="008F7A37" w:rsidP="00B66493">
      <w:pPr>
        <w:pStyle w:val="Heading5"/>
      </w:pPr>
      <w:r w:rsidRPr="00EA6591">
        <w:t>Comm</w:t>
      </w:r>
      <w:r w:rsidR="00A84B0F" w:rsidRPr="00EA6591">
        <w:t>ercial Paper Direct Pay LC / 80/</w:t>
      </w:r>
      <w:r w:rsidRPr="00EA6591">
        <w:t>20 Credit Enhancement Facility</w:t>
      </w:r>
    </w:p>
    <w:p w14:paraId="57D9D57D" w14:textId="310F7C6F" w:rsidR="00DE4C17" w:rsidRPr="00EA6591" w:rsidRDefault="00DE4C17" w:rsidP="00DE4C17">
      <w:pPr>
        <w:rPr>
          <w:rFonts w:cstheme="minorHAnsi"/>
        </w:rPr>
      </w:pPr>
      <w:r w:rsidRPr="00EA6591">
        <w:rPr>
          <w:rFonts w:cstheme="minorHAnsi"/>
        </w:rPr>
        <w:t xml:space="preserve">The portfolio includes two different products, Commercial Paper Direct Pay Letter of Credit (CPDP) and 80/20 facilities. </w:t>
      </w:r>
    </w:p>
    <w:p w14:paraId="3A256A7E" w14:textId="1A701726" w:rsidR="00CD33D7" w:rsidRPr="00EA6591" w:rsidRDefault="00CD33D7" w:rsidP="00752542">
      <w:pPr>
        <w:pStyle w:val="Heading6"/>
      </w:pPr>
      <w:r w:rsidRPr="00EA6591">
        <w:t>Commercial Paper Direct Pay LC (CPDP)</w:t>
      </w:r>
    </w:p>
    <w:p w14:paraId="5ADFF3C6" w14:textId="77777777" w:rsidR="00DE4C17" w:rsidRPr="00EA6591" w:rsidRDefault="00DE4C17" w:rsidP="00DE4C17">
      <w:pPr>
        <w:rPr>
          <w:rFonts w:cstheme="minorHAnsi"/>
        </w:rPr>
      </w:pPr>
      <w:r w:rsidRPr="00EA6591">
        <w:rPr>
          <w:rFonts w:cstheme="minorHAnsi"/>
        </w:rPr>
        <w:t>The direct-pay letter of credit generally requires the BOC New York Branch to pay directly to the investor. The customer generally reissues the commercial paper and payoff on the same day. The innovation of the product is a repayment to the investor directly from the Direct-Pay Letter of Credit issued by the Bank of China upon the commercial paper maturity. In case the customer was not able to pay back on the same day, the unpaid portion would be converted into a loan with a higher rate. This is a feature of the automatic loan conversion for this product. This product provides protection to the investors of commercial paper and guarantees timely and complete repayment upon maturity regardless of the future status of the issuer. The structure itself will enhance rating agencies’ rating of the program, thus attracting more investors and increasing the overall cost for the issuer.</w:t>
      </w:r>
    </w:p>
    <w:p w14:paraId="5C97EB30" w14:textId="77777777" w:rsidR="00DE4C17" w:rsidRPr="00EA6591" w:rsidRDefault="00DE4C17" w:rsidP="00DE4C17">
      <w:pPr>
        <w:rPr>
          <w:rFonts w:cstheme="minorHAnsi"/>
        </w:rPr>
      </w:pPr>
      <w:r w:rsidRPr="00EA6591">
        <w:rPr>
          <w:rFonts w:cstheme="minorHAnsi"/>
        </w:rPr>
        <w:t>The counterparties of the CPDP are companies within commodity-focused industries such as oil and gas, coal, steel, and mining. The CPDP is used to facilitate their trade finance activities. The chart below shows the mechanics of the transaction.</w:t>
      </w:r>
    </w:p>
    <w:p w14:paraId="4B267EBB" w14:textId="77777777" w:rsidR="001A281C" w:rsidRPr="00EA6591" w:rsidRDefault="001A281C" w:rsidP="001A281C">
      <w:pPr>
        <w:keepNext/>
        <w:jc w:val="center"/>
        <w:rPr>
          <w:rFonts w:cstheme="minorHAnsi"/>
        </w:rPr>
      </w:pPr>
      <w:r w:rsidRPr="00EA6591">
        <w:rPr>
          <w:rFonts w:cstheme="minorHAnsi"/>
          <w:noProof/>
        </w:rPr>
        <w:drawing>
          <wp:inline distT="0" distB="0" distL="0" distR="0" wp14:anchorId="22478BA0" wp14:editId="3048A8BE">
            <wp:extent cx="5243143" cy="4864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43143" cy="4864100"/>
                    </a:xfrm>
                    <a:prstGeom prst="rect">
                      <a:avLst/>
                    </a:prstGeom>
                    <a:noFill/>
                    <a:ln>
                      <a:noFill/>
                    </a:ln>
                  </pic:spPr>
                </pic:pic>
              </a:graphicData>
            </a:graphic>
          </wp:inline>
        </w:drawing>
      </w:r>
    </w:p>
    <w:p w14:paraId="1AD98F5B" w14:textId="4A55CB7D" w:rsidR="00231531" w:rsidRPr="00231531" w:rsidRDefault="00231531" w:rsidP="00CB6D9E">
      <w:pPr>
        <w:pStyle w:val="Caption"/>
        <w:jc w:val="center"/>
      </w:pPr>
      <w:r w:rsidRPr="00EA6591">
        <w:rPr>
          <w:rFonts w:cstheme="minorHAnsi"/>
        </w:rPr>
        <w:t xml:space="preserve">Figure </w:t>
      </w:r>
      <w:r w:rsidRPr="00EA6591">
        <w:rPr>
          <w:rFonts w:cstheme="minorHAnsi"/>
        </w:rPr>
        <w:fldChar w:fldCharType="begin"/>
      </w:r>
      <w:r w:rsidRPr="00EA6591">
        <w:rPr>
          <w:rFonts w:cstheme="minorHAnsi"/>
        </w:rPr>
        <w:instrText xml:space="preserve"> SEQ Figure \* ARABIC </w:instrText>
      </w:r>
      <w:r w:rsidRPr="00EA6591">
        <w:rPr>
          <w:rFonts w:cstheme="minorHAnsi"/>
        </w:rPr>
        <w:fldChar w:fldCharType="separate"/>
      </w:r>
      <w:r w:rsidR="000777B4">
        <w:rPr>
          <w:rFonts w:cstheme="minorHAnsi"/>
          <w:noProof/>
        </w:rPr>
        <w:t>6</w:t>
      </w:r>
      <w:r w:rsidRPr="00EA6591">
        <w:rPr>
          <w:rFonts w:cstheme="minorHAnsi"/>
        </w:rPr>
        <w:fldChar w:fldCharType="end"/>
      </w:r>
      <w:r w:rsidRPr="00EA6591">
        <w:rPr>
          <w:rFonts w:cstheme="minorHAnsi"/>
        </w:rPr>
        <w:t xml:space="preserve">: </w:t>
      </w:r>
      <w:r w:rsidR="00CB6D9E" w:rsidRPr="00EA6591">
        <w:rPr>
          <w:rFonts w:cstheme="minorHAnsi"/>
        </w:rPr>
        <w:t>Mechanics of Direct-Pay Letter of Credit Facility to support Commercial Paper Transaction</w:t>
      </w:r>
    </w:p>
    <w:p w14:paraId="41DB4E58" w14:textId="77777777" w:rsidR="00F474B5" w:rsidRPr="00EA6591" w:rsidRDefault="00F474B5" w:rsidP="00F474B5">
      <w:pPr>
        <w:rPr>
          <w:rFonts w:cstheme="minorHAnsi"/>
          <w:u w:val="single"/>
        </w:rPr>
      </w:pPr>
      <w:r w:rsidRPr="00EA6591">
        <w:rPr>
          <w:rFonts w:cstheme="minorHAnsi"/>
          <w:u w:val="single"/>
        </w:rPr>
        <w:t>Potential Liquidity Impacts</w:t>
      </w:r>
    </w:p>
    <w:p w14:paraId="15594F7A" w14:textId="4E565384" w:rsidR="00BE6494" w:rsidRPr="00EA6591" w:rsidRDefault="00F474B5" w:rsidP="00E00C7B">
      <w:pPr>
        <w:pStyle w:val="CommentText"/>
        <w:rPr>
          <w:rFonts w:cstheme="minorHAnsi"/>
        </w:rPr>
      </w:pPr>
      <w:r w:rsidRPr="00EA6591">
        <w:rPr>
          <w:rFonts w:cstheme="minorHAnsi"/>
        </w:rPr>
        <w:t xml:space="preserve">In </w:t>
      </w:r>
      <w:r w:rsidR="00DF0E9F" w:rsidRPr="00EA6591">
        <w:rPr>
          <w:rFonts w:cstheme="minorHAnsi"/>
        </w:rPr>
        <w:t xml:space="preserve">reference to </w:t>
      </w:r>
      <w:r w:rsidRPr="00EA6591">
        <w:rPr>
          <w:rFonts w:cstheme="minorHAnsi"/>
        </w:rPr>
        <w:t>CPDP, the</w:t>
      </w:r>
      <w:r w:rsidR="00DF0E9F" w:rsidRPr="00EA6591">
        <w:rPr>
          <w:rFonts w:cstheme="minorHAnsi"/>
        </w:rPr>
        <w:t xml:space="preserve"> </w:t>
      </w:r>
      <w:r w:rsidRPr="00EA6591">
        <w:rPr>
          <w:rFonts w:cstheme="minorHAnsi"/>
        </w:rPr>
        <w:t>repayment</w:t>
      </w:r>
      <w:r w:rsidR="00DF0E9F" w:rsidRPr="00EA6591">
        <w:rPr>
          <w:rFonts w:cstheme="minorHAnsi"/>
        </w:rPr>
        <w:t xml:space="preserve"> to commercial paper investors</w:t>
      </w:r>
      <w:r w:rsidRPr="00EA6591">
        <w:rPr>
          <w:rFonts w:cstheme="minorHAnsi"/>
        </w:rPr>
        <w:t xml:space="preserve"> is directly from</w:t>
      </w:r>
      <w:r w:rsidR="00DF0E9F" w:rsidRPr="00EA6591">
        <w:rPr>
          <w:rFonts w:cstheme="minorHAnsi"/>
        </w:rPr>
        <w:t xml:space="preserve"> the CPDP issuer </w:t>
      </w:r>
      <w:r w:rsidRPr="00EA6591">
        <w:rPr>
          <w:rFonts w:cstheme="minorHAnsi"/>
        </w:rPr>
        <w:t xml:space="preserve">instead of from the commercial paper issuer. These unfunded exposures would been drawn on the </w:t>
      </w:r>
      <w:r w:rsidR="00DF0E9F" w:rsidRPr="00EA6591">
        <w:rPr>
          <w:rFonts w:cstheme="minorHAnsi"/>
        </w:rPr>
        <w:t xml:space="preserve">commercial paper maturity date </w:t>
      </w:r>
      <w:r w:rsidRPr="00EA6591">
        <w:rPr>
          <w:rFonts w:cstheme="minorHAnsi"/>
        </w:rPr>
        <w:t>regardless</w:t>
      </w:r>
      <w:r w:rsidR="00DF0E9F" w:rsidRPr="00EA6591">
        <w:rPr>
          <w:rFonts w:cstheme="minorHAnsi"/>
        </w:rPr>
        <w:t xml:space="preserve"> of</w:t>
      </w:r>
      <w:r w:rsidRPr="00EA6591">
        <w:rPr>
          <w:rFonts w:cstheme="minorHAnsi"/>
        </w:rPr>
        <w:t xml:space="preserve"> whether the commercial paper issuer can </w:t>
      </w:r>
      <w:r w:rsidR="00DF0E9F" w:rsidRPr="00EA6591">
        <w:rPr>
          <w:rFonts w:cstheme="minorHAnsi"/>
        </w:rPr>
        <w:t>fulfil the repayment obligation or not</w:t>
      </w:r>
      <w:r w:rsidRPr="00EA6591">
        <w:rPr>
          <w:rFonts w:cstheme="minorHAnsi"/>
        </w:rPr>
        <w:t>. This innovation of credit enhancements and funding flow mechanics have potential short-term liquidity backup characters. To fully capture the component of CPDP facility that is 100% draw</w:t>
      </w:r>
      <w:r w:rsidR="00DF0E9F" w:rsidRPr="00EA6591">
        <w:rPr>
          <w:rFonts w:cstheme="minorHAnsi"/>
        </w:rPr>
        <w:t>n</w:t>
      </w:r>
      <w:r w:rsidRPr="00EA6591">
        <w:rPr>
          <w:rFonts w:cstheme="minorHAnsi"/>
        </w:rPr>
        <w:t xml:space="preserve">, the </w:t>
      </w:r>
      <w:r w:rsidR="002142E9" w:rsidRPr="00EA6591">
        <w:rPr>
          <w:rFonts w:cstheme="minorHAnsi"/>
        </w:rPr>
        <w:t>run-off</w:t>
      </w:r>
      <w:r w:rsidRPr="00EA6591">
        <w:rPr>
          <w:rFonts w:cstheme="minorHAnsi"/>
        </w:rPr>
        <w:t xml:space="preserve"> rates under three st</w:t>
      </w:r>
      <w:r w:rsidR="00DF0E9F" w:rsidRPr="00EA6591">
        <w:rPr>
          <w:rFonts w:cstheme="minorHAnsi"/>
        </w:rPr>
        <w:t>ressed scenarios were assumed to be</w:t>
      </w:r>
      <w:r w:rsidRPr="00EA6591">
        <w:rPr>
          <w:rFonts w:cstheme="minorHAnsi"/>
        </w:rPr>
        <w:t xml:space="preserve"> 100% according to feedback from Fed Horizontal Liquidity Review</w:t>
      </w:r>
      <w:r w:rsidR="00DF0E9F" w:rsidRPr="00EA6591">
        <w:rPr>
          <w:rFonts w:cstheme="minorHAnsi"/>
        </w:rPr>
        <w:t xml:space="preserve"> (HLR)</w:t>
      </w:r>
      <w:r w:rsidRPr="00EA6591">
        <w:rPr>
          <w:rFonts w:cstheme="minorHAnsi"/>
        </w:rPr>
        <w:t>.</w:t>
      </w:r>
      <w:r w:rsidR="00DF0E9F" w:rsidRPr="00EA6591">
        <w:rPr>
          <w:rFonts w:cstheme="minorHAnsi"/>
        </w:rPr>
        <w:t xml:space="preserve"> </w:t>
      </w:r>
      <w:r w:rsidR="00C30ED6">
        <w:rPr>
          <w:rFonts w:cstheme="minorHAnsi"/>
        </w:rPr>
        <w:fldChar w:fldCharType="begin"/>
      </w:r>
      <w:r w:rsidR="00C30ED6">
        <w:rPr>
          <w:rFonts w:cstheme="minorHAnsi"/>
        </w:rPr>
        <w:instrText xml:space="preserve"> REF _Ref25238236 \r \h </w:instrText>
      </w:r>
      <w:r w:rsidR="00C30ED6">
        <w:rPr>
          <w:rFonts w:cstheme="minorHAnsi"/>
        </w:rPr>
      </w:r>
      <w:r w:rsidR="00C30ED6">
        <w:rPr>
          <w:rFonts w:cstheme="minorHAnsi"/>
        </w:rPr>
        <w:fldChar w:fldCharType="separate"/>
      </w:r>
      <w:r w:rsidR="000777B4">
        <w:rPr>
          <w:rFonts w:cstheme="minorHAnsi"/>
        </w:rPr>
        <w:t>[15]</w:t>
      </w:r>
      <w:r w:rsidR="00C30ED6">
        <w:rPr>
          <w:rFonts w:cstheme="minorHAnsi"/>
        </w:rPr>
        <w:fldChar w:fldCharType="end"/>
      </w:r>
    </w:p>
    <w:p w14:paraId="1E4AB611" w14:textId="5EA5A006" w:rsidR="0081476C" w:rsidRPr="00EA6591" w:rsidRDefault="00AE18CB" w:rsidP="0081476C">
      <w:pPr>
        <w:pStyle w:val="Caption"/>
        <w:keepNext/>
        <w:rPr>
          <w:rFonts w:cstheme="minorHAnsi"/>
        </w:rPr>
      </w:pPr>
      <w:r w:rsidRPr="008859FB">
        <w:t xml:space="preserve">Table </w:t>
      </w:r>
      <w:fldSimple w:instr=" SEQ Table \* ARABIC ">
        <w:r w:rsidR="000777B4">
          <w:rPr>
            <w:noProof/>
          </w:rPr>
          <w:t>49</w:t>
        </w:r>
      </w:fldSimple>
      <w:r w:rsidRPr="008859FB">
        <w:t>:</w:t>
      </w:r>
      <w:r w:rsidRPr="00EA6591">
        <w:rPr>
          <w:rFonts w:cstheme="minorHAnsi"/>
        </w:rPr>
        <w:t xml:space="preserve"> </w:t>
      </w:r>
      <w:r w:rsidR="0081476C" w:rsidRPr="00EA6591">
        <w:rPr>
          <w:rFonts w:cstheme="minorHAnsi"/>
        </w:rPr>
        <w:t xml:space="preserve">CPDP </w:t>
      </w:r>
      <w:r w:rsidR="002142E9" w:rsidRPr="00EA6591">
        <w:rPr>
          <w:rFonts w:cstheme="minorHAnsi"/>
        </w:rPr>
        <w:t>Run-off</w:t>
      </w:r>
      <w:r w:rsidR="0081476C" w:rsidRPr="00EA6591">
        <w:rPr>
          <w:rFonts w:cstheme="minorHAnsi"/>
        </w:rPr>
        <w:t xml:space="preserve"> Rates under Different Stress Scenarios</w:t>
      </w:r>
    </w:p>
    <w:tbl>
      <w:tblPr>
        <w:tblStyle w:val="GridTable1Light"/>
        <w:tblW w:w="5000" w:type="pct"/>
        <w:jc w:val="center"/>
        <w:tblLook w:val="04A0" w:firstRow="1" w:lastRow="0" w:firstColumn="1" w:lastColumn="0" w:noHBand="0" w:noVBand="1"/>
      </w:tblPr>
      <w:tblGrid>
        <w:gridCol w:w="1691"/>
        <w:gridCol w:w="1946"/>
        <w:gridCol w:w="1946"/>
        <w:gridCol w:w="1946"/>
        <w:gridCol w:w="1821"/>
      </w:tblGrid>
      <w:tr w:rsidR="0020140E" w:rsidRPr="00EA6591" w14:paraId="4A12B21D" w14:textId="1A5D0483" w:rsidTr="002014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4" w:type="pct"/>
            <w:vAlign w:val="center"/>
          </w:tcPr>
          <w:p w14:paraId="33376D3D" w14:textId="4AE11487" w:rsidR="0020140E" w:rsidRPr="00EA6591" w:rsidRDefault="0020140E" w:rsidP="0020140E">
            <w:pPr>
              <w:jc w:val="center"/>
              <w:rPr>
                <w:rFonts w:cstheme="minorHAnsi"/>
                <w:b w:val="0"/>
              </w:rPr>
            </w:pPr>
            <w:r w:rsidRPr="00EA6591">
              <w:rPr>
                <w:rFonts w:cstheme="minorHAnsi"/>
                <w:b w:val="0"/>
              </w:rPr>
              <w:t>Scenario</w:t>
            </w:r>
          </w:p>
        </w:tc>
        <w:tc>
          <w:tcPr>
            <w:tcW w:w="1040" w:type="pct"/>
            <w:vAlign w:val="center"/>
          </w:tcPr>
          <w:p w14:paraId="70668670" w14:textId="6D52AD70" w:rsidR="0020140E" w:rsidRPr="00EA6591" w:rsidRDefault="0020140E" w:rsidP="0020140E">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EA6591">
              <w:rPr>
                <w:rFonts w:cstheme="minorHAnsi"/>
                <w:b w:val="0"/>
              </w:rPr>
              <w:t>14D Run-off rate</w:t>
            </w:r>
          </w:p>
        </w:tc>
        <w:tc>
          <w:tcPr>
            <w:tcW w:w="1040" w:type="pct"/>
            <w:vAlign w:val="center"/>
          </w:tcPr>
          <w:p w14:paraId="28406941" w14:textId="524265C9" w:rsidR="0020140E" w:rsidRPr="00EA6591" w:rsidRDefault="0020140E" w:rsidP="0020140E">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EA6591">
              <w:rPr>
                <w:rFonts w:cstheme="minorHAnsi"/>
                <w:b w:val="0"/>
              </w:rPr>
              <w:t>30D Run-off rate</w:t>
            </w:r>
          </w:p>
        </w:tc>
        <w:tc>
          <w:tcPr>
            <w:tcW w:w="1040" w:type="pct"/>
            <w:vAlign w:val="center"/>
          </w:tcPr>
          <w:p w14:paraId="6EF7DA6C" w14:textId="04BAB1B8" w:rsidR="0020140E" w:rsidRPr="00EA6591" w:rsidRDefault="0020140E" w:rsidP="0020140E">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EA6591">
              <w:rPr>
                <w:rFonts w:cstheme="minorHAnsi"/>
                <w:b w:val="0"/>
              </w:rPr>
              <w:t>90D Run-off rate</w:t>
            </w:r>
          </w:p>
        </w:tc>
        <w:tc>
          <w:tcPr>
            <w:tcW w:w="974" w:type="pct"/>
            <w:vAlign w:val="center"/>
          </w:tcPr>
          <w:p w14:paraId="1A42D45B" w14:textId="3E6F0124" w:rsidR="0020140E" w:rsidRPr="00EA6591" w:rsidRDefault="0020140E" w:rsidP="0020140E">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EA6591">
              <w:rPr>
                <w:rFonts w:cstheme="minorHAnsi"/>
                <w:b w:val="0"/>
              </w:rPr>
              <w:t>1Y Run-off rate</w:t>
            </w:r>
          </w:p>
        </w:tc>
      </w:tr>
      <w:tr w:rsidR="0020140E" w:rsidRPr="00EA6591" w14:paraId="393EBC7B" w14:textId="1EB5D3D9" w:rsidTr="0020140E">
        <w:trPr>
          <w:jc w:val="center"/>
        </w:trPr>
        <w:tc>
          <w:tcPr>
            <w:cnfStyle w:val="001000000000" w:firstRow="0" w:lastRow="0" w:firstColumn="1" w:lastColumn="0" w:oddVBand="0" w:evenVBand="0" w:oddHBand="0" w:evenHBand="0" w:firstRowFirstColumn="0" w:firstRowLastColumn="0" w:lastRowFirstColumn="0" w:lastRowLastColumn="0"/>
            <w:tcW w:w="904" w:type="pct"/>
          </w:tcPr>
          <w:p w14:paraId="4A47D1A9" w14:textId="77777777" w:rsidR="0020140E" w:rsidRPr="00EA6591" w:rsidRDefault="0020140E" w:rsidP="0020140E">
            <w:pPr>
              <w:rPr>
                <w:rFonts w:cstheme="minorHAnsi"/>
                <w:b w:val="0"/>
              </w:rPr>
            </w:pPr>
            <w:r w:rsidRPr="00EA6591">
              <w:rPr>
                <w:rFonts w:cstheme="minorHAnsi"/>
                <w:b w:val="0"/>
              </w:rPr>
              <w:t>Idiosyncratic</w:t>
            </w:r>
            <w:bookmarkStart w:id="119" w:name="_Ref25238559"/>
            <w:r w:rsidRPr="00EA6591">
              <w:rPr>
                <w:rStyle w:val="FootnoteReference"/>
                <w:rFonts w:cstheme="minorHAnsi"/>
                <w:b w:val="0"/>
              </w:rPr>
              <w:footnoteReference w:id="11"/>
            </w:r>
            <w:bookmarkEnd w:id="119"/>
          </w:p>
        </w:tc>
        <w:tc>
          <w:tcPr>
            <w:tcW w:w="1040" w:type="pct"/>
            <w:vAlign w:val="center"/>
          </w:tcPr>
          <w:p w14:paraId="4043130A" w14:textId="77777777" w:rsidR="0020140E" w:rsidRPr="00EA6591" w:rsidRDefault="0020140E" w:rsidP="0020140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1040" w:type="pct"/>
            <w:vAlign w:val="center"/>
          </w:tcPr>
          <w:p w14:paraId="683E4DE2" w14:textId="77777777" w:rsidR="0020140E" w:rsidRPr="00EA6591" w:rsidRDefault="0020140E" w:rsidP="0020140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1040" w:type="pct"/>
            <w:vAlign w:val="center"/>
          </w:tcPr>
          <w:p w14:paraId="0B943EFE" w14:textId="08C4DC03" w:rsidR="0020140E" w:rsidRPr="00EA6591" w:rsidRDefault="0020140E" w:rsidP="0020140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974" w:type="pct"/>
            <w:vAlign w:val="center"/>
          </w:tcPr>
          <w:p w14:paraId="7F22380A" w14:textId="34AA4D91" w:rsidR="0020140E" w:rsidRPr="00EA6591" w:rsidRDefault="0020140E" w:rsidP="0020140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r>
      <w:tr w:rsidR="0020140E" w:rsidRPr="00EA6591" w14:paraId="41154947" w14:textId="7A6D8831" w:rsidTr="0020140E">
        <w:trPr>
          <w:jc w:val="center"/>
        </w:trPr>
        <w:tc>
          <w:tcPr>
            <w:cnfStyle w:val="001000000000" w:firstRow="0" w:lastRow="0" w:firstColumn="1" w:lastColumn="0" w:oddVBand="0" w:evenVBand="0" w:oddHBand="0" w:evenHBand="0" w:firstRowFirstColumn="0" w:firstRowLastColumn="0" w:lastRowFirstColumn="0" w:lastRowLastColumn="0"/>
            <w:tcW w:w="904" w:type="pct"/>
          </w:tcPr>
          <w:p w14:paraId="36D18B4F" w14:textId="74B36393" w:rsidR="0020140E" w:rsidRPr="00EA6591" w:rsidRDefault="0020140E" w:rsidP="0020140E">
            <w:pPr>
              <w:rPr>
                <w:rFonts w:cstheme="minorHAnsi"/>
                <w:b w:val="0"/>
              </w:rPr>
            </w:pPr>
            <w:r w:rsidRPr="00EA6591">
              <w:rPr>
                <w:rFonts w:cstheme="minorHAnsi"/>
                <w:b w:val="0"/>
              </w:rPr>
              <w:t>Systemic</w:t>
            </w:r>
            <w:r w:rsidRPr="00EA6591">
              <w:rPr>
                <w:rFonts w:cstheme="minorHAnsi"/>
              </w:rPr>
              <w:fldChar w:fldCharType="begin"/>
            </w:r>
            <w:r w:rsidRPr="00EA6591">
              <w:rPr>
                <w:rFonts w:cstheme="minorHAnsi"/>
                <w:b w:val="0"/>
              </w:rPr>
              <w:instrText xml:space="preserve"> NOTEREF _Ref25238559 \f \h  \* MERGEFORMAT </w:instrText>
            </w:r>
            <w:r w:rsidRPr="00EA6591">
              <w:rPr>
                <w:rFonts w:cstheme="minorHAnsi"/>
              </w:rPr>
            </w:r>
            <w:r w:rsidRPr="00EA6591">
              <w:rPr>
                <w:rFonts w:cstheme="minorHAnsi"/>
              </w:rPr>
              <w:fldChar w:fldCharType="separate"/>
            </w:r>
            <w:r w:rsidR="000777B4" w:rsidRPr="000777B4">
              <w:rPr>
                <w:rStyle w:val="FootnoteReference"/>
                <w:rFonts w:cstheme="minorHAnsi"/>
                <w:b w:val="0"/>
              </w:rPr>
              <w:t>11</w:t>
            </w:r>
            <w:r w:rsidRPr="00EA6591">
              <w:rPr>
                <w:rFonts w:cstheme="minorHAnsi"/>
              </w:rPr>
              <w:fldChar w:fldCharType="end"/>
            </w:r>
          </w:p>
        </w:tc>
        <w:tc>
          <w:tcPr>
            <w:tcW w:w="1040" w:type="pct"/>
            <w:vAlign w:val="center"/>
          </w:tcPr>
          <w:p w14:paraId="1FDA1A43" w14:textId="77777777" w:rsidR="0020140E" w:rsidRPr="00EA6591" w:rsidRDefault="0020140E" w:rsidP="0020140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1040" w:type="pct"/>
            <w:vAlign w:val="center"/>
          </w:tcPr>
          <w:p w14:paraId="0D2E3789" w14:textId="77777777" w:rsidR="0020140E" w:rsidRPr="00EA6591" w:rsidRDefault="0020140E" w:rsidP="0020140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1040" w:type="pct"/>
            <w:vAlign w:val="center"/>
          </w:tcPr>
          <w:p w14:paraId="529726D3" w14:textId="03390A67" w:rsidR="0020140E" w:rsidRPr="00EA6591" w:rsidRDefault="0020140E" w:rsidP="0020140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974" w:type="pct"/>
            <w:vAlign w:val="center"/>
          </w:tcPr>
          <w:p w14:paraId="72C906C3" w14:textId="046E8A39" w:rsidR="0020140E" w:rsidRPr="00EA6591" w:rsidRDefault="0020140E" w:rsidP="0020140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r>
      <w:tr w:rsidR="0020140E" w:rsidRPr="00EA6591" w14:paraId="2E6EA0DC" w14:textId="6A95875E" w:rsidTr="0020140E">
        <w:trPr>
          <w:jc w:val="center"/>
        </w:trPr>
        <w:tc>
          <w:tcPr>
            <w:cnfStyle w:val="001000000000" w:firstRow="0" w:lastRow="0" w:firstColumn="1" w:lastColumn="0" w:oddVBand="0" w:evenVBand="0" w:oddHBand="0" w:evenHBand="0" w:firstRowFirstColumn="0" w:firstRowLastColumn="0" w:lastRowFirstColumn="0" w:lastRowLastColumn="0"/>
            <w:tcW w:w="904" w:type="pct"/>
          </w:tcPr>
          <w:p w14:paraId="68A8FFB5" w14:textId="77777777" w:rsidR="0020140E" w:rsidRPr="00EA6591" w:rsidRDefault="0020140E" w:rsidP="0020140E">
            <w:pPr>
              <w:rPr>
                <w:rFonts w:cstheme="minorHAnsi"/>
                <w:b w:val="0"/>
              </w:rPr>
            </w:pPr>
            <w:r w:rsidRPr="00EA6591">
              <w:rPr>
                <w:rFonts w:cstheme="minorHAnsi"/>
                <w:b w:val="0"/>
              </w:rPr>
              <w:t>Combined</w:t>
            </w:r>
            <w:r w:rsidRPr="00EA6591">
              <w:rPr>
                <w:rStyle w:val="FootnoteReference"/>
                <w:rFonts w:cstheme="minorHAnsi"/>
                <w:b w:val="0"/>
              </w:rPr>
              <w:footnoteReference w:id="12"/>
            </w:r>
          </w:p>
        </w:tc>
        <w:tc>
          <w:tcPr>
            <w:tcW w:w="1040" w:type="pct"/>
            <w:vAlign w:val="center"/>
          </w:tcPr>
          <w:p w14:paraId="3666B791" w14:textId="77777777" w:rsidR="0020140E" w:rsidRPr="00EA6591" w:rsidRDefault="0020140E" w:rsidP="0020140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1040" w:type="pct"/>
            <w:vAlign w:val="center"/>
          </w:tcPr>
          <w:p w14:paraId="1D9D1656" w14:textId="77777777" w:rsidR="0020140E" w:rsidRPr="00EA6591" w:rsidRDefault="0020140E" w:rsidP="0020140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1040" w:type="pct"/>
            <w:vAlign w:val="center"/>
          </w:tcPr>
          <w:p w14:paraId="5E19FE36" w14:textId="3E50C472" w:rsidR="0020140E" w:rsidRPr="00EA6591" w:rsidRDefault="0020140E" w:rsidP="0020140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974" w:type="pct"/>
            <w:vAlign w:val="center"/>
          </w:tcPr>
          <w:p w14:paraId="4160FFD8" w14:textId="1FB95851" w:rsidR="0020140E" w:rsidRPr="00EA6591" w:rsidRDefault="0020140E" w:rsidP="0020140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r>
    </w:tbl>
    <w:p w14:paraId="2BDFD012" w14:textId="5259025F" w:rsidR="00FE52F8" w:rsidRPr="00EA6591" w:rsidRDefault="00FE52F8" w:rsidP="00752542">
      <w:pPr>
        <w:pStyle w:val="Heading6"/>
      </w:pPr>
      <w:r w:rsidRPr="00EA6591">
        <w:t xml:space="preserve"> </w:t>
      </w:r>
      <w:r w:rsidR="00A84B0F" w:rsidRPr="00EA6591">
        <w:t>80/20 Credit Enhancement Facility (</w:t>
      </w:r>
      <w:r w:rsidRPr="00EA6591">
        <w:t>“80/20”</w:t>
      </w:r>
      <w:r w:rsidR="00A84B0F" w:rsidRPr="00EA6591">
        <w:t>)</w:t>
      </w:r>
    </w:p>
    <w:p w14:paraId="5E1EA10A" w14:textId="3B183CC3" w:rsidR="00CD33D7" w:rsidRPr="00EA6591" w:rsidRDefault="00CD33D7" w:rsidP="00150B9A">
      <w:pPr>
        <w:rPr>
          <w:rFonts w:cstheme="minorHAnsi"/>
        </w:rPr>
      </w:pPr>
      <w:r w:rsidRPr="00EA6591">
        <w:rPr>
          <w:rFonts w:cstheme="minorHAnsi"/>
        </w:rPr>
        <w:t xml:space="preserve">HFA offers tax-exempt financing to multifamily rental developments in which at least 20% of the units are set aside for low-income residents- so-called "80/20" projects. These facilities relates to a low tax credit program. The Bank guarantees the payment when the construction or property SPV entity is not able to fulfill its payment obligations. </w:t>
      </w:r>
    </w:p>
    <w:p w14:paraId="651DD390" w14:textId="76557C32" w:rsidR="009B7583" w:rsidRDefault="00150B9A" w:rsidP="00150B9A">
      <w:pPr>
        <w:rPr>
          <w:rFonts w:cstheme="minorHAnsi"/>
        </w:rPr>
      </w:pPr>
      <w:r w:rsidRPr="00EA6591">
        <w:rPr>
          <w:rFonts w:cstheme="minorHAnsi"/>
        </w:rPr>
        <w:t>For 80/20 Credit Enhancement Facility, It was assumed that the cash outflows were related to the credit rating of the SPV. The credit enhancement of the SPV was reduced under different stress scenarios and the expected cash outflows were estimated using the probability of default under stressed credit ratings.</w:t>
      </w:r>
      <w:r w:rsidR="00DD57C8">
        <w:rPr>
          <w:rFonts w:cstheme="minorHAnsi"/>
        </w:rPr>
        <w:t xml:space="preserve"> To be more conservative, it is assumed that the annual probability of default is achieved in 30-day under three scenarios. </w:t>
      </w:r>
    </w:p>
    <w:p w14:paraId="488A924F" w14:textId="207BCD6C" w:rsidR="00AE18CB" w:rsidRPr="00AE18CB" w:rsidRDefault="00AE18CB" w:rsidP="00AE18CB">
      <w:pPr>
        <w:pStyle w:val="Caption"/>
        <w:keepNext/>
      </w:pPr>
      <w:r w:rsidRPr="008859FB">
        <w:t xml:space="preserve">Table </w:t>
      </w:r>
      <w:fldSimple w:instr=" SEQ Table \* ARABIC ">
        <w:r w:rsidR="000777B4">
          <w:rPr>
            <w:noProof/>
          </w:rPr>
          <w:t>50</w:t>
        </w:r>
      </w:fldSimple>
      <w:r w:rsidRPr="008859FB">
        <w:t>:</w:t>
      </w:r>
      <w:r w:rsidRPr="00AE18CB">
        <w:t xml:space="preserve"> 80/20 Run-off Rates under Different Stress Scenarios</w:t>
      </w:r>
    </w:p>
    <w:tbl>
      <w:tblPr>
        <w:tblStyle w:val="GridTable1Light"/>
        <w:tblW w:w="5000" w:type="pct"/>
        <w:jc w:val="center"/>
        <w:tblLook w:val="04A0" w:firstRow="1" w:lastRow="0" w:firstColumn="1" w:lastColumn="0" w:noHBand="0" w:noVBand="1"/>
      </w:tblPr>
      <w:tblGrid>
        <w:gridCol w:w="1562"/>
        <w:gridCol w:w="1979"/>
        <w:gridCol w:w="1978"/>
        <w:gridCol w:w="1978"/>
        <w:gridCol w:w="1853"/>
      </w:tblGrid>
      <w:tr w:rsidR="0020140E" w:rsidRPr="00EA6591" w14:paraId="5431872E" w14:textId="0C818564" w:rsidTr="006D7DA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5" w:type="pct"/>
            <w:vAlign w:val="center"/>
          </w:tcPr>
          <w:p w14:paraId="6C78A40A" w14:textId="0D2F4812" w:rsidR="0020140E" w:rsidRPr="00EA6591" w:rsidRDefault="0020140E" w:rsidP="0020140E">
            <w:pPr>
              <w:jc w:val="center"/>
              <w:rPr>
                <w:rFonts w:cstheme="minorHAnsi"/>
                <w:b w:val="0"/>
              </w:rPr>
            </w:pPr>
            <w:r w:rsidRPr="00EA6591">
              <w:rPr>
                <w:rFonts w:cstheme="minorHAnsi"/>
                <w:b w:val="0"/>
              </w:rPr>
              <w:t>Scenario</w:t>
            </w:r>
          </w:p>
        </w:tc>
        <w:tc>
          <w:tcPr>
            <w:tcW w:w="1058" w:type="pct"/>
            <w:vAlign w:val="center"/>
          </w:tcPr>
          <w:p w14:paraId="6B3A0AB1" w14:textId="231E70F9" w:rsidR="0020140E" w:rsidRPr="00EA6591" w:rsidRDefault="0020140E" w:rsidP="0020140E">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EA6591">
              <w:rPr>
                <w:rFonts w:cstheme="minorHAnsi"/>
                <w:b w:val="0"/>
              </w:rPr>
              <w:t>14D Run-off rate</w:t>
            </w:r>
          </w:p>
        </w:tc>
        <w:tc>
          <w:tcPr>
            <w:tcW w:w="1058" w:type="pct"/>
            <w:vAlign w:val="center"/>
          </w:tcPr>
          <w:p w14:paraId="2CB91A45" w14:textId="0785A56B" w:rsidR="0020140E" w:rsidRPr="00EA6591" w:rsidRDefault="0020140E" w:rsidP="0020140E">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EA6591">
              <w:rPr>
                <w:rFonts w:cstheme="minorHAnsi"/>
                <w:b w:val="0"/>
              </w:rPr>
              <w:t>30D Run-off rate</w:t>
            </w:r>
          </w:p>
        </w:tc>
        <w:tc>
          <w:tcPr>
            <w:tcW w:w="1058" w:type="pct"/>
            <w:vAlign w:val="center"/>
          </w:tcPr>
          <w:p w14:paraId="3461E821" w14:textId="08EC158E" w:rsidR="0020140E" w:rsidRPr="00EA6591" w:rsidRDefault="0020140E" w:rsidP="0020140E">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EA6591">
              <w:rPr>
                <w:rFonts w:cstheme="minorHAnsi"/>
                <w:b w:val="0"/>
              </w:rPr>
              <w:t>90D Run-off rate</w:t>
            </w:r>
          </w:p>
        </w:tc>
        <w:tc>
          <w:tcPr>
            <w:tcW w:w="991" w:type="pct"/>
            <w:vAlign w:val="center"/>
          </w:tcPr>
          <w:p w14:paraId="335C7DF4" w14:textId="34F42105" w:rsidR="0020140E" w:rsidRPr="00EA6591" w:rsidRDefault="0020140E" w:rsidP="0020140E">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EA6591">
              <w:rPr>
                <w:rFonts w:cstheme="minorHAnsi"/>
                <w:b w:val="0"/>
              </w:rPr>
              <w:t>1Y Run-off rate</w:t>
            </w:r>
          </w:p>
        </w:tc>
      </w:tr>
      <w:tr w:rsidR="0020140E" w:rsidRPr="00EA6591" w14:paraId="51EE5F93" w14:textId="3F49EBA6" w:rsidTr="006D7DA0">
        <w:trPr>
          <w:jc w:val="center"/>
        </w:trPr>
        <w:tc>
          <w:tcPr>
            <w:cnfStyle w:val="001000000000" w:firstRow="0" w:lastRow="0" w:firstColumn="1" w:lastColumn="0" w:oddVBand="0" w:evenVBand="0" w:oddHBand="0" w:evenHBand="0" w:firstRowFirstColumn="0" w:firstRowLastColumn="0" w:lastRowFirstColumn="0" w:lastRowLastColumn="0"/>
            <w:tcW w:w="835" w:type="pct"/>
          </w:tcPr>
          <w:p w14:paraId="0B1BDFCF" w14:textId="77777777" w:rsidR="0020140E" w:rsidRPr="00EA6591" w:rsidRDefault="0020140E" w:rsidP="0020140E">
            <w:pPr>
              <w:rPr>
                <w:rFonts w:cstheme="minorHAnsi"/>
                <w:b w:val="0"/>
              </w:rPr>
            </w:pPr>
            <w:r w:rsidRPr="00EA6591">
              <w:rPr>
                <w:rFonts w:cstheme="minorHAnsi"/>
                <w:b w:val="0"/>
              </w:rPr>
              <w:t>Idiosyncratic</w:t>
            </w:r>
          </w:p>
        </w:tc>
        <w:tc>
          <w:tcPr>
            <w:tcW w:w="1058" w:type="pct"/>
          </w:tcPr>
          <w:p w14:paraId="4765B17C" w14:textId="77777777" w:rsidR="0020140E" w:rsidRPr="00EA6591" w:rsidRDefault="0020140E" w:rsidP="0020140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0.90%</w:t>
            </w:r>
          </w:p>
        </w:tc>
        <w:tc>
          <w:tcPr>
            <w:tcW w:w="1058" w:type="pct"/>
          </w:tcPr>
          <w:p w14:paraId="2356BF1C" w14:textId="77777777" w:rsidR="0020140E" w:rsidRPr="00EA6591" w:rsidRDefault="0020140E" w:rsidP="0020140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1.50%</w:t>
            </w:r>
          </w:p>
        </w:tc>
        <w:tc>
          <w:tcPr>
            <w:tcW w:w="1058" w:type="pct"/>
          </w:tcPr>
          <w:p w14:paraId="1628DAF9" w14:textId="5F4EC764" w:rsidR="0020140E" w:rsidRPr="00EA6591" w:rsidRDefault="0020140E" w:rsidP="0020140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1.50%</w:t>
            </w:r>
          </w:p>
        </w:tc>
        <w:tc>
          <w:tcPr>
            <w:tcW w:w="991" w:type="pct"/>
          </w:tcPr>
          <w:p w14:paraId="3076AA34" w14:textId="2B131567" w:rsidR="0020140E" w:rsidRPr="00EA6591" w:rsidRDefault="0020140E" w:rsidP="0020140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1.50%</w:t>
            </w:r>
          </w:p>
        </w:tc>
      </w:tr>
      <w:tr w:rsidR="0020140E" w:rsidRPr="00EA6591" w14:paraId="4719D722" w14:textId="2C10796A" w:rsidTr="006D7DA0">
        <w:trPr>
          <w:jc w:val="center"/>
        </w:trPr>
        <w:tc>
          <w:tcPr>
            <w:cnfStyle w:val="001000000000" w:firstRow="0" w:lastRow="0" w:firstColumn="1" w:lastColumn="0" w:oddVBand="0" w:evenVBand="0" w:oddHBand="0" w:evenHBand="0" w:firstRowFirstColumn="0" w:firstRowLastColumn="0" w:lastRowFirstColumn="0" w:lastRowLastColumn="0"/>
            <w:tcW w:w="835" w:type="pct"/>
          </w:tcPr>
          <w:p w14:paraId="40D57267" w14:textId="77777777" w:rsidR="0020140E" w:rsidRPr="00EA6591" w:rsidRDefault="0020140E" w:rsidP="0020140E">
            <w:pPr>
              <w:rPr>
                <w:rFonts w:cstheme="minorHAnsi"/>
                <w:b w:val="0"/>
              </w:rPr>
            </w:pPr>
            <w:r w:rsidRPr="00EA6591">
              <w:rPr>
                <w:rFonts w:cstheme="minorHAnsi"/>
                <w:b w:val="0"/>
              </w:rPr>
              <w:t>Systemic</w:t>
            </w:r>
          </w:p>
        </w:tc>
        <w:tc>
          <w:tcPr>
            <w:tcW w:w="1058" w:type="pct"/>
          </w:tcPr>
          <w:p w14:paraId="5792B7C0" w14:textId="77777777" w:rsidR="0020140E" w:rsidRPr="00EA6591" w:rsidRDefault="0020140E" w:rsidP="0020140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1.97%</w:t>
            </w:r>
          </w:p>
        </w:tc>
        <w:tc>
          <w:tcPr>
            <w:tcW w:w="1058" w:type="pct"/>
          </w:tcPr>
          <w:p w14:paraId="32A034E4" w14:textId="77777777" w:rsidR="0020140E" w:rsidRPr="00EA6591" w:rsidRDefault="0020140E" w:rsidP="0020140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3.29%</w:t>
            </w:r>
          </w:p>
        </w:tc>
        <w:tc>
          <w:tcPr>
            <w:tcW w:w="1058" w:type="pct"/>
          </w:tcPr>
          <w:p w14:paraId="2208D300" w14:textId="6C442DFA" w:rsidR="0020140E" w:rsidRPr="00EA6591" w:rsidRDefault="0020140E" w:rsidP="0020140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3.29%</w:t>
            </w:r>
          </w:p>
        </w:tc>
        <w:tc>
          <w:tcPr>
            <w:tcW w:w="991" w:type="pct"/>
          </w:tcPr>
          <w:p w14:paraId="7CF3908A" w14:textId="38655208" w:rsidR="0020140E" w:rsidRPr="00EA6591" w:rsidRDefault="0020140E" w:rsidP="0020140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3.29%</w:t>
            </w:r>
          </w:p>
        </w:tc>
      </w:tr>
      <w:tr w:rsidR="0020140E" w:rsidRPr="00EA6591" w14:paraId="7CF3331B" w14:textId="3EAB780D" w:rsidTr="006D7DA0">
        <w:trPr>
          <w:jc w:val="center"/>
        </w:trPr>
        <w:tc>
          <w:tcPr>
            <w:cnfStyle w:val="001000000000" w:firstRow="0" w:lastRow="0" w:firstColumn="1" w:lastColumn="0" w:oddVBand="0" w:evenVBand="0" w:oddHBand="0" w:evenHBand="0" w:firstRowFirstColumn="0" w:firstRowLastColumn="0" w:lastRowFirstColumn="0" w:lastRowLastColumn="0"/>
            <w:tcW w:w="835" w:type="pct"/>
          </w:tcPr>
          <w:p w14:paraId="455F180E" w14:textId="77777777" w:rsidR="0020140E" w:rsidRPr="00EA6591" w:rsidRDefault="0020140E" w:rsidP="0020140E">
            <w:pPr>
              <w:rPr>
                <w:rFonts w:cstheme="minorHAnsi"/>
                <w:b w:val="0"/>
              </w:rPr>
            </w:pPr>
            <w:r w:rsidRPr="00EA6591">
              <w:rPr>
                <w:rFonts w:cstheme="minorHAnsi"/>
                <w:b w:val="0"/>
              </w:rPr>
              <w:t>Combined</w:t>
            </w:r>
          </w:p>
        </w:tc>
        <w:tc>
          <w:tcPr>
            <w:tcW w:w="1058" w:type="pct"/>
          </w:tcPr>
          <w:p w14:paraId="6C2AAFB8" w14:textId="77777777" w:rsidR="0020140E" w:rsidRPr="00EA6591" w:rsidRDefault="0020140E" w:rsidP="0020140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3.26%</w:t>
            </w:r>
          </w:p>
        </w:tc>
        <w:tc>
          <w:tcPr>
            <w:tcW w:w="1058" w:type="pct"/>
          </w:tcPr>
          <w:p w14:paraId="3CA40F7E" w14:textId="77777777" w:rsidR="0020140E" w:rsidRPr="00EA6591" w:rsidRDefault="0020140E" w:rsidP="0020140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5.44%</w:t>
            </w:r>
          </w:p>
        </w:tc>
        <w:tc>
          <w:tcPr>
            <w:tcW w:w="1058" w:type="pct"/>
          </w:tcPr>
          <w:p w14:paraId="7F107D4D" w14:textId="0EA4CA2E" w:rsidR="0020140E" w:rsidRPr="00EA6591" w:rsidRDefault="0020140E" w:rsidP="0020140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5.44%</w:t>
            </w:r>
          </w:p>
        </w:tc>
        <w:tc>
          <w:tcPr>
            <w:tcW w:w="991" w:type="pct"/>
          </w:tcPr>
          <w:p w14:paraId="50B65202" w14:textId="47937586" w:rsidR="0020140E" w:rsidRPr="00EA6591" w:rsidRDefault="0020140E" w:rsidP="0020140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5.44%</w:t>
            </w:r>
          </w:p>
        </w:tc>
      </w:tr>
    </w:tbl>
    <w:p w14:paraId="4F9C5E3D" w14:textId="12BDA015" w:rsidR="006D7DA0" w:rsidRPr="00EA6591" w:rsidRDefault="006D7DA0" w:rsidP="00BD7C85">
      <w:pPr>
        <w:pStyle w:val="Heading5"/>
      </w:pPr>
      <w:r>
        <w:t>S</w:t>
      </w:r>
      <w:r>
        <w:rPr>
          <w:rFonts w:hint="eastAsia"/>
        </w:rPr>
        <w:t>tandby</w:t>
      </w:r>
      <w:r>
        <w:t xml:space="preserve"> Letter of Credit (SBLC)</w:t>
      </w:r>
    </w:p>
    <w:p w14:paraId="47026B19" w14:textId="77777777" w:rsidR="007320EB" w:rsidRDefault="008932D9" w:rsidP="007320EB">
      <w:pPr>
        <w:rPr>
          <w:rFonts w:cstheme="minorHAnsi"/>
        </w:rPr>
      </w:pPr>
      <w:r>
        <w:rPr>
          <w:rFonts w:cstheme="minorHAnsi"/>
        </w:rPr>
        <w:t>BOC makes the</w:t>
      </w:r>
      <w:r w:rsidR="006D7DA0" w:rsidRPr="006D7DA0">
        <w:rPr>
          <w:rFonts w:cstheme="minorHAnsi"/>
        </w:rPr>
        <w:t xml:space="preserve"> written undertaking at the request of the applicant to the beneficiary, guaranteeing that the applicant will perform obligations under the contract signed between the applicant and the beneficiary. </w:t>
      </w:r>
    </w:p>
    <w:p w14:paraId="498EB86E" w14:textId="1539DC5E" w:rsidR="007320EB" w:rsidRPr="00BD7C85" w:rsidRDefault="007320EB" w:rsidP="007320EB">
      <w:pPr>
        <w:rPr>
          <w:rFonts w:cstheme="minorHAnsi"/>
          <w:u w:val="single"/>
        </w:rPr>
      </w:pPr>
      <w:r>
        <w:rPr>
          <w:rFonts w:cstheme="minorHAnsi"/>
          <w:u w:val="single"/>
        </w:rPr>
        <w:t>Potential Liquidity Impacts</w:t>
      </w:r>
    </w:p>
    <w:p w14:paraId="472A9F91" w14:textId="53529FAF" w:rsidR="007320EB" w:rsidRDefault="007320EB" w:rsidP="007320EB">
      <w:pPr>
        <w:rPr>
          <w:rFonts w:cstheme="minorHAnsi"/>
        </w:rPr>
      </w:pPr>
      <w:r w:rsidRPr="007320EB">
        <w:rPr>
          <w:rFonts w:cstheme="minorHAnsi"/>
        </w:rPr>
        <w:t>Customers could furtherly be split into t</w:t>
      </w:r>
      <w:r>
        <w:rPr>
          <w:rFonts w:cstheme="minorHAnsi"/>
        </w:rPr>
        <w:t xml:space="preserve">wo groups, banks vs. corporates, based on their different behavioral patterns. </w:t>
      </w:r>
      <w:r w:rsidRPr="007320EB">
        <w:rPr>
          <w:rFonts w:cstheme="minorHAnsi"/>
        </w:rPr>
        <w:t>Bank customers issue the counter-guarantee in favor of BOCNY, so that BOCNY issues Standby LCs to the beneficiary, in which case these bank customers are obligated to, upon drawing on Standby LC, pay BOCNY within 7 business day under ISP98 or 5 business days under UCP600 according to the rules their counter guarantee subjects to. For corporate customers, the client must provide collateral (cash/ cash equivalents, other assets, or the combination) to the bank, or have sufficient credit facility available, for the bank to issue the instrument.</w:t>
      </w:r>
      <w:r>
        <w:rPr>
          <w:rFonts w:cstheme="minorHAnsi"/>
        </w:rPr>
        <w:t xml:space="preserve"> </w:t>
      </w:r>
    </w:p>
    <w:p w14:paraId="6DA2ADCF" w14:textId="755AF529" w:rsidR="007320EB" w:rsidRDefault="000218D5" w:rsidP="007320EB">
      <w:r>
        <w:t>Historical</w:t>
      </w:r>
      <w:r w:rsidR="007320EB">
        <w:t xml:space="preserve"> </w:t>
      </w:r>
      <w:r>
        <w:t>run</w:t>
      </w:r>
      <w:r w:rsidR="00733A32">
        <w:t>-</w:t>
      </w:r>
      <w:r>
        <w:t>off</w:t>
      </w:r>
      <w:r w:rsidR="007320EB" w:rsidRPr="00AA72A9">
        <w:t xml:space="preserve"> ra</w:t>
      </w:r>
      <w:r w:rsidR="007320EB">
        <w:t>tes</w:t>
      </w:r>
      <w:r w:rsidR="007320EB" w:rsidRPr="00AA72A9">
        <w:t xml:space="preserve"> </w:t>
      </w:r>
      <w:r w:rsidR="007320EB">
        <w:t xml:space="preserve">over 14 days and 30 days </w:t>
      </w:r>
      <w:r w:rsidR="007320EB" w:rsidRPr="00AA72A9">
        <w:t xml:space="preserve">are calculated </w:t>
      </w:r>
      <w:r w:rsidR="007320EB">
        <w:rPr>
          <w:rFonts w:hint="eastAsia"/>
        </w:rPr>
        <w:t>from</w:t>
      </w:r>
      <w:r w:rsidR="007320EB">
        <w:t xml:space="preserve"> 5-year historical data and subject to annual recalibration. </w:t>
      </w:r>
      <w:r w:rsidR="00733A32">
        <w:t>Different b</w:t>
      </w:r>
      <w:r>
        <w:t>ehavioral patterns for two customer groups are concerned with an additional factor</w:t>
      </w:r>
      <w:r w:rsidR="00BD7C85">
        <w:t xml:space="preserve"> “w”</w:t>
      </w:r>
      <w:r>
        <w:t xml:space="preserve"> applied to the run</w:t>
      </w:r>
      <w:r w:rsidR="00733A32">
        <w:t>-</w:t>
      </w:r>
      <w:r>
        <w:t xml:space="preserve">off rate calculation. </w:t>
      </w:r>
    </w:p>
    <w:p w14:paraId="14F2CDD8" w14:textId="4C9953B9" w:rsidR="007320EB" w:rsidRPr="004D2340" w:rsidRDefault="007320EB" w:rsidP="007320EB">
      <w:pPr>
        <w:pStyle w:val="Caption"/>
        <w:keepNext/>
        <w:rPr>
          <w:rFonts w:cstheme="minorHAnsi"/>
        </w:rPr>
      </w:pPr>
      <w:r w:rsidRPr="00EA6591">
        <w:rPr>
          <w:rFonts w:cstheme="minorHAnsi"/>
        </w:rPr>
        <w:t xml:space="preserve">Equation </w:t>
      </w:r>
      <w:r w:rsidR="000218D5">
        <w:rPr>
          <w:rFonts w:cstheme="minorHAnsi"/>
        </w:rPr>
        <w:t>4</w:t>
      </w:r>
      <w:r w:rsidRPr="00EA6591">
        <w:rPr>
          <w:rFonts w:cstheme="minorHAnsi"/>
        </w:rPr>
        <w:t xml:space="preserve">: </w:t>
      </w:r>
      <w:r w:rsidR="000218D5">
        <w:rPr>
          <w:rFonts w:cstheme="minorHAnsi"/>
        </w:rPr>
        <w:t>Standby LC</w:t>
      </w:r>
      <w:r w:rsidR="00733A32">
        <w:rPr>
          <w:rFonts w:cstheme="minorHAnsi"/>
        </w:rPr>
        <w:t xml:space="preserve"> Run-off Rate</w:t>
      </w:r>
    </w:p>
    <w:p w14:paraId="41CFA3D2" w14:textId="178ED733" w:rsidR="007320EB" w:rsidRPr="00F02BED" w:rsidRDefault="000218D5" w:rsidP="007320EB">
      <w:pPr>
        <w:rPr>
          <w:rFonts w:cstheme="minorHAnsi"/>
          <w:i/>
        </w:rPr>
      </w:pPr>
      <m:oMathPara>
        <m:oMath>
          <m:r>
            <m:rPr>
              <m:sty m:val="p"/>
            </m:rPr>
            <w:rPr>
              <w:rFonts w:ascii="Cambria Math" w:hAnsi="Cambria Math" w:cstheme="minorHAnsi"/>
            </w:rPr>
            <m:t>T-day Cumulative Run-off Rate</m:t>
          </m:r>
          <m:r>
            <w:rPr>
              <w:rFonts w:ascii="Cambria Math" w:hAnsi="Cambria Math" w:cstheme="minorHAnsi"/>
            </w:rPr>
            <m:t>=</m:t>
          </m:r>
          <m:f>
            <m:fPr>
              <m:ctrlPr>
                <w:rPr>
                  <w:rFonts w:ascii="Cambria Math" w:hAnsi="Cambria Math" w:cstheme="minorHAnsi"/>
                  <w:i/>
                </w:rPr>
              </m:ctrlPr>
            </m:fPr>
            <m:num>
              <m:r>
                <m:rPr>
                  <m:sty m:val="p"/>
                </m:rPr>
                <w:rPr>
                  <w:rFonts w:ascii="Cambria Math" w:hAnsi="Cambria Math"/>
                </w:rPr>
                <m:t xml:space="preserve"> </m:t>
              </m:r>
              <m:nary>
                <m:naryPr>
                  <m:chr m:val="∑"/>
                  <m:ctrlPr>
                    <w:rPr>
                      <w:rFonts w:ascii="Cambria Math" w:hAnsi="Cambria Math"/>
                      <w:i/>
                      <w:iCs/>
                      <w:lang w:val="pt-BR"/>
                    </w:rPr>
                  </m:ctrlPr>
                </m:naryPr>
                <m:sub>
                  <m:r>
                    <w:rPr>
                      <w:rFonts w:ascii="Cambria Math" w:hAnsi="Cambria Math"/>
                      <w:lang w:val="pt-BR"/>
                    </w:rPr>
                    <m:t>k=1</m:t>
                  </m:r>
                </m:sub>
                <m:sup>
                  <m:r>
                    <w:rPr>
                      <w:rFonts w:ascii="Cambria Math" w:hAnsi="Cambria Math"/>
                    </w:rPr>
                    <m:t>k=T</m:t>
                  </m:r>
                </m:sup>
                <m:e>
                  <m:sSub>
                    <m:sSubPr>
                      <m:ctrlPr>
                        <w:rPr>
                          <w:rFonts w:ascii="Cambria Math" w:hAnsi="Cambria Math"/>
                          <w:i/>
                          <w:iCs/>
                          <w:lang w:val="pt-BR"/>
                        </w:rPr>
                      </m:ctrlPr>
                    </m:sSubPr>
                    <m:e>
                      <m:r>
                        <w:rPr>
                          <w:rFonts w:ascii="Cambria Math" w:hAnsi="Cambria Math"/>
                        </w:rPr>
                        <m:t>(DrawDown</m:t>
                      </m:r>
                    </m:e>
                    <m:sub>
                      <m:r>
                        <w:rPr>
                          <w:rFonts w:ascii="Cambria Math" w:hAnsi="Cambria Math"/>
                        </w:rPr>
                        <m:t>k</m:t>
                      </m:r>
                    </m:sub>
                  </m:sSub>
                  <m:r>
                    <w:rPr>
                      <w:rFonts w:ascii="Cambria Math" w:hAnsi="Cambria Math"/>
                    </w:rPr>
                    <m:t>*w)</m:t>
                  </m:r>
                </m:e>
              </m:nary>
              <m:r>
                <w:rPr>
                  <w:rFonts w:ascii="Cambria Math" w:hAnsi="Cambria Math" w:cstheme="minorHAnsi"/>
                </w:rPr>
                <m:t xml:space="preserve"> </m:t>
              </m:r>
            </m:num>
            <m:den>
              <m:r>
                <m:rPr>
                  <m:sty m:val="p"/>
                </m:rPr>
                <w:rPr>
                  <w:rFonts w:ascii="Cambria Math" w:hAnsi="Cambria Math"/>
                </w:rPr>
                <m:t>Outstanding Balance of Day 0</m:t>
              </m:r>
            </m:den>
          </m:f>
        </m:oMath>
      </m:oMathPara>
    </w:p>
    <w:p w14:paraId="1681007C" w14:textId="01D61BE5" w:rsidR="000218D5" w:rsidRDefault="000218D5" w:rsidP="007320EB">
      <w:r w:rsidRPr="000218D5">
        <w:t xml:space="preserve">Factor </w:t>
      </w:r>
      <w:r w:rsidR="00BD7C85">
        <w:t xml:space="preserve">w </w:t>
      </w:r>
      <w:r w:rsidRPr="000218D5">
        <w:t xml:space="preserve">for bank customers is 50% </w:t>
      </w:r>
      <w:r>
        <w:t>over 14</w:t>
      </w:r>
      <w:r w:rsidR="00733A32">
        <w:t xml:space="preserve"> </w:t>
      </w:r>
      <w:r>
        <w:t>day</w:t>
      </w:r>
      <w:r w:rsidR="00733A32">
        <w:t>s</w:t>
      </w:r>
      <w:r>
        <w:t xml:space="preserve"> and 0 over 30</w:t>
      </w:r>
      <w:r w:rsidR="00733A32">
        <w:t xml:space="preserve"> </w:t>
      </w:r>
      <w:r>
        <w:t>day</w:t>
      </w:r>
      <w:r w:rsidR="00733A32">
        <w:t>s</w:t>
      </w:r>
      <w:r>
        <w:t xml:space="preserve">, </w:t>
      </w:r>
      <w:r w:rsidRPr="000218D5">
        <w:t xml:space="preserve">given the fact that drawdowns </w:t>
      </w:r>
      <w:r w:rsidR="00253E9C">
        <w:t xml:space="preserve">usually </w:t>
      </w:r>
      <w:r w:rsidRPr="000218D5">
        <w:t>take 5~7 days to be paid back; Factor</w:t>
      </w:r>
      <w:r w:rsidR="00BD7C85">
        <w:t xml:space="preserve"> w</w:t>
      </w:r>
      <w:r w:rsidRPr="000218D5">
        <w:t xml:space="preserve"> for corporate customers is 100% </w:t>
      </w:r>
      <w:r w:rsidR="00253E9C">
        <w:t>within</w:t>
      </w:r>
      <w:r w:rsidR="00733A32">
        <w:t xml:space="preserve"> 30</w:t>
      </w:r>
      <w:r w:rsidR="00253E9C">
        <w:t xml:space="preserve"> </w:t>
      </w:r>
      <w:r w:rsidR="00733A32">
        <w:t xml:space="preserve">days </w:t>
      </w:r>
      <w:r w:rsidRPr="000218D5">
        <w:t>as we conservatively assume a 100% run-off for all drawdowns due to the complexity of customer behavior and collatera</w:t>
      </w:r>
      <w:r w:rsidR="00733A32">
        <w:t xml:space="preserve">l liquidation process, </w:t>
      </w:r>
      <w:r w:rsidR="00253E9C">
        <w:t>it</w:t>
      </w:r>
      <w:r w:rsidR="00733A32">
        <w:t xml:space="preserve"> would then </w:t>
      </w:r>
      <w:r w:rsidR="00253E9C">
        <w:t>diminish</w:t>
      </w:r>
      <w:r w:rsidR="00733A32">
        <w:t xml:space="preserve"> to 50% over 90 days and 0 over 1 year.</w:t>
      </w:r>
    </w:p>
    <w:p w14:paraId="27E9F178" w14:textId="2FAC57C0" w:rsidR="000218D5" w:rsidRDefault="000218D5" w:rsidP="007320EB">
      <w:r>
        <w:t xml:space="preserve">The </w:t>
      </w:r>
      <w:r w:rsidRPr="00AA4BEF">
        <w:t xml:space="preserve">90th, the 93rd, and the 95th percentiles </w:t>
      </w:r>
      <w:r>
        <w:t xml:space="preserve">in </w:t>
      </w:r>
      <w:r w:rsidR="00733A32">
        <w:t>historical runoff rate population</w:t>
      </w:r>
      <w:r>
        <w:t xml:space="preserve"> are hereafter taken as</w:t>
      </w:r>
      <w:r w:rsidRPr="00AA4BEF">
        <w:t xml:space="preserve"> run-off rates under idiosyncratic, systemic, and combined stress scenarios in liquidity stress testing, respectively.</w:t>
      </w:r>
    </w:p>
    <w:p w14:paraId="06C188F8" w14:textId="34B68C17" w:rsidR="00733A32" w:rsidRPr="00AE18CB" w:rsidRDefault="00733A32" w:rsidP="00733A32">
      <w:pPr>
        <w:pStyle w:val="Caption"/>
        <w:keepNext/>
      </w:pPr>
      <w:r w:rsidRPr="008859FB">
        <w:t xml:space="preserve">Table </w:t>
      </w:r>
      <w:fldSimple w:instr=" SEQ Table \* ARABIC ">
        <w:r w:rsidR="000777B4">
          <w:rPr>
            <w:noProof/>
          </w:rPr>
          <w:t>51</w:t>
        </w:r>
      </w:fldSimple>
      <w:r w:rsidRPr="008859FB">
        <w:t>:</w:t>
      </w:r>
      <w:r w:rsidRPr="00AE18CB">
        <w:t xml:space="preserve"> </w:t>
      </w:r>
      <w:r>
        <w:t>Standby LC</w:t>
      </w:r>
      <w:r w:rsidRPr="00AE18CB">
        <w:t xml:space="preserve"> Run-off Rates under Different Stress Scenarios</w:t>
      </w:r>
      <w:r w:rsidR="00151F48">
        <w:t xml:space="preserve"> </w:t>
      </w:r>
      <w:r w:rsidR="00151F48">
        <w:rPr>
          <w:rFonts w:cstheme="minorHAnsi"/>
        </w:rPr>
        <w:t>(last updated Mar 2021)</w:t>
      </w:r>
    </w:p>
    <w:tbl>
      <w:tblPr>
        <w:tblStyle w:val="GridTable1Light"/>
        <w:tblW w:w="5000" w:type="pct"/>
        <w:jc w:val="center"/>
        <w:tblLook w:val="04A0" w:firstRow="1" w:lastRow="0" w:firstColumn="1" w:lastColumn="0" w:noHBand="0" w:noVBand="1"/>
      </w:tblPr>
      <w:tblGrid>
        <w:gridCol w:w="1605"/>
        <w:gridCol w:w="1969"/>
        <w:gridCol w:w="1967"/>
        <w:gridCol w:w="1967"/>
        <w:gridCol w:w="1842"/>
      </w:tblGrid>
      <w:tr w:rsidR="00733A32" w:rsidRPr="00EA6591" w14:paraId="56DB0248" w14:textId="77777777" w:rsidTr="00BD7C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8" w:type="pct"/>
            <w:vAlign w:val="center"/>
          </w:tcPr>
          <w:p w14:paraId="6F15DAAB" w14:textId="0B361438" w:rsidR="00733A32" w:rsidRPr="00EA6591" w:rsidRDefault="00733A32" w:rsidP="00666ED7">
            <w:pPr>
              <w:jc w:val="center"/>
              <w:rPr>
                <w:rFonts w:cstheme="minorHAnsi"/>
                <w:b w:val="0"/>
              </w:rPr>
            </w:pPr>
            <w:r w:rsidRPr="00EA6591">
              <w:rPr>
                <w:rFonts w:cstheme="minorHAnsi"/>
                <w:b w:val="0"/>
              </w:rPr>
              <w:t>Scenario</w:t>
            </w:r>
          </w:p>
        </w:tc>
        <w:tc>
          <w:tcPr>
            <w:tcW w:w="1053" w:type="pct"/>
            <w:vAlign w:val="center"/>
          </w:tcPr>
          <w:p w14:paraId="3472B3D4" w14:textId="77777777" w:rsidR="00733A32" w:rsidRPr="00EA6591" w:rsidRDefault="00733A32" w:rsidP="00666ED7">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EA6591">
              <w:rPr>
                <w:rFonts w:cstheme="minorHAnsi"/>
                <w:b w:val="0"/>
              </w:rPr>
              <w:t>14D Run-off rate</w:t>
            </w:r>
          </w:p>
        </w:tc>
        <w:tc>
          <w:tcPr>
            <w:tcW w:w="1052" w:type="pct"/>
            <w:vAlign w:val="center"/>
          </w:tcPr>
          <w:p w14:paraId="2F69A076" w14:textId="77777777" w:rsidR="00733A32" w:rsidRPr="00EA6591" w:rsidRDefault="00733A32" w:rsidP="00666ED7">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EA6591">
              <w:rPr>
                <w:rFonts w:cstheme="minorHAnsi"/>
                <w:b w:val="0"/>
              </w:rPr>
              <w:t>30D Run-off rate</w:t>
            </w:r>
          </w:p>
        </w:tc>
        <w:tc>
          <w:tcPr>
            <w:tcW w:w="1052" w:type="pct"/>
            <w:vAlign w:val="center"/>
          </w:tcPr>
          <w:p w14:paraId="023D9D8C" w14:textId="77777777" w:rsidR="00733A32" w:rsidRPr="00EA6591" w:rsidRDefault="00733A32" w:rsidP="00666ED7">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EA6591">
              <w:rPr>
                <w:rFonts w:cstheme="minorHAnsi"/>
                <w:b w:val="0"/>
              </w:rPr>
              <w:t>90D Run-off rate</w:t>
            </w:r>
          </w:p>
        </w:tc>
        <w:tc>
          <w:tcPr>
            <w:tcW w:w="985" w:type="pct"/>
            <w:vAlign w:val="center"/>
          </w:tcPr>
          <w:p w14:paraId="10D1ACB3" w14:textId="77777777" w:rsidR="00733A32" w:rsidRPr="00EA6591" w:rsidRDefault="00733A32" w:rsidP="00666ED7">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EA6591">
              <w:rPr>
                <w:rFonts w:cstheme="minorHAnsi"/>
                <w:b w:val="0"/>
              </w:rPr>
              <w:t>1Y Run-off rate</w:t>
            </w:r>
          </w:p>
        </w:tc>
      </w:tr>
      <w:tr w:rsidR="00253E9C" w:rsidRPr="00EA6591" w14:paraId="13AAF288" w14:textId="77777777" w:rsidTr="00BD7C85">
        <w:trPr>
          <w:jc w:val="center"/>
        </w:trPr>
        <w:tc>
          <w:tcPr>
            <w:cnfStyle w:val="001000000000" w:firstRow="0" w:lastRow="0" w:firstColumn="1" w:lastColumn="0" w:oddVBand="0" w:evenVBand="0" w:oddHBand="0" w:evenHBand="0" w:firstRowFirstColumn="0" w:firstRowLastColumn="0" w:lastRowFirstColumn="0" w:lastRowLastColumn="0"/>
            <w:tcW w:w="858" w:type="pct"/>
          </w:tcPr>
          <w:p w14:paraId="2AF357ED" w14:textId="3B3CA4A8" w:rsidR="00253E9C" w:rsidRPr="00EA6591" w:rsidRDefault="00253E9C" w:rsidP="00253E9C">
            <w:pPr>
              <w:rPr>
                <w:rFonts w:cstheme="minorHAnsi"/>
                <w:b w:val="0"/>
              </w:rPr>
            </w:pPr>
            <w:r w:rsidRPr="00EA6591">
              <w:rPr>
                <w:rFonts w:cstheme="minorHAnsi"/>
                <w:b w:val="0"/>
              </w:rPr>
              <w:t>Idiosyncratic</w:t>
            </w:r>
          </w:p>
        </w:tc>
        <w:tc>
          <w:tcPr>
            <w:tcW w:w="1053" w:type="pct"/>
          </w:tcPr>
          <w:p w14:paraId="5480FBC8" w14:textId="25964B2E" w:rsidR="00253E9C" w:rsidRPr="00EA6591" w:rsidRDefault="00253E9C" w:rsidP="00253E9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37D04">
              <w:t>0.01%</w:t>
            </w:r>
          </w:p>
        </w:tc>
        <w:tc>
          <w:tcPr>
            <w:tcW w:w="1052" w:type="pct"/>
          </w:tcPr>
          <w:p w14:paraId="73481BF1" w14:textId="1F62C3B7" w:rsidR="00253E9C" w:rsidRPr="00EA6591" w:rsidRDefault="00253E9C" w:rsidP="00253E9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37D04">
              <w:t>0.04%</w:t>
            </w:r>
          </w:p>
        </w:tc>
        <w:tc>
          <w:tcPr>
            <w:tcW w:w="1052" w:type="pct"/>
          </w:tcPr>
          <w:p w14:paraId="3064E928" w14:textId="78D84710" w:rsidR="00253E9C" w:rsidRPr="00EA6591" w:rsidRDefault="00253E9C" w:rsidP="00253E9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37D04">
              <w:t>0.13%</w:t>
            </w:r>
          </w:p>
        </w:tc>
        <w:tc>
          <w:tcPr>
            <w:tcW w:w="985" w:type="pct"/>
          </w:tcPr>
          <w:p w14:paraId="2A518012" w14:textId="3C0D85ED" w:rsidR="00253E9C" w:rsidRPr="00EA6591" w:rsidRDefault="00253E9C" w:rsidP="00253E9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37D04">
              <w:t>0.00%</w:t>
            </w:r>
          </w:p>
        </w:tc>
      </w:tr>
      <w:tr w:rsidR="00253E9C" w:rsidRPr="00EA6591" w14:paraId="6D04186E" w14:textId="77777777" w:rsidTr="00BD7C85">
        <w:trPr>
          <w:jc w:val="center"/>
        </w:trPr>
        <w:tc>
          <w:tcPr>
            <w:cnfStyle w:val="001000000000" w:firstRow="0" w:lastRow="0" w:firstColumn="1" w:lastColumn="0" w:oddVBand="0" w:evenVBand="0" w:oddHBand="0" w:evenHBand="0" w:firstRowFirstColumn="0" w:firstRowLastColumn="0" w:lastRowFirstColumn="0" w:lastRowLastColumn="0"/>
            <w:tcW w:w="858" w:type="pct"/>
          </w:tcPr>
          <w:p w14:paraId="20270388" w14:textId="41484689" w:rsidR="00253E9C" w:rsidRPr="00EA6591" w:rsidRDefault="00253E9C" w:rsidP="00253E9C">
            <w:pPr>
              <w:rPr>
                <w:rFonts w:cstheme="minorHAnsi"/>
                <w:b w:val="0"/>
              </w:rPr>
            </w:pPr>
            <w:r w:rsidRPr="00EA6591">
              <w:rPr>
                <w:rFonts w:cstheme="minorHAnsi"/>
                <w:b w:val="0"/>
              </w:rPr>
              <w:t>Systemic</w:t>
            </w:r>
          </w:p>
        </w:tc>
        <w:tc>
          <w:tcPr>
            <w:tcW w:w="1053" w:type="pct"/>
          </w:tcPr>
          <w:p w14:paraId="13BF2DC2" w14:textId="07EE8CE3" w:rsidR="00253E9C" w:rsidRPr="00EA6591" w:rsidRDefault="00253E9C" w:rsidP="00253E9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37D04">
              <w:t>0.02%</w:t>
            </w:r>
          </w:p>
        </w:tc>
        <w:tc>
          <w:tcPr>
            <w:tcW w:w="1052" w:type="pct"/>
          </w:tcPr>
          <w:p w14:paraId="284B2B8B" w14:textId="36519258" w:rsidR="00253E9C" w:rsidRPr="00EA6591" w:rsidRDefault="00253E9C" w:rsidP="00253E9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37D04">
              <w:t>0.12%</w:t>
            </w:r>
          </w:p>
        </w:tc>
        <w:tc>
          <w:tcPr>
            <w:tcW w:w="1052" w:type="pct"/>
          </w:tcPr>
          <w:p w14:paraId="66D23295" w14:textId="1C73CD65" w:rsidR="00253E9C" w:rsidRPr="00EA6591" w:rsidRDefault="00253E9C" w:rsidP="00253E9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37D04">
              <w:t>0.23%</w:t>
            </w:r>
          </w:p>
        </w:tc>
        <w:tc>
          <w:tcPr>
            <w:tcW w:w="985" w:type="pct"/>
          </w:tcPr>
          <w:p w14:paraId="28EB7C16" w14:textId="5D8C7E0D" w:rsidR="00253E9C" w:rsidRPr="00EA6591" w:rsidRDefault="00253E9C" w:rsidP="00253E9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37D04">
              <w:t>0.00%</w:t>
            </w:r>
          </w:p>
        </w:tc>
      </w:tr>
      <w:tr w:rsidR="00253E9C" w:rsidRPr="00EA6591" w14:paraId="638B38EC" w14:textId="77777777" w:rsidTr="00BD7C85">
        <w:trPr>
          <w:jc w:val="center"/>
        </w:trPr>
        <w:tc>
          <w:tcPr>
            <w:cnfStyle w:val="001000000000" w:firstRow="0" w:lastRow="0" w:firstColumn="1" w:lastColumn="0" w:oddVBand="0" w:evenVBand="0" w:oddHBand="0" w:evenHBand="0" w:firstRowFirstColumn="0" w:firstRowLastColumn="0" w:lastRowFirstColumn="0" w:lastRowLastColumn="0"/>
            <w:tcW w:w="858" w:type="pct"/>
          </w:tcPr>
          <w:p w14:paraId="512A15E4" w14:textId="435C36BB" w:rsidR="00253E9C" w:rsidRPr="00EA6591" w:rsidRDefault="00253E9C" w:rsidP="00253E9C">
            <w:pPr>
              <w:rPr>
                <w:rFonts w:cstheme="minorHAnsi"/>
                <w:b w:val="0"/>
              </w:rPr>
            </w:pPr>
            <w:r w:rsidRPr="00EA6591">
              <w:rPr>
                <w:rFonts w:cstheme="minorHAnsi"/>
                <w:b w:val="0"/>
              </w:rPr>
              <w:t>Combined</w:t>
            </w:r>
          </w:p>
        </w:tc>
        <w:tc>
          <w:tcPr>
            <w:tcW w:w="1053" w:type="pct"/>
          </w:tcPr>
          <w:p w14:paraId="5696B540" w14:textId="529D9346" w:rsidR="00253E9C" w:rsidRPr="00EA6591" w:rsidRDefault="00253E9C" w:rsidP="00253E9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37D04">
              <w:t>0.04%</w:t>
            </w:r>
          </w:p>
        </w:tc>
        <w:tc>
          <w:tcPr>
            <w:tcW w:w="1052" w:type="pct"/>
          </w:tcPr>
          <w:p w14:paraId="6EB447E4" w14:textId="4A8A256D" w:rsidR="00253E9C" w:rsidRPr="00EA6591" w:rsidRDefault="00253E9C" w:rsidP="00253E9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37D04">
              <w:t>0.13%</w:t>
            </w:r>
          </w:p>
        </w:tc>
        <w:tc>
          <w:tcPr>
            <w:tcW w:w="1052" w:type="pct"/>
          </w:tcPr>
          <w:p w14:paraId="1536E865" w14:textId="69EF808C" w:rsidR="00253E9C" w:rsidRPr="00EA6591" w:rsidRDefault="00253E9C" w:rsidP="00253E9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37D04">
              <w:t>0.25%</w:t>
            </w:r>
          </w:p>
        </w:tc>
        <w:tc>
          <w:tcPr>
            <w:tcW w:w="985" w:type="pct"/>
          </w:tcPr>
          <w:p w14:paraId="767E3A30" w14:textId="7EFB9494" w:rsidR="00253E9C" w:rsidRPr="00EA6591" w:rsidRDefault="00253E9C" w:rsidP="00253E9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37D04">
              <w:t>0.00%</w:t>
            </w:r>
          </w:p>
        </w:tc>
      </w:tr>
    </w:tbl>
    <w:p w14:paraId="18FC86F3" w14:textId="363F6ED0" w:rsidR="00C35D34" w:rsidRPr="00EA6591" w:rsidRDefault="00C35D34">
      <w:pPr>
        <w:pStyle w:val="Heading5"/>
      </w:pPr>
      <w:r w:rsidRPr="00EA6591">
        <w:t>Other Off-Balance Sheet Items</w:t>
      </w:r>
    </w:p>
    <w:p w14:paraId="2AD1E0BC" w14:textId="0C8D91BF" w:rsidR="00C35D34" w:rsidRPr="00EA6591" w:rsidRDefault="00C35D34" w:rsidP="00C35D34">
      <w:pPr>
        <w:rPr>
          <w:rFonts w:cstheme="minorHAnsi"/>
        </w:rPr>
      </w:pPr>
      <w:r w:rsidRPr="00EA6591">
        <w:rPr>
          <w:rFonts w:cstheme="minorHAnsi"/>
        </w:rPr>
        <w:t>The items listed below are off-balance sheet items with either little or no liquidity impact on BOC, or they are performance-based and would not be sensitive to BOC or client credit position. The detailed description of these items is listed in</w:t>
      </w:r>
      <w:r w:rsidR="00E81357" w:rsidRPr="00EA6591">
        <w:rPr>
          <w:rFonts w:cstheme="minorHAnsi"/>
        </w:rPr>
        <w:t xml:space="preserve"> </w:t>
      </w:r>
      <w:r w:rsidR="00E81357" w:rsidRPr="00EA6591">
        <w:rPr>
          <w:rFonts w:cstheme="minorHAnsi"/>
          <w:i/>
        </w:rPr>
        <w:fldChar w:fldCharType="begin"/>
      </w:r>
      <w:r w:rsidR="00E81357" w:rsidRPr="00EA6591">
        <w:rPr>
          <w:rFonts w:cstheme="minorHAnsi"/>
          <w:i/>
        </w:rPr>
        <w:instrText xml:space="preserve"> REF _Ref25239491 \h  \* MERGEFORMAT </w:instrText>
      </w:r>
      <w:r w:rsidR="00E81357" w:rsidRPr="00EA6591">
        <w:rPr>
          <w:rFonts w:cstheme="minorHAnsi"/>
          <w:i/>
        </w:rPr>
      </w:r>
      <w:r w:rsidR="00E81357" w:rsidRPr="00EA6591">
        <w:rPr>
          <w:rFonts w:cstheme="minorHAnsi"/>
          <w:i/>
        </w:rPr>
        <w:fldChar w:fldCharType="separate"/>
      </w:r>
      <w:r w:rsidR="000777B4" w:rsidRPr="000777B4">
        <w:rPr>
          <w:rFonts w:cstheme="minorHAnsi"/>
          <w:i/>
        </w:rPr>
        <w:t xml:space="preserve">Table </w:t>
      </w:r>
      <w:r w:rsidR="000777B4" w:rsidRPr="000777B4">
        <w:rPr>
          <w:rFonts w:cstheme="minorHAnsi"/>
          <w:i/>
          <w:noProof/>
        </w:rPr>
        <w:t>52</w:t>
      </w:r>
      <w:r w:rsidR="000777B4" w:rsidRPr="000777B4">
        <w:rPr>
          <w:rFonts w:cstheme="minorHAnsi"/>
          <w:i/>
        </w:rPr>
        <w:t>: Other Off-Balance Sheet Items</w:t>
      </w:r>
      <w:r w:rsidR="00E81357" w:rsidRPr="00EA6591">
        <w:rPr>
          <w:rFonts w:cstheme="minorHAnsi"/>
          <w:i/>
        </w:rPr>
        <w:fldChar w:fldCharType="end"/>
      </w:r>
      <w:r w:rsidRPr="00EA6591">
        <w:rPr>
          <w:rFonts w:cstheme="minorHAnsi"/>
          <w:i/>
        </w:rPr>
        <w:t>.</w:t>
      </w:r>
      <w:r w:rsidRPr="00EA6591">
        <w:rPr>
          <w:rFonts w:cstheme="minorHAnsi"/>
        </w:rPr>
        <w:t xml:space="preserve"> These items are monitored in BOC’s monthly ALCO report.</w:t>
      </w:r>
    </w:p>
    <w:p w14:paraId="50A75893" w14:textId="24628AF5" w:rsidR="00E81357" w:rsidRPr="00EA6591" w:rsidRDefault="00AE18CB" w:rsidP="00E81357">
      <w:pPr>
        <w:pStyle w:val="Caption"/>
        <w:keepNext/>
        <w:rPr>
          <w:rFonts w:cstheme="minorHAnsi"/>
        </w:rPr>
      </w:pPr>
      <w:bookmarkStart w:id="120" w:name="_Ref25239491"/>
      <w:r w:rsidRPr="008859FB">
        <w:t xml:space="preserve">Table </w:t>
      </w:r>
      <w:fldSimple w:instr=" SEQ Table \* ARABIC ">
        <w:r w:rsidR="000777B4">
          <w:rPr>
            <w:noProof/>
          </w:rPr>
          <w:t>52</w:t>
        </w:r>
      </w:fldSimple>
      <w:r w:rsidRPr="008859FB">
        <w:t>:</w:t>
      </w:r>
      <w:r w:rsidRPr="00AE18CB">
        <w:t xml:space="preserve"> </w:t>
      </w:r>
      <w:r w:rsidR="00E81357" w:rsidRPr="00EA6591">
        <w:rPr>
          <w:rFonts w:cstheme="minorHAnsi"/>
        </w:rPr>
        <w:t>Other Off-Balance Sheet Items</w:t>
      </w:r>
      <w:bookmarkEnd w:id="120"/>
    </w:p>
    <w:tbl>
      <w:tblPr>
        <w:tblStyle w:val="GridTable1Light"/>
        <w:tblW w:w="8925" w:type="dxa"/>
        <w:tblLayout w:type="fixed"/>
        <w:tblLook w:val="04A0" w:firstRow="1" w:lastRow="0" w:firstColumn="1" w:lastColumn="0" w:noHBand="0" w:noVBand="1"/>
      </w:tblPr>
      <w:tblGrid>
        <w:gridCol w:w="3150"/>
        <w:gridCol w:w="5775"/>
      </w:tblGrid>
      <w:tr w:rsidR="00C35D34" w:rsidRPr="00EA6591" w14:paraId="2F21DD96" w14:textId="77777777" w:rsidTr="001664A7">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150" w:type="dxa"/>
            <w:vAlign w:val="center"/>
          </w:tcPr>
          <w:p w14:paraId="3EFDD5CC" w14:textId="77777777" w:rsidR="00C35D34" w:rsidRPr="00EA6591" w:rsidRDefault="00C35D34" w:rsidP="00C35D34">
            <w:pPr>
              <w:tabs>
                <w:tab w:val="left" w:pos="270"/>
              </w:tabs>
              <w:jc w:val="center"/>
              <w:rPr>
                <w:rFonts w:cstheme="minorHAnsi"/>
                <w:lang w:eastAsia="en-US"/>
              </w:rPr>
            </w:pPr>
            <w:r w:rsidRPr="00EA6591">
              <w:rPr>
                <w:rFonts w:cstheme="minorHAnsi"/>
                <w:lang w:eastAsia="en-US"/>
              </w:rPr>
              <w:t>Item</w:t>
            </w:r>
          </w:p>
        </w:tc>
        <w:tc>
          <w:tcPr>
            <w:tcW w:w="5775" w:type="dxa"/>
            <w:vAlign w:val="center"/>
          </w:tcPr>
          <w:p w14:paraId="2AFFB725" w14:textId="77777777" w:rsidR="00C35D34" w:rsidRPr="00EA6591" w:rsidRDefault="00C35D34" w:rsidP="00C35D34">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Description</w:t>
            </w:r>
          </w:p>
        </w:tc>
      </w:tr>
      <w:tr w:rsidR="00C35D34" w:rsidRPr="00EA6591" w14:paraId="7DAB95B4" w14:textId="77777777" w:rsidTr="00C35D34">
        <w:trPr>
          <w:trHeight w:val="249"/>
        </w:trPr>
        <w:tc>
          <w:tcPr>
            <w:cnfStyle w:val="001000000000" w:firstRow="0" w:lastRow="0" w:firstColumn="1" w:lastColumn="0" w:oddVBand="0" w:evenVBand="0" w:oddHBand="0" w:evenHBand="0" w:firstRowFirstColumn="0" w:firstRowLastColumn="0" w:lastRowFirstColumn="0" w:lastRowLastColumn="0"/>
            <w:tcW w:w="3150" w:type="dxa"/>
            <w:vAlign w:val="center"/>
          </w:tcPr>
          <w:p w14:paraId="413E807C" w14:textId="553691F8" w:rsidR="00C35D34" w:rsidRPr="00EA6591" w:rsidRDefault="00B219A8" w:rsidP="00C35D34">
            <w:pPr>
              <w:tabs>
                <w:tab w:val="left" w:pos="270"/>
              </w:tabs>
              <w:rPr>
                <w:rFonts w:cstheme="minorHAnsi"/>
                <w:b w:val="0"/>
                <w:lang w:eastAsia="en-US"/>
              </w:rPr>
            </w:pPr>
            <w:r w:rsidRPr="00EA6591">
              <w:rPr>
                <w:rFonts w:cstheme="minorHAnsi"/>
                <w:b w:val="0"/>
                <w:lang w:eastAsia="en-US"/>
              </w:rPr>
              <w:t>Inward/</w:t>
            </w:r>
            <w:r w:rsidR="00C35D34" w:rsidRPr="00EA6591">
              <w:rPr>
                <w:rFonts w:cstheme="minorHAnsi"/>
                <w:b w:val="0"/>
                <w:lang w:eastAsia="en-US"/>
              </w:rPr>
              <w:t>Outward Collections</w:t>
            </w:r>
          </w:p>
        </w:tc>
        <w:tc>
          <w:tcPr>
            <w:tcW w:w="5775" w:type="dxa"/>
            <w:vAlign w:val="center"/>
          </w:tcPr>
          <w:p w14:paraId="15D3E958" w14:textId="77777777" w:rsidR="00C35D34" w:rsidRPr="00EA6591" w:rsidRDefault="00C35D34" w:rsidP="001664A7">
            <w:pPr>
              <w:spacing w:line="259" w:lineRule="auto"/>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rPr>
              <w:t>Upon receipt of entrustment from the foreign correspondent bank and in accordance with instructions received, BOC collects payment from the importer and delivers the relevant commercial documents to them. Entrusted by the exporter, BOC, with the financial and commercial documents submitted by the exporter, collects payment from the importer via its foreign correspondent banks or sister branches.</w:t>
            </w:r>
          </w:p>
        </w:tc>
      </w:tr>
      <w:tr w:rsidR="00C35D34" w:rsidRPr="00EA6591" w14:paraId="62DC4996" w14:textId="77777777" w:rsidTr="00C35D34">
        <w:trPr>
          <w:trHeight w:val="249"/>
        </w:trPr>
        <w:tc>
          <w:tcPr>
            <w:cnfStyle w:val="001000000000" w:firstRow="0" w:lastRow="0" w:firstColumn="1" w:lastColumn="0" w:oddVBand="0" w:evenVBand="0" w:oddHBand="0" w:evenHBand="0" w:firstRowFirstColumn="0" w:firstRowLastColumn="0" w:lastRowFirstColumn="0" w:lastRowLastColumn="0"/>
            <w:tcW w:w="3150" w:type="dxa"/>
            <w:vAlign w:val="center"/>
          </w:tcPr>
          <w:p w14:paraId="3A9B1832" w14:textId="77777777" w:rsidR="00C35D34" w:rsidRPr="00EA6591" w:rsidRDefault="00C35D34" w:rsidP="00C35D34">
            <w:pPr>
              <w:tabs>
                <w:tab w:val="left" w:pos="270"/>
              </w:tabs>
              <w:rPr>
                <w:rFonts w:cstheme="minorHAnsi"/>
                <w:b w:val="0"/>
                <w:lang w:eastAsia="en-US"/>
              </w:rPr>
            </w:pPr>
            <w:r w:rsidRPr="00EA6591">
              <w:rPr>
                <w:rFonts w:cstheme="minorHAnsi"/>
                <w:b w:val="0"/>
                <w:lang w:eastAsia="en-US"/>
              </w:rPr>
              <w:t>L/C Issued</w:t>
            </w:r>
          </w:p>
        </w:tc>
        <w:tc>
          <w:tcPr>
            <w:tcW w:w="5775" w:type="dxa"/>
            <w:vAlign w:val="center"/>
          </w:tcPr>
          <w:p w14:paraId="6AFC0F1A" w14:textId="77777777" w:rsidR="00C35D34" w:rsidRPr="00EA6591" w:rsidRDefault="00C35D34" w:rsidP="001664A7">
            <w:pPr>
              <w:spacing w:line="259" w:lineRule="auto"/>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rPr>
              <w:t>Commitments of issuing letters of credit to importers on behalf of BOC network or other FIs.</w:t>
            </w:r>
          </w:p>
        </w:tc>
      </w:tr>
      <w:tr w:rsidR="00C35D34" w:rsidRPr="00EA6591" w14:paraId="083081DF" w14:textId="77777777" w:rsidTr="00C35D34">
        <w:trPr>
          <w:trHeight w:val="249"/>
        </w:trPr>
        <w:tc>
          <w:tcPr>
            <w:cnfStyle w:val="001000000000" w:firstRow="0" w:lastRow="0" w:firstColumn="1" w:lastColumn="0" w:oddVBand="0" w:evenVBand="0" w:oddHBand="0" w:evenHBand="0" w:firstRowFirstColumn="0" w:firstRowLastColumn="0" w:lastRowFirstColumn="0" w:lastRowLastColumn="0"/>
            <w:tcW w:w="3150" w:type="dxa"/>
            <w:vAlign w:val="center"/>
          </w:tcPr>
          <w:p w14:paraId="37FFE41F" w14:textId="77777777" w:rsidR="00C35D34" w:rsidRPr="00EA6591" w:rsidRDefault="00C35D34" w:rsidP="001664A7">
            <w:pPr>
              <w:spacing w:line="259" w:lineRule="auto"/>
              <w:rPr>
                <w:rFonts w:cstheme="minorHAnsi"/>
                <w:b w:val="0"/>
              </w:rPr>
            </w:pPr>
            <w:r w:rsidRPr="00EA6591">
              <w:rPr>
                <w:rFonts w:cstheme="minorHAnsi"/>
                <w:b w:val="0"/>
              </w:rPr>
              <w:t>Non-Accrual Interest Receivables</w:t>
            </w:r>
          </w:p>
        </w:tc>
        <w:tc>
          <w:tcPr>
            <w:tcW w:w="5775" w:type="dxa"/>
            <w:vAlign w:val="center"/>
          </w:tcPr>
          <w:p w14:paraId="6EDF50ED" w14:textId="77777777" w:rsidR="00C35D34" w:rsidRPr="00EA6591" w:rsidRDefault="00C35D34" w:rsidP="001664A7">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Not applicable to liquidity analysis.</w:t>
            </w:r>
          </w:p>
        </w:tc>
      </w:tr>
      <w:tr w:rsidR="00C35D34" w:rsidRPr="00EA6591" w14:paraId="0D64A11E" w14:textId="77777777" w:rsidTr="001664A7">
        <w:trPr>
          <w:trHeight w:val="710"/>
        </w:trPr>
        <w:tc>
          <w:tcPr>
            <w:cnfStyle w:val="001000000000" w:firstRow="0" w:lastRow="0" w:firstColumn="1" w:lastColumn="0" w:oddVBand="0" w:evenVBand="0" w:oddHBand="0" w:evenHBand="0" w:firstRowFirstColumn="0" w:firstRowLastColumn="0" w:lastRowFirstColumn="0" w:lastRowLastColumn="0"/>
            <w:tcW w:w="3150" w:type="dxa"/>
            <w:vAlign w:val="center"/>
          </w:tcPr>
          <w:p w14:paraId="47F2FF89" w14:textId="77777777" w:rsidR="00C35D34" w:rsidRPr="00EA6591" w:rsidRDefault="00C35D34" w:rsidP="00C35D34">
            <w:pPr>
              <w:tabs>
                <w:tab w:val="left" w:pos="270"/>
              </w:tabs>
              <w:rPr>
                <w:rFonts w:cstheme="minorHAnsi"/>
                <w:b w:val="0"/>
                <w:lang w:eastAsia="en-US"/>
              </w:rPr>
            </w:pPr>
            <w:r w:rsidRPr="00EA6591">
              <w:rPr>
                <w:rFonts w:cstheme="minorHAnsi"/>
                <w:b w:val="0"/>
                <w:lang w:eastAsia="en-US"/>
              </w:rPr>
              <w:t>Forward Exchange Bought</w:t>
            </w:r>
          </w:p>
        </w:tc>
        <w:tc>
          <w:tcPr>
            <w:tcW w:w="5775" w:type="dxa"/>
            <w:vAlign w:val="center"/>
          </w:tcPr>
          <w:p w14:paraId="5041F519" w14:textId="78A9C230" w:rsidR="00C35D34" w:rsidRPr="00EA6591" w:rsidRDefault="00C35D34" w:rsidP="001664A7">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Represents buy-side due to FX swap transactions.</w:t>
            </w:r>
            <w:r w:rsidR="005420E7" w:rsidRPr="00EA6591">
              <w:rPr>
                <w:rFonts w:cstheme="minorHAnsi"/>
              </w:rPr>
              <w:t xml:space="preserve"> </w:t>
            </w:r>
            <w:r w:rsidRPr="00EA6591">
              <w:rPr>
                <w:rFonts w:cstheme="minorHAnsi"/>
              </w:rPr>
              <w:t>Does not include sell leg.</w:t>
            </w:r>
            <w:r w:rsidR="005420E7" w:rsidRPr="00EA6591">
              <w:rPr>
                <w:rFonts w:cstheme="minorHAnsi"/>
              </w:rPr>
              <w:t xml:space="preserve"> </w:t>
            </w:r>
            <w:r w:rsidRPr="00EA6591">
              <w:rPr>
                <w:rFonts w:cstheme="minorHAnsi"/>
              </w:rPr>
              <w:t>Net cash flow obligation is immaterial.</w:t>
            </w:r>
          </w:p>
        </w:tc>
      </w:tr>
      <w:tr w:rsidR="00C35D34" w:rsidRPr="00EA6591" w14:paraId="5B86B0AC" w14:textId="77777777" w:rsidTr="001664A7">
        <w:trPr>
          <w:trHeight w:val="647"/>
        </w:trPr>
        <w:tc>
          <w:tcPr>
            <w:cnfStyle w:val="001000000000" w:firstRow="0" w:lastRow="0" w:firstColumn="1" w:lastColumn="0" w:oddVBand="0" w:evenVBand="0" w:oddHBand="0" w:evenHBand="0" w:firstRowFirstColumn="0" w:firstRowLastColumn="0" w:lastRowFirstColumn="0" w:lastRowLastColumn="0"/>
            <w:tcW w:w="3150" w:type="dxa"/>
            <w:vAlign w:val="center"/>
          </w:tcPr>
          <w:p w14:paraId="6885B7FD" w14:textId="77777777" w:rsidR="00C35D34" w:rsidRPr="00EA6591" w:rsidRDefault="00C35D34" w:rsidP="00C35D34">
            <w:pPr>
              <w:tabs>
                <w:tab w:val="left" w:pos="270"/>
              </w:tabs>
              <w:rPr>
                <w:rFonts w:cstheme="minorHAnsi"/>
                <w:b w:val="0"/>
                <w:lang w:eastAsia="en-US"/>
              </w:rPr>
            </w:pPr>
            <w:r w:rsidRPr="00EA6591">
              <w:rPr>
                <w:rFonts w:cstheme="minorHAnsi"/>
                <w:b w:val="0"/>
                <w:lang w:eastAsia="en-US"/>
              </w:rPr>
              <w:t>IRS trade</w:t>
            </w:r>
          </w:p>
        </w:tc>
        <w:tc>
          <w:tcPr>
            <w:tcW w:w="5775" w:type="dxa"/>
            <w:vAlign w:val="center"/>
          </w:tcPr>
          <w:p w14:paraId="6CF058AC" w14:textId="3DC940FB" w:rsidR="00C35D34" w:rsidRPr="00EA6591" w:rsidRDefault="00C35D34" w:rsidP="001664A7">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Represents contractual outflows on interest rate swaps.</w:t>
            </w:r>
            <w:r w:rsidR="005420E7" w:rsidRPr="00EA6591">
              <w:rPr>
                <w:rFonts w:cstheme="minorHAnsi"/>
              </w:rPr>
              <w:t xml:space="preserve"> </w:t>
            </w:r>
            <w:r w:rsidRPr="00EA6591">
              <w:rPr>
                <w:rFonts w:cstheme="minorHAnsi"/>
              </w:rPr>
              <w:t>Net cash flow obligation is immaterial.</w:t>
            </w:r>
          </w:p>
        </w:tc>
      </w:tr>
      <w:tr w:rsidR="00C35D34" w:rsidRPr="00EA6591" w14:paraId="6719DF1E" w14:textId="77777777" w:rsidTr="001664A7">
        <w:trPr>
          <w:trHeight w:val="485"/>
        </w:trPr>
        <w:tc>
          <w:tcPr>
            <w:cnfStyle w:val="001000000000" w:firstRow="0" w:lastRow="0" w:firstColumn="1" w:lastColumn="0" w:oddVBand="0" w:evenVBand="0" w:oddHBand="0" w:evenHBand="0" w:firstRowFirstColumn="0" w:firstRowLastColumn="0" w:lastRowFirstColumn="0" w:lastRowLastColumn="0"/>
            <w:tcW w:w="3150" w:type="dxa"/>
            <w:vAlign w:val="center"/>
          </w:tcPr>
          <w:p w14:paraId="5934AFCB" w14:textId="77777777" w:rsidR="00C35D34" w:rsidRPr="00EA6591" w:rsidRDefault="00C35D34" w:rsidP="00C35D34">
            <w:pPr>
              <w:tabs>
                <w:tab w:val="left" w:pos="270"/>
              </w:tabs>
              <w:rPr>
                <w:rFonts w:cstheme="minorHAnsi"/>
                <w:b w:val="0"/>
                <w:lang w:eastAsia="en-US"/>
              </w:rPr>
            </w:pPr>
            <w:r w:rsidRPr="00EA6591">
              <w:rPr>
                <w:rFonts w:cstheme="minorHAnsi"/>
                <w:b w:val="0"/>
                <w:lang w:eastAsia="en-US"/>
              </w:rPr>
              <w:t>Other</w:t>
            </w:r>
          </w:p>
        </w:tc>
        <w:tc>
          <w:tcPr>
            <w:tcW w:w="5775" w:type="dxa"/>
            <w:vAlign w:val="center"/>
          </w:tcPr>
          <w:p w14:paraId="5548DB82" w14:textId="77777777" w:rsidR="00C35D34" w:rsidRPr="00EA6591" w:rsidRDefault="00C35D34" w:rsidP="001664A7">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The breakdown of this line item is detailed below.</w:t>
            </w:r>
          </w:p>
        </w:tc>
      </w:tr>
      <w:tr w:rsidR="00C35D34" w:rsidRPr="00EA6591" w14:paraId="00324A8E" w14:textId="77777777" w:rsidTr="001664A7">
        <w:trPr>
          <w:trHeight w:val="1268"/>
        </w:trPr>
        <w:tc>
          <w:tcPr>
            <w:cnfStyle w:val="001000000000" w:firstRow="0" w:lastRow="0" w:firstColumn="1" w:lastColumn="0" w:oddVBand="0" w:evenVBand="0" w:oddHBand="0" w:evenHBand="0" w:firstRowFirstColumn="0" w:firstRowLastColumn="0" w:lastRowFirstColumn="0" w:lastRowLastColumn="0"/>
            <w:tcW w:w="3150" w:type="dxa"/>
            <w:vAlign w:val="center"/>
          </w:tcPr>
          <w:p w14:paraId="66917A62" w14:textId="77777777" w:rsidR="00C35D34" w:rsidRPr="00EA6591" w:rsidRDefault="00C35D34" w:rsidP="00C35D34">
            <w:pPr>
              <w:tabs>
                <w:tab w:val="left" w:pos="270"/>
              </w:tabs>
              <w:rPr>
                <w:rFonts w:cstheme="minorHAnsi"/>
                <w:b w:val="0"/>
                <w:lang w:eastAsia="en-US"/>
              </w:rPr>
            </w:pPr>
            <w:r w:rsidRPr="00EA6591">
              <w:rPr>
                <w:rFonts w:cstheme="minorHAnsi"/>
                <w:b w:val="0"/>
                <w:lang w:eastAsia="en-US"/>
              </w:rPr>
              <w:t>Outward Bill Receivable</w:t>
            </w:r>
          </w:p>
        </w:tc>
        <w:tc>
          <w:tcPr>
            <w:tcW w:w="5775" w:type="dxa"/>
            <w:vAlign w:val="center"/>
          </w:tcPr>
          <w:p w14:paraId="7610DE6F" w14:textId="77777777" w:rsidR="00C35D34" w:rsidRPr="00EA6591" w:rsidRDefault="00C35D34" w:rsidP="001664A7">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LC advising service offered by BOC. BOC receives LCs from issuing banks and acts as the advising bank. They advise beneficiaries on the LCs. BOC authenticates the LCs issued by the issuer to avoid fraud.</w:t>
            </w:r>
          </w:p>
        </w:tc>
      </w:tr>
      <w:tr w:rsidR="00C35D34" w:rsidRPr="00EA6591" w14:paraId="414F081B" w14:textId="77777777" w:rsidTr="001664A7">
        <w:trPr>
          <w:trHeight w:val="1250"/>
        </w:trPr>
        <w:tc>
          <w:tcPr>
            <w:cnfStyle w:val="001000000000" w:firstRow="0" w:lastRow="0" w:firstColumn="1" w:lastColumn="0" w:oddVBand="0" w:evenVBand="0" w:oddHBand="0" w:evenHBand="0" w:firstRowFirstColumn="0" w:firstRowLastColumn="0" w:lastRowFirstColumn="0" w:lastRowLastColumn="0"/>
            <w:tcW w:w="3150" w:type="dxa"/>
            <w:vAlign w:val="center"/>
          </w:tcPr>
          <w:p w14:paraId="3CA71487" w14:textId="77777777" w:rsidR="00C35D34" w:rsidRPr="00EA6591" w:rsidRDefault="00C35D34" w:rsidP="000A5FFD">
            <w:pPr>
              <w:tabs>
                <w:tab w:val="left" w:pos="270"/>
              </w:tabs>
              <w:rPr>
                <w:rFonts w:cstheme="minorHAnsi"/>
                <w:b w:val="0"/>
                <w:lang w:eastAsia="en-US"/>
              </w:rPr>
            </w:pPr>
            <w:r w:rsidRPr="00EA6591">
              <w:rPr>
                <w:rFonts w:cstheme="minorHAnsi"/>
                <w:b w:val="0"/>
                <w:lang w:eastAsia="en-US"/>
              </w:rPr>
              <w:t>Trust Securities</w:t>
            </w:r>
          </w:p>
        </w:tc>
        <w:tc>
          <w:tcPr>
            <w:tcW w:w="5775" w:type="dxa"/>
            <w:vAlign w:val="center"/>
          </w:tcPr>
          <w:p w14:paraId="70CB4626" w14:textId="70281253" w:rsidR="00C35D34" w:rsidRPr="00EA6591" w:rsidRDefault="00C35D34" w:rsidP="000A5FFD">
            <w:pPr>
              <w:tabs>
                <w:tab w:val="left" w:pos="270"/>
              </w:tabs>
              <w:cnfStyle w:val="000000000000" w:firstRow="0"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 xml:space="preserve">Custody service (safekeeping) offered by BOC. These securities are </w:t>
            </w:r>
            <w:r w:rsidR="00E81357" w:rsidRPr="00EA6591">
              <w:rPr>
                <w:rFonts w:cstheme="minorHAnsi"/>
                <w:lang w:eastAsia="en-US"/>
              </w:rPr>
              <w:t xml:space="preserve">either from </w:t>
            </w:r>
            <w:r w:rsidR="001C3E39" w:rsidRPr="00EA6591">
              <w:rPr>
                <w:rFonts w:cstheme="minorHAnsi"/>
                <w:lang w:eastAsia="en-US"/>
              </w:rPr>
              <w:t>BOC H.O.</w:t>
            </w:r>
            <w:r w:rsidR="00E81357" w:rsidRPr="00EA6591">
              <w:rPr>
                <w:rFonts w:cstheme="minorHAnsi"/>
                <w:lang w:eastAsia="en-US"/>
              </w:rPr>
              <w:t xml:space="preserve"> or from other</w:t>
            </w:r>
            <w:r w:rsidRPr="00EA6591">
              <w:rPr>
                <w:rFonts w:cstheme="minorHAnsi"/>
                <w:lang w:eastAsia="en-US"/>
              </w:rPr>
              <w:t xml:space="preserve"> FIs and are held at the Federal Reserve or Depository Trust Corporation (DTC) for those internal or external customers.</w:t>
            </w:r>
          </w:p>
        </w:tc>
      </w:tr>
    </w:tbl>
    <w:p w14:paraId="0FF6C7A8" w14:textId="34A8F994" w:rsidR="0096484F" w:rsidRPr="00EA6591" w:rsidRDefault="0096484F" w:rsidP="000F0B69">
      <w:pPr>
        <w:pStyle w:val="Heading3"/>
      </w:pPr>
      <w:r w:rsidRPr="00EA6591">
        <w:t>Countermeasures</w:t>
      </w:r>
    </w:p>
    <w:p w14:paraId="09563554" w14:textId="77777777" w:rsidR="00BD6437" w:rsidRPr="00EA6591" w:rsidRDefault="00BD6437" w:rsidP="00C70DDF">
      <w:pPr>
        <w:pStyle w:val="Heading5"/>
        <w:numPr>
          <w:ilvl w:val="0"/>
          <w:numId w:val="7"/>
        </w:numPr>
      </w:pPr>
      <w:r w:rsidRPr="00EA6591">
        <w:t>Borrow BOC H.O. Securities</w:t>
      </w:r>
    </w:p>
    <w:p w14:paraId="4B487AF5" w14:textId="7E6CA097" w:rsidR="00BD6437" w:rsidRPr="00EA6591" w:rsidRDefault="00BD6437" w:rsidP="00BD6437">
      <w:pPr>
        <w:rPr>
          <w:rFonts w:cstheme="minorHAnsi"/>
        </w:rPr>
      </w:pPr>
      <w:r w:rsidRPr="00EA6591">
        <w:rPr>
          <w:rFonts w:cstheme="minorHAnsi"/>
        </w:rPr>
        <w:t>As of December 31, 2015, BOC H.O. holds $13.6 billion in U.S. Treasuries in a BOCNY custody account. H.O. has provided written authorization to BOC NY to repo these securities in case of distress.</w:t>
      </w:r>
      <w:r w:rsidR="005420E7" w:rsidRPr="00EA6591">
        <w:rPr>
          <w:rFonts w:cstheme="minorHAnsi"/>
        </w:rPr>
        <w:t xml:space="preserve"> </w:t>
      </w:r>
      <w:r w:rsidRPr="00EA6591">
        <w:rPr>
          <w:rFonts w:cstheme="minorHAnsi"/>
        </w:rPr>
        <w:t>The master netting agreement with repo counterparties authorizes BOCNY to execute this trade.</w:t>
      </w:r>
    </w:p>
    <w:p w14:paraId="36A1DF9F" w14:textId="77777777" w:rsidR="00BD6437" w:rsidRPr="00EA6591" w:rsidRDefault="00BD6437" w:rsidP="00BD6437">
      <w:pPr>
        <w:rPr>
          <w:rFonts w:cstheme="minorHAnsi"/>
          <w:u w:val="single"/>
        </w:rPr>
      </w:pPr>
      <w:r w:rsidRPr="00EA6591">
        <w:rPr>
          <w:rFonts w:cstheme="minorHAnsi"/>
          <w:u w:val="single"/>
        </w:rPr>
        <w:t>Potential Liquidity Impacts</w:t>
      </w:r>
    </w:p>
    <w:p w14:paraId="09D929F6" w14:textId="477D90D3" w:rsidR="00DD57C8" w:rsidRPr="00EA6591" w:rsidRDefault="00BD6437" w:rsidP="00BD6437">
      <w:pPr>
        <w:rPr>
          <w:rFonts w:cstheme="minorHAnsi"/>
        </w:rPr>
      </w:pPr>
      <w:r w:rsidRPr="00EA6591">
        <w:rPr>
          <w:rFonts w:cstheme="minorHAnsi"/>
        </w:rPr>
        <w:t>These funds are a potential contingency funding source.</w:t>
      </w:r>
    </w:p>
    <w:p w14:paraId="30BD572C" w14:textId="582515F1" w:rsidR="00452A3D" w:rsidRPr="00EA6591" w:rsidRDefault="00AE18CB" w:rsidP="00452A3D">
      <w:pPr>
        <w:pStyle w:val="Caption"/>
        <w:keepNext/>
        <w:rPr>
          <w:rFonts w:cstheme="minorHAnsi"/>
        </w:rPr>
      </w:pPr>
      <w:r w:rsidRPr="008859FB">
        <w:t xml:space="preserve">Table </w:t>
      </w:r>
      <w:fldSimple w:instr=" SEQ Table \* ARABIC ">
        <w:r w:rsidR="000777B4">
          <w:rPr>
            <w:noProof/>
          </w:rPr>
          <w:t>53</w:t>
        </w:r>
      </w:fldSimple>
      <w:r w:rsidRPr="008859FB">
        <w:t>:</w:t>
      </w:r>
      <w:r w:rsidRPr="00AE18CB">
        <w:t xml:space="preserve"> </w:t>
      </w:r>
      <w:r w:rsidR="00452A3D" w:rsidRPr="00EA6591">
        <w:rPr>
          <w:rFonts w:cstheme="minorHAnsi"/>
        </w:rPr>
        <w:t>Availability of Head Office Securities under Stress</w:t>
      </w:r>
    </w:p>
    <w:tbl>
      <w:tblPr>
        <w:tblStyle w:val="GridTable1Light"/>
        <w:tblW w:w="0" w:type="auto"/>
        <w:tblLook w:val="04A0" w:firstRow="1" w:lastRow="0" w:firstColumn="1" w:lastColumn="0" w:noHBand="0" w:noVBand="1"/>
      </w:tblPr>
      <w:tblGrid>
        <w:gridCol w:w="612"/>
        <w:gridCol w:w="2993"/>
        <w:gridCol w:w="1149"/>
        <w:gridCol w:w="1149"/>
        <w:gridCol w:w="1149"/>
        <w:gridCol w:w="1149"/>
        <w:gridCol w:w="1149"/>
      </w:tblGrid>
      <w:tr w:rsidR="00BD6437" w:rsidRPr="00EA6591" w14:paraId="18E849D4" w14:textId="77777777" w:rsidTr="00452A3D">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75" w:type="dxa"/>
          </w:tcPr>
          <w:p w14:paraId="6AC5F13F" w14:textId="77777777" w:rsidR="00BD6437" w:rsidRPr="00EA6591" w:rsidRDefault="00BD6437" w:rsidP="00452A3D">
            <w:pPr>
              <w:rPr>
                <w:rFonts w:cstheme="minorHAnsi"/>
              </w:rPr>
            </w:pPr>
          </w:p>
        </w:tc>
        <w:tc>
          <w:tcPr>
            <w:tcW w:w="3024" w:type="dxa"/>
            <w:vAlign w:val="center"/>
          </w:tcPr>
          <w:p w14:paraId="46C4FBEB" w14:textId="77777777" w:rsidR="00BD6437" w:rsidRPr="00EA6591" w:rsidRDefault="00BD6437" w:rsidP="00452A3D">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Assumptions</w:t>
            </w:r>
          </w:p>
        </w:tc>
        <w:tc>
          <w:tcPr>
            <w:tcW w:w="1152" w:type="dxa"/>
            <w:vAlign w:val="center"/>
          </w:tcPr>
          <w:p w14:paraId="0E012DEE" w14:textId="77777777" w:rsidR="00BD6437" w:rsidRPr="00EA6591" w:rsidRDefault="00BD6437" w:rsidP="00452A3D">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O/N</w:t>
            </w:r>
          </w:p>
        </w:tc>
        <w:tc>
          <w:tcPr>
            <w:tcW w:w="1152" w:type="dxa"/>
            <w:vAlign w:val="center"/>
          </w:tcPr>
          <w:p w14:paraId="5E4BC8D8" w14:textId="77777777" w:rsidR="00BD6437" w:rsidRPr="00EA6591" w:rsidRDefault="00BD6437" w:rsidP="00452A3D">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14 Day</w:t>
            </w:r>
          </w:p>
        </w:tc>
        <w:tc>
          <w:tcPr>
            <w:tcW w:w="1152" w:type="dxa"/>
            <w:vAlign w:val="center"/>
          </w:tcPr>
          <w:p w14:paraId="1C64E7F4" w14:textId="77777777" w:rsidR="00BD6437" w:rsidRPr="00EA6591" w:rsidRDefault="00BD6437" w:rsidP="00452A3D">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30 Day</w:t>
            </w:r>
          </w:p>
        </w:tc>
        <w:tc>
          <w:tcPr>
            <w:tcW w:w="1152" w:type="dxa"/>
            <w:vAlign w:val="center"/>
          </w:tcPr>
          <w:p w14:paraId="66233B2E" w14:textId="77777777" w:rsidR="00BD6437" w:rsidRPr="00EA6591" w:rsidRDefault="00BD6437" w:rsidP="00452A3D">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90 Day</w:t>
            </w:r>
          </w:p>
        </w:tc>
        <w:tc>
          <w:tcPr>
            <w:tcW w:w="1152" w:type="dxa"/>
            <w:vAlign w:val="center"/>
          </w:tcPr>
          <w:p w14:paraId="70A22EBF" w14:textId="77777777" w:rsidR="00BD6437" w:rsidRPr="00EA6591" w:rsidRDefault="00BD6437" w:rsidP="00452A3D">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 Year</w:t>
            </w:r>
          </w:p>
        </w:tc>
      </w:tr>
      <w:tr w:rsidR="00BD6437" w:rsidRPr="00EA6591" w14:paraId="50056BFA" w14:textId="77777777" w:rsidTr="00BD6437">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226507FC" w14:textId="77777777" w:rsidR="00BD6437" w:rsidRPr="00EA6591" w:rsidRDefault="00BD6437" w:rsidP="00BD6437">
            <w:pPr>
              <w:tabs>
                <w:tab w:val="left" w:pos="270"/>
              </w:tabs>
              <w:ind w:left="113" w:right="113"/>
              <w:jc w:val="center"/>
              <w:rPr>
                <w:rFonts w:cstheme="minorHAnsi"/>
                <w:b w:val="0"/>
                <w:lang w:eastAsia="en-US"/>
              </w:rPr>
            </w:pPr>
            <w:r w:rsidRPr="00EA6591">
              <w:rPr>
                <w:rFonts w:cstheme="minorHAnsi"/>
                <w:b w:val="0"/>
                <w:lang w:eastAsia="en-US"/>
              </w:rPr>
              <w:t>Idiosyncratic</w:t>
            </w:r>
          </w:p>
        </w:tc>
        <w:tc>
          <w:tcPr>
            <w:tcW w:w="3024" w:type="dxa"/>
            <w:vAlign w:val="center"/>
          </w:tcPr>
          <w:p w14:paraId="18F00A58" w14:textId="322B181F" w:rsidR="00BD6437" w:rsidRPr="00EA6591" w:rsidRDefault="00BD6437" w:rsidP="00BD6437">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These funds are not available during the first 90 days due to BOC enterprise stress.</w:t>
            </w:r>
            <w:r w:rsidR="005420E7" w:rsidRPr="00EA6591">
              <w:rPr>
                <w:rFonts w:cstheme="minorHAnsi"/>
              </w:rPr>
              <w:t xml:space="preserve"> </w:t>
            </w:r>
            <w:r w:rsidRPr="00EA6591">
              <w:rPr>
                <w:rFonts w:cstheme="minorHAnsi"/>
              </w:rPr>
              <w:t>Funds become available after 90 days.</w:t>
            </w:r>
          </w:p>
        </w:tc>
        <w:tc>
          <w:tcPr>
            <w:tcW w:w="1152" w:type="dxa"/>
            <w:vAlign w:val="center"/>
          </w:tcPr>
          <w:p w14:paraId="4BC9837F" w14:textId="77777777" w:rsidR="00BD6437" w:rsidRPr="00EA6591" w:rsidRDefault="00BD6437" w:rsidP="00BD6437">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Not available</w:t>
            </w:r>
          </w:p>
        </w:tc>
        <w:tc>
          <w:tcPr>
            <w:tcW w:w="1152" w:type="dxa"/>
            <w:vAlign w:val="center"/>
          </w:tcPr>
          <w:p w14:paraId="0CC67B74" w14:textId="77777777" w:rsidR="00BD6437" w:rsidRPr="00EA6591" w:rsidRDefault="00BD6437" w:rsidP="00BD6437">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Not available</w:t>
            </w:r>
          </w:p>
        </w:tc>
        <w:tc>
          <w:tcPr>
            <w:tcW w:w="1152" w:type="dxa"/>
            <w:vAlign w:val="center"/>
          </w:tcPr>
          <w:p w14:paraId="357ABC3A" w14:textId="77777777" w:rsidR="00BD6437" w:rsidRPr="00EA6591" w:rsidRDefault="00BD6437" w:rsidP="00BD6437">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Not available</w:t>
            </w:r>
          </w:p>
        </w:tc>
        <w:tc>
          <w:tcPr>
            <w:tcW w:w="1152" w:type="dxa"/>
            <w:vAlign w:val="center"/>
          </w:tcPr>
          <w:p w14:paraId="4093C18E" w14:textId="77777777" w:rsidR="00BD6437" w:rsidRPr="00EA6591" w:rsidRDefault="00BD6437" w:rsidP="00BD6437">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 available</w:t>
            </w:r>
          </w:p>
        </w:tc>
        <w:tc>
          <w:tcPr>
            <w:tcW w:w="1152" w:type="dxa"/>
            <w:vAlign w:val="center"/>
          </w:tcPr>
          <w:p w14:paraId="7F753F2C" w14:textId="77777777" w:rsidR="00BD6437" w:rsidRPr="00EA6591" w:rsidRDefault="00BD6437" w:rsidP="00BD6437">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 available</w:t>
            </w:r>
          </w:p>
        </w:tc>
      </w:tr>
      <w:tr w:rsidR="00BD6437" w:rsidRPr="00EA6591" w14:paraId="44400A77" w14:textId="77777777" w:rsidTr="00BD6437">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7B0C2C5C" w14:textId="77777777" w:rsidR="00BD6437" w:rsidRPr="00EA6591" w:rsidRDefault="00BD6437" w:rsidP="00BD6437">
            <w:pPr>
              <w:tabs>
                <w:tab w:val="left" w:pos="270"/>
              </w:tabs>
              <w:ind w:left="113" w:right="113"/>
              <w:jc w:val="center"/>
              <w:rPr>
                <w:rFonts w:cstheme="minorHAnsi"/>
                <w:b w:val="0"/>
                <w:lang w:eastAsia="en-US"/>
              </w:rPr>
            </w:pPr>
            <w:r w:rsidRPr="00EA6591">
              <w:rPr>
                <w:rFonts w:cstheme="minorHAnsi"/>
                <w:b w:val="0"/>
                <w:lang w:eastAsia="en-US"/>
              </w:rPr>
              <w:t>Systemic</w:t>
            </w:r>
          </w:p>
        </w:tc>
        <w:tc>
          <w:tcPr>
            <w:tcW w:w="3024" w:type="dxa"/>
            <w:vAlign w:val="center"/>
          </w:tcPr>
          <w:p w14:paraId="1D0EBDC2" w14:textId="77777777" w:rsidR="00BD6437" w:rsidRPr="00EA6591" w:rsidRDefault="00BD6437" w:rsidP="00BD6437">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Funds are available at all times as BOC parent is not under stress.</w:t>
            </w:r>
          </w:p>
        </w:tc>
        <w:tc>
          <w:tcPr>
            <w:tcW w:w="1152" w:type="dxa"/>
            <w:vAlign w:val="center"/>
          </w:tcPr>
          <w:p w14:paraId="59928A86" w14:textId="77777777" w:rsidR="00BD6437" w:rsidRPr="00EA6591" w:rsidRDefault="00BD6437" w:rsidP="00BD6437">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 available</w:t>
            </w:r>
          </w:p>
        </w:tc>
        <w:tc>
          <w:tcPr>
            <w:tcW w:w="1152" w:type="dxa"/>
            <w:vAlign w:val="center"/>
          </w:tcPr>
          <w:p w14:paraId="65D928B8" w14:textId="77777777" w:rsidR="00BD6437" w:rsidRPr="00EA6591" w:rsidRDefault="00BD6437" w:rsidP="00BD6437">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 available</w:t>
            </w:r>
          </w:p>
        </w:tc>
        <w:tc>
          <w:tcPr>
            <w:tcW w:w="1152" w:type="dxa"/>
            <w:vAlign w:val="center"/>
          </w:tcPr>
          <w:p w14:paraId="56FC0637" w14:textId="77777777" w:rsidR="00BD6437" w:rsidRPr="00EA6591" w:rsidRDefault="00BD6437" w:rsidP="00BD6437">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 available</w:t>
            </w:r>
          </w:p>
        </w:tc>
        <w:tc>
          <w:tcPr>
            <w:tcW w:w="1152" w:type="dxa"/>
            <w:vAlign w:val="center"/>
          </w:tcPr>
          <w:p w14:paraId="1D8750FC" w14:textId="77777777" w:rsidR="00BD6437" w:rsidRPr="00EA6591" w:rsidRDefault="00BD6437" w:rsidP="00BD6437">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 available</w:t>
            </w:r>
          </w:p>
        </w:tc>
        <w:tc>
          <w:tcPr>
            <w:tcW w:w="1152" w:type="dxa"/>
            <w:vAlign w:val="center"/>
          </w:tcPr>
          <w:p w14:paraId="6B3AA7B0" w14:textId="77777777" w:rsidR="00BD6437" w:rsidRPr="00EA6591" w:rsidRDefault="00BD6437" w:rsidP="00BD6437">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 available</w:t>
            </w:r>
          </w:p>
        </w:tc>
      </w:tr>
      <w:tr w:rsidR="00BD6437" w:rsidRPr="00EA6591" w14:paraId="5A176BBB" w14:textId="77777777" w:rsidTr="00BD6437">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67DE5710" w14:textId="77777777" w:rsidR="00BD6437" w:rsidRPr="00EA6591" w:rsidRDefault="00BD6437" w:rsidP="00BD6437">
            <w:pPr>
              <w:tabs>
                <w:tab w:val="left" w:pos="270"/>
              </w:tabs>
              <w:ind w:left="113" w:right="113"/>
              <w:jc w:val="center"/>
              <w:rPr>
                <w:rFonts w:cstheme="minorHAnsi"/>
                <w:b w:val="0"/>
                <w:lang w:eastAsia="en-US"/>
              </w:rPr>
            </w:pPr>
            <w:r w:rsidRPr="00EA6591">
              <w:rPr>
                <w:rFonts w:cstheme="minorHAnsi"/>
                <w:b w:val="0"/>
                <w:lang w:eastAsia="en-US"/>
              </w:rPr>
              <w:t>Combined</w:t>
            </w:r>
          </w:p>
        </w:tc>
        <w:tc>
          <w:tcPr>
            <w:tcW w:w="3024" w:type="dxa"/>
            <w:vAlign w:val="center"/>
          </w:tcPr>
          <w:p w14:paraId="57BEE6DD" w14:textId="214A665E" w:rsidR="00BD6437" w:rsidRPr="00EA6591" w:rsidRDefault="00BD6437" w:rsidP="00BD6437">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These funds are not available during first 90 days due to BOC enterprise stress.</w:t>
            </w:r>
            <w:r w:rsidR="005420E7" w:rsidRPr="00EA6591">
              <w:rPr>
                <w:rFonts w:cstheme="minorHAnsi"/>
              </w:rPr>
              <w:t xml:space="preserve"> </w:t>
            </w:r>
            <w:r w:rsidRPr="00EA6591">
              <w:rPr>
                <w:rFonts w:cstheme="minorHAnsi"/>
              </w:rPr>
              <w:t>Funds become available after 90 days.</w:t>
            </w:r>
          </w:p>
        </w:tc>
        <w:tc>
          <w:tcPr>
            <w:tcW w:w="1152" w:type="dxa"/>
            <w:vAlign w:val="center"/>
          </w:tcPr>
          <w:p w14:paraId="51AB9542" w14:textId="77777777" w:rsidR="00BD6437" w:rsidRPr="00EA6591" w:rsidRDefault="00BD6437" w:rsidP="00BD6437">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Not available</w:t>
            </w:r>
          </w:p>
        </w:tc>
        <w:tc>
          <w:tcPr>
            <w:tcW w:w="1152" w:type="dxa"/>
            <w:vAlign w:val="center"/>
          </w:tcPr>
          <w:p w14:paraId="3E89F12C" w14:textId="77777777" w:rsidR="00BD6437" w:rsidRPr="00EA6591" w:rsidRDefault="00BD6437" w:rsidP="00BD6437">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Not available</w:t>
            </w:r>
          </w:p>
        </w:tc>
        <w:tc>
          <w:tcPr>
            <w:tcW w:w="1152" w:type="dxa"/>
            <w:vAlign w:val="center"/>
          </w:tcPr>
          <w:p w14:paraId="4CF609EA" w14:textId="77777777" w:rsidR="00BD6437" w:rsidRPr="00EA6591" w:rsidRDefault="00BD6437" w:rsidP="00BD6437">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Not available</w:t>
            </w:r>
          </w:p>
        </w:tc>
        <w:tc>
          <w:tcPr>
            <w:tcW w:w="1152" w:type="dxa"/>
            <w:vAlign w:val="center"/>
          </w:tcPr>
          <w:p w14:paraId="15E72330" w14:textId="77777777" w:rsidR="00BD6437" w:rsidRPr="00EA6591" w:rsidRDefault="00BD6437" w:rsidP="00BD6437">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 available</w:t>
            </w:r>
          </w:p>
        </w:tc>
        <w:tc>
          <w:tcPr>
            <w:tcW w:w="1152" w:type="dxa"/>
            <w:vAlign w:val="center"/>
          </w:tcPr>
          <w:p w14:paraId="5F3D9F5C" w14:textId="77777777" w:rsidR="00BD6437" w:rsidRPr="00EA6591" w:rsidRDefault="00BD6437" w:rsidP="00BD6437">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 available</w:t>
            </w:r>
          </w:p>
        </w:tc>
      </w:tr>
    </w:tbl>
    <w:p w14:paraId="4F8CC092" w14:textId="77777777" w:rsidR="00452A3D" w:rsidRPr="00EA6591" w:rsidRDefault="00452A3D" w:rsidP="00C70DDF">
      <w:pPr>
        <w:pStyle w:val="Heading5"/>
        <w:numPr>
          <w:ilvl w:val="0"/>
          <w:numId w:val="7"/>
        </w:numPr>
      </w:pPr>
      <w:r w:rsidRPr="00EA6591">
        <w:t>Sell Loans on the Secondary Market</w:t>
      </w:r>
    </w:p>
    <w:p w14:paraId="65C4807F" w14:textId="77777777" w:rsidR="00452A3D" w:rsidRPr="00EA6591" w:rsidRDefault="00452A3D" w:rsidP="00452A3D">
      <w:pPr>
        <w:rPr>
          <w:rFonts w:cstheme="minorHAnsi"/>
        </w:rPr>
      </w:pPr>
      <w:r w:rsidRPr="00EA6591">
        <w:rPr>
          <w:rFonts w:cstheme="minorHAnsi"/>
        </w:rPr>
        <w:t>BOC's loan portfolio is comprised primarily of loans made out to high-quality investment grade clients. There is a mature, liquid secondary market where these high-quality loans are sold. While potential buyers may require some haircut on the book value, it is assumed that there will be strong demand for these loans even in a severe stress environment given the high quality of the assets.</w:t>
      </w:r>
    </w:p>
    <w:p w14:paraId="3E8271B6" w14:textId="77777777" w:rsidR="00452A3D" w:rsidRPr="00EA6591" w:rsidRDefault="00452A3D" w:rsidP="00452A3D">
      <w:pPr>
        <w:rPr>
          <w:rFonts w:cstheme="minorHAnsi"/>
          <w:u w:val="single"/>
        </w:rPr>
      </w:pPr>
      <w:r w:rsidRPr="00EA6591">
        <w:rPr>
          <w:rFonts w:cstheme="minorHAnsi"/>
          <w:u w:val="single"/>
        </w:rPr>
        <w:t>Potential Liquidity Impact</w:t>
      </w:r>
    </w:p>
    <w:p w14:paraId="2D512A56" w14:textId="77777777" w:rsidR="00BD6437" w:rsidRPr="00EA6591" w:rsidRDefault="00452A3D" w:rsidP="00452A3D">
      <w:pPr>
        <w:rPr>
          <w:rFonts w:cstheme="minorHAnsi"/>
        </w:rPr>
      </w:pPr>
      <w:r w:rsidRPr="00EA6591">
        <w:rPr>
          <w:rFonts w:cstheme="minorHAnsi"/>
        </w:rPr>
        <w:t>These funds are a potential contingency funding source.</w:t>
      </w:r>
    </w:p>
    <w:p w14:paraId="1DD1E934" w14:textId="6E92C89D" w:rsidR="00965743" w:rsidRPr="00EA6591" w:rsidRDefault="00AE18CB" w:rsidP="00965743">
      <w:pPr>
        <w:pStyle w:val="Caption"/>
        <w:keepNext/>
        <w:rPr>
          <w:rFonts w:cstheme="minorHAnsi"/>
        </w:rPr>
      </w:pPr>
      <w:r w:rsidRPr="008859FB">
        <w:t xml:space="preserve">Table </w:t>
      </w:r>
      <w:fldSimple w:instr=" SEQ Table \* ARABIC ">
        <w:r w:rsidR="000777B4">
          <w:rPr>
            <w:noProof/>
          </w:rPr>
          <w:t>54</w:t>
        </w:r>
      </w:fldSimple>
      <w:r w:rsidRPr="008859FB">
        <w:t>:</w:t>
      </w:r>
      <w:r w:rsidRPr="00AE18CB">
        <w:t xml:space="preserve"> </w:t>
      </w:r>
      <w:r w:rsidR="00965743" w:rsidRPr="00EA6591">
        <w:rPr>
          <w:rFonts w:cstheme="minorHAnsi"/>
        </w:rPr>
        <w:t>Funding Availability through Selling Loans</w:t>
      </w:r>
    </w:p>
    <w:tbl>
      <w:tblPr>
        <w:tblStyle w:val="GridTable1Light"/>
        <w:tblW w:w="0" w:type="auto"/>
        <w:tblLook w:val="04A0" w:firstRow="1" w:lastRow="0" w:firstColumn="1" w:lastColumn="0" w:noHBand="0" w:noVBand="1"/>
      </w:tblPr>
      <w:tblGrid>
        <w:gridCol w:w="612"/>
        <w:gridCol w:w="2958"/>
        <w:gridCol w:w="1146"/>
        <w:gridCol w:w="1146"/>
        <w:gridCol w:w="1146"/>
        <w:gridCol w:w="1196"/>
        <w:gridCol w:w="1146"/>
      </w:tblGrid>
      <w:tr w:rsidR="00452A3D" w:rsidRPr="00EA6591" w14:paraId="50F91BDE" w14:textId="77777777" w:rsidTr="00965743">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75" w:type="dxa"/>
          </w:tcPr>
          <w:p w14:paraId="18EC4011" w14:textId="77777777" w:rsidR="00452A3D" w:rsidRPr="00EA6591" w:rsidRDefault="00452A3D" w:rsidP="00452A3D">
            <w:pPr>
              <w:rPr>
                <w:rFonts w:cstheme="minorHAnsi"/>
              </w:rPr>
            </w:pPr>
          </w:p>
        </w:tc>
        <w:tc>
          <w:tcPr>
            <w:tcW w:w="3024" w:type="dxa"/>
            <w:vAlign w:val="center"/>
          </w:tcPr>
          <w:p w14:paraId="3A628D4A" w14:textId="77777777" w:rsidR="00452A3D" w:rsidRPr="00EA6591" w:rsidRDefault="00452A3D" w:rsidP="00452A3D">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Assumptions</w:t>
            </w:r>
          </w:p>
        </w:tc>
        <w:tc>
          <w:tcPr>
            <w:tcW w:w="1152" w:type="dxa"/>
            <w:vAlign w:val="center"/>
          </w:tcPr>
          <w:p w14:paraId="71D323CD" w14:textId="77777777" w:rsidR="00452A3D" w:rsidRPr="00EA6591" w:rsidRDefault="00452A3D" w:rsidP="00452A3D">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O/N</w:t>
            </w:r>
          </w:p>
        </w:tc>
        <w:tc>
          <w:tcPr>
            <w:tcW w:w="1152" w:type="dxa"/>
            <w:vAlign w:val="center"/>
          </w:tcPr>
          <w:p w14:paraId="4C115A18" w14:textId="77777777" w:rsidR="00452A3D" w:rsidRPr="00EA6591" w:rsidRDefault="00452A3D" w:rsidP="00452A3D">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14 Day</w:t>
            </w:r>
          </w:p>
        </w:tc>
        <w:tc>
          <w:tcPr>
            <w:tcW w:w="1152" w:type="dxa"/>
            <w:vAlign w:val="center"/>
          </w:tcPr>
          <w:p w14:paraId="50BA36D7" w14:textId="77777777" w:rsidR="00452A3D" w:rsidRPr="00EA6591" w:rsidRDefault="00452A3D" w:rsidP="00452A3D">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30 Day</w:t>
            </w:r>
          </w:p>
        </w:tc>
        <w:tc>
          <w:tcPr>
            <w:tcW w:w="1194" w:type="dxa"/>
            <w:vAlign w:val="center"/>
          </w:tcPr>
          <w:p w14:paraId="12D6B412" w14:textId="77777777" w:rsidR="00452A3D" w:rsidRPr="00EA6591" w:rsidRDefault="00452A3D" w:rsidP="00452A3D">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90 Day</w:t>
            </w:r>
          </w:p>
        </w:tc>
        <w:tc>
          <w:tcPr>
            <w:tcW w:w="1152" w:type="dxa"/>
            <w:vAlign w:val="center"/>
          </w:tcPr>
          <w:p w14:paraId="51C6C179" w14:textId="77777777" w:rsidR="00452A3D" w:rsidRPr="00EA6591" w:rsidRDefault="00452A3D" w:rsidP="00452A3D">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 Year</w:t>
            </w:r>
          </w:p>
        </w:tc>
      </w:tr>
      <w:tr w:rsidR="00514A9A" w:rsidRPr="00EA6591" w14:paraId="58D9A79D" w14:textId="77777777" w:rsidTr="00965743">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7FAEF67A" w14:textId="77777777" w:rsidR="00514A9A" w:rsidRPr="00EA6591" w:rsidRDefault="00514A9A" w:rsidP="00514A9A">
            <w:pPr>
              <w:tabs>
                <w:tab w:val="left" w:pos="270"/>
              </w:tabs>
              <w:ind w:left="113" w:right="113"/>
              <w:jc w:val="center"/>
              <w:rPr>
                <w:rFonts w:cstheme="minorHAnsi"/>
                <w:b w:val="0"/>
                <w:lang w:eastAsia="en-US"/>
              </w:rPr>
            </w:pPr>
            <w:r w:rsidRPr="00EA6591">
              <w:rPr>
                <w:rFonts w:cstheme="minorHAnsi"/>
                <w:b w:val="0"/>
                <w:lang w:eastAsia="en-US"/>
              </w:rPr>
              <w:t>Idiosyncratic</w:t>
            </w:r>
          </w:p>
        </w:tc>
        <w:tc>
          <w:tcPr>
            <w:tcW w:w="3024" w:type="dxa"/>
            <w:vMerge w:val="restart"/>
            <w:vAlign w:val="center"/>
          </w:tcPr>
          <w:p w14:paraId="7632968F" w14:textId="10E8A2AC" w:rsidR="00514A9A" w:rsidRPr="00EA6591" w:rsidRDefault="00514A9A" w:rsidP="006B6865">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BOC will liquidate the loan portfolio as a last resort.</w:t>
            </w:r>
            <w:r w:rsidR="005420E7" w:rsidRPr="00EA6591">
              <w:rPr>
                <w:rFonts w:cstheme="minorHAnsi"/>
              </w:rPr>
              <w:t xml:space="preserve"> </w:t>
            </w:r>
            <w:r w:rsidRPr="00EA6591">
              <w:rPr>
                <w:rFonts w:cstheme="minorHAnsi"/>
              </w:rPr>
              <w:t>Syndicated loans are able to be liquidated after 90 days.</w:t>
            </w:r>
            <w:r w:rsidR="005420E7" w:rsidRPr="00EA6591">
              <w:rPr>
                <w:rFonts w:cstheme="minorHAnsi"/>
              </w:rPr>
              <w:t xml:space="preserve"> </w:t>
            </w:r>
            <w:r w:rsidRPr="00EA6591">
              <w:rPr>
                <w:rFonts w:cstheme="minorHAnsi"/>
              </w:rPr>
              <w:t xml:space="preserve">Other loans </w:t>
            </w:r>
            <w:r w:rsidR="000D6EB6" w:rsidRPr="00EA6591">
              <w:rPr>
                <w:rFonts w:cstheme="minorHAnsi"/>
              </w:rPr>
              <w:t>can be liquidated after</w:t>
            </w:r>
            <w:r w:rsidRPr="00EA6591">
              <w:rPr>
                <w:rFonts w:cstheme="minorHAnsi"/>
              </w:rPr>
              <w:t xml:space="preserve"> six months. Haircut assumptions are addressed in more detail in</w:t>
            </w:r>
            <w:r w:rsidR="00EF182C" w:rsidRPr="00EA6591">
              <w:rPr>
                <w:rFonts w:cstheme="minorHAnsi"/>
              </w:rPr>
              <w:t xml:space="preserve"> </w:t>
            </w:r>
            <w:r w:rsidR="006B6865" w:rsidRPr="00EA6591">
              <w:rPr>
                <w:rFonts w:cstheme="minorHAnsi"/>
                <w:i/>
              </w:rPr>
              <w:fldChar w:fldCharType="begin"/>
            </w:r>
            <w:r w:rsidR="006B6865" w:rsidRPr="00EA6591">
              <w:rPr>
                <w:rFonts w:cstheme="minorHAnsi"/>
                <w:i/>
              </w:rPr>
              <w:instrText xml:space="preserve"> REF  _Ref25148286 \h \w  \* MERGEFORMAT </w:instrText>
            </w:r>
            <w:r w:rsidR="006B6865" w:rsidRPr="00EA6591">
              <w:rPr>
                <w:rFonts w:cstheme="minorHAnsi"/>
                <w:i/>
              </w:rPr>
            </w:r>
            <w:r w:rsidR="006B6865" w:rsidRPr="00EA6591">
              <w:rPr>
                <w:rFonts w:cstheme="minorHAnsi"/>
                <w:i/>
              </w:rPr>
              <w:fldChar w:fldCharType="separate"/>
            </w:r>
            <w:r w:rsidR="000777B4">
              <w:rPr>
                <w:rFonts w:cstheme="minorHAnsi"/>
                <w:i/>
              </w:rPr>
              <w:t>4.2.4A.4</w:t>
            </w:r>
            <w:r w:rsidR="006B6865" w:rsidRPr="00EA6591">
              <w:rPr>
                <w:rFonts w:cstheme="minorHAnsi"/>
                <w:i/>
              </w:rPr>
              <w:fldChar w:fldCharType="end"/>
            </w:r>
            <w:r w:rsidR="00EF182C" w:rsidRPr="00EA6591">
              <w:rPr>
                <w:rFonts w:cstheme="minorHAnsi"/>
                <w:i/>
              </w:rPr>
              <w:t xml:space="preserve">. </w:t>
            </w:r>
            <w:r w:rsidR="00EF182C" w:rsidRPr="00EA6591">
              <w:rPr>
                <w:rFonts w:cstheme="minorHAnsi"/>
                <w:i/>
              </w:rPr>
              <w:fldChar w:fldCharType="begin"/>
            </w:r>
            <w:r w:rsidR="00EF182C" w:rsidRPr="00EA6591">
              <w:rPr>
                <w:rFonts w:cstheme="minorHAnsi"/>
                <w:i/>
              </w:rPr>
              <w:instrText xml:space="preserve"> REF _Ref25148286 \h  \* MERGEFORMAT </w:instrText>
            </w:r>
            <w:r w:rsidR="00EF182C" w:rsidRPr="00EA6591">
              <w:rPr>
                <w:rFonts w:cstheme="minorHAnsi"/>
                <w:i/>
              </w:rPr>
            </w:r>
            <w:r w:rsidR="00EF182C" w:rsidRPr="00EA6591">
              <w:rPr>
                <w:rFonts w:cstheme="minorHAnsi"/>
                <w:i/>
              </w:rPr>
              <w:fldChar w:fldCharType="separate"/>
            </w:r>
            <w:r w:rsidR="000777B4" w:rsidRPr="000777B4">
              <w:rPr>
                <w:rFonts w:cstheme="minorHAnsi"/>
                <w:i/>
              </w:rPr>
              <w:t>Securities</w:t>
            </w:r>
            <w:r w:rsidR="00EF182C" w:rsidRPr="00EA6591">
              <w:rPr>
                <w:rFonts w:cstheme="minorHAnsi"/>
                <w:i/>
              </w:rPr>
              <w:fldChar w:fldCharType="end"/>
            </w:r>
            <w:r w:rsidRPr="00EA6591">
              <w:rPr>
                <w:rFonts w:cstheme="minorHAnsi"/>
              </w:rPr>
              <w:t>, in stress test model description.</w:t>
            </w:r>
          </w:p>
        </w:tc>
        <w:tc>
          <w:tcPr>
            <w:tcW w:w="1152" w:type="dxa"/>
            <w:vAlign w:val="center"/>
          </w:tcPr>
          <w:p w14:paraId="0DC6F00D" w14:textId="77777777" w:rsidR="00514A9A" w:rsidRPr="00EA6591" w:rsidRDefault="00514A9A" w:rsidP="00514A9A">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Not available</w:t>
            </w:r>
          </w:p>
        </w:tc>
        <w:tc>
          <w:tcPr>
            <w:tcW w:w="1152" w:type="dxa"/>
            <w:vAlign w:val="center"/>
          </w:tcPr>
          <w:p w14:paraId="23F3DF31" w14:textId="77777777" w:rsidR="00514A9A" w:rsidRPr="00EA6591" w:rsidRDefault="00514A9A" w:rsidP="00514A9A">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Not available</w:t>
            </w:r>
          </w:p>
        </w:tc>
        <w:tc>
          <w:tcPr>
            <w:tcW w:w="1152" w:type="dxa"/>
            <w:vAlign w:val="center"/>
          </w:tcPr>
          <w:p w14:paraId="5DC624AE" w14:textId="77777777" w:rsidR="00514A9A" w:rsidRPr="00EA6591" w:rsidRDefault="00514A9A" w:rsidP="00514A9A">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Not available</w:t>
            </w:r>
          </w:p>
        </w:tc>
        <w:tc>
          <w:tcPr>
            <w:tcW w:w="1194" w:type="dxa"/>
            <w:vAlign w:val="center"/>
          </w:tcPr>
          <w:p w14:paraId="157A04CD" w14:textId="77777777" w:rsidR="00514A9A" w:rsidRPr="00EA6591" w:rsidRDefault="00514A9A" w:rsidP="00514A9A">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Syndicated loans available</w:t>
            </w:r>
          </w:p>
        </w:tc>
        <w:tc>
          <w:tcPr>
            <w:tcW w:w="1152" w:type="dxa"/>
            <w:vAlign w:val="center"/>
          </w:tcPr>
          <w:p w14:paraId="0516DAEF" w14:textId="77777777" w:rsidR="00514A9A" w:rsidRPr="00EA6591" w:rsidRDefault="00514A9A" w:rsidP="00514A9A">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All loans available</w:t>
            </w:r>
          </w:p>
        </w:tc>
      </w:tr>
      <w:tr w:rsidR="00514A9A" w:rsidRPr="00EA6591" w14:paraId="10B8C2AE" w14:textId="77777777" w:rsidTr="00965743">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310012FE" w14:textId="77777777" w:rsidR="00514A9A" w:rsidRPr="00EA6591" w:rsidRDefault="00514A9A" w:rsidP="00514A9A">
            <w:pPr>
              <w:tabs>
                <w:tab w:val="left" w:pos="270"/>
              </w:tabs>
              <w:ind w:left="113" w:right="113"/>
              <w:jc w:val="center"/>
              <w:rPr>
                <w:rFonts w:cstheme="minorHAnsi"/>
                <w:b w:val="0"/>
                <w:lang w:eastAsia="en-US"/>
              </w:rPr>
            </w:pPr>
            <w:r w:rsidRPr="00EA6591">
              <w:rPr>
                <w:rFonts w:cstheme="minorHAnsi"/>
                <w:b w:val="0"/>
                <w:lang w:eastAsia="en-US"/>
              </w:rPr>
              <w:t>Systemic</w:t>
            </w:r>
          </w:p>
        </w:tc>
        <w:tc>
          <w:tcPr>
            <w:tcW w:w="3024" w:type="dxa"/>
            <w:vMerge/>
            <w:vAlign w:val="center"/>
          </w:tcPr>
          <w:p w14:paraId="6AE575C2" w14:textId="77777777" w:rsidR="00514A9A" w:rsidRPr="00EA6591" w:rsidRDefault="00514A9A" w:rsidP="00514A9A">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152" w:type="dxa"/>
            <w:vAlign w:val="center"/>
          </w:tcPr>
          <w:p w14:paraId="7FE38B5C" w14:textId="77777777" w:rsidR="00514A9A" w:rsidRPr="00EA6591" w:rsidRDefault="00514A9A" w:rsidP="00514A9A">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Not available</w:t>
            </w:r>
          </w:p>
        </w:tc>
        <w:tc>
          <w:tcPr>
            <w:tcW w:w="1152" w:type="dxa"/>
            <w:vAlign w:val="center"/>
          </w:tcPr>
          <w:p w14:paraId="57663A3D" w14:textId="77777777" w:rsidR="00514A9A" w:rsidRPr="00EA6591" w:rsidRDefault="00514A9A" w:rsidP="00514A9A">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Not available</w:t>
            </w:r>
          </w:p>
        </w:tc>
        <w:tc>
          <w:tcPr>
            <w:tcW w:w="1152" w:type="dxa"/>
            <w:vAlign w:val="center"/>
          </w:tcPr>
          <w:p w14:paraId="07D50CB5" w14:textId="77777777" w:rsidR="00514A9A" w:rsidRPr="00EA6591" w:rsidRDefault="00514A9A" w:rsidP="00514A9A">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Not available</w:t>
            </w:r>
          </w:p>
        </w:tc>
        <w:tc>
          <w:tcPr>
            <w:tcW w:w="1194" w:type="dxa"/>
            <w:vAlign w:val="center"/>
          </w:tcPr>
          <w:p w14:paraId="1355275D" w14:textId="77777777" w:rsidR="00514A9A" w:rsidRPr="00EA6591" w:rsidRDefault="00514A9A" w:rsidP="00514A9A">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Syndicated loans available</w:t>
            </w:r>
          </w:p>
        </w:tc>
        <w:tc>
          <w:tcPr>
            <w:tcW w:w="1152" w:type="dxa"/>
            <w:vAlign w:val="center"/>
          </w:tcPr>
          <w:p w14:paraId="44D3E9AF" w14:textId="77777777" w:rsidR="00514A9A" w:rsidRPr="00EA6591" w:rsidRDefault="00514A9A" w:rsidP="00514A9A">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All loans available</w:t>
            </w:r>
          </w:p>
        </w:tc>
      </w:tr>
      <w:tr w:rsidR="00514A9A" w:rsidRPr="00EA6591" w14:paraId="4A6134E4" w14:textId="77777777" w:rsidTr="00965743">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1B115A77" w14:textId="77777777" w:rsidR="00514A9A" w:rsidRPr="00EA6591" w:rsidRDefault="00514A9A" w:rsidP="00514A9A">
            <w:pPr>
              <w:tabs>
                <w:tab w:val="left" w:pos="270"/>
              </w:tabs>
              <w:ind w:left="113" w:right="113"/>
              <w:jc w:val="center"/>
              <w:rPr>
                <w:rFonts w:cstheme="minorHAnsi"/>
                <w:b w:val="0"/>
                <w:lang w:eastAsia="en-US"/>
              </w:rPr>
            </w:pPr>
            <w:r w:rsidRPr="00EA6591">
              <w:rPr>
                <w:rFonts w:cstheme="minorHAnsi"/>
                <w:b w:val="0"/>
                <w:lang w:eastAsia="en-US"/>
              </w:rPr>
              <w:t>Combined</w:t>
            </w:r>
          </w:p>
        </w:tc>
        <w:tc>
          <w:tcPr>
            <w:tcW w:w="3024" w:type="dxa"/>
            <w:vMerge/>
            <w:vAlign w:val="center"/>
          </w:tcPr>
          <w:p w14:paraId="03C84520" w14:textId="77777777" w:rsidR="00514A9A" w:rsidRPr="00EA6591" w:rsidRDefault="00514A9A" w:rsidP="00514A9A">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152" w:type="dxa"/>
            <w:vAlign w:val="center"/>
          </w:tcPr>
          <w:p w14:paraId="35109173" w14:textId="77777777" w:rsidR="00514A9A" w:rsidRPr="00EA6591" w:rsidRDefault="00514A9A" w:rsidP="00514A9A">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Not available</w:t>
            </w:r>
          </w:p>
        </w:tc>
        <w:tc>
          <w:tcPr>
            <w:tcW w:w="1152" w:type="dxa"/>
            <w:vAlign w:val="center"/>
          </w:tcPr>
          <w:p w14:paraId="57A8C4CA" w14:textId="77777777" w:rsidR="00514A9A" w:rsidRPr="00EA6591" w:rsidRDefault="00514A9A" w:rsidP="00514A9A">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Not available</w:t>
            </w:r>
          </w:p>
        </w:tc>
        <w:tc>
          <w:tcPr>
            <w:tcW w:w="1152" w:type="dxa"/>
            <w:vAlign w:val="center"/>
          </w:tcPr>
          <w:p w14:paraId="00925553" w14:textId="77777777" w:rsidR="00514A9A" w:rsidRPr="00EA6591" w:rsidRDefault="00514A9A" w:rsidP="00514A9A">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Not available</w:t>
            </w:r>
          </w:p>
        </w:tc>
        <w:tc>
          <w:tcPr>
            <w:tcW w:w="1194" w:type="dxa"/>
            <w:vAlign w:val="center"/>
          </w:tcPr>
          <w:p w14:paraId="08DFFFC3" w14:textId="77777777" w:rsidR="00514A9A" w:rsidRPr="00EA6591" w:rsidRDefault="00514A9A" w:rsidP="00514A9A">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Syndicated loans available</w:t>
            </w:r>
          </w:p>
        </w:tc>
        <w:tc>
          <w:tcPr>
            <w:tcW w:w="1152" w:type="dxa"/>
            <w:vAlign w:val="center"/>
          </w:tcPr>
          <w:p w14:paraId="14638E92" w14:textId="77777777" w:rsidR="00514A9A" w:rsidRPr="00EA6591" w:rsidRDefault="00514A9A" w:rsidP="00514A9A">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All loans available</w:t>
            </w:r>
          </w:p>
        </w:tc>
      </w:tr>
    </w:tbl>
    <w:p w14:paraId="0E36F9B7" w14:textId="7E5C8997" w:rsidR="00965743" w:rsidRPr="00EA6591" w:rsidRDefault="00965743" w:rsidP="00C70DDF">
      <w:pPr>
        <w:pStyle w:val="Heading5"/>
        <w:numPr>
          <w:ilvl w:val="0"/>
          <w:numId w:val="7"/>
        </w:numPr>
      </w:pPr>
      <w:r w:rsidRPr="00EA6591">
        <w:t>In</w:t>
      </w:r>
      <w:r w:rsidR="007D0FB2" w:rsidRPr="00EA6591">
        <w:t>form and Request Funding from Head Office (H.O.)</w:t>
      </w:r>
      <w:r w:rsidRPr="00EA6591">
        <w:t xml:space="preserve"> Treasury</w:t>
      </w:r>
    </w:p>
    <w:p w14:paraId="6E16AC68" w14:textId="4C98ED92" w:rsidR="00965743" w:rsidRPr="00EA6591" w:rsidRDefault="00965743" w:rsidP="00965743">
      <w:pPr>
        <w:rPr>
          <w:rFonts w:cstheme="minorHAnsi"/>
        </w:rPr>
      </w:pPr>
      <w:r w:rsidRPr="00EA6591">
        <w:rPr>
          <w:rFonts w:cstheme="minorHAnsi"/>
        </w:rPr>
        <w:t>BOC could request an immediate cash infusion from H</w:t>
      </w:r>
      <w:r w:rsidR="007D0FB2" w:rsidRPr="00EA6591">
        <w:rPr>
          <w:rFonts w:cstheme="minorHAnsi"/>
        </w:rPr>
        <w:t>.</w:t>
      </w:r>
      <w:r w:rsidRPr="00EA6591">
        <w:rPr>
          <w:rFonts w:cstheme="minorHAnsi"/>
        </w:rPr>
        <w:t>O.</w:t>
      </w:r>
    </w:p>
    <w:p w14:paraId="76E10432" w14:textId="77777777" w:rsidR="00965743" w:rsidRPr="00EA6591" w:rsidRDefault="00965743" w:rsidP="00965743">
      <w:pPr>
        <w:rPr>
          <w:rFonts w:cstheme="minorHAnsi"/>
          <w:u w:val="single"/>
        </w:rPr>
      </w:pPr>
      <w:r w:rsidRPr="00EA6591">
        <w:rPr>
          <w:rFonts w:cstheme="minorHAnsi"/>
          <w:u w:val="single"/>
        </w:rPr>
        <w:t>Potential Liquidity Impacts</w:t>
      </w:r>
    </w:p>
    <w:p w14:paraId="316ADA17" w14:textId="77777777" w:rsidR="00452A3D" w:rsidRPr="00EA6591" w:rsidRDefault="00965743" w:rsidP="00965743">
      <w:pPr>
        <w:rPr>
          <w:rFonts w:cstheme="minorHAnsi"/>
        </w:rPr>
      </w:pPr>
      <w:r w:rsidRPr="00EA6591">
        <w:rPr>
          <w:rFonts w:cstheme="minorHAnsi"/>
        </w:rPr>
        <w:t>These funds are a potential contingency funding source.</w:t>
      </w:r>
    </w:p>
    <w:p w14:paraId="0CE10567" w14:textId="2E02E067" w:rsidR="00275B77" w:rsidRPr="00EA6591" w:rsidRDefault="00AE18CB" w:rsidP="00275B77">
      <w:pPr>
        <w:pStyle w:val="Caption"/>
        <w:keepNext/>
        <w:rPr>
          <w:rFonts w:cstheme="minorHAnsi"/>
        </w:rPr>
      </w:pPr>
      <w:r w:rsidRPr="008859FB">
        <w:t xml:space="preserve">Table </w:t>
      </w:r>
      <w:fldSimple w:instr=" SEQ Table \* ARABIC ">
        <w:r w:rsidR="000777B4">
          <w:rPr>
            <w:noProof/>
          </w:rPr>
          <w:t>55</w:t>
        </w:r>
      </w:fldSimple>
      <w:r w:rsidRPr="008859FB">
        <w:t>:</w:t>
      </w:r>
      <w:r w:rsidRPr="00AE18CB">
        <w:t xml:space="preserve"> </w:t>
      </w:r>
      <w:r w:rsidR="007D0FB2" w:rsidRPr="00EA6591">
        <w:rPr>
          <w:rFonts w:cstheme="minorHAnsi"/>
        </w:rPr>
        <w:t>H.O. Funding Availability</w:t>
      </w:r>
    </w:p>
    <w:tbl>
      <w:tblPr>
        <w:tblStyle w:val="GridTable1Light"/>
        <w:tblW w:w="0" w:type="auto"/>
        <w:tblLook w:val="04A0" w:firstRow="1" w:lastRow="0" w:firstColumn="1" w:lastColumn="0" w:noHBand="0" w:noVBand="1"/>
      </w:tblPr>
      <w:tblGrid>
        <w:gridCol w:w="612"/>
        <w:gridCol w:w="2993"/>
        <w:gridCol w:w="1149"/>
        <w:gridCol w:w="1149"/>
        <w:gridCol w:w="1149"/>
        <w:gridCol w:w="1149"/>
        <w:gridCol w:w="1149"/>
      </w:tblGrid>
      <w:tr w:rsidR="00965743" w:rsidRPr="00EA6591" w14:paraId="69C3F4C8" w14:textId="77777777" w:rsidTr="006C55EF">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75" w:type="dxa"/>
          </w:tcPr>
          <w:p w14:paraId="6B3D7BCB" w14:textId="77777777" w:rsidR="00965743" w:rsidRPr="00EA6591" w:rsidRDefault="00965743" w:rsidP="006C55EF">
            <w:pPr>
              <w:rPr>
                <w:rFonts w:cstheme="minorHAnsi"/>
              </w:rPr>
            </w:pPr>
          </w:p>
        </w:tc>
        <w:tc>
          <w:tcPr>
            <w:tcW w:w="3024" w:type="dxa"/>
            <w:vAlign w:val="center"/>
          </w:tcPr>
          <w:p w14:paraId="30C319FA" w14:textId="77777777" w:rsidR="00965743" w:rsidRPr="00EA6591" w:rsidRDefault="00965743" w:rsidP="006C55EF">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Assumptions</w:t>
            </w:r>
          </w:p>
        </w:tc>
        <w:tc>
          <w:tcPr>
            <w:tcW w:w="1152" w:type="dxa"/>
            <w:vAlign w:val="center"/>
          </w:tcPr>
          <w:p w14:paraId="47C84FC8" w14:textId="77777777" w:rsidR="00965743" w:rsidRPr="00EA6591" w:rsidRDefault="00965743" w:rsidP="006C55EF">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O/N</w:t>
            </w:r>
          </w:p>
        </w:tc>
        <w:tc>
          <w:tcPr>
            <w:tcW w:w="1152" w:type="dxa"/>
            <w:vAlign w:val="center"/>
          </w:tcPr>
          <w:p w14:paraId="6AA97BD4" w14:textId="77777777" w:rsidR="00965743" w:rsidRPr="00EA6591" w:rsidRDefault="00965743" w:rsidP="006C55EF">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14 Day</w:t>
            </w:r>
          </w:p>
        </w:tc>
        <w:tc>
          <w:tcPr>
            <w:tcW w:w="1152" w:type="dxa"/>
            <w:vAlign w:val="center"/>
          </w:tcPr>
          <w:p w14:paraId="03005B7F" w14:textId="77777777" w:rsidR="00965743" w:rsidRPr="00EA6591" w:rsidRDefault="00965743" w:rsidP="006C55EF">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30 Day</w:t>
            </w:r>
          </w:p>
        </w:tc>
        <w:tc>
          <w:tcPr>
            <w:tcW w:w="1152" w:type="dxa"/>
            <w:vAlign w:val="center"/>
          </w:tcPr>
          <w:p w14:paraId="3FC2C4B2" w14:textId="77777777" w:rsidR="00965743" w:rsidRPr="00EA6591" w:rsidRDefault="00965743" w:rsidP="006C55EF">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90 Day</w:t>
            </w:r>
          </w:p>
        </w:tc>
        <w:tc>
          <w:tcPr>
            <w:tcW w:w="1152" w:type="dxa"/>
            <w:vAlign w:val="center"/>
          </w:tcPr>
          <w:p w14:paraId="2E00A4ED" w14:textId="77777777" w:rsidR="00965743" w:rsidRPr="00EA6591" w:rsidRDefault="00965743" w:rsidP="006C55EF">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b w:val="0"/>
                <w:lang w:eastAsia="en-US"/>
              </w:rPr>
            </w:pPr>
            <w:r w:rsidRPr="00EA6591">
              <w:rPr>
                <w:rFonts w:cstheme="minorHAnsi"/>
                <w:b w:val="0"/>
                <w:lang w:eastAsia="en-US"/>
              </w:rPr>
              <w:t>1 Year</w:t>
            </w:r>
          </w:p>
        </w:tc>
      </w:tr>
      <w:tr w:rsidR="00965743" w:rsidRPr="00EA6591" w14:paraId="125A54F8" w14:textId="77777777" w:rsidTr="006C55EF">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1D9290F3" w14:textId="77777777" w:rsidR="00965743" w:rsidRPr="00EA6591" w:rsidRDefault="00965743" w:rsidP="00965743">
            <w:pPr>
              <w:tabs>
                <w:tab w:val="left" w:pos="270"/>
              </w:tabs>
              <w:ind w:left="113" w:right="113"/>
              <w:jc w:val="center"/>
              <w:rPr>
                <w:rFonts w:cstheme="minorHAnsi"/>
                <w:b w:val="0"/>
                <w:lang w:eastAsia="en-US"/>
              </w:rPr>
            </w:pPr>
            <w:r w:rsidRPr="00EA6591">
              <w:rPr>
                <w:rFonts w:cstheme="minorHAnsi"/>
                <w:b w:val="0"/>
                <w:lang w:eastAsia="en-US"/>
              </w:rPr>
              <w:t>Idiosyncratic</w:t>
            </w:r>
          </w:p>
        </w:tc>
        <w:tc>
          <w:tcPr>
            <w:tcW w:w="3024" w:type="dxa"/>
            <w:vAlign w:val="center"/>
          </w:tcPr>
          <w:p w14:paraId="1ACF6A29" w14:textId="0154FC62" w:rsidR="00965743" w:rsidRPr="00EA6591" w:rsidRDefault="00965743" w:rsidP="00965743">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These funds are not available during the first 90 days due to BOC enterprise stress.</w:t>
            </w:r>
            <w:r w:rsidR="005420E7" w:rsidRPr="00EA6591">
              <w:rPr>
                <w:rFonts w:cstheme="minorHAnsi"/>
              </w:rPr>
              <w:t xml:space="preserve"> </w:t>
            </w:r>
            <w:r w:rsidRPr="00EA6591">
              <w:rPr>
                <w:rFonts w:cstheme="minorHAnsi"/>
              </w:rPr>
              <w:t>Funds become available after 90 days.</w:t>
            </w:r>
            <w:r w:rsidR="005420E7" w:rsidRPr="00EA6591">
              <w:rPr>
                <w:rFonts w:cstheme="minorHAnsi"/>
              </w:rPr>
              <w:t xml:space="preserve"> </w:t>
            </w:r>
            <w:r w:rsidRPr="00EA6591">
              <w:rPr>
                <w:rFonts w:cstheme="minorHAnsi"/>
              </w:rPr>
              <w:t>These funds are a lower priority than HO repo securities per CFP.</w:t>
            </w:r>
          </w:p>
        </w:tc>
        <w:tc>
          <w:tcPr>
            <w:tcW w:w="1152" w:type="dxa"/>
            <w:vAlign w:val="center"/>
          </w:tcPr>
          <w:p w14:paraId="22285CFF" w14:textId="77777777" w:rsidR="00965743" w:rsidRPr="00EA6591" w:rsidRDefault="00965743" w:rsidP="00965743">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Not available</w:t>
            </w:r>
          </w:p>
        </w:tc>
        <w:tc>
          <w:tcPr>
            <w:tcW w:w="1152" w:type="dxa"/>
            <w:vAlign w:val="center"/>
          </w:tcPr>
          <w:p w14:paraId="01845BA9" w14:textId="77777777" w:rsidR="00965743" w:rsidRPr="00EA6591" w:rsidRDefault="00965743" w:rsidP="00965743">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Not available</w:t>
            </w:r>
          </w:p>
        </w:tc>
        <w:tc>
          <w:tcPr>
            <w:tcW w:w="1152" w:type="dxa"/>
            <w:vAlign w:val="center"/>
          </w:tcPr>
          <w:p w14:paraId="4DBD1EA3" w14:textId="77777777" w:rsidR="00965743" w:rsidRPr="00EA6591" w:rsidRDefault="00965743" w:rsidP="00965743">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Not available</w:t>
            </w:r>
          </w:p>
        </w:tc>
        <w:tc>
          <w:tcPr>
            <w:tcW w:w="1152" w:type="dxa"/>
            <w:vAlign w:val="center"/>
          </w:tcPr>
          <w:p w14:paraId="6B4D2E8D" w14:textId="77777777" w:rsidR="00965743" w:rsidRPr="00EA6591" w:rsidRDefault="00965743" w:rsidP="00965743">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 available</w:t>
            </w:r>
          </w:p>
        </w:tc>
        <w:tc>
          <w:tcPr>
            <w:tcW w:w="1152" w:type="dxa"/>
            <w:vAlign w:val="center"/>
          </w:tcPr>
          <w:p w14:paraId="0AFFCCA4" w14:textId="77777777" w:rsidR="00965743" w:rsidRPr="00EA6591" w:rsidRDefault="00965743" w:rsidP="00965743">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 available</w:t>
            </w:r>
          </w:p>
        </w:tc>
      </w:tr>
      <w:tr w:rsidR="00965743" w:rsidRPr="00EA6591" w14:paraId="7A1EFE1B" w14:textId="77777777" w:rsidTr="006C55EF">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2E7A7A13" w14:textId="77777777" w:rsidR="00965743" w:rsidRPr="00EA6591" w:rsidRDefault="00965743" w:rsidP="00965743">
            <w:pPr>
              <w:tabs>
                <w:tab w:val="left" w:pos="270"/>
              </w:tabs>
              <w:ind w:left="113" w:right="113"/>
              <w:jc w:val="center"/>
              <w:rPr>
                <w:rFonts w:cstheme="minorHAnsi"/>
                <w:b w:val="0"/>
                <w:lang w:eastAsia="en-US"/>
              </w:rPr>
            </w:pPr>
            <w:r w:rsidRPr="00EA6591">
              <w:rPr>
                <w:rFonts w:cstheme="minorHAnsi"/>
                <w:b w:val="0"/>
                <w:lang w:eastAsia="en-US"/>
              </w:rPr>
              <w:t>Systemic</w:t>
            </w:r>
          </w:p>
        </w:tc>
        <w:tc>
          <w:tcPr>
            <w:tcW w:w="3024" w:type="dxa"/>
            <w:vAlign w:val="center"/>
          </w:tcPr>
          <w:p w14:paraId="2BA9E56C" w14:textId="4976AC4F" w:rsidR="00965743" w:rsidRPr="00EA6591" w:rsidRDefault="00965743" w:rsidP="00965743">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 xml:space="preserve">Funds are available at all times as </w:t>
            </w:r>
            <w:r w:rsidR="001C3E39" w:rsidRPr="00EA6591">
              <w:rPr>
                <w:rFonts w:cstheme="minorHAnsi"/>
              </w:rPr>
              <w:t>BOC H.O.</w:t>
            </w:r>
            <w:r w:rsidRPr="00EA6591">
              <w:rPr>
                <w:rFonts w:cstheme="minorHAnsi"/>
              </w:rPr>
              <w:t xml:space="preserve"> is not under stress. These funds are a lower priority than HO repo securities per CFP.</w:t>
            </w:r>
          </w:p>
        </w:tc>
        <w:tc>
          <w:tcPr>
            <w:tcW w:w="1152" w:type="dxa"/>
            <w:vAlign w:val="center"/>
          </w:tcPr>
          <w:p w14:paraId="2FD334C1" w14:textId="77777777" w:rsidR="00965743" w:rsidRPr="00EA6591" w:rsidRDefault="00965743" w:rsidP="00965743">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 available</w:t>
            </w:r>
          </w:p>
        </w:tc>
        <w:tc>
          <w:tcPr>
            <w:tcW w:w="1152" w:type="dxa"/>
            <w:vAlign w:val="center"/>
          </w:tcPr>
          <w:p w14:paraId="549BA5C1" w14:textId="77777777" w:rsidR="00965743" w:rsidRPr="00EA6591" w:rsidRDefault="00965743" w:rsidP="00965743">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 available</w:t>
            </w:r>
          </w:p>
        </w:tc>
        <w:tc>
          <w:tcPr>
            <w:tcW w:w="1152" w:type="dxa"/>
            <w:vAlign w:val="center"/>
          </w:tcPr>
          <w:p w14:paraId="7232CE8D" w14:textId="77777777" w:rsidR="00965743" w:rsidRPr="00EA6591" w:rsidRDefault="00965743" w:rsidP="00965743">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 available</w:t>
            </w:r>
          </w:p>
        </w:tc>
        <w:tc>
          <w:tcPr>
            <w:tcW w:w="1152" w:type="dxa"/>
            <w:vAlign w:val="center"/>
          </w:tcPr>
          <w:p w14:paraId="222AF794" w14:textId="77777777" w:rsidR="00965743" w:rsidRPr="00EA6591" w:rsidRDefault="00965743" w:rsidP="00965743">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 available</w:t>
            </w:r>
          </w:p>
        </w:tc>
        <w:tc>
          <w:tcPr>
            <w:tcW w:w="1152" w:type="dxa"/>
            <w:vAlign w:val="center"/>
          </w:tcPr>
          <w:p w14:paraId="6568A215" w14:textId="77777777" w:rsidR="00965743" w:rsidRPr="00EA6591" w:rsidRDefault="00965743" w:rsidP="00965743">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 available</w:t>
            </w:r>
          </w:p>
        </w:tc>
      </w:tr>
      <w:tr w:rsidR="00965743" w:rsidRPr="00EA6591" w14:paraId="5BC13647" w14:textId="77777777" w:rsidTr="006C55EF">
        <w:trPr>
          <w:trHeight w:val="1440"/>
        </w:trPr>
        <w:tc>
          <w:tcPr>
            <w:cnfStyle w:val="001000000000" w:firstRow="0" w:lastRow="0" w:firstColumn="1" w:lastColumn="0" w:oddVBand="0" w:evenVBand="0" w:oddHBand="0" w:evenHBand="0" w:firstRowFirstColumn="0" w:firstRowLastColumn="0" w:lastRowFirstColumn="0" w:lastRowLastColumn="0"/>
            <w:tcW w:w="475" w:type="dxa"/>
            <w:textDirection w:val="btLr"/>
          </w:tcPr>
          <w:p w14:paraId="12074307" w14:textId="77777777" w:rsidR="00965743" w:rsidRPr="00EA6591" w:rsidRDefault="00965743" w:rsidP="00965743">
            <w:pPr>
              <w:tabs>
                <w:tab w:val="left" w:pos="270"/>
              </w:tabs>
              <w:ind w:left="113" w:right="113"/>
              <w:jc w:val="center"/>
              <w:rPr>
                <w:rFonts w:cstheme="minorHAnsi"/>
                <w:b w:val="0"/>
                <w:lang w:eastAsia="en-US"/>
              </w:rPr>
            </w:pPr>
            <w:r w:rsidRPr="00EA6591">
              <w:rPr>
                <w:rFonts w:cstheme="minorHAnsi"/>
                <w:b w:val="0"/>
                <w:lang w:eastAsia="en-US"/>
              </w:rPr>
              <w:t>Combined</w:t>
            </w:r>
          </w:p>
        </w:tc>
        <w:tc>
          <w:tcPr>
            <w:tcW w:w="3024" w:type="dxa"/>
            <w:vAlign w:val="center"/>
          </w:tcPr>
          <w:p w14:paraId="3BA328B4" w14:textId="5A1255C6" w:rsidR="00965743" w:rsidRPr="00EA6591" w:rsidRDefault="00965743" w:rsidP="00965743">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These funds are not available during the first 90 days due to BOC enterprise stress.</w:t>
            </w:r>
            <w:r w:rsidR="005420E7" w:rsidRPr="00EA6591">
              <w:rPr>
                <w:rFonts w:cstheme="minorHAnsi"/>
              </w:rPr>
              <w:t xml:space="preserve"> </w:t>
            </w:r>
            <w:r w:rsidRPr="00EA6591">
              <w:rPr>
                <w:rFonts w:cstheme="minorHAnsi"/>
              </w:rPr>
              <w:t>Funds become available after 90 days.</w:t>
            </w:r>
            <w:r w:rsidR="005420E7" w:rsidRPr="00EA6591">
              <w:rPr>
                <w:rFonts w:cstheme="minorHAnsi"/>
              </w:rPr>
              <w:t xml:space="preserve"> </w:t>
            </w:r>
            <w:r w:rsidRPr="00EA6591">
              <w:rPr>
                <w:rFonts w:cstheme="minorHAnsi"/>
              </w:rPr>
              <w:t>These funds are a lower priority than HO repo securities per CFP.</w:t>
            </w:r>
          </w:p>
        </w:tc>
        <w:tc>
          <w:tcPr>
            <w:tcW w:w="1152" w:type="dxa"/>
            <w:vAlign w:val="center"/>
          </w:tcPr>
          <w:p w14:paraId="7D5D4DF7" w14:textId="77777777" w:rsidR="00965743" w:rsidRPr="00EA6591" w:rsidRDefault="00965743" w:rsidP="00965743">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Not available</w:t>
            </w:r>
          </w:p>
        </w:tc>
        <w:tc>
          <w:tcPr>
            <w:tcW w:w="1152" w:type="dxa"/>
            <w:vAlign w:val="center"/>
          </w:tcPr>
          <w:p w14:paraId="7F84EEFE" w14:textId="77777777" w:rsidR="00965743" w:rsidRPr="00EA6591" w:rsidRDefault="00965743" w:rsidP="00965743">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Not available</w:t>
            </w:r>
          </w:p>
        </w:tc>
        <w:tc>
          <w:tcPr>
            <w:tcW w:w="1152" w:type="dxa"/>
            <w:vAlign w:val="center"/>
          </w:tcPr>
          <w:p w14:paraId="29D186A1" w14:textId="77777777" w:rsidR="00965743" w:rsidRPr="00EA6591" w:rsidRDefault="00965743" w:rsidP="00965743">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Not available</w:t>
            </w:r>
          </w:p>
        </w:tc>
        <w:tc>
          <w:tcPr>
            <w:tcW w:w="1152" w:type="dxa"/>
            <w:vAlign w:val="center"/>
          </w:tcPr>
          <w:p w14:paraId="662687CE" w14:textId="77777777" w:rsidR="00965743" w:rsidRPr="00EA6591" w:rsidRDefault="00965743" w:rsidP="00965743">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 available</w:t>
            </w:r>
          </w:p>
        </w:tc>
        <w:tc>
          <w:tcPr>
            <w:tcW w:w="1152" w:type="dxa"/>
            <w:vAlign w:val="center"/>
          </w:tcPr>
          <w:p w14:paraId="6F34E850" w14:textId="77777777" w:rsidR="00965743" w:rsidRPr="00EA6591" w:rsidRDefault="00965743" w:rsidP="00965743">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 available</w:t>
            </w:r>
          </w:p>
        </w:tc>
      </w:tr>
    </w:tbl>
    <w:p w14:paraId="1E4C2D51" w14:textId="328CB55C" w:rsidR="00EA7CEF" w:rsidRPr="00EA6591" w:rsidRDefault="00EA7CEF" w:rsidP="00BD7C85">
      <w:pPr>
        <w:pStyle w:val="Heading5"/>
        <w:numPr>
          <w:ilvl w:val="0"/>
          <w:numId w:val="7"/>
        </w:numPr>
      </w:pPr>
      <w:r w:rsidRPr="00EA6591">
        <w:t>Other Countermeasures</w:t>
      </w:r>
    </w:p>
    <w:p w14:paraId="2BA81671" w14:textId="593A5328" w:rsidR="00DD57C8" w:rsidRPr="00EA6591" w:rsidRDefault="00EA7CEF" w:rsidP="00EA7CEF">
      <w:pPr>
        <w:rPr>
          <w:rFonts w:cstheme="minorHAnsi"/>
        </w:rPr>
      </w:pPr>
      <w:r w:rsidRPr="00EA6591">
        <w:rPr>
          <w:rFonts w:cstheme="minorHAnsi"/>
        </w:rPr>
        <w:t>The countermeasures listed below are assumed unavailable or inapplicable to BOC if a liquidity stress event affects BOC.</w:t>
      </w:r>
    </w:p>
    <w:p w14:paraId="305ADA1F" w14:textId="5F30FE46" w:rsidR="00622A1C" w:rsidRPr="00EA6591" w:rsidRDefault="00AE18CB" w:rsidP="00622A1C">
      <w:pPr>
        <w:pStyle w:val="Caption"/>
        <w:keepNext/>
        <w:rPr>
          <w:rFonts w:cstheme="minorHAnsi"/>
        </w:rPr>
      </w:pPr>
      <w:r w:rsidRPr="008859FB">
        <w:t xml:space="preserve">Table </w:t>
      </w:r>
      <w:fldSimple w:instr=" SEQ Table \* ARABIC ">
        <w:r w:rsidR="000777B4">
          <w:rPr>
            <w:noProof/>
          </w:rPr>
          <w:t>56</w:t>
        </w:r>
      </w:fldSimple>
      <w:r w:rsidRPr="008859FB">
        <w:t>:</w:t>
      </w:r>
      <w:r w:rsidRPr="00AE18CB">
        <w:t xml:space="preserve"> </w:t>
      </w:r>
      <w:r w:rsidR="00622A1C" w:rsidRPr="00EA6591">
        <w:rPr>
          <w:rFonts w:cstheme="minorHAnsi"/>
        </w:rPr>
        <w:t>Other Liquidity Countermeasures under Stress</w:t>
      </w:r>
    </w:p>
    <w:tbl>
      <w:tblPr>
        <w:tblStyle w:val="GridTable1Light"/>
        <w:tblW w:w="9348" w:type="dxa"/>
        <w:tblLayout w:type="fixed"/>
        <w:tblLook w:val="04A0" w:firstRow="1" w:lastRow="0" w:firstColumn="1" w:lastColumn="0" w:noHBand="0" w:noVBand="1"/>
      </w:tblPr>
      <w:tblGrid>
        <w:gridCol w:w="420"/>
        <w:gridCol w:w="2304"/>
        <w:gridCol w:w="3312"/>
        <w:gridCol w:w="3312"/>
      </w:tblGrid>
      <w:tr w:rsidR="00EA7CEF" w:rsidRPr="00EA6591" w14:paraId="654CCFB8" w14:textId="77777777" w:rsidTr="00EA7CEF">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420" w:type="dxa"/>
            <w:vAlign w:val="center"/>
          </w:tcPr>
          <w:p w14:paraId="40C47744" w14:textId="77777777" w:rsidR="00EA7CEF" w:rsidRPr="00EA6591" w:rsidRDefault="00EA7CEF" w:rsidP="00EA7CEF">
            <w:pPr>
              <w:tabs>
                <w:tab w:val="left" w:pos="270"/>
              </w:tabs>
              <w:jc w:val="center"/>
              <w:rPr>
                <w:rFonts w:cstheme="minorHAnsi"/>
                <w:lang w:eastAsia="en-US"/>
              </w:rPr>
            </w:pPr>
            <w:r w:rsidRPr="00EA6591">
              <w:rPr>
                <w:rFonts w:cstheme="minorHAnsi"/>
                <w:lang w:eastAsia="en-US"/>
              </w:rPr>
              <w:t>#</w:t>
            </w:r>
          </w:p>
        </w:tc>
        <w:tc>
          <w:tcPr>
            <w:tcW w:w="2304" w:type="dxa"/>
            <w:vAlign w:val="center"/>
          </w:tcPr>
          <w:p w14:paraId="4C2045B1" w14:textId="77777777" w:rsidR="00EA7CEF" w:rsidRPr="00EA6591" w:rsidRDefault="00EA7CEF" w:rsidP="00EA7CEF">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Countermeasure</w:t>
            </w:r>
          </w:p>
        </w:tc>
        <w:tc>
          <w:tcPr>
            <w:tcW w:w="3312" w:type="dxa"/>
            <w:vAlign w:val="center"/>
          </w:tcPr>
          <w:p w14:paraId="0D1E76EA" w14:textId="77777777" w:rsidR="00EA7CEF" w:rsidRPr="00EA6591" w:rsidRDefault="00EA7CEF" w:rsidP="00EA7CEF">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Description</w:t>
            </w:r>
          </w:p>
        </w:tc>
        <w:tc>
          <w:tcPr>
            <w:tcW w:w="3312" w:type="dxa"/>
            <w:vAlign w:val="center"/>
          </w:tcPr>
          <w:p w14:paraId="64C499CA" w14:textId="77777777" w:rsidR="00EA7CEF" w:rsidRPr="00EA6591" w:rsidRDefault="00EA7CEF" w:rsidP="00EA7CEF">
            <w:pPr>
              <w:tabs>
                <w:tab w:val="left" w:pos="270"/>
              </w:tabs>
              <w:jc w:val="center"/>
              <w:cnfStyle w:val="100000000000" w:firstRow="1" w:lastRow="0" w:firstColumn="0" w:lastColumn="0" w:oddVBand="0" w:evenVBand="0" w:oddHBand="0" w:evenHBand="0" w:firstRowFirstColumn="0" w:firstRowLastColumn="0" w:lastRowFirstColumn="0" w:lastRowLastColumn="0"/>
              <w:rPr>
                <w:rFonts w:cstheme="minorHAnsi"/>
                <w:lang w:eastAsia="en-US"/>
              </w:rPr>
            </w:pPr>
            <w:r w:rsidRPr="00EA6591">
              <w:rPr>
                <w:rFonts w:cstheme="minorHAnsi"/>
                <w:lang w:eastAsia="en-US"/>
              </w:rPr>
              <w:t>Assumption</w:t>
            </w:r>
          </w:p>
        </w:tc>
      </w:tr>
      <w:tr w:rsidR="00EA7CEF" w:rsidRPr="00EA6591" w14:paraId="3C109470" w14:textId="77777777" w:rsidTr="00EA7CEF">
        <w:trPr>
          <w:trHeight w:val="696"/>
        </w:trPr>
        <w:tc>
          <w:tcPr>
            <w:cnfStyle w:val="001000000000" w:firstRow="0" w:lastRow="0" w:firstColumn="1" w:lastColumn="0" w:oddVBand="0" w:evenVBand="0" w:oddHBand="0" w:evenHBand="0" w:firstRowFirstColumn="0" w:firstRowLastColumn="0" w:lastRowFirstColumn="0" w:lastRowLastColumn="0"/>
            <w:tcW w:w="420" w:type="dxa"/>
            <w:vAlign w:val="center"/>
          </w:tcPr>
          <w:p w14:paraId="4EC9B0EA" w14:textId="77777777" w:rsidR="00EA7CEF" w:rsidRPr="00EA6591" w:rsidRDefault="00EA7CEF" w:rsidP="00EA7CEF">
            <w:pPr>
              <w:tabs>
                <w:tab w:val="left" w:pos="270"/>
              </w:tabs>
              <w:jc w:val="center"/>
              <w:rPr>
                <w:rFonts w:cstheme="minorHAnsi"/>
                <w:b w:val="0"/>
                <w:sz w:val="20"/>
                <w:lang w:eastAsia="en-US"/>
              </w:rPr>
            </w:pPr>
            <w:r w:rsidRPr="00EA6591">
              <w:rPr>
                <w:rFonts w:cstheme="minorHAnsi"/>
                <w:b w:val="0"/>
                <w:sz w:val="20"/>
              </w:rPr>
              <w:t>4</w:t>
            </w:r>
          </w:p>
        </w:tc>
        <w:tc>
          <w:tcPr>
            <w:tcW w:w="2304" w:type="dxa"/>
            <w:vAlign w:val="center"/>
          </w:tcPr>
          <w:p w14:paraId="2A94F081" w14:textId="77777777" w:rsidR="00EA7CEF" w:rsidRPr="00EA6591" w:rsidRDefault="00EA7CEF" w:rsidP="00EA7CEF">
            <w:pP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Borrow Eurodollars or Fed Funds in interbank market</w:t>
            </w:r>
          </w:p>
        </w:tc>
        <w:tc>
          <w:tcPr>
            <w:tcW w:w="3312" w:type="dxa"/>
            <w:vAlign w:val="center"/>
          </w:tcPr>
          <w:p w14:paraId="2EDB4321" w14:textId="77777777" w:rsidR="00EA7CEF" w:rsidRPr="00EA6591" w:rsidRDefault="00EA7CEF" w:rsidP="00EA7CEF">
            <w:pP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 xml:space="preserve">BOC could attempt to obtain wholesale </w:t>
            </w:r>
            <w:r w:rsidRPr="00EA6591">
              <w:rPr>
                <w:rFonts w:cstheme="minorHAnsi"/>
                <w:noProof/>
              </w:rPr>
              <w:t>funding.</w:t>
            </w:r>
          </w:p>
        </w:tc>
        <w:tc>
          <w:tcPr>
            <w:tcW w:w="3312" w:type="dxa"/>
            <w:vAlign w:val="center"/>
          </w:tcPr>
          <w:p w14:paraId="2CAB20A8" w14:textId="77777777" w:rsidR="00EA7CEF" w:rsidRPr="00EA6591" w:rsidRDefault="00EA7CEF" w:rsidP="00EA7CEF">
            <w:pP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Wholesale funding assumed not to be available.</w:t>
            </w:r>
          </w:p>
        </w:tc>
      </w:tr>
      <w:tr w:rsidR="00EA7CEF" w:rsidRPr="00EA6591" w14:paraId="2B9FEA79" w14:textId="77777777" w:rsidTr="00EA7CEF">
        <w:trPr>
          <w:trHeight w:val="249"/>
        </w:trPr>
        <w:tc>
          <w:tcPr>
            <w:cnfStyle w:val="001000000000" w:firstRow="0" w:lastRow="0" w:firstColumn="1" w:lastColumn="0" w:oddVBand="0" w:evenVBand="0" w:oddHBand="0" w:evenHBand="0" w:firstRowFirstColumn="0" w:firstRowLastColumn="0" w:lastRowFirstColumn="0" w:lastRowLastColumn="0"/>
            <w:tcW w:w="420" w:type="dxa"/>
            <w:vAlign w:val="center"/>
          </w:tcPr>
          <w:p w14:paraId="631B6A7F" w14:textId="77777777" w:rsidR="00EA7CEF" w:rsidRPr="00EA6591" w:rsidRDefault="00EA7CEF" w:rsidP="00EA7CEF">
            <w:pPr>
              <w:tabs>
                <w:tab w:val="left" w:pos="270"/>
              </w:tabs>
              <w:jc w:val="center"/>
              <w:rPr>
                <w:rFonts w:cstheme="minorHAnsi"/>
                <w:b w:val="0"/>
                <w:sz w:val="20"/>
                <w:lang w:eastAsia="en-US"/>
              </w:rPr>
            </w:pPr>
            <w:r w:rsidRPr="00EA6591">
              <w:rPr>
                <w:rFonts w:cstheme="minorHAnsi"/>
                <w:b w:val="0"/>
                <w:sz w:val="20"/>
              </w:rPr>
              <w:t>5</w:t>
            </w:r>
          </w:p>
        </w:tc>
        <w:tc>
          <w:tcPr>
            <w:tcW w:w="2304" w:type="dxa"/>
            <w:vAlign w:val="center"/>
          </w:tcPr>
          <w:p w14:paraId="2DD173DD" w14:textId="77777777" w:rsidR="00EA7CEF" w:rsidRPr="00EA6591" w:rsidRDefault="00EA7CEF" w:rsidP="00EA7CEF">
            <w:pP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Repo NY Branch securities</w:t>
            </w:r>
          </w:p>
        </w:tc>
        <w:tc>
          <w:tcPr>
            <w:tcW w:w="3312" w:type="dxa"/>
            <w:vAlign w:val="center"/>
          </w:tcPr>
          <w:p w14:paraId="5756A413" w14:textId="5F8F182E" w:rsidR="00EA7CEF" w:rsidRPr="00EA6591" w:rsidRDefault="00EA7CEF" w:rsidP="00250B96">
            <w:pP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BOC could utilize</w:t>
            </w:r>
            <w:r w:rsidR="00250B96" w:rsidRPr="00EA6591">
              <w:rPr>
                <w:rFonts w:cstheme="minorHAnsi"/>
              </w:rPr>
              <w:t xml:space="preserve"> unencumbered securities in BOCNY securities portfolio for repurchase agreements</w:t>
            </w:r>
            <w:r w:rsidRPr="00EA6591">
              <w:rPr>
                <w:rFonts w:cstheme="minorHAnsi"/>
              </w:rPr>
              <w:t>.</w:t>
            </w:r>
          </w:p>
        </w:tc>
        <w:tc>
          <w:tcPr>
            <w:tcW w:w="3312" w:type="dxa"/>
            <w:vAlign w:val="center"/>
          </w:tcPr>
          <w:p w14:paraId="31E14EFC" w14:textId="400E11B1" w:rsidR="00EA7CEF" w:rsidRPr="00EA6591" w:rsidRDefault="006C4443" w:rsidP="00250B96">
            <w:pP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 xml:space="preserve">Not applicable. </w:t>
            </w:r>
            <w:r w:rsidR="00250B96" w:rsidRPr="00EA6591">
              <w:rPr>
                <w:rFonts w:cstheme="minorHAnsi"/>
              </w:rPr>
              <w:t>None of the u</w:t>
            </w:r>
            <w:r w:rsidR="00EA7CEF" w:rsidRPr="00EA6591">
              <w:rPr>
                <w:rFonts w:cstheme="minorHAnsi"/>
              </w:rPr>
              <w:t xml:space="preserve">nencumbered securities </w:t>
            </w:r>
            <w:r w:rsidR="00C242CD" w:rsidRPr="00EA6591">
              <w:rPr>
                <w:rFonts w:cstheme="minorHAnsi"/>
              </w:rPr>
              <w:t>is</w:t>
            </w:r>
            <w:r w:rsidR="005B3DD8" w:rsidRPr="00EA6591">
              <w:rPr>
                <w:rFonts w:cstheme="minorHAnsi"/>
              </w:rPr>
              <w:t xml:space="preserve"> </w:t>
            </w:r>
            <w:r w:rsidR="00EA7CEF" w:rsidRPr="00EA6591">
              <w:rPr>
                <w:rFonts w:cstheme="minorHAnsi"/>
              </w:rPr>
              <w:t xml:space="preserve">available </w:t>
            </w:r>
            <w:r w:rsidR="0063616F" w:rsidRPr="00EA6591">
              <w:rPr>
                <w:rFonts w:cstheme="minorHAnsi"/>
              </w:rPr>
              <w:t>under stress</w:t>
            </w:r>
            <w:r w:rsidR="00EA7CEF" w:rsidRPr="00EA6591">
              <w:rPr>
                <w:rFonts w:cstheme="minorHAnsi"/>
              </w:rPr>
              <w:t>.</w:t>
            </w:r>
          </w:p>
        </w:tc>
      </w:tr>
      <w:tr w:rsidR="00EA7CEF" w:rsidRPr="00EA6591" w14:paraId="1FF0C1AA" w14:textId="77777777" w:rsidTr="006C4443">
        <w:trPr>
          <w:trHeight w:val="584"/>
        </w:trPr>
        <w:tc>
          <w:tcPr>
            <w:cnfStyle w:val="001000000000" w:firstRow="0" w:lastRow="0" w:firstColumn="1" w:lastColumn="0" w:oddVBand="0" w:evenVBand="0" w:oddHBand="0" w:evenHBand="0" w:firstRowFirstColumn="0" w:firstRowLastColumn="0" w:lastRowFirstColumn="0" w:lastRowLastColumn="0"/>
            <w:tcW w:w="420" w:type="dxa"/>
            <w:vAlign w:val="center"/>
          </w:tcPr>
          <w:p w14:paraId="30F2DE07" w14:textId="77777777" w:rsidR="00EA7CEF" w:rsidRPr="00EA6591" w:rsidRDefault="00EA7CEF" w:rsidP="00EA7CEF">
            <w:pPr>
              <w:tabs>
                <w:tab w:val="left" w:pos="270"/>
              </w:tabs>
              <w:jc w:val="center"/>
              <w:rPr>
                <w:rFonts w:cstheme="minorHAnsi"/>
                <w:b w:val="0"/>
                <w:sz w:val="20"/>
                <w:lang w:eastAsia="en-US"/>
              </w:rPr>
            </w:pPr>
            <w:r w:rsidRPr="00EA6591">
              <w:rPr>
                <w:rFonts w:cstheme="minorHAnsi"/>
                <w:b w:val="0"/>
                <w:sz w:val="20"/>
              </w:rPr>
              <w:t>6</w:t>
            </w:r>
          </w:p>
        </w:tc>
        <w:tc>
          <w:tcPr>
            <w:tcW w:w="2304" w:type="dxa"/>
            <w:vAlign w:val="center"/>
          </w:tcPr>
          <w:p w14:paraId="703C839D" w14:textId="77777777" w:rsidR="00EA7CEF" w:rsidRPr="00EA6591" w:rsidRDefault="00EA7CEF" w:rsidP="00EA7CEF">
            <w:pP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Issue brokered CDs</w:t>
            </w:r>
          </w:p>
        </w:tc>
        <w:tc>
          <w:tcPr>
            <w:tcW w:w="3312" w:type="dxa"/>
            <w:vAlign w:val="center"/>
          </w:tcPr>
          <w:p w14:paraId="5C920C67" w14:textId="77777777" w:rsidR="00EA7CEF" w:rsidRPr="00EA6591" w:rsidRDefault="00EA7CEF" w:rsidP="00EA7CEF">
            <w:pP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BOC could issue brokered CDs for additional funding.</w:t>
            </w:r>
          </w:p>
        </w:tc>
        <w:tc>
          <w:tcPr>
            <w:tcW w:w="3312" w:type="dxa"/>
            <w:vAlign w:val="center"/>
          </w:tcPr>
          <w:p w14:paraId="69F2BAAF" w14:textId="77777777" w:rsidR="00EA7CEF" w:rsidRPr="00EA6591" w:rsidRDefault="00EA7CEF" w:rsidP="00EA7CEF">
            <w:pP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Wholesale funding assumed not to be available.</w:t>
            </w:r>
          </w:p>
        </w:tc>
      </w:tr>
      <w:tr w:rsidR="00EA7CEF" w:rsidRPr="00EA6591" w14:paraId="7BD32B84" w14:textId="77777777" w:rsidTr="006C4443">
        <w:trPr>
          <w:trHeight w:val="629"/>
        </w:trPr>
        <w:tc>
          <w:tcPr>
            <w:cnfStyle w:val="001000000000" w:firstRow="0" w:lastRow="0" w:firstColumn="1" w:lastColumn="0" w:oddVBand="0" w:evenVBand="0" w:oddHBand="0" w:evenHBand="0" w:firstRowFirstColumn="0" w:firstRowLastColumn="0" w:lastRowFirstColumn="0" w:lastRowLastColumn="0"/>
            <w:tcW w:w="420" w:type="dxa"/>
            <w:vAlign w:val="center"/>
          </w:tcPr>
          <w:p w14:paraId="7242546C" w14:textId="77777777" w:rsidR="00EA7CEF" w:rsidRPr="00EA6591" w:rsidRDefault="00EA7CEF" w:rsidP="00EA7CEF">
            <w:pPr>
              <w:tabs>
                <w:tab w:val="left" w:pos="270"/>
              </w:tabs>
              <w:jc w:val="center"/>
              <w:rPr>
                <w:rFonts w:cstheme="minorHAnsi"/>
                <w:b w:val="0"/>
                <w:sz w:val="20"/>
                <w:lang w:eastAsia="en-US"/>
              </w:rPr>
            </w:pPr>
            <w:r w:rsidRPr="00EA6591">
              <w:rPr>
                <w:rFonts w:cstheme="minorHAnsi"/>
                <w:b w:val="0"/>
                <w:sz w:val="20"/>
              </w:rPr>
              <w:t>7</w:t>
            </w:r>
          </w:p>
        </w:tc>
        <w:tc>
          <w:tcPr>
            <w:tcW w:w="2304" w:type="dxa"/>
            <w:vAlign w:val="center"/>
          </w:tcPr>
          <w:p w14:paraId="75AD9FE1" w14:textId="77777777" w:rsidR="00EA7CEF" w:rsidRPr="00EA6591" w:rsidRDefault="00EA7CEF" w:rsidP="00EA7CEF">
            <w:pP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Issue Yankee CDs</w:t>
            </w:r>
          </w:p>
        </w:tc>
        <w:tc>
          <w:tcPr>
            <w:tcW w:w="3312" w:type="dxa"/>
            <w:vAlign w:val="center"/>
          </w:tcPr>
          <w:p w14:paraId="20DB6344" w14:textId="77777777" w:rsidR="00EA7CEF" w:rsidRPr="00EA6591" w:rsidRDefault="00EA7CEF" w:rsidP="00EA7CEF">
            <w:pP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BOC could issue Yankee CDs for additional funding.</w:t>
            </w:r>
          </w:p>
        </w:tc>
        <w:tc>
          <w:tcPr>
            <w:tcW w:w="3312" w:type="dxa"/>
            <w:vAlign w:val="center"/>
          </w:tcPr>
          <w:p w14:paraId="1B7BEA2B" w14:textId="77777777" w:rsidR="00EA7CEF" w:rsidRPr="00EA6591" w:rsidRDefault="00EA7CEF" w:rsidP="00EA7CEF">
            <w:pP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Wholesale funding assumed not to be available.</w:t>
            </w:r>
          </w:p>
        </w:tc>
      </w:tr>
      <w:tr w:rsidR="00EA7CEF" w:rsidRPr="00EA6591" w14:paraId="1DAFA8BA" w14:textId="77777777" w:rsidTr="006C4443">
        <w:trPr>
          <w:trHeight w:val="881"/>
        </w:trPr>
        <w:tc>
          <w:tcPr>
            <w:cnfStyle w:val="001000000000" w:firstRow="0" w:lastRow="0" w:firstColumn="1" w:lastColumn="0" w:oddVBand="0" w:evenVBand="0" w:oddHBand="0" w:evenHBand="0" w:firstRowFirstColumn="0" w:firstRowLastColumn="0" w:lastRowFirstColumn="0" w:lastRowLastColumn="0"/>
            <w:tcW w:w="420" w:type="dxa"/>
            <w:vAlign w:val="center"/>
          </w:tcPr>
          <w:p w14:paraId="6F39541F" w14:textId="77777777" w:rsidR="00EA7CEF" w:rsidRPr="00EA6591" w:rsidRDefault="00EA7CEF" w:rsidP="00EA7CEF">
            <w:pPr>
              <w:tabs>
                <w:tab w:val="left" w:pos="270"/>
              </w:tabs>
              <w:jc w:val="center"/>
              <w:rPr>
                <w:rFonts w:cstheme="minorHAnsi"/>
                <w:b w:val="0"/>
                <w:sz w:val="20"/>
                <w:lang w:eastAsia="en-US"/>
              </w:rPr>
            </w:pPr>
            <w:r w:rsidRPr="00EA6591">
              <w:rPr>
                <w:rFonts w:cstheme="minorHAnsi"/>
                <w:b w:val="0"/>
                <w:sz w:val="20"/>
              </w:rPr>
              <w:t>8</w:t>
            </w:r>
          </w:p>
        </w:tc>
        <w:tc>
          <w:tcPr>
            <w:tcW w:w="2304" w:type="dxa"/>
            <w:vAlign w:val="center"/>
          </w:tcPr>
          <w:p w14:paraId="055D1C21" w14:textId="77777777" w:rsidR="00EA7CEF" w:rsidRPr="00EA6591" w:rsidRDefault="00EA7CEF" w:rsidP="00EA7CEF">
            <w:pP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Suspend loans</w:t>
            </w:r>
          </w:p>
        </w:tc>
        <w:tc>
          <w:tcPr>
            <w:tcW w:w="3312" w:type="dxa"/>
            <w:vAlign w:val="center"/>
          </w:tcPr>
          <w:p w14:paraId="600CE2FF" w14:textId="77777777" w:rsidR="00EA7CEF" w:rsidRPr="00EA6591" w:rsidRDefault="00EA7CEF" w:rsidP="00EA7CEF">
            <w:pP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BOC could suspend uncommitted loan origination.</w:t>
            </w:r>
          </w:p>
        </w:tc>
        <w:tc>
          <w:tcPr>
            <w:tcW w:w="3312" w:type="dxa"/>
            <w:vAlign w:val="center"/>
          </w:tcPr>
          <w:p w14:paraId="696D35A3" w14:textId="77777777" w:rsidR="00EA7CEF" w:rsidRPr="00EA6591" w:rsidRDefault="00EA7CEF" w:rsidP="00EA7CEF">
            <w:pP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The loan pipeline is not captured in the stress test model, implicitly assuming this action is taken.</w:t>
            </w:r>
          </w:p>
        </w:tc>
      </w:tr>
      <w:tr w:rsidR="00EA7CEF" w:rsidRPr="00EA6591" w14:paraId="04BB8F11" w14:textId="77777777" w:rsidTr="006C4443">
        <w:trPr>
          <w:trHeight w:val="836"/>
        </w:trPr>
        <w:tc>
          <w:tcPr>
            <w:cnfStyle w:val="001000000000" w:firstRow="0" w:lastRow="0" w:firstColumn="1" w:lastColumn="0" w:oddVBand="0" w:evenVBand="0" w:oddHBand="0" w:evenHBand="0" w:firstRowFirstColumn="0" w:firstRowLastColumn="0" w:lastRowFirstColumn="0" w:lastRowLastColumn="0"/>
            <w:tcW w:w="420" w:type="dxa"/>
            <w:vAlign w:val="center"/>
          </w:tcPr>
          <w:p w14:paraId="76E89A5E" w14:textId="77777777" w:rsidR="00EA7CEF" w:rsidRPr="00EA6591" w:rsidRDefault="00EA7CEF" w:rsidP="00EA7CEF">
            <w:pPr>
              <w:tabs>
                <w:tab w:val="left" w:pos="270"/>
              </w:tabs>
              <w:jc w:val="center"/>
              <w:rPr>
                <w:rFonts w:cstheme="minorHAnsi"/>
                <w:b w:val="0"/>
                <w:sz w:val="20"/>
                <w:lang w:eastAsia="en-US"/>
              </w:rPr>
            </w:pPr>
            <w:r w:rsidRPr="00EA6591">
              <w:rPr>
                <w:rFonts w:cstheme="minorHAnsi"/>
                <w:b w:val="0"/>
                <w:sz w:val="20"/>
              </w:rPr>
              <w:t>9</w:t>
            </w:r>
          </w:p>
        </w:tc>
        <w:tc>
          <w:tcPr>
            <w:tcW w:w="2304" w:type="dxa"/>
            <w:vAlign w:val="center"/>
          </w:tcPr>
          <w:p w14:paraId="54770E32" w14:textId="77777777" w:rsidR="00EA7CEF" w:rsidRPr="00EA6591" w:rsidRDefault="00EA7CEF" w:rsidP="00EA7CEF">
            <w:pP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Rebalance investments to increase liquidity</w:t>
            </w:r>
          </w:p>
        </w:tc>
        <w:tc>
          <w:tcPr>
            <w:tcW w:w="3312" w:type="dxa"/>
            <w:vAlign w:val="center"/>
          </w:tcPr>
          <w:p w14:paraId="76686C5A" w14:textId="77777777" w:rsidR="00EA7CEF" w:rsidRPr="00EA6591" w:rsidRDefault="00EA7CEF" w:rsidP="00EA7CEF">
            <w:pP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BOC could sell less liquid securities to increase the cash balance.</w:t>
            </w:r>
          </w:p>
        </w:tc>
        <w:tc>
          <w:tcPr>
            <w:tcW w:w="3312" w:type="dxa"/>
            <w:vAlign w:val="center"/>
          </w:tcPr>
          <w:p w14:paraId="1F11B0E2" w14:textId="0FE2DA97" w:rsidR="00EA7CEF" w:rsidRPr="00EA6591" w:rsidRDefault="00250B96" w:rsidP="006C4443">
            <w:pP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Not applicable.</w:t>
            </w:r>
            <w:r w:rsidR="00EA7CEF" w:rsidRPr="00EA6591">
              <w:rPr>
                <w:rFonts w:cstheme="minorHAnsi"/>
              </w:rPr>
              <w:t xml:space="preserve"> </w:t>
            </w:r>
            <w:r w:rsidR="006C4443" w:rsidRPr="00EA6591">
              <w:rPr>
                <w:rFonts w:cstheme="minorHAnsi"/>
              </w:rPr>
              <w:t>Assumes that BOC is unable to sell less liquid securities under stress.</w:t>
            </w:r>
          </w:p>
        </w:tc>
      </w:tr>
      <w:tr w:rsidR="00EA7CEF" w:rsidRPr="00EA6591" w14:paraId="009AA642" w14:textId="77777777" w:rsidTr="006C4443">
        <w:trPr>
          <w:trHeight w:val="854"/>
        </w:trPr>
        <w:tc>
          <w:tcPr>
            <w:cnfStyle w:val="001000000000" w:firstRow="0" w:lastRow="0" w:firstColumn="1" w:lastColumn="0" w:oddVBand="0" w:evenVBand="0" w:oddHBand="0" w:evenHBand="0" w:firstRowFirstColumn="0" w:firstRowLastColumn="0" w:lastRowFirstColumn="0" w:lastRowLastColumn="0"/>
            <w:tcW w:w="420" w:type="dxa"/>
            <w:vAlign w:val="center"/>
          </w:tcPr>
          <w:p w14:paraId="2A6C4529" w14:textId="77777777" w:rsidR="00EA7CEF" w:rsidRPr="00EA6591" w:rsidRDefault="00EA7CEF" w:rsidP="00EA7CEF">
            <w:pPr>
              <w:tabs>
                <w:tab w:val="left" w:pos="270"/>
              </w:tabs>
              <w:jc w:val="center"/>
              <w:rPr>
                <w:rFonts w:cstheme="minorHAnsi"/>
                <w:b w:val="0"/>
                <w:sz w:val="20"/>
                <w:lang w:eastAsia="en-US"/>
              </w:rPr>
            </w:pPr>
            <w:r w:rsidRPr="00EA6591">
              <w:rPr>
                <w:rFonts w:cstheme="minorHAnsi"/>
                <w:b w:val="0"/>
                <w:sz w:val="20"/>
              </w:rPr>
              <w:t>10</w:t>
            </w:r>
          </w:p>
        </w:tc>
        <w:tc>
          <w:tcPr>
            <w:tcW w:w="2304" w:type="dxa"/>
            <w:vAlign w:val="center"/>
          </w:tcPr>
          <w:p w14:paraId="16A60266" w14:textId="77777777" w:rsidR="00EA7CEF" w:rsidRPr="00EA6591" w:rsidRDefault="00EA7CEF" w:rsidP="00EA7CEF">
            <w:pP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Sell Investment Portfolio</w:t>
            </w:r>
          </w:p>
        </w:tc>
        <w:tc>
          <w:tcPr>
            <w:tcW w:w="3312" w:type="dxa"/>
            <w:vAlign w:val="center"/>
          </w:tcPr>
          <w:p w14:paraId="79B6C7FC" w14:textId="77777777" w:rsidR="00EA7CEF" w:rsidRPr="00EA6591" w:rsidRDefault="00EA7CEF" w:rsidP="00EA7CEF">
            <w:pP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BOC could sell securities in the BOCNY unencumbered securities portfolio.</w:t>
            </w:r>
          </w:p>
        </w:tc>
        <w:tc>
          <w:tcPr>
            <w:tcW w:w="3312" w:type="dxa"/>
            <w:vAlign w:val="center"/>
          </w:tcPr>
          <w:p w14:paraId="742312F1" w14:textId="76C9947B" w:rsidR="00EA7CEF" w:rsidRPr="00EA6591" w:rsidRDefault="006C4443" w:rsidP="00EA7CEF">
            <w:pP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 xml:space="preserve">Not applicable. </w:t>
            </w:r>
            <w:r w:rsidR="00C242CD" w:rsidRPr="00EA6591">
              <w:rPr>
                <w:rFonts w:cstheme="minorHAnsi"/>
              </w:rPr>
              <w:t>None of the unencumbered securities is available under stress.</w:t>
            </w:r>
          </w:p>
        </w:tc>
      </w:tr>
      <w:tr w:rsidR="00EA7CEF" w:rsidRPr="00EA6591" w14:paraId="4CA1E531" w14:textId="77777777" w:rsidTr="006C4443">
        <w:trPr>
          <w:trHeight w:val="890"/>
        </w:trPr>
        <w:tc>
          <w:tcPr>
            <w:cnfStyle w:val="001000000000" w:firstRow="0" w:lastRow="0" w:firstColumn="1" w:lastColumn="0" w:oddVBand="0" w:evenVBand="0" w:oddHBand="0" w:evenHBand="0" w:firstRowFirstColumn="0" w:firstRowLastColumn="0" w:lastRowFirstColumn="0" w:lastRowLastColumn="0"/>
            <w:tcW w:w="420" w:type="dxa"/>
            <w:vAlign w:val="center"/>
          </w:tcPr>
          <w:p w14:paraId="47E8EB72" w14:textId="77777777" w:rsidR="00EA7CEF" w:rsidRPr="00EA6591" w:rsidRDefault="00EA7CEF" w:rsidP="00EA7CEF">
            <w:pPr>
              <w:tabs>
                <w:tab w:val="left" w:pos="270"/>
              </w:tabs>
              <w:jc w:val="center"/>
              <w:rPr>
                <w:rFonts w:cstheme="minorHAnsi"/>
                <w:b w:val="0"/>
                <w:sz w:val="20"/>
                <w:lang w:eastAsia="en-US"/>
              </w:rPr>
            </w:pPr>
            <w:r w:rsidRPr="00EA6591">
              <w:rPr>
                <w:rFonts w:cstheme="minorHAnsi"/>
                <w:b w:val="0"/>
                <w:sz w:val="20"/>
              </w:rPr>
              <w:t>11</w:t>
            </w:r>
          </w:p>
        </w:tc>
        <w:tc>
          <w:tcPr>
            <w:tcW w:w="2304" w:type="dxa"/>
            <w:vAlign w:val="center"/>
          </w:tcPr>
          <w:p w14:paraId="4D9D5A78" w14:textId="77777777" w:rsidR="00EA7CEF" w:rsidRPr="00EA6591" w:rsidRDefault="00EA7CEF" w:rsidP="00EA7CEF">
            <w:pP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Access Fed Discount window</w:t>
            </w:r>
          </w:p>
        </w:tc>
        <w:tc>
          <w:tcPr>
            <w:tcW w:w="3312" w:type="dxa"/>
            <w:vAlign w:val="center"/>
          </w:tcPr>
          <w:p w14:paraId="28A47BAC" w14:textId="77777777" w:rsidR="00EA7CEF" w:rsidRPr="00EA6591" w:rsidRDefault="00EA7CEF" w:rsidP="00EA7CEF">
            <w:pP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BOC could pledge assets to the Fed Discount window.</w:t>
            </w:r>
          </w:p>
        </w:tc>
        <w:tc>
          <w:tcPr>
            <w:tcW w:w="3312" w:type="dxa"/>
            <w:vAlign w:val="center"/>
          </w:tcPr>
          <w:p w14:paraId="4929334D" w14:textId="2E522314" w:rsidR="00EA7CEF" w:rsidRPr="00EA6591" w:rsidRDefault="006C4443" w:rsidP="00EA7CEF">
            <w:pP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 xml:space="preserve">Not applicable. </w:t>
            </w:r>
            <w:r w:rsidR="008D4DE0" w:rsidRPr="00EA6591">
              <w:rPr>
                <w:rFonts w:cstheme="minorHAnsi"/>
              </w:rPr>
              <w:t>None of the unencumbered securities is available under stress.</w:t>
            </w:r>
          </w:p>
        </w:tc>
      </w:tr>
    </w:tbl>
    <w:p w14:paraId="51F5CA3C" w14:textId="04181195" w:rsidR="00197D7A" w:rsidRDefault="00197D7A" w:rsidP="00197D7A">
      <w:bookmarkStart w:id="121" w:name="_Ref25339499"/>
      <w:bookmarkStart w:id="122" w:name="_Ref25339503"/>
      <w:bookmarkStart w:id="123" w:name="_Ref25339507"/>
    </w:p>
    <w:p w14:paraId="7DE07462" w14:textId="4A365089" w:rsidR="0096484F" w:rsidRPr="00EA6591" w:rsidRDefault="0096484F" w:rsidP="000F0B69">
      <w:pPr>
        <w:pStyle w:val="Heading3"/>
      </w:pPr>
      <w:r w:rsidRPr="00EA6591">
        <w:t>Other U.S. Entities</w:t>
      </w:r>
      <w:bookmarkEnd w:id="121"/>
      <w:bookmarkEnd w:id="122"/>
      <w:bookmarkEnd w:id="123"/>
    </w:p>
    <w:p w14:paraId="11DCCFFD" w14:textId="77914D70" w:rsidR="00877E13" w:rsidRPr="00EA6591" w:rsidRDefault="00877E13" w:rsidP="00877E13">
      <w:pPr>
        <w:rPr>
          <w:rFonts w:cstheme="minorHAnsi"/>
        </w:rPr>
      </w:pPr>
      <w:r w:rsidRPr="00EA6591">
        <w:rPr>
          <w:rFonts w:cstheme="minorHAnsi"/>
        </w:rPr>
        <w:t>BOC CUSO’s liquidity stress test includes two views:</w:t>
      </w:r>
      <w:r w:rsidR="005420E7" w:rsidRPr="00EA6591">
        <w:rPr>
          <w:rFonts w:cstheme="minorHAnsi"/>
        </w:rPr>
        <w:t xml:space="preserve"> </w:t>
      </w:r>
      <w:r w:rsidRPr="00407B32">
        <w:rPr>
          <w:rFonts w:cstheme="minorHAnsi"/>
        </w:rPr>
        <w:t>BOC U.S. Branches and BOC CUSO.</w:t>
      </w:r>
      <w:r w:rsidRPr="00EA6591">
        <w:rPr>
          <w:rFonts w:cstheme="minorHAnsi"/>
        </w:rPr>
        <w:t xml:space="preserve"> </w:t>
      </w:r>
    </w:p>
    <w:p w14:paraId="5289A71E" w14:textId="2A8F6050" w:rsidR="00877E13" w:rsidRPr="00EA6591" w:rsidRDefault="00BE6323" w:rsidP="00877E13">
      <w:pPr>
        <w:rPr>
          <w:rFonts w:cstheme="minorHAnsi"/>
        </w:rPr>
      </w:pPr>
      <w:r w:rsidRPr="00EA6591">
        <w:rPr>
          <w:rFonts w:cstheme="minorHAnsi"/>
          <w:i/>
        </w:rPr>
        <w:fldChar w:fldCharType="begin"/>
      </w:r>
      <w:r w:rsidRPr="00EA6591">
        <w:rPr>
          <w:rFonts w:cstheme="minorHAnsi"/>
          <w:i/>
        </w:rPr>
        <w:instrText xml:space="preserve"> REF _Ref25254062 \h  \* MERGEFORMAT </w:instrText>
      </w:r>
      <w:r w:rsidRPr="00EA6591">
        <w:rPr>
          <w:rFonts w:cstheme="minorHAnsi"/>
          <w:i/>
        </w:rPr>
      </w:r>
      <w:r w:rsidRPr="00EA6591">
        <w:rPr>
          <w:rFonts w:cstheme="minorHAnsi"/>
          <w:i/>
        </w:rPr>
        <w:fldChar w:fldCharType="separate"/>
      </w:r>
      <w:r w:rsidR="000777B4" w:rsidRPr="000777B4">
        <w:rPr>
          <w:rFonts w:cstheme="minorHAnsi"/>
          <w:i/>
        </w:rPr>
        <w:t xml:space="preserve">Table </w:t>
      </w:r>
      <w:r w:rsidR="000777B4" w:rsidRPr="000777B4">
        <w:rPr>
          <w:rFonts w:cstheme="minorHAnsi"/>
          <w:i/>
          <w:noProof/>
        </w:rPr>
        <w:t>57</w:t>
      </w:r>
      <w:r w:rsidR="000777B4" w:rsidRPr="000777B4">
        <w:rPr>
          <w:rFonts w:cstheme="minorHAnsi"/>
          <w:i/>
        </w:rPr>
        <w:t>: Other BOC U.S. Entities and Assets</w:t>
      </w:r>
      <w:r w:rsidRPr="00EA6591">
        <w:rPr>
          <w:rFonts w:cstheme="minorHAnsi"/>
          <w:i/>
        </w:rPr>
        <w:fldChar w:fldCharType="end"/>
      </w:r>
      <w:r w:rsidRPr="00EA6591">
        <w:rPr>
          <w:rFonts w:cstheme="minorHAnsi"/>
        </w:rPr>
        <w:t xml:space="preserve"> </w:t>
      </w:r>
      <w:r w:rsidR="00877E13" w:rsidRPr="00EA6591">
        <w:rPr>
          <w:rFonts w:cstheme="minorHAnsi"/>
        </w:rPr>
        <w:t>details the entities included in BOC CUSO.</w:t>
      </w:r>
      <w:r w:rsidR="005420E7" w:rsidRPr="00EA6591">
        <w:rPr>
          <w:rFonts w:cstheme="minorHAnsi"/>
        </w:rPr>
        <w:t xml:space="preserve"> </w:t>
      </w:r>
      <w:r w:rsidR="00877E13" w:rsidRPr="00EA6591">
        <w:rPr>
          <w:rFonts w:cstheme="minorHAnsi"/>
        </w:rPr>
        <w:t>In addition to the BOC U.S. Branches, BOC CUSO is comprised of the following entities: BOC Aviation (USA) Corporation (“BOCA”), 7 Bryant Park Owner LLC, and BOC International (USA) Holdings.</w:t>
      </w:r>
    </w:p>
    <w:p w14:paraId="380C0D89" w14:textId="09ABD66E" w:rsidR="00BE6323" w:rsidRPr="00EA6591" w:rsidRDefault="00BE6323" w:rsidP="00BE6323">
      <w:pPr>
        <w:pStyle w:val="Caption"/>
        <w:keepNext/>
        <w:rPr>
          <w:rFonts w:cstheme="minorHAnsi"/>
        </w:rPr>
      </w:pPr>
      <w:bookmarkStart w:id="124" w:name="_Ref25254212"/>
      <w:bookmarkStart w:id="125" w:name="_Ref25254062"/>
      <w:r w:rsidRPr="00EA6591">
        <w:rPr>
          <w:rFonts w:cstheme="minorHAnsi"/>
        </w:rPr>
        <w:t xml:space="preserve">Table </w:t>
      </w:r>
      <w:r w:rsidR="00E71395" w:rsidRPr="00EA6591">
        <w:rPr>
          <w:rFonts w:cstheme="minorHAnsi"/>
        </w:rPr>
        <w:fldChar w:fldCharType="begin"/>
      </w:r>
      <w:r w:rsidR="00E71395" w:rsidRPr="00EA6591">
        <w:rPr>
          <w:rFonts w:cstheme="minorHAnsi"/>
        </w:rPr>
        <w:instrText xml:space="preserve"> SEQ Table \* ARABIC </w:instrText>
      </w:r>
      <w:r w:rsidR="00E71395" w:rsidRPr="00EA6591">
        <w:rPr>
          <w:rFonts w:cstheme="minorHAnsi"/>
        </w:rPr>
        <w:fldChar w:fldCharType="separate"/>
      </w:r>
      <w:r w:rsidR="000777B4">
        <w:rPr>
          <w:rFonts w:cstheme="minorHAnsi"/>
          <w:noProof/>
        </w:rPr>
        <w:t>57</w:t>
      </w:r>
      <w:r w:rsidR="00E71395" w:rsidRPr="00EA6591">
        <w:rPr>
          <w:rFonts w:cstheme="minorHAnsi"/>
          <w:noProof/>
        </w:rPr>
        <w:fldChar w:fldCharType="end"/>
      </w:r>
      <w:bookmarkEnd w:id="124"/>
      <w:r w:rsidRPr="00EA6591">
        <w:rPr>
          <w:rFonts w:cstheme="minorHAnsi"/>
        </w:rPr>
        <w:t>: Other BOC U.S. Entities and Assets</w:t>
      </w:r>
      <w:bookmarkEnd w:id="125"/>
    </w:p>
    <w:tbl>
      <w:tblPr>
        <w:tblStyle w:val="GridTable1Light"/>
        <w:tblpPr w:leftFromText="180" w:rightFromText="180" w:vertAnchor="text" w:tblpY="1"/>
        <w:tblW w:w="10368" w:type="dxa"/>
        <w:tblLook w:val="0420" w:firstRow="1" w:lastRow="0" w:firstColumn="0" w:lastColumn="0" w:noHBand="0" w:noVBand="1"/>
      </w:tblPr>
      <w:tblGrid>
        <w:gridCol w:w="4320"/>
        <w:gridCol w:w="3024"/>
        <w:gridCol w:w="3024"/>
      </w:tblGrid>
      <w:tr w:rsidR="00C33677" w:rsidRPr="00EA6591" w14:paraId="526D0E7C" w14:textId="77777777" w:rsidTr="00C33677">
        <w:trPr>
          <w:cnfStyle w:val="100000000000" w:firstRow="1" w:lastRow="0" w:firstColumn="0" w:lastColumn="0" w:oddVBand="0" w:evenVBand="0" w:oddHBand="0" w:evenHBand="0" w:firstRowFirstColumn="0" w:firstRowLastColumn="0" w:lastRowFirstColumn="0" w:lastRowLastColumn="0"/>
          <w:trHeight w:val="707"/>
        </w:trPr>
        <w:tc>
          <w:tcPr>
            <w:tcW w:w="4320" w:type="dxa"/>
            <w:vAlign w:val="center"/>
            <w:hideMark/>
          </w:tcPr>
          <w:p w14:paraId="469E63D6" w14:textId="77777777" w:rsidR="00C33677" w:rsidRPr="00EA6591" w:rsidRDefault="00C33677" w:rsidP="00C33677">
            <w:pPr>
              <w:jc w:val="center"/>
              <w:rPr>
                <w:rFonts w:eastAsia="Times New Roman" w:cstheme="minorHAnsi"/>
                <w:bCs w:val="0"/>
                <w:color w:val="000000"/>
              </w:rPr>
            </w:pPr>
            <w:r w:rsidRPr="00EA6591">
              <w:rPr>
                <w:rFonts w:eastAsia="Times New Roman" w:cstheme="minorHAnsi"/>
                <w:bCs w:val="0"/>
                <w:color w:val="000000"/>
              </w:rPr>
              <w:t>BOC Combined U.S. Operations</w:t>
            </w:r>
          </w:p>
        </w:tc>
        <w:tc>
          <w:tcPr>
            <w:tcW w:w="3024" w:type="dxa"/>
            <w:vAlign w:val="center"/>
            <w:hideMark/>
          </w:tcPr>
          <w:p w14:paraId="4568DBFD" w14:textId="186D2069" w:rsidR="00C33677" w:rsidRPr="00EA6591" w:rsidRDefault="00C33677" w:rsidP="00C33677">
            <w:pPr>
              <w:jc w:val="center"/>
              <w:rPr>
                <w:rFonts w:eastAsia="Times New Roman" w:cstheme="minorHAnsi"/>
                <w:bCs w:val="0"/>
                <w:color w:val="000000"/>
              </w:rPr>
            </w:pPr>
            <w:r w:rsidRPr="00EA6591">
              <w:rPr>
                <w:rFonts w:eastAsia="Times New Roman" w:cstheme="minorHAnsi"/>
                <w:bCs w:val="0"/>
                <w:color w:val="000000"/>
              </w:rPr>
              <w:t>Total Assets as of 11/30/2018 (USD MM)</w:t>
            </w:r>
          </w:p>
        </w:tc>
        <w:tc>
          <w:tcPr>
            <w:tcW w:w="3024" w:type="dxa"/>
            <w:vAlign w:val="center"/>
            <w:hideMark/>
          </w:tcPr>
          <w:p w14:paraId="62CC4B2E" w14:textId="2DCD32D1" w:rsidR="00C33677" w:rsidRPr="00EA6591" w:rsidRDefault="00C33677" w:rsidP="00C33677">
            <w:pPr>
              <w:jc w:val="center"/>
              <w:rPr>
                <w:rFonts w:eastAsia="Times New Roman" w:cstheme="minorHAnsi"/>
                <w:bCs w:val="0"/>
                <w:color w:val="000000"/>
              </w:rPr>
            </w:pPr>
            <w:r w:rsidRPr="00EA6591">
              <w:rPr>
                <w:rFonts w:eastAsia="Times New Roman" w:cstheme="minorHAnsi"/>
                <w:bCs w:val="0"/>
                <w:color w:val="000000"/>
              </w:rPr>
              <w:t>Percentage of BOC CUSO Total Assets</w:t>
            </w:r>
          </w:p>
        </w:tc>
      </w:tr>
      <w:tr w:rsidR="00C33677" w:rsidRPr="00EA6591" w14:paraId="4F712B34" w14:textId="77777777" w:rsidTr="00C33677">
        <w:trPr>
          <w:trHeight w:val="288"/>
        </w:trPr>
        <w:tc>
          <w:tcPr>
            <w:tcW w:w="4320" w:type="dxa"/>
            <w:vAlign w:val="center"/>
            <w:hideMark/>
          </w:tcPr>
          <w:p w14:paraId="3CD17EAB" w14:textId="77777777" w:rsidR="00C33677" w:rsidRPr="00EA6591" w:rsidRDefault="00C33677" w:rsidP="00C33677">
            <w:pPr>
              <w:jc w:val="center"/>
              <w:rPr>
                <w:rFonts w:eastAsia="Times New Roman" w:cstheme="minorHAnsi"/>
                <w:color w:val="000000"/>
              </w:rPr>
            </w:pPr>
            <w:r w:rsidRPr="00EA6591">
              <w:rPr>
                <w:rFonts w:eastAsia="Times New Roman" w:cstheme="minorHAnsi"/>
                <w:color w:val="000000"/>
              </w:rPr>
              <w:t>BOC U.S. Branches</w:t>
            </w:r>
          </w:p>
        </w:tc>
        <w:tc>
          <w:tcPr>
            <w:tcW w:w="3024" w:type="dxa"/>
            <w:noWrap/>
            <w:vAlign w:val="center"/>
            <w:hideMark/>
          </w:tcPr>
          <w:p w14:paraId="4BF534DF" w14:textId="77777777" w:rsidR="00C33677" w:rsidRPr="00EA6591" w:rsidRDefault="00C33677" w:rsidP="00C33677">
            <w:pPr>
              <w:jc w:val="right"/>
              <w:rPr>
                <w:rFonts w:eastAsia="Times New Roman" w:cstheme="minorHAnsi"/>
                <w:color w:val="000000"/>
              </w:rPr>
            </w:pPr>
            <w:r w:rsidRPr="00EA6591">
              <w:rPr>
                <w:rFonts w:eastAsia="Times New Roman" w:cstheme="minorHAnsi"/>
                <w:color w:val="000000"/>
              </w:rPr>
              <w:t>57,664.9</w:t>
            </w:r>
          </w:p>
        </w:tc>
        <w:tc>
          <w:tcPr>
            <w:tcW w:w="3024" w:type="dxa"/>
            <w:noWrap/>
            <w:vAlign w:val="center"/>
            <w:hideMark/>
          </w:tcPr>
          <w:p w14:paraId="18FA252F" w14:textId="77777777" w:rsidR="00C33677" w:rsidRPr="00EA6591" w:rsidRDefault="00C33677" w:rsidP="00C33677">
            <w:pPr>
              <w:jc w:val="center"/>
              <w:rPr>
                <w:rFonts w:eastAsia="Times New Roman" w:cstheme="minorHAnsi"/>
                <w:color w:val="000000"/>
              </w:rPr>
            </w:pPr>
            <w:r w:rsidRPr="00EA6591">
              <w:rPr>
                <w:rFonts w:eastAsia="Times New Roman" w:cstheme="minorHAnsi"/>
                <w:color w:val="000000"/>
              </w:rPr>
              <w:t>96.4%</w:t>
            </w:r>
          </w:p>
        </w:tc>
      </w:tr>
      <w:tr w:rsidR="00C33677" w:rsidRPr="00EA6591" w14:paraId="758D1068" w14:textId="77777777" w:rsidTr="00C33677">
        <w:trPr>
          <w:trHeight w:val="288"/>
        </w:trPr>
        <w:tc>
          <w:tcPr>
            <w:tcW w:w="4320" w:type="dxa"/>
            <w:vAlign w:val="center"/>
            <w:hideMark/>
          </w:tcPr>
          <w:p w14:paraId="43934D65" w14:textId="77777777" w:rsidR="00C33677" w:rsidRPr="00EA6591" w:rsidRDefault="00C33677" w:rsidP="00C33677">
            <w:pPr>
              <w:jc w:val="center"/>
              <w:rPr>
                <w:rFonts w:eastAsia="Times New Roman" w:cstheme="minorHAnsi"/>
                <w:color w:val="000000"/>
              </w:rPr>
            </w:pPr>
            <w:r w:rsidRPr="00EA6591">
              <w:rPr>
                <w:rFonts w:eastAsia="Times New Roman" w:cstheme="minorHAnsi"/>
                <w:color w:val="000000"/>
              </w:rPr>
              <w:t>BOC Aviation (USA) Corporation (BOCA)</w:t>
            </w:r>
          </w:p>
        </w:tc>
        <w:tc>
          <w:tcPr>
            <w:tcW w:w="3024" w:type="dxa"/>
            <w:noWrap/>
            <w:vAlign w:val="center"/>
            <w:hideMark/>
          </w:tcPr>
          <w:p w14:paraId="050CFDED" w14:textId="77777777" w:rsidR="00C33677" w:rsidRPr="00EA6591" w:rsidRDefault="00C33677" w:rsidP="00C33677">
            <w:pPr>
              <w:jc w:val="right"/>
              <w:rPr>
                <w:rFonts w:eastAsia="Times New Roman" w:cstheme="minorHAnsi"/>
                <w:color w:val="000000"/>
              </w:rPr>
            </w:pPr>
            <w:r w:rsidRPr="00EA6591">
              <w:rPr>
                <w:rFonts w:eastAsia="Times New Roman" w:cstheme="minorHAnsi"/>
                <w:color w:val="000000"/>
              </w:rPr>
              <w:t>1,499.9</w:t>
            </w:r>
          </w:p>
        </w:tc>
        <w:tc>
          <w:tcPr>
            <w:tcW w:w="3024" w:type="dxa"/>
            <w:noWrap/>
            <w:vAlign w:val="center"/>
            <w:hideMark/>
          </w:tcPr>
          <w:p w14:paraId="5E762598" w14:textId="77777777" w:rsidR="00C33677" w:rsidRPr="00EA6591" w:rsidRDefault="00C33677" w:rsidP="00C33677">
            <w:pPr>
              <w:jc w:val="center"/>
              <w:rPr>
                <w:rFonts w:eastAsia="Times New Roman" w:cstheme="minorHAnsi"/>
                <w:color w:val="000000"/>
              </w:rPr>
            </w:pPr>
            <w:r w:rsidRPr="00EA6591">
              <w:rPr>
                <w:rFonts w:eastAsia="Times New Roman" w:cstheme="minorHAnsi"/>
                <w:color w:val="000000"/>
              </w:rPr>
              <w:t>2.4%</w:t>
            </w:r>
          </w:p>
        </w:tc>
      </w:tr>
      <w:tr w:rsidR="00C33677" w:rsidRPr="00EA6591" w14:paraId="7A5193D3" w14:textId="77777777" w:rsidTr="00C33677">
        <w:trPr>
          <w:trHeight w:val="288"/>
        </w:trPr>
        <w:tc>
          <w:tcPr>
            <w:tcW w:w="4320" w:type="dxa"/>
            <w:vAlign w:val="center"/>
            <w:hideMark/>
          </w:tcPr>
          <w:p w14:paraId="3FBB5DF7" w14:textId="77777777" w:rsidR="00C33677" w:rsidRPr="00EA6591" w:rsidRDefault="00C33677" w:rsidP="00C33677">
            <w:pPr>
              <w:jc w:val="center"/>
              <w:rPr>
                <w:rFonts w:eastAsia="Times New Roman" w:cstheme="minorHAnsi"/>
                <w:color w:val="000000"/>
              </w:rPr>
            </w:pPr>
            <w:r w:rsidRPr="00EA6591">
              <w:rPr>
                <w:rFonts w:eastAsia="Times New Roman" w:cstheme="minorHAnsi"/>
                <w:color w:val="000000"/>
              </w:rPr>
              <w:t>7 Bryant Park LLC (7BP)</w:t>
            </w:r>
          </w:p>
        </w:tc>
        <w:tc>
          <w:tcPr>
            <w:tcW w:w="3024" w:type="dxa"/>
            <w:noWrap/>
            <w:vAlign w:val="center"/>
            <w:hideMark/>
          </w:tcPr>
          <w:p w14:paraId="1210B40F" w14:textId="77777777" w:rsidR="00C33677" w:rsidRPr="00EA6591" w:rsidRDefault="00C33677" w:rsidP="00C33677">
            <w:pPr>
              <w:jc w:val="right"/>
              <w:rPr>
                <w:rFonts w:eastAsia="Times New Roman" w:cstheme="minorHAnsi"/>
                <w:color w:val="000000"/>
              </w:rPr>
            </w:pPr>
            <w:r w:rsidRPr="00EA6591">
              <w:rPr>
                <w:rFonts w:eastAsia="Times New Roman" w:cstheme="minorHAnsi"/>
                <w:color w:val="000000"/>
              </w:rPr>
              <w:t>678.6</w:t>
            </w:r>
          </w:p>
        </w:tc>
        <w:tc>
          <w:tcPr>
            <w:tcW w:w="3024" w:type="dxa"/>
            <w:noWrap/>
            <w:vAlign w:val="center"/>
            <w:hideMark/>
          </w:tcPr>
          <w:p w14:paraId="25D8696F" w14:textId="77777777" w:rsidR="00C33677" w:rsidRPr="00EA6591" w:rsidRDefault="00C33677" w:rsidP="00C33677">
            <w:pPr>
              <w:jc w:val="center"/>
              <w:rPr>
                <w:rFonts w:eastAsia="Times New Roman" w:cstheme="minorHAnsi"/>
                <w:color w:val="000000"/>
              </w:rPr>
            </w:pPr>
            <w:r w:rsidRPr="00EA6591">
              <w:rPr>
                <w:rFonts w:eastAsia="Times New Roman" w:cstheme="minorHAnsi"/>
                <w:color w:val="000000"/>
              </w:rPr>
              <w:t>1.1%</w:t>
            </w:r>
          </w:p>
        </w:tc>
      </w:tr>
      <w:tr w:rsidR="00C33677" w:rsidRPr="00EA6591" w14:paraId="633B084E" w14:textId="77777777" w:rsidTr="00C33677">
        <w:trPr>
          <w:trHeight w:val="288"/>
        </w:trPr>
        <w:tc>
          <w:tcPr>
            <w:tcW w:w="4320" w:type="dxa"/>
            <w:vAlign w:val="center"/>
            <w:hideMark/>
          </w:tcPr>
          <w:p w14:paraId="26A0F0F4" w14:textId="77777777" w:rsidR="00C33677" w:rsidRPr="00EA6591" w:rsidRDefault="00C33677" w:rsidP="00C33677">
            <w:pPr>
              <w:jc w:val="center"/>
              <w:rPr>
                <w:rFonts w:eastAsia="Times New Roman" w:cstheme="minorHAnsi"/>
                <w:color w:val="000000"/>
              </w:rPr>
            </w:pPr>
            <w:r w:rsidRPr="00EA6591">
              <w:rPr>
                <w:rFonts w:eastAsia="Times New Roman" w:cstheme="minorHAnsi"/>
                <w:color w:val="000000"/>
              </w:rPr>
              <w:t>BOC International (USA) Holdings</w:t>
            </w:r>
          </w:p>
        </w:tc>
        <w:tc>
          <w:tcPr>
            <w:tcW w:w="3024" w:type="dxa"/>
            <w:noWrap/>
            <w:vAlign w:val="center"/>
            <w:hideMark/>
          </w:tcPr>
          <w:p w14:paraId="07487851" w14:textId="77777777" w:rsidR="00C33677" w:rsidRPr="00EA6591" w:rsidRDefault="00C33677" w:rsidP="00C33677">
            <w:pPr>
              <w:jc w:val="right"/>
              <w:rPr>
                <w:rFonts w:eastAsia="Times New Roman" w:cstheme="minorHAnsi"/>
                <w:color w:val="000000"/>
              </w:rPr>
            </w:pPr>
            <w:r w:rsidRPr="00EA6591">
              <w:rPr>
                <w:rFonts w:eastAsia="Times New Roman" w:cstheme="minorHAnsi"/>
                <w:color w:val="000000"/>
              </w:rPr>
              <w:t>29.0</w:t>
            </w:r>
          </w:p>
        </w:tc>
        <w:tc>
          <w:tcPr>
            <w:tcW w:w="3024" w:type="dxa"/>
            <w:noWrap/>
            <w:vAlign w:val="center"/>
            <w:hideMark/>
          </w:tcPr>
          <w:p w14:paraId="023C6D55" w14:textId="77777777" w:rsidR="00C33677" w:rsidRPr="00EA6591" w:rsidRDefault="00C33677" w:rsidP="00C33677">
            <w:pPr>
              <w:jc w:val="center"/>
              <w:rPr>
                <w:rFonts w:eastAsia="Times New Roman" w:cstheme="minorHAnsi"/>
                <w:color w:val="000000"/>
              </w:rPr>
            </w:pPr>
            <w:r w:rsidRPr="00EA6591">
              <w:rPr>
                <w:rFonts w:eastAsia="Times New Roman" w:cstheme="minorHAnsi"/>
                <w:color w:val="000000"/>
              </w:rPr>
              <w:t>0.05%</w:t>
            </w:r>
          </w:p>
        </w:tc>
      </w:tr>
    </w:tbl>
    <w:p w14:paraId="207440BD" w14:textId="6CDFD2AF" w:rsidR="00BE6323" w:rsidRPr="00EA6591" w:rsidRDefault="00BE6323" w:rsidP="00BE6323">
      <w:pPr>
        <w:rPr>
          <w:rFonts w:cstheme="minorHAnsi"/>
        </w:rPr>
      </w:pPr>
      <w:r w:rsidRPr="00EA6591">
        <w:rPr>
          <w:rFonts w:cstheme="minorHAnsi"/>
        </w:rPr>
        <w:t>As shown in</w:t>
      </w:r>
      <w:r w:rsidR="0077058F" w:rsidRPr="00EA6591">
        <w:rPr>
          <w:rFonts w:cstheme="minorHAnsi"/>
        </w:rPr>
        <w:t xml:space="preserve"> </w:t>
      </w:r>
      <w:r w:rsidR="0077058F" w:rsidRPr="00EA6591">
        <w:rPr>
          <w:rFonts w:cstheme="minorHAnsi"/>
          <w:i/>
        </w:rPr>
        <w:fldChar w:fldCharType="begin"/>
      </w:r>
      <w:r w:rsidR="0077058F" w:rsidRPr="00EA6591">
        <w:rPr>
          <w:rFonts w:cstheme="minorHAnsi"/>
          <w:i/>
        </w:rPr>
        <w:instrText xml:space="preserve"> REF _Ref25254212 \h  \* MERGEFORMAT </w:instrText>
      </w:r>
      <w:r w:rsidR="0077058F" w:rsidRPr="00EA6591">
        <w:rPr>
          <w:rFonts w:cstheme="minorHAnsi"/>
          <w:i/>
        </w:rPr>
      </w:r>
      <w:r w:rsidR="0077058F" w:rsidRPr="00EA6591">
        <w:rPr>
          <w:rFonts w:cstheme="minorHAnsi"/>
          <w:i/>
        </w:rPr>
        <w:fldChar w:fldCharType="separate"/>
      </w:r>
      <w:r w:rsidR="000777B4" w:rsidRPr="000777B4">
        <w:rPr>
          <w:rFonts w:cstheme="minorHAnsi"/>
          <w:i/>
        </w:rPr>
        <w:t xml:space="preserve">Table </w:t>
      </w:r>
      <w:r w:rsidR="000777B4" w:rsidRPr="000777B4">
        <w:rPr>
          <w:rFonts w:cstheme="minorHAnsi"/>
          <w:i/>
          <w:noProof/>
        </w:rPr>
        <w:t>57</w:t>
      </w:r>
      <w:r w:rsidR="0077058F" w:rsidRPr="00EA6591">
        <w:rPr>
          <w:rFonts w:cstheme="minorHAnsi"/>
          <w:i/>
        </w:rPr>
        <w:fldChar w:fldCharType="end"/>
      </w:r>
      <w:r w:rsidR="0077058F" w:rsidRPr="00EA6591">
        <w:rPr>
          <w:rFonts w:cstheme="minorHAnsi"/>
        </w:rPr>
        <w:t>, as of Nov 30</w:t>
      </w:r>
      <w:r w:rsidRPr="00EA6591">
        <w:rPr>
          <w:rFonts w:cstheme="minorHAnsi"/>
        </w:rPr>
        <w:t>, 2018, BOC U.S. Branches represented 97% of consolidated U.S. assets.</w:t>
      </w:r>
      <w:r w:rsidR="005420E7" w:rsidRPr="00EA6591">
        <w:rPr>
          <w:rFonts w:cstheme="minorHAnsi"/>
        </w:rPr>
        <w:t xml:space="preserve"> </w:t>
      </w:r>
      <w:r w:rsidRPr="00EA6591">
        <w:rPr>
          <w:rFonts w:cstheme="minorHAnsi"/>
        </w:rPr>
        <w:t>The CUSO affiliates represented the remaining 3% of assets.</w:t>
      </w:r>
      <w:r w:rsidR="005420E7" w:rsidRPr="00EA6591">
        <w:rPr>
          <w:rFonts w:cstheme="minorHAnsi"/>
        </w:rPr>
        <w:t xml:space="preserve"> </w:t>
      </w:r>
      <w:r w:rsidRPr="00EA6591">
        <w:rPr>
          <w:rFonts w:cstheme="minorHAnsi"/>
        </w:rPr>
        <w:t>BOC does not currently operate any agencies in the U.S.</w:t>
      </w:r>
    </w:p>
    <w:p w14:paraId="26E449BC" w14:textId="77777777" w:rsidR="00BE6323" w:rsidRPr="00EA6591" w:rsidRDefault="00BE6323" w:rsidP="00BE6323">
      <w:pPr>
        <w:rPr>
          <w:rFonts w:cstheme="minorHAnsi"/>
        </w:rPr>
      </w:pPr>
      <w:r w:rsidRPr="00EA6591">
        <w:rPr>
          <w:rFonts w:cstheme="minorHAnsi"/>
        </w:rPr>
        <w:t xml:space="preserve">BOC International (USA) Holdings Consolidated is composed of two entities: BOC International (USA) Inc. (“BOCI USA”) and BOCI Commodities and Futures USA LLC (“BOCI CFUS”). </w:t>
      </w:r>
    </w:p>
    <w:p w14:paraId="1EED782E" w14:textId="1C548E65" w:rsidR="00BE6323" w:rsidRPr="00EA6591" w:rsidRDefault="00BE6323" w:rsidP="00C70DDF">
      <w:pPr>
        <w:pStyle w:val="Heading5"/>
        <w:numPr>
          <w:ilvl w:val="0"/>
          <w:numId w:val="8"/>
        </w:numPr>
      </w:pPr>
      <w:r w:rsidRPr="00EA6591">
        <w:t>BOC Aviation (USA) Corporation</w:t>
      </w:r>
    </w:p>
    <w:p w14:paraId="1728501C" w14:textId="3480FEB6" w:rsidR="00BE6323" w:rsidRPr="00EA6591" w:rsidRDefault="00BE6323" w:rsidP="00BE6323">
      <w:pPr>
        <w:rPr>
          <w:rFonts w:cstheme="minorHAnsi"/>
        </w:rPr>
      </w:pPr>
      <w:r w:rsidRPr="00EA6591">
        <w:rPr>
          <w:rFonts w:cstheme="minorHAnsi"/>
        </w:rPr>
        <w:t xml:space="preserve">BOCA Aviation (USA) Corporation (“BOCA”) is a </w:t>
      </w:r>
      <w:r w:rsidR="00495B06" w:rsidRPr="00EA6591">
        <w:rPr>
          <w:rFonts w:cstheme="minorHAnsi"/>
        </w:rPr>
        <w:t>wholly owned</w:t>
      </w:r>
      <w:r w:rsidRPr="00EA6591">
        <w:rPr>
          <w:rFonts w:cstheme="minorHAnsi"/>
        </w:rPr>
        <w:t xml:space="preserve"> subsidiary of BOC Aviation, based in Singapore.</w:t>
      </w:r>
      <w:r w:rsidR="005420E7" w:rsidRPr="00EA6591">
        <w:rPr>
          <w:rFonts w:cstheme="minorHAnsi"/>
        </w:rPr>
        <w:t xml:space="preserve"> </w:t>
      </w:r>
      <w:r w:rsidRPr="00EA6591">
        <w:rPr>
          <w:rFonts w:cstheme="minorHAnsi"/>
        </w:rPr>
        <w:t>BOC Aviation is a leading global aircraft operating leasing company and the largest aircraft operating leasing company headquartered in Asia, as measured by the value of owned aircraft. The portfolio of owned aircraft has an average age of fewer than four years, weighted by net book value. BOC Aviation has entered into long-term leases for its aircraft, with a weighted average remaining lease term on the owned portfolio of more than seven years.</w:t>
      </w:r>
    </w:p>
    <w:p w14:paraId="0095FC05" w14:textId="0584912B" w:rsidR="00BE6323" w:rsidRPr="00EA6591" w:rsidRDefault="00BE6323" w:rsidP="00BE6323">
      <w:pPr>
        <w:rPr>
          <w:rFonts w:cstheme="minorHAnsi"/>
        </w:rPr>
      </w:pPr>
      <w:r w:rsidRPr="00EA6591">
        <w:rPr>
          <w:rFonts w:cstheme="minorHAnsi"/>
        </w:rPr>
        <w:t>The principal activity of BOCA is leasing of aircraft. Debt accounts comprise loans and borrowings and finance lease payables. BOCA does not engage in any external funding activity -- BOCA borrows from BOC Aviation exclusively for any funding needs.</w:t>
      </w:r>
      <w:r w:rsidR="005420E7" w:rsidRPr="00EA6591">
        <w:rPr>
          <w:rFonts w:cstheme="minorHAnsi"/>
        </w:rPr>
        <w:t xml:space="preserve"> </w:t>
      </w:r>
      <w:r w:rsidRPr="00EA6591">
        <w:rPr>
          <w:rFonts w:cstheme="minorHAnsi"/>
        </w:rPr>
        <w:t>The funding maturity profile of BOCA borrowings from BOC Aviation is set to match the lease maturity profile in order to maintain a matched book.</w:t>
      </w:r>
      <w:r w:rsidR="005420E7" w:rsidRPr="00EA6591">
        <w:rPr>
          <w:rFonts w:cstheme="minorHAnsi"/>
        </w:rPr>
        <w:t xml:space="preserve"> </w:t>
      </w:r>
      <w:r w:rsidRPr="00EA6591">
        <w:rPr>
          <w:rFonts w:cstheme="minorHAnsi"/>
        </w:rPr>
        <w:t xml:space="preserve">BOCA does not have any off-balance sheet exposure. </w:t>
      </w:r>
    </w:p>
    <w:p w14:paraId="14F207FD" w14:textId="0AF55566" w:rsidR="00BE6323" w:rsidRPr="00EA6591" w:rsidRDefault="00BE6323" w:rsidP="00BE6323">
      <w:pPr>
        <w:rPr>
          <w:rFonts w:cstheme="minorHAnsi"/>
        </w:rPr>
      </w:pPr>
      <w:r w:rsidRPr="00EA6591">
        <w:rPr>
          <w:rFonts w:cstheme="minorHAnsi"/>
        </w:rPr>
        <w:t xml:space="preserve">BOC has determined that BOCA, due to its immateriality and minimal liquidity risk profile, </w:t>
      </w:r>
      <w:r w:rsidR="00495B06" w:rsidRPr="00EA6591">
        <w:rPr>
          <w:rFonts w:cstheme="minorHAnsi"/>
        </w:rPr>
        <w:t>should be</w:t>
      </w:r>
      <w:r w:rsidRPr="00EA6591">
        <w:rPr>
          <w:rFonts w:cstheme="minorHAnsi"/>
        </w:rPr>
        <w:t xml:space="preserve"> excluded from CUSO liquidity stress tests.</w:t>
      </w:r>
    </w:p>
    <w:p w14:paraId="592D6494" w14:textId="68C9E072" w:rsidR="00BE6323" w:rsidRPr="00EA6591" w:rsidRDefault="00BE6323" w:rsidP="00C70DDF">
      <w:pPr>
        <w:pStyle w:val="Heading5"/>
        <w:numPr>
          <w:ilvl w:val="0"/>
          <w:numId w:val="8"/>
        </w:numPr>
      </w:pPr>
      <w:r w:rsidRPr="00EA6591">
        <w:t>Bryant Park Owner LLC</w:t>
      </w:r>
    </w:p>
    <w:p w14:paraId="3D7863BC" w14:textId="2B835C4F" w:rsidR="00BE6323" w:rsidRPr="00EA6591" w:rsidRDefault="00BE6323" w:rsidP="00BE6323">
      <w:pPr>
        <w:rPr>
          <w:rFonts w:cstheme="minorHAnsi"/>
        </w:rPr>
      </w:pPr>
      <w:r w:rsidRPr="00EA6591">
        <w:rPr>
          <w:rFonts w:cstheme="minorHAnsi"/>
        </w:rPr>
        <w:t xml:space="preserve">7 Bryant Park Owner LLC (“7BP”) was incorporated in New York as a Limited Liability Company, and a subsidiary of Bank of China Group Investment Limited, a Hong Kong-based entity. The entity </w:t>
      </w:r>
      <w:r w:rsidR="00495B06" w:rsidRPr="00EA6591">
        <w:rPr>
          <w:rFonts w:cstheme="minorHAnsi"/>
        </w:rPr>
        <w:t>takes</w:t>
      </w:r>
      <w:r w:rsidRPr="00EA6591">
        <w:rPr>
          <w:rFonts w:cstheme="minorHAnsi"/>
        </w:rPr>
        <w:t xml:space="preserve"> ownership of a commercial real estate building located at 7 Bryant Park in New York Ci</w:t>
      </w:r>
      <w:r w:rsidR="00495B06" w:rsidRPr="00EA6591">
        <w:rPr>
          <w:rFonts w:cstheme="minorHAnsi"/>
        </w:rPr>
        <w:t>ty. The building was purchased at price of</w:t>
      </w:r>
      <w:r w:rsidRPr="00EA6591">
        <w:rPr>
          <w:rFonts w:cstheme="minorHAnsi"/>
        </w:rPr>
        <w:t xml:space="preserve"> $600 million in 2015.</w:t>
      </w:r>
      <w:r w:rsidR="005420E7" w:rsidRPr="00EA6591">
        <w:rPr>
          <w:rFonts w:cstheme="minorHAnsi"/>
        </w:rPr>
        <w:t xml:space="preserve"> </w:t>
      </w:r>
      <w:r w:rsidRPr="00EA6591">
        <w:rPr>
          <w:rFonts w:cstheme="minorHAnsi"/>
        </w:rPr>
        <w:t xml:space="preserve">BOC </w:t>
      </w:r>
      <w:r w:rsidR="00495B06" w:rsidRPr="00EA6591">
        <w:rPr>
          <w:rFonts w:cstheme="minorHAnsi"/>
        </w:rPr>
        <w:t>occupies</w:t>
      </w:r>
      <w:r w:rsidRPr="00EA6591">
        <w:rPr>
          <w:rFonts w:cstheme="minorHAnsi"/>
        </w:rPr>
        <w:t xml:space="preserve"> 40% of the available office space and lease</w:t>
      </w:r>
      <w:r w:rsidR="00495B06" w:rsidRPr="00EA6591">
        <w:rPr>
          <w:rFonts w:cstheme="minorHAnsi"/>
        </w:rPr>
        <w:t>s</w:t>
      </w:r>
      <w:r w:rsidRPr="00EA6591">
        <w:rPr>
          <w:rFonts w:cstheme="minorHAnsi"/>
        </w:rPr>
        <w:t xml:space="preserve"> the other 60% to </w:t>
      </w:r>
      <w:r w:rsidR="00495B06" w:rsidRPr="00EA6591">
        <w:rPr>
          <w:rFonts w:cstheme="minorHAnsi"/>
        </w:rPr>
        <w:t xml:space="preserve">third parties. </w:t>
      </w:r>
      <w:r w:rsidRPr="00EA6591">
        <w:rPr>
          <w:rFonts w:cstheme="minorHAnsi"/>
        </w:rPr>
        <w:t>7 BP will act as the vehicle to collect and account for the revenue derived from leasing activities. 7BP funding profile comprises equity and a $369.1 million, non-callable, amortizing loan maturing</w:t>
      </w:r>
      <w:r w:rsidR="00495B06" w:rsidRPr="00EA6591">
        <w:rPr>
          <w:rFonts w:cstheme="minorHAnsi"/>
        </w:rPr>
        <w:t xml:space="preserve"> on</w:t>
      </w:r>
      <w:r w:rsidRPr="00EA6591">
        <w:rPr>
          <w:rFonts w:cstheme="minorHAnsi"/>
        </w:rPr>
        <w:t xml:space="preserve"> December 31, 2026.</w:t>
      </w:r>
    </w:p>
    <w:p w14:paraId="4E96FCE9" w14:textId="77777777" w:rsidR="00BE6323" w:rsidRPr="00EA6591" w:rsidRDefault="00BE6323" w:rsidP="00BE6323">
      <w:pPr>
        <w:rPr>
          <w:rFonts w:cstheme="minorHAnsi"/>
        </w:rPr>
      </w:pPr>
      <w:r w:rsidRPr="00EA6591">
        <w:rPr>
          <w:rFonts w:cstheme="minorHAnsi"/>
        </w:rPr>
        <w:t>BOC has determined that 7BP, due to its immateriality and low liquidity risk profile, should be excluded from CUSO liquidity stress tests.</w:t>
      </w:r>
    </w:p>
    <w:p w14:paraId="117159C7" w14:textId="437989D3" w:rsidR="00BE6323" w:rsidRPr="00EA6591" w:rsidRDefault="00BE6323" w:rsidP="00C70DDF">
      <w:pPr>
        <w:pStyle w:val="Heading5"/>
        <w:numPr>
          <w:ilvl w:val="0"/>
          <w:numId w:val="8"/>
        </w:numPr>
      </w:pPr>
      <w:r w:rsidRPr="00EA6591">
        <w:t>BOC International (USA) Inc.</w:t>
      </w:r>
    </w:p>
    <w:p w14:paraId="448DE6AF" w14:textId="62211BA7" w:rsidR="00BE6323" w:rsidRPr="00EA6591" w:rsidRDefault="00BE6323" w:rsidP="00BE6323">
      <w:pPr>
        <w:rPr>
          <w:rFonts w:cstheme="minorHAnsi"/>
        </w:rPr>
      </w:pPr>
      <w:r w:rsidRPr="00EA6591">
        <w:rPr>
          <w:rFonts w:cstheme="minorHAnsi"/>
        </w:rPr>
        <w:t>BOC International (USA) Inc. (“BOCI USA”) is a Delaware-incorporated entity that is a wholly-owned subsidiary of BOCI. BOCI USA is registered as a broker-dealer with the Securities and Exchange Commission and is regulated by the Financial Industry Regulatory Authority (“FINRA”). BOCI USA acts as a broker-dealer specializing in conducting transactions for U.S. based institutional clients, purchasing securities in the Hong Kong and Mainland China securities markets. BOCI also provides brokerage services, connecting institutional investors in North America with entities in Hong Kong and Mainland China.</w:t>
      </w:r>
      <w:r w:rsidR="005420E7" w:rsidRPr="00EA6591">
        <w:rPr>
          <w:rFonts w:cstheme="minorHAnsi"/>
        </w:rPr>
        <w:t xml:space="preserve"> </w:t>
      </w:r>
    </w:p>
    <w:p w14:paraId="12D794AE" w14:textId="77777777" w:rsidR="00BE6323" w:rsidRPr="00EA6591" w:rsidRDefault="00BE6323" w:rsidP="00BE6323">
      <w:pPr>
        <w:rPr>
          <w:rFonts w:cstheme="minorHAnsi"/>
        </w:rPr>
      </w:pPr>
      <w:r w:rsidRPr="00EA6591">
        <w:rPr>
          <w:rFonts w:cstheme="minorHAnsi"/>
        </w:rPr>
        <w:t>BOC has determined that BOCI USA, with total assets of $24.5 million, is immaterial and should be excluded from CUSO liquidity stress tests.</w:t>
      </w:r>
    </w:p>
    <w:p w14:paraId="736F872A" w14:textId="58946534" w:rsidR="00BE6323" w:rsidRPr="00EA6591" w:rsidRDefault="00BE6323" w:rsidP="00C70DDF">
      <w:pPr>
        <w:pStyle w:val="Heading5"/>
        <w:numPr>
          <w:ilvl w:val="0"/>
          <w:numId w:val="8"/>
        </w:numPr>
      </w:pPr>
      <w:r w:rsidRPr="00EA6591">
        <w:t>BOCI Commodities &amp; Futures (USA) LLC</w:t>
      </w:r>
    </w:p>
    <w:p w14:paraId="18A139B1" w14:textId="63E5B38B" w:rsidR="00BE6323" w:rsidRPr="00EA6591" w:rsidRDefault="00BE6323" w:rsidP="00BE6323">
      <w:pPr>
        <w:rPr>
          <w:rFonts w:cstheme="minorHAnsi"/>
        </w:rPr>
      </w:pPr>
      <w:r w:rsidRPr="00EA6591">
        <w:rPr>
          <w:rFonts w:cstheme="minorHAnsi"/>
        </w:rPr>
        <w:t xml:space="preserve">BOCI Commodities &amp; Futures (USA) LLC (“BOCI CFUS”) is a limited liability company incorporated in Delaware. The company is a </w:t>
      </w:r>
      <w:r w:rsidR="00495B06" w:rsidRPr="00EA6591">
        <w:rPr>
          <w:rFonts w:cstheme="minorHAnsi"/>
        </w:rPr>
        <w:t>wholly owned</w:t>
      </w:r>
      <w:r w:rsidRPr="00EA6591">
        <w:rPr>
          <w:rFonts w:cstheme="minorHAnsi"/>
        </w:rPr>
        <w:t xml:space="preserve"> subsidiary of BOCI. BOCI CFUS’ primary business is acting as an agent in the trading of futures and options contracts. </w:t>
      </w:r>
    </w:p>
    <w:p w14:paraId="7C2EF046" w14:textId="08F5070C" w:rsidR="00BE6323" w:rsidRPr="00EA6591" w:rsidRDefault="00BE6323" w:rsidP="00BE6323">
      <w:pPr>
        <w:rPr>
          <w:rFonts w:cstheme="minorHAnsi"/>
        </w:rPr>
      </w:pPr>
      <w:r w:rsidRPr="00EA6591">
        <w:rPr>
          <w:rFonts w:cstheme="minorHAnsi"/>
        </w:rPr>
        <w:t xml:space="preserve">BOCI CFUS is registered and regulated as a Futures Commission Merchant (“FCM”) by the Commodity Futures Trading Commission (“CFTC”) and BOCI CFUS’ commodities and futures activities are subject to regulation and oversight by the CFTC and the Chicago Mercantile Exchange (“CME”) Group-owned exchanges. BOCI CFUS is a member in good standing of the National Futures Association and the CME Group. As a clearing member of the CME Group, BOCI CFUS must meet certain capital requirements and is responsible for the financial performance of all transactions executed by </w:t>
      </w:r>
      <w:r w:rsidR="00495B06" w:rsidRPr="00EA6591">
        <w:rPr>
          <w:rFonts w:cstheme="minorHAnsi"/>
        </w:rPr>
        <w:t>BOCI CFUS</w:t>
      </w:r>
      <w:r w:rsidRPr="00EA6591">
        <w:rPr>
          <w:rFonts w:cstheme="minorHAnsi"/>
        </w:rPr>
        <w:t xml:space="preserve"> through the CME Group.</w:t>
      </w:r>
    </w:p>
    <w:p w14:paraId="2FC49761" w14:textId="77777777" w:rsidR="00BE6323" w:rsidRPr="00EA6591" w:rsidRDefault="00BE6323" w:rsidP="00BE6323">
      <w:pPr>
        <w:rPr>
          <w:rFonts w:cstheme="minorHAnsi"/>
          <w:u w:val="single"/>
        </w:rPr>
      </w:pPr>
      <w:r w:rsidRPr="00EA6591">
        <w:rPr>
          <w:rFonts w:cstheme="minorHAnsi"/>
          <w:u w:val="single"/>
        </w:rPr>
        <w:t>Existing Stress Test Methodology Description</w:t>
      </w:r>
    </w:p>
    <w:p w14:paraId="23F03816" w14:textId="77777777" w:rsidR="00BE6323" w:rsidRPr="00EA6591" w:rsidRDefault="00BE6323" w:rsidP="00BE6323">
      <w:pPr>
        <w:rPr>
          <w:rFonts w:cstheme="minorHAnsi"/>
        </w:rPr>
      </w:pPr>
      <w:r w:rsidRPr="00EA6591">
        <w:rPr>
          <w:rFonts w:cstheme="minorHAnsi"/>
        </w:rPr>
        <w:t xml:space="preserve">BOCI CFUS has developed a liquidity stress testing process based on CFTC regulatory guidance designed to measure its risk profile based on risk factors including credit risk, market risk and the availability of financing. The stress test enables the firm to assess whether BOCI CFUS has sufficient liquidity to survive in a stressed market scenario. </w:t>
      </w:r>
    </w:p>
    <w:p w14:paraId="51A46148" w14:textId="77777777" w:rsidR="00BE6323" w:rsidRPr="00EA6591" w:rsidRDefault="00BE6323" w:rsidP="00BE6323">
      <w:pPr>
        <w:rPr>
          <w:rFonts w:cstheme="minorHAnsi"/>
          <w:u w:val="single"/>
        </w:rPr>
      </w:pPr>
      <w:r w:rsidRPr="00EA6591">
        <w:rPr>
          <w:rFonts w:cstheme="minorHAnsi"/>
          <w:u w:val="single"/>
        </w:rPr>
        <w:t>Credit Risk</w:t>
      </w:r>
    </w:p>
    <w:p w14:paraId="2A34F753" w14:textId="77777777" w:rsidR="00BE6323" w:rsidRPr="00EA6591" w:rsidRDefault="00BE6323" w:rsidP="00BE6323">
      <w:pPr>
        <w:rPr>
          <w:rFonts w:cstheme="minorHAnsi"/>
        </w:rPr>
      </w:pPr>
      <w:r w:rsidRPr="00EA6591">
        <w:rPr>
          <w:rFonts w:cstheme="minorHAnsi"/>
        </w:rPr>
        <w:t>The credit risk that BOCI CFUS faces stems from the exposure to financial losses where a client default or fail to meet its financial obligations. BOCI CFUS has established a framework and process to measure, monitor and mitigate credit risk, in line with the wider credit risk framework set out by BOC International Holdings Limited (“BOCI HK Holdings”).</w:t>
      </w:r>
    </w:p>
    <w:p w14:paraId="4D0101C5" w14:textId="77777777" w:rsidR="00BE6323" w:rsidRPr="00EA6591" w:rsidRDefault="00BE6323" w:rsidP="00BE6323">
      <w:pPr>
        <w:rPr>
          <w:rFonts w:cstheme="minorHAnsi"/>
        </w:rPr>
      </w:pPr>
      <w:r w:rsidRPr="00EA6591">
        <w:rPr>
          <w:rFonts w:cstheme="minorHAnsi"/>
        </w:rPr>
        <w:t xml:space="preserve">Through the careful client vetting and ongoing due diligence combined with the daily margining of clients in relation to open positions held with the firm, BOCI CFUS seeks to keep any external client defaults to an absolute minimum. As such, the risk tolerance thresholds are maintained at their absolute minimum level. </w:t>
      </w:r>
    </w:p>
    <w:p w14:paraId="3AADBB82" w14:textId="77777777" w:rsidR="00BE6323" w:rsidRPr="00EA6591" w:rsidRDefault="00BE6323" w:rsidP="00BE6323">
      <w:pPr>
        <w:rPr>
          <w:rFonts w:cstheme="minorHAnsi"/>
          <w:u w:val="single"/>
        </w:rPr>
      </w:pPr>
      <w:r w:rsidRPr="00EA6591">
        <w:rPr>
          <w:rFonts w:cstheme="minorHAnsi"/>
          <w:u w:val="single"/>
        </w:rPr>
        <w:t>Market Risk</w:t>
      </w:r>
    </w:p>
    <w:p w14:paraId="35FF3502" w14:textId="77777777" w:rsidR="00BE6323" w:rsidRPr="00EA6591" w:rsidRDefault="00BE6323" w:rsidP="00BE6323">
      <w:pPr>
        <w:rPr>
          <w:rFonts w:cstheme="minorHAnsi"/>
        </w:rPr>
      </w:pPr>
      <w:r w:rsidRPr="00EA6591">
        <w:rPr>
          <w:rFonts w:cstheme="minorHAnsi"/>
        </w:rPr>
        <w:t xml:space="preserve">Market risk refers to loss resulting from market pressures or movements in market price. While BOCI CFUS does not perceive itself to have a market risk as per its internal definition of such risk, it does recognize that its client base is exposed to wider market risk factors. </w:t>
      </w:r>
    </w:p>
    <w:p w14:paraId="1AA14BD8" w14:textId="3D48AF46" w:rsidR="00BE6323" w:rsidRPr="00EA6591" w:rsidRDefault="00BE6323" w:rsidP="00BE6323">
      <w:pPr>
        <w:rPr>
          <w:rFonts w:cstheme="minorHAnsi"/>
        </w:rPr>
      </w:pPr>
      <w:r w:rsidRPr="00EA6591">
        <w:rPr>
          <w:rFonts w:cstheme="minorHAnsi"/>
        </w:rPr>
        <w:t>As such, under its overall credit risk framework, BOCI CFUS seeks to simulate market volatility as part of its process for weekly stress testing and measure this against BOCI HK Holdings’ allocated Economic Capital requirement for its Global Commodities Division (“GC”), of which BOCI CFUS is a member entity. This reflects the guarantee in place pledged to the CME by BOCI HK Holdings, guaranteeing BOCI CFUS’ clearing obligations to the exchange. Practically, BOC International Holdings Limited (HK) (“BOCI HK”), the Head Office of BOCI CFUS may not be able to provide intraday liquidity support because of the difference in tr</w:t>
      </w:r>
      <w:r w:rsidR="00D70AA0" w:rsidRPr="00EA6591">
        <w:rPr>
          <w:rFonts w:cstheme="minorHAnsi"/>
        </w:rPr>
        <w:t>ading hours.</w:t>
      </w:r>
      <w:r w:rsidR="005420E7" w:rsidRPr="00EA6591">
        <w:rPr>
          <w:rFonts w:cstheme="minorHAnsi"/>
        </w:rPr>
        <w:t xml:space="preserve"> </w:t>
      </w:r>
      <w:r w:rsidR="00D70AA0" w:rsidRPr="00EA6591">
        <w:rPr>
          <w:rFonts w:cstheme="minorHAnsi"/>
        </w:rPr>
        <w:t>As such, the $150 million</w:t>
      </w:r>
      <w:r w:rsidRPr="00EA6591">
        <w:rPr>
          <w:rFonts w:cstheme="minorHAnsi"/>
        </w:rPr>
        <w:t xml:space="preserve"> credit facility from BOCNY has been established that it could provide immediate funding in case of liquidity shortage. In the event that funding from the credit line was required overnight, BOCI HK provides BOCI CFUS with the necessary liquidity support as early as possible, so that BOCNY's credit line would be paid back down.</w:t>
      </w:r>
    </w:p>
    <w:p w14:paraId="38E76733" w14:textId="4F0152C8" w:rsidR="00BE6323" w:rsidRPr="00EA6591" w:rsidRDefault="00BE6323" w:rsidP="00BE6323">
      <w:pPr>
        <w:rPr>
          <w:rFonts w:cstheme="minorHAnsi"/>
        </w:rPr>
      </w:pPr>
      <w:r w:rsidRPr="00EA6591">
        <w:rPr>
          <w:rFonts w:cstheme="minorHAnsi"/>
        </w:rPr>
        <w:t>BOCI CFUS conducts weekly stress tests for external clients, which are aggregated across the portfolio and referenced against BOCI’s capital allocated to its GC business. Stress testing add-on factors for each client will be adjusted for any excess collateral held on account not used to cover margin requirements as well as any initial margin chargeable in excess of the exchange minimum, as per the latter’s prevailing Standard Port</w:t>
      </w:r>
      <w:r w:rsidR="0089685B" w:rsidRPr="00EA6591">
        <w:rPr>
          <w:rFonts w:cstheme="minorHAnsi"/>
        </w:rPr>
        <w:t>folio Analysis of Risk (“SPAN”)</w:t>
      </w:r>
      <w:r w:rsidR="0089685B" w:rsidRPr="00EA6591">
        <w:rPr>
          <w:rStyle w:val="FootnoteReference"/>
          <w:rFonts w:cstheme="minorHAnsi"/>
        </w:rPr>
        <w:footnoteReference w:id="13"/>
      </w:r>
      <w:r w:rsidRPr="00EA6591">
        <w:rPr>
          <w:rFonts w:cstheme="minorHAnsi"/>
        </w:rPr>
        <w:t xml:space="preserve"> rates.</w:t>
      </w:r>
    </w:p>
    <w:p w14:paraId="206EDF2E" w14:textId="77777777" w:rsidR="00BE6323" w:rsidRPr="00EA6591" w:rsidRDefault="00BE6323" w:rsidP="00BE6323">
      <w:pPr>
        <w:rPr>
          <w:rFonts w:cstheme="minorHAnsi"/>
          <w:u w:val="single"/>
        </w:rPr>
      </w:pPr>
      <w:r w:rsidRPr="00EA6591">
        <w:rPr>
          <w:rFonts w:cstheme="minorHAnsi"/>
          <w:u w:val="single"/>
        </w:rPr>
        <w:t>Settlement Risk</w:t>
      </w:r>
    </w:p>
    <w:p w14:paraId="58749E68" w14:textId="77777777" w:rsidR="00BE6323" w:rsidRPr="00EA6591" w:rsidRDefault="00BE6323" w:rsidP="00BE6323">
      <w:pPr>
        <w:rPr>
          <w:rFonts w:cstheme="minorHAnsi"/>
        </w:rPr>
      </w:pPr>
      <w:r w:rsidRPr="00EA6591">
        <w:rPr>
          <w:rFonts w:cstheme="minorHAnsi"/>
        </w:rPr>
        <w:t xml:space="preserve">In addition to credit and market risk, BOCI CFUS also faces certain settlement risks, which is the loss incurred by a client failing to fulfill a margin call, or perform any obligation when due. </w:t>
      </w:r>
    </w:p>
    <w:p w14:paraId="0CEDEC8D" w14:textId="77777777" w:rsidR="00BE6323" w:rsidRPr="00EA6591" w:rsidRDefault="00BE6323" w:rsidP="00BE6323">
      <w:pPr>
        <w:rPr>
          <w:rFonts w:cstheme="minorHAnsi"/>
        </w:rPr>
      </w:pPr>
      <w:r w:rsidRPr="00EA6591">
        <w:rPr>
          <w:rFonts w:cstheme="minorHAnsi"/>
        </w:rPr>
        <w:t xml:space="preserve">Mirroring the activity of the exchange, all clients are margined on a daily basis at least once with respect to any variation and initial margin liabilities incurred through their trading with BOCI CFUS. </w:t>
      </w:r>
    </w:p>
    <w:p w14:paraId="1E989EDD" w14:textId="77777777" w:rsidR="00BE6323" w:rsidRPr="00EA6591" w:rsidRDefault="00BE6323" w:rsidP="00BE6323">
      <w:pPr>
        <w:rPr>
          <w:rFonts w:cstheme="minorHAnsi"/>
        </w:rPr>
      </w:pPr>
      <w:r w:rsidRPr="00EA6591">
        <w:rPr>
          <w:rFonts w:cstheme="minorHAnsi"/>
        </w:rPr>
        <w:t xml:space="preserve">To measure the performance of clients’ meeting margin calls issued, BOCI CFUS performs a daily aged call analysis to immediately highlight any delays by clients in meeting their financial obligation. In addition to the delayed margin call handing procedure, BOCI CFUS actively records all instances where clients fail to meet margin calls within 24 hours. Given the time zone differences, such delays may occur. Although through proactive management of its client portfolio by all parts of the business, they are expected to be kept to a minimum; hence, BOCI CFUS deliberately set low credit risk tolerance limits, which remain in line with BOCI HK Holdings’ wider margin call practice and experience for its respective commodities business. </w:t>
      </w:r>
    </w:p>
    <w:p w14:paraId="60133C41" w14:textId="77777777" w:rsidR="00BE6323" w:rsidRPr="00EA6591" w:rsidRDefault="00BE6323" w:rsidP="00BE6323">
      <w:pPr>
        <w:rPr>
          <w:rFonts w:cstheme="minorHAnsi"/>
          <w:u w:val="single"/>
        </w:rPr>
      </w:pPr>
      <w:r w:rsidRPr="00EA6591">
        <w:rPr>
          <w:rFonts w:cstheme="minorHAnsi"/>
          <w:u w:val="single"/>
        </w:rPr>
        <w:t>Current Liquidity Stress Testing Assumption for BOCI CFUS</w:t>
      </w:r>
    </w:p>
    <w:p w14:paraId="32B9E4CB" w14:textId="2FBD9428" w:rsidR="005E39D9" w:rsidRPr="00EA6591" w:rsidRDefault="005E39D9" w:rsidP="00BE6323">
      <w:pPr>
        <w:rPr>
          <w:rFonts w:cstheme="minorHAnsi"/>
        </w:rPr>
      </w:pPr>
      <w:r w:rsidRPr="00EA6591">
        <w:rPr>
          <w:rFonts w:cstheme="minorHAnsi"/>
        </w:rPr>
        <w:t>According to the internal liquidity stress test conducted by BOCI, the worst-case</w:t>
      </w:r>
      <w:r w:rsidR="00F445F9" w:rsidRPr="00EA6591">
        <w:rPr>
          <w:rFonts w:cstheme="minorHAnsi"/>
        </w:rPr>
        <w:t xml:space="preserve"> net</w:t>
      </w:r>
      <w:r w:rsidRPr="00EA6591">
        <w:rPr>
          <w:rFonts w:cstheme="minorHAnsi"/>
        </w:rPr>
        <w:t xml:space="preserve"> cash outflow under a combined stress scenario is $150 million within one-month time horizon. </w:t>
      </w:r>
      <w:r w:rsidR="00F445F9" w:rsidRPr="00EA6591">
        <w:rPr>
          <w:rFonts w:cstheme="minorHAnsi"/>
        </w:rPr>
        <w:t>To cover such a cash flow gap</w:t>
      </w:r>
      <w:r w:rsidRPr="00EA6591">
        <w:rPr>
          <w:rFonts w:cstheme="minorHAnsi"/>
        </w:rPr>
        <w:t>, BOCNY committed a $150 million cr</w:t>
      </w:r>
      <w:r w:rsidR="00F445F9" w:rsidRPr="00EA6591">
        <w:rPr>
          <w:rFonts w:cstheme="minorHAnsi"/>
        </w:rPr>
        <w:t xml:space="preserve">edit line to BOCI and </w:t>
      </w:r>
      <w:r w:rsidRPr="00EA6591">
        <w:rPr>
          <w:rFonts w:cstheme="minorHAnsi"/>
        </w:rPr>
        <w:t>assumes that the $150 million committed line would be fully drawn on the first day under any type of stress scenario</w:t>
      </w:r>
      <w:r w:rsidR="00F445F9" w:rsidRPr="00EA6591">
        <w:rPr>
          <w:rFonts w:cstheme="minorHAnsi"/>
        </w:rPr>
        <w:t xml:space="preserve"> in CUSO level liquidity stress testing</w:t>
      </w:r>
      <w:r w:rsidRPr="00EA6591">
        <w:rPr>
          <w:rFonts w:cstheme="minorHAnsi"/>
        </w:rPr>
        <w:t>.</w:t>
      </w:r>
      <w:r w:rsidR="00F445F9" w:rsidRPr="00EA6591">
        <w:rPr>
          <w:rFonts w:cstheme="minorHAnsi"/>
        </w:rPr>
        <w:t xml:space="preserve"> Such assumption is considered adequately conservative.</w:t>
      </w:r>
    </w:p>
    <w:p w14:paraId="25AC007C" w14:textId="4214837B" w:rsidR="00C33677" w:rsidRPr="00EA6591" w:rsidRDefault="00BE6323" w:rsidP="00BE6323">
      <w:pPr>
        <w:rPr>
          <w:rFonts w:cstheme="minorHAnsi"/>
        </w:rPr>
      </w:pPr>
      <w:r w:rsidRPr="00EA6591">
        <w:rPr>
          <w:rFonts w:cstheme="minorHAnsi"/>
        </w:rPr>
        <w:t>The $150 million credit line was sized based on the history of margin calls with other clearing brokers as well as the projected volume for the next three years. BOCI CFUS will inform BOC TRY of any changes to the line of credit so changes will be reflected in the BOC CUSO stress tes</w:t>
      </w:r>
      <w:r w:rsidR="0089685B" w:rsidRPr="00EA6591">
        <w:rPr>
          <w:rFonts w:cstheme="minorHAnsi"/>
        </w:rPr>
        <w:t>t model and documented properly</w:t>
      </w:r>
      <w:r w:rsidR="00F51B4B" w:rsidRPr="00EA6591">
        <w:rPr>
          <w:rStyle w:val="FootnoteReference"/>
          <w:rFonts w:cstheme="minorHAnsi"/>
        </w:rPr>
        <w:footnoteReference w:id="14"/>
      </w:r>
      <w:r w:rsidRPr="00EA6591">
        <w:rPr>
          <w:rFonts w:cstheme="minorHAnsi"/>
        </w:rPr>
        <w:t>.</w:t>
      </w:r>
    </w:p>
    <w:p w14:paraId="26DDD29B" w14:textId="6A980E33" w:rsidR="0096484F" w:rsidRPr="00EA6591" w:rsidRDefault="003713C6" w:rsidP="00EA6591">
      <w:pPr>
        <w:pStyle w:val="Heading2"/>
      </w:pPr>
      <w:bookmarkStart w:id="126" w:name="_Ref25325100"/>
      <w:bookmarkStart w:id="127" w:name="_Toc62755003"/>
      <w:r w:rsidRPr="00EA6591">
        <w:t>Cash Flow Projection on</w:t>
      </w:r>
      <w:r w:rsidR="00331C99" w:rsidRPr="00EA6591">
        <w:t xml:space="preserve"> </w:t>
      </w:r>
      <w:r w:rsidRPr="00EA6591">
        <w:t>14-</w:t>
      </w:r>
      <w:r w:rsidR="0096484F" w:rsidRPr="00EA6591">
        <w:t>Day</w:t>
      </w:r>
      <w:r w:rsidRPr="00EA6591">
        <w:t xml:space="preserve"> Horizon</w:t>
      </w:r>
      <w:bookmarkEnd w:id="126"/>
      <w:bookmarkEnd w:id="127"/>
    </w:p>
    <w:p w14:paraId="26E559A7" w14:textId="6642B40B" w:rsidR="0096484F" w:rsidRPr="00EA6591" w:rsidRDefault="0096484F" w:rsidP="000F0B69">
      <w:pPr>
        <w:pStyle w:val="Heading3"/>
      </w:pPr>
      <w:r w:rsidRPr="00EA6591">
        <w:t>Background</w:t>
      </w:r>
    </w:p>
    <w:p w14:paraId="13AD28D3" w14:textId="2FDA7B51" w:rsidR="003713C6" w:rsidRPr="00EA6591" w:rsidRDefault="003713C6" w:rsidP="00E87911">
      <w:pPr>
        <w:rPr>
          <w:rFonts w:cstheme="minorHAnsi"/>
        </w:rPr>
      </w:pPr>
      <w:r w:rsidRPr="00EA6591">
        <w:rPr>
          <w:rFonts w:cstheme="minorHAnsi"/>
        </w:rPr>
        <w:t>The focus of the following sections will address §252.157 (c) (3) (ii)</w:t>
      </w:r>
      <w:r w:rsidR="00C30ED6">
        <w:rPr>
          <w:rFonts w:cstheme="minorHAnsi"/>
        </w:rPr>
        <w:t xml:space="preserve"> of Regulation YY </w:t>
      </w:r>
      <w:r w:rsidR="00C30ED6">
        <w:rPr>
          <w:rFonts w:cstheme="minorHAnsi"/>
        </w:rPr>
        <w:fldChar w:fldCharType="begin"/>
      </w:r>
      <w:r w:rsidR="00C30ED6">
        <w:rPr>
          <w:rFonts w:cstheme="minorHAnsi"/>
        </w:rPr>
        <w:instrText xml:space="preserve"> REF _Ref54119820 \r \h </w:instrText>
      </w:r>
      <w:r w:rsidR="00C30ED6">
        <w:rPr>
          <w:rFonts w:cstheme="minorHAnsi"/>
        </w:rPr>
      </w:r>
      <w:r w:rsidR="00C30ED6">
        <w:rPr>
          <w:rFonts w:cstheme="minorHAnsi"/>
        </w:rPr>
        <w:fldChar w:fldCharType="separate"/>
      </w:r>
      <w:r w:rsidR="000777B4">
        <w:rPr>
          <w:rFonts w:cstheme="minorHAnsi"/>
        </w:rPr>
        <w:t>[3]</w:t>
      </w:r>
      <w:r w:rsidR="00C30ED6">
        <w:rPr>
          <w:rFonts w:cstheme="minorHAnsi"/>
        </w:rPr>
        <w:fldChar w:fldCharType="end"/>
      </w:r>
      <w:r w:rsidRPr="00EA6591">
        <w:rPr>
          <w:rFonts w:cstheme="minorHAnsi"/>
        </w:rPr>
        <w:t xml:space="preserve">. This section of Regulation YY </w:t>
      </w:r>
      <w:r w:rsidR="005420E7" w:rsidRPr="00EA6591">
        <w:rPr>
          <w:rFonts w:cstheme="minorHAnsi"/>
        </w:rPr>
        <w:t xml:space="preserve">addresses the net stressed cash </w:t>
      </w:r>
      <w:r w:rsidRPr="00EA6591">
        <w:rPr>
          <w:rFonts w:cstheme="minorHAnsi"/>
        </w:rPr>
        <w:t>flow need</w:t>
      </w:r>
      <w:r w:rsidR="005420E7" w:rsidRPr="00EA6591">
        <w:rPr>
          <w:rFonts w:cstheme="minorHAnsi"/>
        </w:rPr>
        <w:t xml:space="preserve">s. </w:t>
      </w:r>
      <w:r w:rsidRPr="00EA6591">
        <w:rPr>
          <w:rFonts w:cstheme="minorHAnsi"/>
        </w:rPr>
        <w:t>The Bank’s net stressed cash-flow need is equal to the sum of its net external stressed cash-flow need and net internal stressed cash-flow need over the first 14-day time horizon.</w:t>
      </w:r>
      <w:r w:rsidR="005420E7" w:rsidRPr="00EA6591">
        <w:rPr>
          <w:rFonts w:cstheme="minorHAnsi"/>
        </w:rPr>
        <w:t xml:space="preserve"> </w:t>
      </w:r>
      <w:r w:rsidRPr="00EA6591">
        <w:rPr>
          <w:rFonts w:cstheme="minorHAnsi"/>
        </w:rPr>
        <w:t>The cash flows should be sufficiently granular to determine both internal and external inflows and outflows.</w:t>
      </w:r>
    </w:p>
    <w:p w14:paraId="47AD313C" w14:textId="73D00826" w:rsidR="0096484F" w:rsidRPr="00EA6591" w:rsidRDefault="0096484F" w:rsidP="000F0B69">
      <w:pPr>
        <w:pStyle w:val="Heading3"/>
      </w:pPr>
      <w:r w:rsidRPr="00EA6591">
        <w:t>Cash Flow Design</w:t>
      </w:r>
    </w:p>
    <w:p w14:paraId="12368012" w14:textId="1C5FDE76" w:rsidR="003713C6" w:rsidRPr="00EA6591" w:rsidRDefault="00C42310" w:rsidP="003713C6">
      <w:pPr>
        <w:rPr>
          <w:rFonts w:cstheme="minorHAnsi"/>
        </w:rPr>
      </w:pPr>
      <w:r w:rsidRPr="00EA6591">
        <w:rPr>
          <w:rFonts w:cstheme="minorHAnsi"/>
          <w:noProof/>
        </w:rPr>
        <mc:AlternateContent>
          <mc:Choice Requires="wpg">
            <w:drawing>
              <wp:anchor distT="0" distB="0" distL="114300" distR="114300" simplePos="0" relativeHeight="251658240" behindDoc="0" locked="0" layoutInCell="1" allowOverlap="1" wp14:anchorId="28CBB98A" wp14:editId="24E623EB">
                <wp:simplePos x="0" y="0"/>
                <wp:positionH relativeFrom="column">
                  <wp:posOffset>-85725</wp:posOffset>
                </wp:positionH>
                <wp:positionV relativeFrom="paragraph">
                  <wp:posOffset>503555</wp:posOffset>
                </wp:positionV>
                <wp:extent cx="6116955" cy="705485"/>
                <wp:effectExtent l="19050" t="0" r="17145" b="18415"/>
                <wp:wrapNone/>
                <wp:docPr id="2" name="Group 2"/>
                <wp:cNvGraphicFramePr/>
                <a:graphic xmlns:a="http://schemas.openxmlformats.org/drawingml/2006/main">
                  <a:graphicData uri="http://schemas.microsoft.com/office/word/2010/wordprocessingGroup">
                    <wpg:wgp>
                      <wpg:cNvGrpSpPr/>
                      <wpg:grpSpPr>
                        <a:xfrm>
                          <a:off x="0" y="0"/>
                          <a:ext cx="6116955" cy="705485"/>
                          <a:chOff x="0" y="0"/>
                          <a:chExt cx="6116955" cy="705485"/>
                        </a:xfrm>
                      </wpg:grpSpPr>
                      <wps:wsp>
                        <wps:cNvPr id="1044" name="Chevron 1044"/>
                        <wps:cNvSpPr/>
                        <wps:spPr>
                          <a:xfrm>
                            <a:off x="0" y="9525"/>
                            <a:ext cx="2059940" cy="687705"/>
                          </a:xfrm>
                          <a:prstGeom prst="chevron">
                            <a:avLst/>
                          </a:prstGeom>
                          <a:ln/>
                        </wps:spPr>
                        <wps:style>
                          <a:lnRef idx="2">
                            <a:schemeClr val="accent3"/>
                          </a:lnRef>
                          <a:fillRef idx="1">
                            <a:schemeClr val="lt1"/>
                          </a:fillRef>
                          <a:effectRef idx="0">
                            <a:schemeClr val="accent3"/>
                          </a:effectRef>
                          <a:fontRef idx="minor">
                            <a:schemeClr val="dk1"/>
                          </a:fontRef>
                        </wps:style>
                        <wps:txbx>
                          <w:txbxContent>
                            <w:p w14:paraId="3BF54B1A" w14:textId="2B9312BB" w:rsidR="000777B4" w:rsidRPr="003713C6" w:rsidRDefault="000777B4" w:rsidP="00C70DDF">
                              <w:pPr>
                                <w:pStyle w:val="ListParagraph"/>
                                <w:numPr>
                                  <w:ilvl w:val="0"/>
                                  <w:numId w:val="2"/>
                                </w:numPr>
                                <w:spacing w:line="276" w:lineRule="auto"/>
                                <w:rPr>
                                  <w:rFonts w:ascii="Times New Roman" w:hAnsi="Times New Roman" w:cs="Times New Roman"/>
                                  <w:sz w:val="20"/>
                                </w:rPr>
                              </w:pPr>
                              <w:r w:rsidRPr="003713C6">
                                <w:rPr>
                                  <w:rFonts w:ascii="Times New Roman" w:hAnsi="Times New Roman" w:cs="Times New Roman"/>
                                  <w:sz w:val="20"/>
                                </w:rPr>
                                <w:t>Cash Flow Projections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3" name="Chevron 1043"/>
                        <wps:cNvSpPr/>
                        <wps:spPr>
                          <a:xfrm>
                            <a:off x="2000250" y="0"/>
                            <a:ext cx="2094865" cy="705485"/>
                          </a:xfrm>
                          <a:prstGeom prst="chevron">
                            <a:avLst/>
                          </a:prstGeom>
                          <a:ln/>
                        </wps:spPr>
                        <wps:style>
                          <a:lnRef idx="2">
                            <a:schemeClr val="accent3"/>
                          </a:lnRef>
                          <a:fillRef idx="1">
                            <a:schemeClr val="lt1"/>
                          </a:fillRef>
                          <a:effectRef idx="0">
                            <a:schemeClr val="accent3"/>
                          </a:effectRef>
                          <a:fontRef idx="minor">
                            <a:schemeClr val="dk1"/>
                          </a:fontRef>
                        </wps:style>
                        <wps:txbx>
                          <w:txbxContent>
                            <w:p w14:paraId="59295880" w14:textId="77777777" w:rsidR="000777B4" w:rsidRPr="003713C6" w:rsidRDefault="000777B4" w:rsidP="00C70DDF">
                              <w:pPr>
                                <w:pStyle w:val="ListParagraph"/>
                                <w:numPr>
                                  <w:ilvl w:val="0"/>
                                  <w:numId w:val="1"/>
                                </w:numPr>
                                <w:spacing w:line="276" w:lineRule="auto"/>
                                <w:jc w:val="center"/>
                                <w:rPr>
                                  <w:rFonts w:ascii="Times New Roman" w:hAnsi="Times New Roman" w:cs="Times New Roman"/>
                                  <w:vanish/>
                                  <w:sz w:val="20"/>
                                </w:rPr>
                              </w:pPr>
                            </w:p>
                            <w:p w14:paraId="03654359" w14:textId="188D255C" w:rsidR="000777B4" w:rsidRPr="003713C6" w:rsidRDefault="000777B4" w:rsidP="00C70DDF">
                              <w:pPr>
                                <w:pStyle w:val="ListParagraph"/>
                                <w:numPr>
                                  <w:ilvl w:val="0"/>
                                  <w:numId w:val="1"/>
                                </w:numPr>
                                <w:spacing w:line="276" w:lineRule="auto"/>
                                <w:rPr>
                                  <w:rFonts w:ascii="Times New Roman" w:hAnsi="Times New Roman" w:cs="Times New Roman"/>
                                  <w:sz w:val="20"/>
                                </w:rPr>
                              </w:pPr>
                              <w:r>
                                <w:rPr>
                                  <w:rFonts w:ascii="Times New Roman" w:hAnsi="Times New Roman" w:cs="Times New Roman"/>
                                  <w:sz w:val="20"/>
                                </w:rPr>
                                <w:t xml:space="preserve"> Internal Stress </w:t>
                              </w:r>
                              <w:r w:rsidRPr="003713C6">
                                <w:rPr>
                                  <w:rFonts w:ascii="Times New Roman" w:hAnsi="Times New Roman" w:cs="Times New Roman"/>
                                  <w:sz w:val="20"/>
                                </w:rPr>
                                <w:t xml:space="preserve">Testing of Cash </w:t>
                              </w:r>
                              <w:r>
                                <w:rPr>
                                  <w:rFonts w:ascii="Times New Roman" w:hAnsi="Times New Roman" w:cs="Times New Roman"/>
                                  <w:sz w:val="20"/>
                                </w:rPr>
                                <w:t xml:space="preserve">Flow </w:t>
                              </w:r>
                              <w:r w:rsidRPr="003713C6">
                                <w:rPr>
                                  <w:rFonts w:ascii="Times New Roman" w:hAnsi="Times New Roman" w:cs="Times New Roman"/>
                                  <w:sz w:val="20"/>
                                </w:rPr>
                                <w:t>Projection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Chevron 1"/>
                        <wps:cNvSpPr/>
                        <wps:spPr>
                          <a:xfrm>
                            <a:off x="4010025" y="0"/>
                            <a:ext cx="2106930" cy="699770"/>
                          </a:xfrm>
                          <a:prstGeom prst="chevron">
                            <a:avLst/>
                          </a:prstGeom>
                          <a:ln/>
                        </wps:spPr>
                        <wps:style>
                          <a:lnRef idx="2">
                            <a:schemeClr val="accent3"/>
                          </a:lnRef>
                          <a:fillRef idx="1">
                            <a:schemeClr val="lt1"/>
                          </a:fillRef>
                          <a:effectRef idx="0">
                            <a:schemeClr val="accent3"/>
                          </a:effectRef>
                          <a:fontRef idx="minor">
                            <a:schemeClr val="dk1"/>
                          </a:fontRef>
                        </wps:style>
                        <wps:txbx>
                          <w:txbxContent>
                            <w:p w14:paraId="2B082F46" w14:textId="4FD3AB76" w:rsidR="000777B4" w:rsidRPr="003713C6" w:rsidRDefault="000777B4" w:rsidP="00C70DDF">
                              <w:pPr>
                                <w:pStyle w:val="ListParagraph"/>
                                <w:numPr>
                                  <w:ilvl w:val="0"/>
                                  <w:numId w:val="3"/>
                                </w:numPr>
                                <w:spacing w:line="276" w:lineRule="auto"/>
                                <w:rPr>
                                  <w:rFonts w:ascii="Times New Roman" w:hAnsi="Times New Roman" w:cs="Times New Roman"/>
                                  <w:sz w:val="20"/>
                                </w:rPr>
                              </w:pPr>
                              <w:r w:rsidRPr="003713C6">
                                <w:rPr>
                                  <w:rFonts w:ascii="Times New Roman" w:hAnsi="Times New Roman" w:cs="Times New Roman"/>
                                  <w:sz w:val="20"/>
                                </w:rPr>
                                <w:t>U.S. Liquidity Buffers Based on Stress Test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8CBB98A" id="Group 2" o:spid="_x0000_s1034" style="position:absolute;margin-left:-6.75pt;margin-top:39.65pt;width:481.65pt;height:55.55pt;z-index:251658240;mso-position-horizontal-relative:text;mso-position-vertical-relative:text" coordsize="61169,7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044" o:spid="_x0000_s1035" type="#_x0000_t55" style="position:absolute;top:95;width:20599;height:6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" adj="17994" fillcolor="white [3201]" strokecolor="#a5a5a5 [3206]" strokeweight="1pt">
                  <v:textbox>
                    <w:txbxContent>
                      <w:p w14:paraId="3BF54B1A" w14:textId="2B9312BB" w:rsidR="000777B4" w:rsidRPr="003713C6" w:rsidRDefault="000777B4" w:rsidP="00C70DDF">
                        <w:pPr>
                          <w:pStyle w:val="ListParagraph"/>
                          <w:numPr>
                            <w:ilvl w:val="0"/>
                            <w:numId w:val="2"/>
                          </w:numPr>
                          <w:spacing w:line="276" w:lineRule="auto"/>
                          <w:rPr>
                            <w:rFonts w:ascii="Times New Roman" w:hAnsi="Times New Roman" w:cs="Times New Roman"/>
                            <w:sz w:val="20"/>
                          </w:rPr>
                        </w:pPr>
                        <w:r w:rsidRPr="003713C6">
                          <w:rPr>
                            <w:rFonts w:ascii="Times New Roman" w:hAnsi="Times New Roman" w:cs="Times New Roman"/>
                            <w:sz w:val="20"/>
                          </w:rPr>
                          <w:t>Cash Flow Projections</w:t>
                        </w:r>
                      </w:p>
                    </w:txbxContent>
                  </v:textbox>
                </v:shape>
                <v:shape id="Chevron 1043" o:spid="_x0000_s1036" type="#_x0000_t55" style="position:absolute;left:20002;width:20949;height:7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" adj="17963" fillcolor="white [3201]" strokecolor="#a5a5a5 [3206]" strokeweight="1pt">
                  <v:textbox>
                    <w:txbxContent>
                      <w:p w14:paraId="59295880" w14:textId="77777777" w:rsidR="000777B4" w:rsidRPr="003713C6" w:rsidRDefault="000777B4" w:rsidP="00C70DDF">
                        <w:pPr>
                          <w:pStyle w:val="ListParagraph"/>
                          <w:numPr>
                            <w:ilvl w:val="0"/>
                            <w:numId w:val="1"/>
                          </w:numPr>
                          <w:spacing w:line="276" w:lineRule="auto"/>
                          <w:jc w:val="center"/>
                          <w:rPr>
                            <w:rFonts w:ascii="Times New Roman" w:hAnsi="Times New Roman" w:cs="Times New Roman"/>
                            <w:vanish/>
                            <w:sz w:val="20"/>
                          </w:rPr>
                        </w:pPr>
                      </w:p>
                      <w:p w14:paraId="03654359" w14:textId="188D255C" w:rsidR="000777B4" w:rsidRPr="003713C6" w:rsidRDefault="000777B4" w:rsidP="00C70DDF">
                        <w:pPr>
                          <w:pStyle w:val="ListParagraph"/>
                          <w:numPr>
                            <w:ilvl w:val="0"/>
                            <w:numId w:val="1"/>
                          </w:numPr>
                          <w:spacing w:line="276" w:lineRule="auto"/>
                          <w:rPr>
                            <w:rFonts w:ascii="Times New Roman" w:hAnsi="Times New Roman" w:cs="Times New Roman"/>
                            <w:sz w:val="20"/>
                          </w:rPr>
                        </w:pPr>
                        <w:r>
                          <w:rPr>
                            <w:rFonts w:ascii="Times New Roman" w:hAnsi="Times New Roman" w:cs="Times New Roman"/>
                            <w:sz w:val="20"/>
                          </w:rPr>
                          <w:t xml:space="preserve"> Internal Stress </w:t>
                        </w:r>
                        <w:r w:rsidRPr="003713C6">
                          <w:rPr>
                            <w:rFonts w:ascii="Times New Roman" w:hAnsi="Times New Roman" w:cs="Times New Roman"/>
                            <w:sz w:val="20"/>
                          </w:rPr>
                          <w:t xml:space="preserve">Testing of Cash </w:t>
                        </w:r>
                        <w:r>
                          <w:rPr>
                            <w:rFonts w:ascii="Times New Roman" w:hAnsi="Times New Roman" w:cs="Times New Roman"/>
                            <w:sz w:val="20"/>
                          </w:rPr>
                          <w:t xml:space="preserve">Flow </w:t>
                        </w:r>
                        <w:r w:rsidRPr="003713C6">
                          <w:rPr>
                            <w:rFonts w:ascii="Times New Roman" w:hAnsi="Times New Roman" w:cs="Times New Roman"/>
                            <w:sz w:val="20"/>
                          </w:rPr>
                          <w:t>Projection</w:t>
                        </w:r>
                      </w:p>
                    </w:txbxContent>
                  </v:textbox>
                </v:shape>
                <v:shape id="Chevron 1" o:spid="_x0000_s1037" type="#_x0000_t55" style="position:absolute;left:40100;width:21069;height:6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" adj="18013" fillcolor="white [3201]" strokecolor="#a5a5a5 [3206]" strokeweight="1pt">
                  <v:textbox>
                    <w:txbxContent>
                      <w:p w14:paraId="2B082F46" w14:textId="4FD3AB76" w:rsidR="000777B4" w:rsidRPr="003713C6" w:rsidRDefault="000777B4" w:rsidP="00C70DDF">
                        <w:pPr>
                          <w:pStyle w:val="ListParagraph"/>
                          <w:numPr>
                            <w:ilvl w:val="0"/>
                            <w:numId w:val="3"/>
                          </w:numPr>
                          <w:spacing w:line="276" w:lineRule="auto"/>
                          <w:rPr>
                            <w:rFonts w:ascii="Times New Roman" w:hAnsi="Times New Roman" w:cs="Times New Roman"/>
                            <w:sz w:val="20"/>
                          </w:rPr>
                        </w:pPr>
                        <w:r w:rsidRPr="003713C6">
                          <w:rPr>
                            <w:rFonts w:ascii="Times New Roman" w:hAnsi="Times New Roman" w:cs="Times New Roman"/>
                            <w:sz w:val="20"/>
                          </w:rPr>
                          <w:t>U.S. Liquidity Buffers Based on Stress Test Results</w:t>
                        </w:r>
                      </w:p>
                    </w:txbxContent>
                  </v:textbox>
                </v:shape>
              </v:group>
            </w:pict>
          </mc:Fallback>
        </mc:AlternateContent>
      </w:r>
      <w:r w:rsidR="003713C6" w:rsidRPr="00EA6591">
        <w:rPr>
          <w:rFonts w:cstheme="minorHAnsi"/>
        </w:rPr>
        <w:t>The EPS final rule prescribes a specific method for calculating the U.S liquidity buffers for an FBO’s U.S branches/agencies. A basic visual representation is exhibited below.</w:t>
      </w:r>
    </w:p>
    <w:p w14:paraId="4D3CFA84" w14:textId="5F90EB5B" w:rsidR="003713C6" w:rsidRPr="00EA6591" w:rsidRDefault="003713C6" w:rsidP="003713C6">
      <w:pPr>
        <w:rPr>
          <w:rFonts w:cstheme="minorHAnsi"/>
        </w:rPr>
      </w:pPr>
    </w:p>
    <w:p w14:paraId="0B979452" w14:textId="5904A52A" w:rsidR="003713C6" w:rsidRPr="00EA6591" w:rsidRDefault="003713C6" w:rsidP="003713C6">
      <w:pPr>
        <w:rPr>
          <w:rFonts w:cstheme="minorHAnsi"/>
        </w:rPr>
      </w:pPr>
    </w:p>
    <w:p w14:paraId="4CFE28DA" w14:textId="39D35A0F" w:rsidR="00E87911" w:rsidRPr="00EA6591" w:rsidRDefault="00E87911" w:rsidP="003713C6">
      <w:pPr>
        <w:rPr>
          <w:rFonts w:cstheme="minorHAnsi"/>
        </w:rPr>
      </w:pPr>
    </w:p>
    <w:p w14:paraId="503258D8" w14:textId="53A59324" w:rsidR="00CB6D9E" w:rsidRDefault="00CB6D9E" w:rsidP="00CB6D9E">
      <w:pPr>
        <w:pStyle w:val="Caption"/>
        <w:jc w:val="center"/>
        <w:rPr>
          <w:rFonts w:cstheme="minorHAnsi"/>
        </w:rPr>
      </w:pPr>
      <w:r w:rsidRPr="00EA6591">
        <w:rPr>
          <w:rFonts w:cstheme="minorHAnsi"/>
        </w:rPr>
        <w:t xml:space="preserve">Figure </w:t>
      </w:r>
      <w:r w:rsidRPr="00EA6591">
        <w:rPr>
          <w:rFonts w:cstheme="minorHAnsi"/>
        </w:rPr>
        <w:fldChar w:fldCharType="begin"/>
      </w:r>
      <w:r w:rsidRPr="00EA6591">
        <w:rPr>
          <w:rFonts w:cstheme="minorHAnsi"/>
        </w:rPr>
        <w:instrText xml:space="preserve"> SEQ Figure \* ARABIC </w:instrText>
      </w:r>
      <w:r w:rsidRPr="00EA6591">
        <w:rPr>
          <w:rFonts w:cstheme="minorHAnsi"/>
        </w:rPr>
        <w:fldChar w:fldCharType="separate"/>
      </w:r>
      <w:r w:rsidR="000777B4">
        <w:rPr>
          <w:rFonts w:cstheme="minorHAnsi"/>
          <w:noProof/>
        </w:rPr>
        <w:t>7</w:t>
      </w:r>
      <w:r w:rsidRPr="00EA6591">
        <w:rPr>
          <w:rFonts w:cstheme="minorHAnsi"/>
        </w:rPr>
        <w:fldChar w:fldCharType="end"/>
      </w:r>
      <w:r w:rsidRPr="00EA6591">
        <w:rPr>
          <w:rFonts w:cstheme="minorHAnsi"/>
        </w:rPr>
        <w:t xml:space="preserve">: </w:t>
      </w:r>
      <w:r>
        <w:t>Cash Flow Design</w:t>
      </w:r>
    </w:p>
    <w:p w14:paraId="40DC78F7" w14:textId="4D0B93CF" w:rsidR="00E87911" w:rsidRPr="00EA6591" w:rsidRDefault="00E87911" w:rsidP="00E87911">
      <w:pPr>
        <w:rPr>
          <w:rFonts w:cstheme="minorHAnsi"/>
        </w:rPr>
      </w:pPr>
      <w:r w:rsidRPr="00EA6591">
        <w:rPr>
          <w:rFonts w:cstheme="minorHAnsi"/>
        </w:rPr>
        <w:t>The Bank’s Front Line Unit (“FLU”), Treasury (“TRY”) developed daily cash flow needs which enhance the capability of meeting compliance requirements. The Bank modified the calculation template to demonstrate the bifur</w:t>
      </w:r>
      <w:r w:rsidR="005420E7" w:rsidRPr="00EA6591">
        <w:rPr>
          <w:rFonts w:cstheme="minorHAnsi"/>
        </w:rPr>
        <w:t>cation of internal and external</w:t>
      </w:r>
      <w:r w:rsidRPr="00EA6591">
        <w:rPr>
          <w:rFonts w:cstheme="minorHAnsi"/>
        </w:rPr>
        <w:t xml:space="preserve"> cash flows and performed a retrospective analysis to assess the impact.</w:t>
      </w:r>
    </w:p>
    <w:p w14:paraId="6519714C" w14:textId="6B628EF7" w:rsidR="00E87911" w:rsidRPr="00EA6591" w:rsidRDefault="00E87911" w:rsidP="00E87911">
      <w:pPr>
        <w:rPr>
          <w:rFonts w:cstheme="minorHAnsi"/>
        </w:rPr>
      </w:pPr>
      <w:r w:rsidRPr="00EA6591">
        <w:rPr>
          <w:rFonts w:cstheme="minorHAnsi"/>
        </w:rPr>
        <w:t xml:space="preserve">The Bank enhanced the calculation approach of </w:t>
      </w:r>
      <w:r w:rsidR="005420E7" w:rsidRPr="00EA6591">
        <w:rPr>
          <w:rFonts w:cstheme="minorHAnsi"/>
        </w:rPr>
        <w:t xml:space="preserve">net stressed cash flow needs </w:t>
      </w:r>
      <w:r w:rsidRPr="00EA6591">
        <w:rPr>
          <w:rFonts w:cstheme="minorHAnsi"/>
        </w:rPr>
        <w:t>by displaying detailed daily buckets over the first 14 days, which is the minimum liquidity buffer requirement of the 30-day planning horizon. This was performed with sufficient granularity that demonstrates the segregation between internal and external cash flow.</w:t>
      </w:r>
      <w:r w:rsidR="005420E7" w:rsidRPr="00EA6591">
        <w:rPr>
          <w:rFonts w:cstheme="minorHAnsi"/>
        </w:rPr>
        <w:t xml:space="preserve"> </w:t>
      </w:r>
    </w:p>
    <w:p w14:paraId="1C1C5B16" w14:textId="17B74E9B" w:rsidR="00E87911" w:rsidRPr="00EA6591" w:rsidRDefault="00E87911" w:rsidP="00E87911">
      <w:pPr>
        <w:rPr>
          <w:rFonts w:cstheme="minorHAnsi"/>
        </w:rPr>
      </w:pPr>
      <w:r w:rsidRPr="00EA6591">
        <w:rPr>
          <w:rFonts w:cstheme="minorHAnsi"/>
        </w:rPr>
        <w:t>As a control measure to ensure that the B</w:t>
      </w:r>
      <w:r w:rsidR="005420E7" w:rsidRPr="00EA6591">
        <w:rPr>
          <w:rFonts w:cstheme="minorHAnsi"/>
        </w:rPr>
        <w:t>ank’s stress test results are not</w:t>
      </w:r>
      <w:r w:rsidRPr="00EA6591">
        <w:rPr>
          <w:rFonts w:cstheme="minorHAnsi"/>
        </w:rPr>
        <w:t xml:space="preserve"> misstated by a lack of granularity, the Bank performed a retrospective analysis of the daily stressed cash-flow need utilizing data beginning June 30, 2016 (i.e., the first as of date for EPS compliance for the Bank) and assessed any material impact on the size of the liquidity buffer. The change in the approach and the results of the retrospective analysis is reviewed and validated by Independent Risk Management (“IRM”), i.e. the second line of defense functions, and is subject to appropriate levels of approval as stated i</w:t>
      </w:r>
      <w:r w:rsidR="005525E3" w:rsidRPr="00EA6591">
        <w:rPr>
          <w:rFonts w:cstheme="minorHAnsi"/>
        </w:rPr>
        <w:t>n the Bank’s relevant policies.</w:t>
      </w:r>
    </w:p>
    <w:p w14:paraId="5A46B545" w14:textId="06922080" w:rsidR="0096484F" w:rsidRPr="00EA6591" w:rsidRDefault="0096484F" w:rsidP="000F0B69">
      <w:pPr>
        <w:pStyle w:val="Heading3"/>
      </w:pPr>
      <w:r w:rsidRPr="00EA6591">
        <w:t>Forecasting Process/Approach</w:t>
      </w:r>
    </w:p>
    <w:p w14:paraId="34A54A29" w14:textId="3CA60464" w:rsidR="005525E3" w:rsidRPr="00EA6591" w:rsidRDefault="005525E3" w:rsidP="005525E3">
      <w:pPr>
        <w:rPr>
          <w:rFonts w:cstheme="minorHAnsi"/>
        </w:rPr>
      </w:pPr>
      <w:r w:rsidRPr="00EA6591">
        <w:rPr>
          <w:rFonts w:cstheme="minorHAnsi"/>
        </w:rPr>
        <w:t>The largest liability on the balance sheet is composed of Non-Maturing Deposits (“NMDs”).</w:t>
      </w:r>
      <w:r w:rsidR="005420E7" w:rsidRPr="00EA6591">
        <w:rPr>
          <w:rFonts w:cstheme="minorHAnsi"/>
        </w:rPr>
        <w:t xml:space="preserve"> </w:t>
      </w:r>
      <w:r w:rsidRPr="00EA6591">
        <w:rPr>
          <w:rFonts w:cstheme="minorHAnsi"/>
        </w:rPr>
        <w:t>The Bank considered the nature of its businesses and products to determine that a 2.75-year time horizon dating from January 2015 to August 31, 2017 was most relevant to conduct a benchmark analysis, given the historical daily NMD balance was most stable during this time.</w:t>
      </w:r>
      <w:r w:rsidR="00304ACA">
        <w:rPr>
          <w:rFonts w:cstheme="minorHAnsi"/>
        </w:rPr>
        <w:t xml:space="preserve"> </w:t>
      </w:r>
      <w:r w:rsidR="00304ACA">
        <w:rPr>
          <w:rFonts w:cstheme="minorHAnsi"/>
        </w:rPr>
        <w:fldChar w:fldCharType="begin"/>
      </w:r>
      <w:r w:rsidR="00304ACA">
        <w:rPr>
          <w:rFonts w:cstheme="minorHAnsi"/>
        </w:rPr>
        <w:instrText xml:space="preserve"> REF _Ref25156488 \r \h </w:instrText>
      </w:r>
      <w:r w:rsidR="00304ACA">
        <w:rPr>
          <w:rFonts w:cstheme="minorHAnsi"/>
        </w:rPr>
      </w:r>
      <w:r w:rsidR="00304ACA">
        <w:rPr>
          <w:rFonts w:cstheme="minorHAnsi"/>
        </w:rPr>
        <w:fldChar w:fldCharType="separate"/>
      </w:r>
      <w:r w:rsidR="000777B4">
        <w:rPr>
          <w:rFonts w:cstheme="minorHAnsi"/>
        </w:rPr>
        <w:t>[12]</w:t>
      </w:r>
      <w:r w:rsidR="00304ACA">
        <w:rPr>
          <w:rFonts w:cstheme="minorHAnsi"/>
        </w:rPr>
        <w:fldChar w:fldCharType="end"/>
      </w:r>
    </w:p>
    <w:p w14:paraId="441AE933" w14:textId="5DBCF103" w:rsidR="005525E3" w:rsidRPr="00EA6591" w:rsidRDefault="005525E3" w:rsidP="005525E3">
      <w:pPr>
        <w:rPr>
          <w:rFonts w:cstheme="minorHAnsi"/>
        </w:rPr>
      </w:pPr>
      <w:r w:rsidRPr="00EA6591">
        <w:rPr>
          <w:rFonts w:cstheme="minorHAnsi"/>
        </w:rPr>
        <w:t>The methodology in forecasting the d</w:t>
      </w:r>
      <w:r w:rsidR="00BE5F5D" w:rsidRPr="00EA6591">
        <w:rPr>
          <w:rFonts w:cstheme="minorHAnsi"/>
        </w:rPr>
        <w:t xml:space="preserve">aily cash flow has two phases. </w:t>
      </w:r>
      <w:r w:rsidRPr="00EA6591">
        <w:rPr>
          <w:rFonts w:cstheme="minorHAnsi"/>
        </w:rPr>
        <w:t>The first phase is the cumulative 14-day</w:t>
      </w:r>
      <w:r w:rsidR="00364298" w:rsidRPr="00EA6591">
        <w:rPr>
          <w:rFonts w:cstheme="minorHAnsi"/>
        </w:rPr>
        <w:t xml:space="preserve"> </w:t>
      </w:r>
      <w:r w:rsidR="002142E9" w:rsidRPr="00EA6591">
        <w:rPr>
          <w:rFonts w:cstheme="minorHAnsi"/>
        </w:rPr>
        <w:t>run-off</w:t>
      </w:r>
      <w:r w:rsidRPr="00EA6591">
        <w:rPr>
          <w:rFonts w:cstheme="minorHAnsi"/>
        </w:rPr>
        <w:t xml:space="preserve"> rate projection.</w:t>
      </w:r>
      <w:r w:rsidR="00364298" w:rsidRPr="00EA6591">
        <w:rPr>
          <w:rFonts w:cstheme="minorHAnsi"/>
        </w:rPr>
        <w:t xml:space="preserve"> </w:t>
      </w:r>
      <w:r w:rsidRPr="00EA6591">
        <w:rPr>
          <w:rFonts w:cstheme="minorHAnsi"/>
        </w:rPr>
        <w:t>The second phase, the cash inflows, and outflows are derived on a daily basis for up to 14 days.</w:t>
      </w:r>
      <w:r w:rsidR="005420E7" w:rsidRPr="00EA6591">
        <w:rPr>
          <w:rFonts w:cstheme="minorHAnsi"/>
        </w:rPr>
        <w:t xml:space="preserve"> </w:t>
      </w:r>
      <w:r w:rsidRPr="00EA6591">
        <w:rPr>
          <w:rFonts w:cstheme="minorHAnsi"/>
        </w:rPr>
        <w:t>The focus is on the second phase, i.e. the daily</w:t>
      </w:r>
      <w:r w:rsidR="00364298" w:rsidRPr="00EA6591">
        <w:rPr>
          <w:rFonts w:cstheme="minorHAnsi"/>
        </w:rPr>
        <w:t xml:space="preserve"> </w:t>
      </w:r>
      <w:r w:rsidR="002142E9" w:rsidRPr="00EA6591">
        <w:rPr>
          <w:rFonts w:cstheme="minorHAnsi"/>
        </w:rPr>
        <w:t>run-off</w:t>
      </w:r>
      <w:r w:rsidRPr="00EA6591">
        <w:rPr>
          <w:rFonts w:cstheme="minorHAnsi"/>
        </w:rPr>
        <w:t xml:space="preserve"> projection.</w:t>
      </w:r>
      <w:r w:rsidR="005420E7" w:rsidRPr="00EA6591">
        <w:rPr>
          <w:rFonts w:cstheme="minorHAnsi"/>
        </w:rPr>
        <w:t xml:space="preserve"> </w:t>
      </w:r>
      <w:r w:rsidRPr="00EA6591">
        <w:rPr>
          <w:rFonts w:cstheme="minorHAnsi"/>
        </w:rPr>
        <w:t xml:space="preserve">The </w:t>
      </w:r>
      <w:r w:rsidR="002142E9" w:rsidRPr="00EA6591">
        <w:rPr>
          <w:rFonts w:cstheme="minorHAnsi"/>
        </w:rPr>
        <w:t>run-off</w:t>
      </w:r>
      <w:r w:rsidRPr="00EA6591">
        <w:rPr>
          <w:rFonts w:cstheme="minorHAnsi"/>
        </w:rPr>
        <w:t xml:space="preserve"> (decay) value specifies how fast balances in fixed pools of existing accounts leave the balance sheet over time.</w:t>
      </w:r>
      <w:r w:rsidR="005420E7" w:rsidRPr="00EA6591">
        <w:rPr>
          <w:rFonts w:cstheme="minorHAnsi"/>
        </w:rPr>
        <w:t xml:space="preserve"> </w:t>
      </w:r>
    </w:p>
    <w:p w14:paraId="57712F5B" w14:textId="3FA1AD09" w:rsidR="005525E3" w:rsidRPr="00EA6591" w:rsidRDefault="005525E3" w:rsidP="005525E3">
      <w:pPr>
        <w:rPr>
          <w:rFonts w:cstheme="minorHAnsi"/>
        </w:rPr>
      </w:pPr>
      <w:r w:rsidRPr="00EA6591">
        <w:rPr>
          <w:rFonts w:cstheme="minorHAnsi"/>
        </w:rPr>
        <w:t>The Bank allocated the daily cash-f</w:t>
      </w:r>
      <w:r w:rsidR="00BE5F5D" w:rsidRPr="00EA6591">
        <w:rPr>
          <w:rFonts w:cstheme="minorHAnsi"/>
        </w:rPr>
        <w:t>low need for the first 14 days.</w:t>
      </w:r>
      <w:r w:rsidRPr="00EA6591">
        <w:rPr>
          <w:rFonts w:cstheme="minorHAnsi"/>
        </w:rPr>
        <w:t xml:space="preserve"> A benchmark analysis utilizing internal empirical data was conducted to ensure that the schedules are reasonably supported.</w:t>
      </w:r>
    </w:p>
    <w:p w14:paraId="2C328A21" w14:textId="17DE521F" w:rsidR="005525E3" w:rsidRPr="00EA6591" w:rsidRDefault="005525E3" w:rsidP="005525E3">
      <w:pPr>
        <w:rPr>
          <w:rFonts w:cstheme="minorHAnsi"/>
        </w:rPr>
      </w:pPr>
      <w:r w:rsidRPr="00EA6591">
        <w:rPr>
          <w:rFonts w:cstheme="minorHAnsi"/>
        </w:rPr>
        <w:t>Upon examining the nature of its businesses and products, and analyzing historical internal data, the Bank determined that a truncated linear approach best fit the current portfolio. The Bank recommended a projection proposal that used internal empirical data to benchmark against the approach.</w:t>
      </w:r>
      <w:r w:rsidR="005420E7" w:rsidRPr="00EA6591">
        <w:rPr>
          <w:rFonts w:cstheme="minorHAnsi"/>
        </w:rPr>
        <w:t xml:space="preserve"> </w:t>
      </w:r>
      <w:r w:rsidRPr="00EA6591">
        <w:rPr>
          <w:rFonts w:cstheme="minorHAnsi"/>
        </w:rPr>
        <w:t>In parallel, the Bank enhanced the LST calculation template to bifurcate the internal and external cash flows.</w:t>
      </w:r>
      <w:r w:rsidR="005420E7" w:rsidRPr="00EA6591">
        <w:rPr>
          <w:rFonts w:cstheme="minorHAnsi"/>
        </w:rPr>
        <w:t xml:space="preserve"> </w:t>
      </w:r>
      <w:r w:rsidRPr="00EA6591">
        <w:rPr>
          <w:rFonts w:cstheme="minorHAnsi"/>
        </w:rPr>
        <w:t>It then performed a retrospective analysis to assess the impact of this change, if any.</w:t>
      </w:r>
      <w:r w:rsidR="005420E7" w:rsidRPr="00EA6591">
        <w:rPr>
          <w:rFonts w:cstheme="minorHAnsi"/>
        </w:rPr>
        <w:t xml:space="preserve"> </w:t>
      </w:r>
      <w:r w:rsidRPr="00EA6591">
        <w:rPr>
          <w:rFonts w:cstheme="minorHAnsi"/>
        </w:rPr>
        <w:t>The analysis is included in the retrospective analysis section.</w:t>
      </w:r>
    </w:p>
    <w:p w14:paraId="299C0406" w14:textId="0D307CE2" w:rsidR="005525E3" w:rsidRPr="00EA6591" w:rsidRDefault="005525E3" w:rsidP="005525E3">
      <w:pPr>
        <w:rPr>
          <w:rFonts w:cstheme="minorHAnsi"/>
        </w:rPr>
      </w:pPr>
      <w:r w:rsidRPr="00EA6591">
        <w:rPr>
          <w:rFonts w:cstheme="minorHAnsi"/>
        </w:rPr>
        <w:t>The key assumptions of the forecasting process along with the analysis and research are discussed in the following two sections.</w:t>
      </w:r>
    </w:p>
    <w:p w14:paraId="65A4F62D" w14:textId="77013924" w:rsidR="0096484F" w:rsidRPr="00EA6591" w:rsidRDefault="0096484F" w:rsidP="000F0B69">
      <w:pPr>
        <w:pStyle w:val="Heading3"/>
      </w:pPr>
      <w:r w:rsidRPr="00EA6591">
        <w:t>Key Assumptions</w:t>
      </w:r>
    </w:p>
    <w:p w14:paraId="3F6BA657" w14:textId="419D44D6" w:rsidR="005525E3" w:rsidRPr="00EA6591" w:rsidRDefault="005525E3" w:rsidP="00C70DDF">
      <w:pPr>
        <w:pStyle w:val="ListParagraph"/>
        <w:numPr>
          <w:ilvl w:val="0"/>
          <w:numId w:val="5"/>
        </w:numPr>
        <w:contextualSpacing w:val="0"/>
        <w:rPr>
          <w:rFonts w:cstheme="minorHAnsi"/>
        </w:rPr>
      </w:pPr>
      <w:r w:rsidRPr="00EA6591">
        <w:rPr>
          <w:rFonts w:cstheme="minorHAnsi"/>
        </w:rPr>
        <w:t xml:space="preserve">The </w:t>
      </w:r>
      <w:r w:rsidR="00F863F3" w:rsidRPr="00EA6591">
        <w:rPr>
          <w:rFonts w:cstheme="minorHAnsi"/>
        </w:rPr>
        <w:t>run-off allocation discussed in this chapter</w:t>
      </w:r>
      <w:r w:rsidR="00A95250" w:rsidRPr="00EA6591">
        <w:rPr>
          <w:rFonts w:cstheme="minorHAnsi"/>
        </w:rPr>
        <w:t xml:space="preserve"> would only be applicable</w:t>
      </w:r>
      <w:r w:rsidRPr="00EA6591">
        <w:rPr>
          <w:rFonts w:cstheme="minorHAnsi"/>
        </w:rPr>
        <w:t xml:space="preserve"> to non-</w:t>
      </w:r>
      <w:r w:rsidR="00A95250" w:rsidRPr="00EA6591">
        <w:rPr>
          <w:rFonts w:cstheme="minorHAnsi"/>
        </w:rPr>
        <w:t>maturing deposits. For fixed-term deposits, ear</w:t>
      </w:r>
      <w:r w:rsidR="00F863F3" w:rsidRPr="00EA6591">
        <w:rPr>
          <w:rFonts w:cstheme="minorHAnsi"/>
        </w:rPr>
        <w:t xml:space="preserve">ly redemption rates would be applied to balances not yet reached maturity, while run-off rates specified in </w:t>
      </w:r>
      <w:r w:rsidR="00F863F3" w:rsidRPr="00EA6591">
        <w:rPr>
          <w:rFonts w:cstheme="minorHAnsi"/>
          <w:i/>
        </w:rPr>
        <w:fldChar w:fldCharType="begin"/>
      </w:r>
      <w:r w:rsidR="00F863F3" w:rsidRPr="00EA6591">
        <w:rPr>
          <w:rFonts w:cstheme="minorHAnsi"/>
          <w:i/>
        </w:rPr>
        <w:instrText xml:space="preserve"> REF _Ref27553583 \r \h  \* MERGEFORMAT </w:instrText>
      </w:r>
      <w:r w:rsidR="00F863F3" w:rsidRPr="00EA6591">
        <w:rPr>
          <w:rFonts w:cstheme="minorHAnsi"/>
          <w:i/>
        </w:rPr>
      </w:r>
      <w:r w:rsidR="00F863F3" w:rsidRPr="00EA6591">
        <w:rPr>
          <w:rFonts w:cstheme="minorHAnsi"/>
          <w:i/>
        </w:rPr>
        <w:fldChar w:fldCharType="separate"/>
      </w:r>
      <w:r w:rsidR="000777B4">
        <w:rPr>
          <w:rFonts w:cstheme="minorHAnsi"/>
          <w:i/>
        </w:rPr>
        <w:t>4.2</w:t>
      </w:r>
      <w:r w:rsidR="00F863F3" w:rsidRPr="00EA6591">
        <w:rPr>
          <w:rFonts w:cstheme="minorHAnsi"/>
          <w:i/>
        </w:rPr>
        <w:fldChar w:fldCharType="end"/>
      </w:r>
      <w:r w:rsidR="00F863F3" w:rsidRPr="00EA6591">
        <w:rPr>
          <w:rFonts w:cstheme="minorHAnsi"/>
          <w:i/>
        </w:rPr>
        <w:t xml:space="preserve">. </w:t>
      </w:r>
      <w:r w:rsidR="00F863F3" w:rsidRPr="00EA6591">
        <w:rPr>
          <w:rFonts w:cstheme="minorHAnsi"/>
          <w:i/>
        </w:rPr>
        <w:fldChar w:fldCharType="begin"/>
      </w:r>
      <w:r w:rsidR="00F863F3" w:rsidRPr="00EA6591">
        <w:rPr>
          <w:rFonts w:cstheme="minorHAnsi"/>
          <w:i/>
        </w:rPr>
        <w:instrText xml:space="preserve"> REF _Ref27553560 \h  \* MERGEFORMAT </w:instrText>
      </w:r>
      <w:r w:rsidR="00F863F3" w:rsidRPr="00EA6591">
        <w:rPr>
          <w:rFonts w:cstheme="minorHAnsi"/>
          <w:i/>
        </w:rPr>
      </w:r>
      <w:r w:rsidR="00F863F3" w:rsidRPr="00EA6591">
        <w:rPr>
          <w:rFonts w:cstheme="minorHAnsi"/>
          <w:i/>
        </w:rPr>
        <w:fldChar w:fldCharType="separate"/>
      </w:r>
      <w:r w:rsidR="000777B4" w:rsidRPr="000777B4">
        <w:rPr>
          <w:rFonts w:cstheme="minorHAnsi"/>
          <w:i/>
        </w:rPr>
        <w:t>Stress Assumptions</w:t>
      </w:r>
      <w:r w:rsidR="00F863F3" w:rsidRPr="00EA6591">
        <w:rPr>
          <w:rFonts w:cstheme="minorHAnsi"/>
          <w:i/>
        </w:rPr>
        <w:fldChar w:fldCharType="end"/>
      </w:r>
      <w:r w:rsidR="00F863F3" w:rsidRPr="00EA6591">
        <w:rPr>
          <w:rFonts w:cstheme="minorHAnsi"/>
        </w:rPr>
        <w:t xml:space="preserve"> would be applied to the matured part.</w:t>
      </w:r>
    </w:p>
    <w:p w14:paraId="1FD91D4B" w14:textId="3EEB0812" w:rsidR="005525E3" w:rsidRPr="00EA6591" w:rsidRDefault="002142E9" w:rsidP="00C70DDF">
      <w:pPr>
        <w:pStyle w:val="ListParagraph"/>
        <w:numPr>
          <w:ilvl w:val="0"/>
          <w:numId w:val="5"/>
        </w:numPr>
        <w:contextualSpacing w:val="0"/>
        <w:rPr>
          <w:rFonts w:cstheme="minorHAnsi"/>
        </w:rPr>
      </w:pPr>
      <w:r w:rsidRPr="00EA6591">
        <w:rPr>
          <w:rFonts w:cstheme="minorHAnsi"/>
        </w:rPr>
        <w:t>Run-off</w:t>
      </w:r>
      <w:r w:rsidR="00A95250" w:rsidRPr="00EA6591">
        <w:rPr>
          <w:rFonts w:cstheme="minorHAnsi"/>
        </w:rPr>
        <w:t xml:space="preserve"> </w:t>
      </w:r>
      <w:r w:rsidR="005525E3" w:rsidRPr="00EA6591">
        <w:rPr>
          <w:rFonts w:cstheme="minorHAnsi"/>
        </w:rPr>
        <w:t>rate</w:t>
      </w:r>
      <w:r w:rsidR="00A95250" w:rsidRPr="00EA6591">
        <w:rPr>
          <w:rFonts w:cstheme="minorHAnsi"/>
        </w:rPr>
        <w:t>s are</w:t>
      </w:r>
      <w:r w:rsidR="005525E3" w:rsidRPr="00EA6591">
        <w:rPr>
          <w:rFonts w:cstheme="minorHAnsi"/>
        </w:rPr>
        <w:t xml:space="preserve"> </w:t>
      </w:r>
      <w:r w:rsidR="00A95250" w:rsidRPr="00EA6591">
        <w:rPr>
          <w:rFonts w:cstheme="minorHAnsi"/>
        </w:rPr>
        <w:t xml:space="preserve">highest at the beginning of each </w:t>
      </w:r>
      <w:r w:rsidR="005525E3" w:rsidRPr="00EA6591">
        <w:rPr>
          <w:rFonts w:cstheme="minorHAnsi"/>
        </w:rPr>
        <w:t xml:space="preserve">time horizon and then decays gradually over time. </w:t>
      </w:r>
    </w:p>
    <w:p w14:paraId="2BC34511" w14:textId="209BCEB1" w:rsidR="005525E3" w:rsidRPr="00EA6591" w:rsidRDefault="00F0384F" w:rsidP="00C70DDF">
      <w:pPr>
        <w:pStyle w:val="ListParagraph"/>
        <w:numPr>
          <w:ilvl w:val="0"/>
          <w:numId w:val="5"/>
        </w:numPr>
        <w:contextualSpacing w:val="0"/>
        <w:rPr>
          <w:rFonts w:cstheme="minorHAnsi"/>
        </w:rPr>
      </w:pPr>
      <w:r w:rsidRPr="00EA6591">
        <w:rPr>
          <w:rFonts w:cstheme="minorHAnsi"/>
        </w:rPr>
        <w:t>F</w:t>
      </w:r>
      <w:r w:rsidR="005525E3" w:rsidRPr="00EA6591">
        <w:rPr>
          <w:rFonts w:cstheme="minorHAnsi"/>
        </w:rPr>
        <w:t>inancial institutions</w:t>
      </w:r>
      <w:r w:rsidRPr="00EA6591">
        <w:rPr>
          <w:rFonts w:cstheme="minorHAnsi"/>
        </w:rPr>
        <w:t>,</w:t>
      </w:r>
      <w:r w:rsidR="005525E3" w:rsidRPr="00EA6591">
        <w:rPr>
          <w:rFonts w:cstheme="minorHAnsi"/>
        </w:rPr>
        <w:t xml:space="preserve"> including </w:t>
      </w:r>
      <w:r w:rsidR="006C55EF" w:rsidRPr="00EA6591">
        <w:rPr>
          <w:rFonts w:cstheme="minorHAnsi"/>
        </w:rPr>
        <w:t xml:space="preserve">third </w:t>
      </w:r>
      <w:r w:rsidR="005525E3" w:rsidRPr="00EA6591">
        <w:rPr>
          <w:rFonts w:cstheme="minorHAnsi"/>
        </w:rPr>
        <w:t xml:space="preserve">party </w:t>
      </w:r>
      <w:r w:rsidRPr="00EA6591">
        <w:rPr>
          <w:rFonts w:cstheme="minorHAnsi"/>
        </w:rPr>
        <w:t>FIs</w:t>
      </w:r>
      <w:r w:rsidR="005525E3" w:rsidRPr="00EA6591">
        <w:rPr>
          <w:rFonts w:cstheme="minorHAnsi"/>
        </w:rPr>
        <w:t xml:space="preserve"> and intragroup entities are</w:t>
      </w:r>
      <w:r w:rsidR="006C55EF" w:rsidRPr="00EA6591">
        <w:rPr>
          <w:rFonts w:cstheme="minorHAnsi"/>
        </w:rPr>
        <w:t xml:space="preserve"> more financially </w:t>
      </w:r>
      <w:r w:rsidR="002B215F" w:rsidRPr="00EA6591">
        <w:rPr>
          <w:rFonts w:cstheme="minorHAnsi"/>
        </w:rPr>
        <w:t>perceptive</w:t>
      </w:r>
      <w:r w:rsidR="005525E3" w:rsidRPr="00EA6591">
        <w:rPr>
          <w:rFonts w:cstheme="minorHAnsi"/>
        </w:rPr>
        <w:t xml:space="preserve"> than other types of customers, </w:t>
      </w:r>
      <w:r w:rsidR="00364298" w:rsidRPr="00EA6591">
        <w:rPr>
          <w:rFonts w:cstheme="minorHAnsi"/>
        </w:rPr>
        <w:t xml:space="preserve">thus </w:t>
      </w:r>
      <w:r w:rsidR="002142E9" w:rsidRPr="00EA6591">
        <w:rPr>
          <w:rFonts w:cstheme="minorHAnsi"/>
        </w:rPr>
        <w:t>run-off</w:t>
      </w:r>
      <w:r w:rsidR="005525E3" w:rsidRPr="00EA6591">
        <w:rPr>
          <w:rFonts w:cstheme="minorHAnsi"/>
        </w:rPr>
        <w:t xml:space="preserve"> rates in earlier days would be relatively </w:t>
      </w:r>
      <w:r w:rsidR="00364298" w:rsidRPr="00EA6591">
        <w:rPr>
          <w:rFonts w:cstheme="minorHAnsi"/>
        </w:rPr>
        <w:t>higher</w:t>
      </w:r>
      <w:r w:rsidR="005525E3" w:rsidRPr="00EA6591">
        <w:rPr>
          <w:rFonts w:cstheme="minorHAnsi"/>
        </w:rPr>
        <w:t xml:space="preserve"> than other types of clients, e.g., corporates.</w:t>
      </w:r>
    </w:p>
    <w:p w14:paraId="0CD65E90" w14:textId="64F18844" w:rsidR="00364298" w:rsidRPr="00EA6591" w:rsidRDefault="00364298" w:rsidP="00C70DDF">
      <w:pPr>
        <w:pStyle w:val="ListParagraph"/>
        <w:numPr>
          <w:ilvl w:val="0"/>
          <w:numId w:val="5"/>
        </w:numPr>
        <w:contextualSpacing w:val="0"/>
        <w:rPr>
          <w:rFonts w:cstheme="minorHAnsi"/>
        </w:rPr>
      </w:pPr>
      <w:r w:rsidRPr="00EA6591">
        <w:rPr>
          <w:rFonts w:cstheme="minorHAnsi"/>
        </w:rPr>
        <w:t>One set of daily cash outf</w:t>
      </w:r>
      <w:r w:rsidR="00F0384F" w:rsidRPr="00EA6591">
        <w:rPr>
          <w:rFonts w:cstheme="minorHAnsi"/>
        </w:rPr>
        <w:t>low schedule</w:t>
      </w:r>
      <w:r w:rsidR="00894265" w:rsidRPr="00EA6591">
        <w:rPr>
          <w:rFonts w:cstheme="minorHAnsi"/>
        </w:rPr>
        <w:t xml:space="preserve"> within 14 days</w:t>
      </w:r>
      <w:r w:rsidR="00F0384F" w:rsidRPr="00EA6591">
        <w:rPr>
          <w:rFonts w:cstheme="minorHAnsi"/>
        </w:rPr>
        <w:t xml:space="preserve"> is applied to all three</w:t>
      </w:r>
      <w:r w:rsidRPr="00EA6591">
        <w:rPr>
          <w:rFonts w:cstheme="minorHAnsi"/>
        </w:rPr>
        <w:t xml:space="preserve"> stress scenarios given that the </w:t>
      </w:r>
      <w:r w:rsidR="002142E9" w:rsidRPr="00EA6591">
        <w:rPr>
          <w:rFonts w:cstheme="minorHAnsi"/>
        </w:rPr>
        <w:t>run-off</w:t>
      </w:r>
      <w:r w:rsidRPr="00EA6591">
        <w:rPr>
          <w:rFonts w:cstheme="minorHAnsi"/>
        </w:rPr>
        <w:t xml:space="preserve"> rates over the 14-day period have been differentiated by scenarios. </w:t>
      </w:r>
    </w:p>
    <w:p w14:paraId="341C52D9" w14:textId="7E28F528" w:rsidR="00364298" w:rsidRPr="00EA6591" w:rsidRDefault="00364298" w:rsidP="00C70DDF">
      <w:pPr>
        <w:pStyle w:val="ListParagraph"/>
        <w:numPr>
          <w:ilvl w:val="0"/>
          <w:numId w:val="5"/>
        </w:numPr>
        <w:contextualSpacing w:val="0"/>
        <w:rPr>
          <w:rFonts w:cstheme="minorHAnsi"/>
        </w:rPr>
      </w:pPr>
      <w:r w:rsidRPr="00EA6591">
        <w:rPr>
          <w:rFonts w:cstheme="minorHAnsi"/>
        </w:rPr>
        <w:t>A benchmark analysis with internal empirical data is performed to verify the proposal</w:t>
      </w:r>
    </w:p>
    <w:p w14:paraId="0484FB96" w14:textId="3C4D2E0C" w:rsidR="0096484F" w:rsidRPr="00EA6591" w:rsidRDefault="0096484F" w:rsidP="000F0B69">
      <w:pPr>
        <w:pStyle w:val="Heading3"/>
      </w:pPr>
      <w:r w:rsidRPr="00EA6591">
        <w:t>Research &amp; Study</w:t>
      </w:r>
    </w:p>
    <w:p w14:paraId="27F6FA59" w14:textId="237E0C39" w:rsidR="005525E3" w:rsidRPr="00EA6591" w:rsidRDefault="005525E3" w:rsidP="005525E3">
      <w:pPr>
        <w:rPr>
          <w:rFonts w:cstheme="minorHAnsi"/>
        </w:rPr>
      </w:pPr>
      <w:r w:rsidRPr="00EA6591">
        <w:rPr>
          <w:rFonts w:cstheme="minorHAnsi"/>
        </w:rPr>
        <w:t>While developing the daily</w:t>
      </w:r>
      <w:r w:rsidR="00364298" w:rsidRPr="00EA6591">
        <w:rPr>
          <w:rFonts w:cstheme="minorHAnsi"/>
        </w:rPr>
        <w:t xml:space="preserve"> </w:t>
      </w:r>
      <w:r w:rsidR="002142E9" w:rsidRPr="00EA6591">
        <w:rPr>
          <w:rFonts w:cstheme="minorHAnsi"/>
        </w:rPr>
        <w:t>run-off</w:t>
      </w:r>
      <w:r w:rsidRPr="00EA6591">
        <w:rPr>
          <w:rFonts w:cstheme="minorHAnsi"/>
        </w:rPr>
        <w:t xml:space="preserve"> projections, the Bank considered both qualitative and quantitative perspectives, including the nature of businesses and products, hypothetical stress scenarios, industry and sister branch practices, research studies, and both internal and external (industry) data. The following lists multiple resources and the Banks’ application of those resources to develop the forecast.</w:t>
      </w:r>
      <w:r w:rsidR="00364298" w:rsidRPr="00EA6591">
        <w:rPr>
          <w:rFonts w:cstheme="minorHAnsi"/>
        </w:rPr>
        <w:t xml:space="preserve"> </w:t>
      </w:r>
    </w:p>
    <w:p w14:paraId="6E022C88" w14:textId="77777777" w:rsidR="005525E3" w:rsidRPr="00EA6591" w:rsidRDefault="005525E3" w:rsidP="00C70DDF">
      <w:pPr>
        <w:pStyle w:val="ListParagraph"/>
        <w:numPr>
          <w:ilvl w:val="0"/>
          <w:numId w:val="4"/>
        </w:numPr>
        <w:contextualSpacing w:val="0"/>
        <w:rPr>
          <w:rFonts w:cstheme="minorHAnsi"/>
        </w:rPr>
      </w:pPr>
      <w:r w:rsidRPr="00EA6591">
        <w:rPr>
          <w:rFonts w:cstheme="minorHAnsi"/>
        </w:rPr>
        <w:t>The Bank’s business and products analysis</w:t>
      </w:r>
    </w:p>
    <w:p w14:paraId="12A395A3" w14:textId="5DBB1ADB" w:rsidR="005525E3" w:rsidRPr="00EA6591" w:rsidRDefault="005525E3" w:rsidP="00CB3932">
      <w:pPr>
        <w:pStyle w:val="ListParagraph"/>
        <w:ind w:left="1080"/>
        <w:contextualSpacing w:val="0"/>
        <w:rPr>
          <w:rFonts w:cstheme="minorHAnsi"/>
        </w:rPr>
      </w:pPr>
      <w:r w:rsidRPr="00EA6591">
        <w:rPr>
          <w:rFonts w:cstheme="minorHAnsi"/>
        </w:rPr>
        <w:t>The lines of businesses (LOBs) and relevant departments were interviewed to confirm understanding of the products and businesses of the Bank.</w:t>
      </w:r>
    </w:p>
    <w:p w14:paraId="77EC9783" w14:textId="77777777" w:rsidR="005525E3" w:rsidRPr="00EA6591" w:rsidRDefault="005525E3" w:rsidP="00C70DDF">
      <w:pPr>
        <w:pStyle w:val="ListParagraph"/>
        <w:numPr>
          <w:ilvl w:val="0"/>
          <w:numId w:val="4"/>
        </w:numPr>
        <w:contextualSpacing w:val="0"/>
        <w:rPr>
          <w:rFonts w:cstheme="minorHAnsi"/>
        </w:rPr>
      </w:pPr>
      <w:r w:rsidRPr="00EA6591">
        <w:rPr>
          <w:rFonts w:cstheme="minorHAnsi"/>
        </w:rPr>
        <w:t>Hypothetical stress scenarios</w:t>
      </w:r>
    </w:p>
    <w:p w14:paraId="0C5F1A47" w14:textId="31F0A4BC" w:rsidR="005525E3" w:rsidRPr="00EA6591" w:rsidRDefault="005525E3" w:rsidP="00CB3932">
      <w:pPr>
        <w:pStyle w:val="ListParagraph"/>
        <w:ind w:left="1080"/>
        <w:contextualSpacing w:val="0"/>
        <w:rPr>
          <w:rFonts w:cstheme="minorHAnsi"/>
        </w:rPr>
      </w:pPr>
      <w:r w:rsidRPr="00EA6591">
        <w:rPr>
          <w:rFonts w:cstheme="minorHAnsi"/>
        </w:rPr>
        <w:t>EPS requires modeling a minimum of three hypothetical stress scenarios. The Bank considered the effect of different stress scenarios and incorporated these different scenarios into our development.</w:t>
      </w:r>
    </w:p>
    <w:p w14:paraId="20EE180D" w14:textId="77777777" w:rsidR="005525E3" w:rsidRPr="00EA6591" w:rsidRDefault="005525E3" w:rsidP="00C70DDF">
      <w:pPr>
        <w:pStyle w:val="ListParagraph"/>
        <w:numPr>
          <w:ilvl w:val="0"/>
          <w:numId w:val="4"/>
        </w:numPr>
        <w:contextualSpacing w:val="0"/>
        <w:rPr>
          <w:rFonts w:cstheme="minorHAnsi"/>
        </w:rPr>
      </w:pPr>
      <w:r w:rsidRPr="00EA6591">
        <w:rPr>
          <w:rFonts w:cstheme="minorHAnsi"/>
        </w:rPr>
        <w:t>Industry and sister branch practices</w:t>
      </w:r>
    </w:p>
    <w:p w14:paraId="3E9AF3BF" w14:textId="757191AA" w:rsidR="005525E3" w:rsidRPr="00EA6591" w:rsidRDefault="005525E3" w:rsidP="00CB3932">
      <w:pPr>
        <w:pStyle w:val="ListParagraph"/>
        <w:ind w:left="1080"/>
        <w:contextualSpacing w:val="0"/>
        <w:rPr>
          <w:rFonts w:cstheme="minorHAnsi"/>
        </w:rPr>
      </w:pPr>
      <w:r w:rsidRPr="00EA6591">
        <w:rPr>
          <w:rFonts w:cstheme="minorHAnsi"/>
        </w:rPr>
        <w:t xml:space="preserve">The Bank considered peer banks’ practices along with its internal branch (BOC HK) in an effort to learn from their historical experiences. </w:t>
      </w:r>
    </w:p>
    <w:p w14:paraId="74C2580E" w14:textId="77777777" w:rsidR="005525E3" w:rsidRPr="00EA6591" w:rsidRDefault="005525E3" w:rsidP="00C70DDF">
      <w:pPr>
        <w:pStyle w:val="ListParagraph"/>
        <w:numPr>
          <w:ilvl w:val="0"/>
          <w:numId w:val="4"/>
        </w:numPr>
        <w:contextualSpacing w:val="0"/>
        <w:rPr>
          <w:rFonts w:cstheme="minorHAnsi"/>
        </w:rPr>
      </w:pPr>
      <w:r w:rsidRPr="00EA6591">
        <w:rPr>
          <w:rFonts w:cstheme="minorHAnsi"/>
        </w:rPr>
        <w:t xml:space="preserve">Research studies </w:t>
      </w:r>
    </w:p>
    <w:p w14:paraId="77B40AB3" w14:textId="72C7FC8F" w:rsidR="005525E3" w:rsidRPr="00EA6591" w:rsidRDefault="005525E3" w:rsidP="00CB3932">
      <w:pPr>
        <w:pStyle w:val="ListParagraph"/>
        <w:ind w:left="1080"/>
        <w:contextualSpacing w:val="0"/>
        <w:rPr>
          <w:rFonts w:cstheme="minorHAnsi"/>
        </w:rPr>
      </w:pPr>
      <w:r w:rsidRPr="00EA6591">
        <w:rPr>
          <w:rFonts w:cstheme="minorHAnsi"/>
        </w:rPr>
        <w:t xml:space="preserve">Available research from The Clearing House (“TCH”), peer banks, and academic studies were reviewed. The Bank determined that some of the data studies could potentially be used as a reference to </w:t>
      </w:r>
      <w:r w:rsidR="004E70A6" w:rsidRPr="00EA6591">
        <w:rPr>
          <w:rFonts w:cstheme="minorHAnsi"/>
        </w:rPr>
        <w:t>develop a benchmark. The detail of these research studies</w:t>
      </w:r>
      <w:r w:rsidRPr="00EA6591">
        <w:rPr>
          <w:rFonts w:cstheme="minorHAnsi"/>
        </w:rPr>
        <w:t xml:space="preserve"> a</w:t>
      </w:r>
      <w:r w:rsidR="004E70A6" w:rsidRPr="00EA6591">
        <w:rPr>
          <w:rFonts w:cstheme="minorHAnsi"/>
        </w:rPr>
        <w:t xml:space="preserve">re shown in </w:t>
      </w:r>
      <w:r w:rsidR="00894265" w:rsidRPr="00407B32">
        <w:rPr>
          <w:rFonts w:cstheme="minorHAnsi"/>
          <w:i/>
        </w:rPr>
        <w:fldChar w:fldCharType="begin"/>
      </w:r>
      <w:r w:rsidR="00894265" w:rsidRPr="00407B32">
        <w:rPr>
          <w:rFonts w:cstheme="minorHAnsi"/>
          <w:i/>
        </w:rPr>
        <w:instrText xml:space="preserve"> REF _Ref25588996 \w \h  \* MERGEFORMAT </w:instrText>
      </w:r>
      <w:r w:rsidR="00894265" w:rsidRPr="00407B32">
        <w:rPr>
          <w:rFonts w:cstheme="minorHAnsi"/>
          <w:i/>
        </w:rPr>
      </w:r>
      <w:r w:rsidR="00894265" w:rsidRPr="00407B32">
        <w:rPr>
          <w:rFonts w:cstheme="minorHAnsi"/>
          <w:i/>
        </w:rPr>
        <w:fldChar w:fldCharType="separate"/>
      </w:r>
      <w:r w:rsidR="000777B4">
        <w:rPr>
          <w:rFonts w:cstheme="minorHAnsi"/>
          <w:i/>
        </w:rPr>
        <w:t>9.3</w:t>
      </w:r>
      <w:r w:rsidR="00894265" w:rsidRPr="00407B32">
        <w:rPr>
          <w:rFonts w:cstheme="minorHAnsi"/>
          <w:i/>
        </w:rPr>
        <w:fldChar w:fldCharType="end"/>
      </w:r>
      <w:r w:rsidR="00894265" w:rsidRPr="00407B32">
        <w:rPr>
          <w:rFonts w:cstheme="minorHAnsi"/>
          <w:i/>
        </w:rPr>
        <w:t xml:space="preserve"> </w:t>
      </w:r>
      <w:r w:rsidR="00894265" w:rsidRPr="00407B32">
        <w:rPr>
          <w:rFonts w:cstheme="minorHAnsi"/>
          <w:i/>
        </w:rPr>
        <w:fldChar w:fldCharType="begin"/>
      </w:r>
      <w:r w:rsidR="00894265" w:rsidRPr="00407B32">
        <w:rPr>
          <w:rFonts w:cstheme="minorHAnsi"/>
          <w:i/>
        </w:rPr>
        <w:instrText xml:space="preserve"> REF _Ref25589004 \h  \* MERGEFORMAT </w:instrText>
      </w:r>
      <w:r w:rsidR="00894265" w:rsidRPr="00407B32">
        <w:rPr>
          <w:rFonts w:cstheme="minorHAnsi"/>
          <w:i/>
        </w:rPr>
      </w:r>
      <w:r w:rsidR="00894265" w:rsidRPr="00407B32">
        <w:rPr>
          <w:rFonts w:cstheme="minorHAnsi"/>
          <w:i/>
        </w:rPr>
        <w:fldChar w:fldCharType="separate"/>
      </w:r>
      <w:r w:rsidR="000777B4" w:rsidRPr="000777B4">
        <w:rPr>
          <w:rFonts w:cstheme="minorHAnsi"/>
          <w:i/>
        </w:rPr>
        <w:t>Cash Flow Projection Research &amp; Study References</w:t>
      </w:r>
      <w:r w:rsidR="00894265" w:rsidRPr="00407B32">
        <w:rPr>
          <w:rFonts w:cstheme="minorHAnsi"/>
          <w:i/>
        </w:rPr>
        <w:fldChar w:fldCharType="end"/>
      </w:r>
      <w:r w:rsidRPr="00407B32">
        <w:rPr>
          <w:rFonts w:cstheme="minorHAnsi"/>
        </w:rPr>
        <w:t>.</w:t>
      </w:r>
    </w:p>
    <w:p w14:paraId="4EACF98F" w14:textId="77777777" w:rsidR="005525E3" w:rsidRPr="00EA6591" w:rsidRDefault="005525E3" w:rsidP="00C70DDF">
      <w:pPr>
        <w:pStyle w:val="ListParagraph"/>
        <w:numPr>
          <w:ilvl w:val="0"/>
          <w:numId w:val="4"/>
        </w:numPr>
        <w:contextualSpacing w:val="0"/>
        <w:rPr>
          <w:rFonts w:cstheme="minorHAnsi"/>
        </w:rPr>
      </w:pPr>
      <w:r w:rsidRPr="00EA6591">
        <w:rPr>
          <w:rFonts w:cstheme="minorHAnsi"/>
        </w:rPr>
        <w:t>Internal and industry data</w:t>
      </w:r>
    </w:p>
    <w:p w14:paraId="682D2BD2" w14:textId="67D96DAD" w:rsidR="005525E3" w:rsidRPr="00EA6591" w:rsidRDefault="005525E3" w:rsidP="00CB3932">
      <w:pPr>
        <w:pStyle w:val="ListParagraph"/>
        <w:ind w:left="1080"/>
        <w:contextualSpacing w:val="0"/>
        <w:rPr>
          <w:rFonts w:cstheme="minorHAnsi"/>
        </w:rPr>
      </w:pPr>
      <w:r w:rsidRPr="00EA6591">
        <w:rPr>
          <w:rFonts w:cstheme="minorHAnsi"/>
        </w:rPr>
        <w:t xml:space="preserve">The Bank expended significant effort to source relevant internal and industry data where feasible. The available industry </w:t>
      </w:r>
      <w:r w:rsidR="006C55EF" w:rsidRPr="00EA6591">
        <w:rPr>
          <w:rFonts w:cstheme="minorHAnsi"/>
        </w:rPr>
        <w:t>data, however</w:t>
      </w:r>
      <w:r w:rsidRPr="00EA6591">
        <w:rPr>
          <w:rFonts w:cstheme="minorHAnsi"/>
        </w:rPr>
        <w:t>, was insufficient and not granular enough for the scope of this document</w:t>
      </w:r>
      <w:r w:rsidRPr="00407B32">
        <w:rPr>
          <w:rFonts w:cstheme="minorHAnsi"/>
        </w:rPr>
        <w:t>.</w:t>
      </w:r>
      <w:r w:rsidR="005420E7" w:rsidRPr="00407B32">
        <w:rPr>
          <w:rFonts w:cstheme="minorHAnsi"/>
        </w:rPr>
        <w:t xml:space="preserve"> </w:t>
      </w:r>
      <w:r w:rsidRPr="00407B32">
        <w:rPr>
          <w:rFonts w:cstheme="minorHAnsi"/>
        </w:rPr>
        <w:t>The Bank, therefore, decided to employ internal historical data.</w:t>
      </w:r>
    </w:p>
    <w:p w14:paraId="3841E83D" w14:textId="34A6CE86" w:rsidR="00076404" w:rsidRPr="00EA6591" w:rsidRDefault="00076404" w:rsidP="000F0B69">
      <w:pPr>
        <w:pStyle w:val="Heading3"/>
      </w:pPr>
      <w:bookmarkStart w:id="128" w:name="_Ref25075352"/>
      <w:bookmarkStart w:id="129" w:name="_Ref25075367"/>
      <w:bookmarkStart w:id="130" w:name="_Ref25075415"/>
      <w:bookmarkStart w:id="131" w:name="_Ref25075436"/>
      <w:r w:rsidRPr="00EA6591">
        <w:t>Historical Data Analysis and Benchmark</w:t>
      </w:r>
    </w:p>
    <w:p w14:paraId="53773344" w14:textId="77777777" w:rsidR="00076404" w:rsidRPr="00EA6591" w:rsidRDefault="00076404" w:rsidP="00076404">
      <w:pPr>
        <w:rPr>
          <w:rFonts w:cstheme="minorHAnsi"/>
        </w:rPr>
      </w:pPr>
      <w:r w:rsidRPr="00EA6591">
        <w:rPr>
          <w:rFonts w:cstheme="minorHAnsi"/>
        </w:rPr>
        <w:t>The Bank considered both the quantitative (volume) and the qualitative (relevance) aspects of the data. The Bank had a very rapid growth mode over the past several years. It is important that the historical data used for benchmarking is recent and representative of the current and forward-looking portfolio. The data from January 2015 to May 2017 was used for benchmark analysis given the historical daily non-mature deposit balance is relatively stable during this period with a few occasional spikes.</w:t>
      </w:r>
    </w:p>
    <w:p w14:paraId="1EF6A001" w14:textId="7ABC3F04" w:rsidR="00076404" w:rsidRPr="00EA6591" w:rsidRDefault="00076404" w:rsidP="00076404">
      <w:pPr>
        <w:rPr>
          <w:rFonts w:cstheme="minorHAnsi"/>
        </w:rPr>
      </w:pPr>
      <w:r w:rsidRPr="00EA6591">
        <w:rPr>
          <w:rFonts w:cstheme="minorHAnsi"/>
        </w:rPr>
        <w:t>To derive the run-off rate from historical data, a meaningful statistical population of run-off ratios needed to be built for analysis. The volatility of the historical daily balances would indicate a combination of both inflows and outflows under BAU. To keep the analysis conservative, the net decay method is used in daily cash flow calculation, i.e., assuming no net deposit inflow coming in after day 0. In this case, run-off ratio of day X as of a certain day would only increase as X increases.</w:t>
      </w:r>
    </w:p>
    <w:p w14:paraId="22CA6880" w14:textId="4F80DE9E" w:rsidR="00F343F9" w:rsidRPr="00EA6591" w:rsidRDefault="00F45CAE" w:rsidP="00076404">
      <w:pPr>
        <w:rPr>
          <w:rFonts w:cstheme="minorHAnsi"/>
          <w:u w:val="single"/>
        </w:rPr>
      </w:pPr>
      <w:r w:rsidRPr="00EA6591">
        <w:rPr>
          <w:rFonts w:cstheme="minorHAnsi"/>
          <w:u w:val="single"/>
        </w:rPr>
        <w:t>Decay Method and Example</w:t>
      </w:r>
    </w:p>
    <w:p w14:paraId="6D593B0C" w14:textId="77018B94" w:rsidR="00F343F9" w:rsidRPr="00EA6591" w:rsidRDefault="00F343F9" w:rsidP="00F343F9">
      <w:pPr>
        <w:pStyle w:val="Caption"/>
        <w:keepNext/>
        <w:rPr>
          <w:rFonts w:cstheme="minorHAnsi"/>
        </w:rPr>
      </w:pPr>
      <w:r w:rsidRPr="00EA6591">
        <w:rPr>
          <w:rFonts w:cstheme="minorHAnsi"/>
        </w:rPr>
        <w:t xml:space="preserve">Equation </w:t>
      </w:r>
      <w:r w:rsidR="00E71395" w:rsidRPr="00EA6591">
        <w:rPr>
          <w:rFonts w:cstheme="minorHAnsi"/>
        </w:rPr>
        <w:fldChar w:fldCharType="begin"/>
      </w:r>
      <w:r w:rsidR="00E71395" w:rsidRPr="00EA6591">
        <w:rPr>
          <w:rFonts w:cstheme="minorHAnsi"/>
        </w:rPr>
        <w:instrText xml:space="preserve"> SEQ Equation \* ARABIC </w:instrText>
      </w:r>
      <w:r w:rsidR="00E71395" w:rsidRPr="00EA6591">
        <w:rPr>
          <w:rFonts w:cstheme="minorHAnsi"/>
        </w:rPr>
        <w:fldChar w:fldCharType="separate"/>
      </w:r>
      <w:r w:rsidR="000777B4">
        <w:rPr>
          <w:rFonts w:cstheme="minorHAnsi"/>
          <w:noProof/>
        </w:rPr>
        <w:t>3</w:t>
      </w:r>
      <w:r w:rsidR="00E71395" w:rsidRPr="00EA6591">
        <w:rPr>
          <w:rFonts w:cstheme="minorHAnsi"/>
          <w:noProof/>
        </w:rPr>
        <w:fldChar w:fldCharType="end"/>
      </w:r>
      <w:r w:rsidRPr="00EA6591">
        <w:rPr>
          <w:rFonts w:cstheme="minorHAnsi"/>
        </w:rPr>
        <w:t xml:space="preserve">: Daily </w:t>
      </w:r>
      <w:r w:rsidR="002142E9" w:rsidRPr="00EA6591">
        <w:rPr>
          <w:rFonts w:cstheme="minorHAnsi"/>
        </w:rPr>
        <w:t>Run-off</w:t>
      </w:r>
      <w:r w:rsidRPr="00EA6591">
        <w:rPr>
          <w:rFonts w:cstheme="minorHAnsi"/>
        </w:rPr>
        <w:t xml:space="preserve"> Formula Using Decay method</w:t>
      </w:r>
    </w:p>
    <w:p w14:paraId="386E8D88" w14:textId="576020DF" w:rsidR="00F343F9" w:rsidRPr="00EA6591" w:rsidRDefault="00F343F9" w:rsidP="00076404">
      <w:pPr>
        <w:rPr>
          <w:rFonts w:cstheme="minorHAnsi"/>
          <w:i/>
        </w:rPr>
      </w:pPr>
      <m:oMathPara>
        <m:oMathParaPr>
          <m:jc m:val="left"/>
        </m:oMathParaPr>
        <m:oMath>
          <m:r>
            <w:rPr>
              <w:rFonts w:ascii="Cambria Math" w:hAnsi="Cambria Math" w:cstheme="minorHAnsi"/>
            </w:rPr>
            <m:t>Runoff Ratio of Day X as of Day 0</m:t>
          </m:r>
        </m:oMath>
      </m:oMathPara>
    </w:p>
    <w:p w14:paraId="06CBF4B2" w14:textId="732E34E3" w:rsidR="00F343F9" w:rsidRPr="00EA6591" w:rsidRDefault="00F343F9" w:rsidP="00F343F9">
      <w:pPr>
        <w:rPr>
          <w:rFonts w:ascii="Cambria Math" w:hAnsi="Cambria Math" w:cstheme="minorHAnsi"/>
          <w:oMath/>
        </w:rPr>
      </w:pPr>
      <m:oMathPara>
        <m:oMath>
          <m:r>
            <w:rPr>
              <w:rFonts w:ascii="Cambria Math" w:hAnsi="Cambria Math" w:cstheme="minorHAnsi"/>
            </w:rPr>
            <m:t>=1-</m:t>
          </m:r>
          <m:f>
            <m:fPr>
              <m:ctrlPr>
                <w:rPr>
                  <w:rFonts w:ascii="Cambria Math" w:hAnsi="Cambria Math" w:cstheme="minorHAnsi"/>
                  <w:i/>
                </w:rPr>
              </m:ctrlPr>
            </m:fPr>
            <m:num>
              <m:r>
                <w:rPr>
                  <w:rFonts w:ascii="Cambria Math" w:hAnsi="Cambria Math" w:cstheme="minorHAnsi"/>
                </w:rPr>
                <m:t>Minimum Balance of Day 0  to Day X</m:t>
              </m:r>
            </m:num>
            <m:den>
              <m:r>
                <w:rPr>
                  <w:rFonts w:ascii="Cambria Math" w:hAnsi="Cambria Math" w:cstheme="minorHAnsi"/>
                </w:rPr>
                <m:t>Day 0 Balance</m:t>
              </m:r>
            </m:den>
          </m:f>
          <m:r>
            <w:rPr>
              <w:rFonts w:ascii="Cambria Math" w:hAnsi="Cambria Math" w:cstheme="minorHAnsi"/>
            </w:rPr>
            <m:t xml:space="preserve"> </m:t>
          </m:r>
        </m:oMath>
      </m:oMathPara>
    </w:p>
    <w:p w14:paraId="5F85C83E" w14:textId="5A22EBA1" w:rsidR="00F343F9" w:rsidRPr="00EA6591" w:rsidRDefault="00F343F9" w:rsidP="00076404">
      <w:pPr>
        <w:rPr>
          <w:rFonts w:cstheme="minorHAnsi"/>
        </w:rPr>
      </w:pPr>
      <w:r w:rsidRPr="00EA6591">
        <w:rPr>
          <w:rFonts w:cstheme="minorHAnsi"/>
        </w:rPr>
        <w:t>The following chart</w:t>
      </w:r>
      <w:r w:rsidR="00F45CAE" w:rsidRPr="00EA6591">
        <w:rPr>
          <w:rFonts w:cstheme="minorHAnsi"/>
        </w:rPr>
        <w:t>s provide</w:t>
      </w:r>
      <w:r w:rsidRPr="00EA6591">
        <w:rPr>
          <w:rFonts w:cstheme="minorHAnsi"/>
        </w:rPr>
        <w:t xml:space="preserve"> an example of how to calculate the run-off ratio for each day.</w:t>
      </w:r>
    </w:p>
    <w:p w14:paraId="24A2C9E8" w14:textId="16773953" w:rsidR="00F45CAE" w:rsidRPr="00EA6591" w:rsidRDefault="00AE18CB" w:rsidP="00F45CAE">
      <w:pPr>
        <w:pStyle w:val="Caption"/>
        <w:keepNext/>
        <w:rPr>
          <w:rFonts w:cstheme="minorHAnsi"/>
        </w:rPr>
      </w:pPr>
      <w:r w:rsidRPr="008859FB">
        <w:t xml:space="preserve">Table </w:t>
      </w:r>
      <w:fldSimple w:instr=" SEQ Table \* ARABIC ">
        <w:r w:rsidR="000777B4">
          <w:rPr>
            <w:noProof/>
          </w:rPr>
          <w:t>58</w:t>
        </w:r>
      </w:fldSimple>
      <w:r w:rsidRPr="008859FB">
        <w:t>:</w:t>
      </w:r>
      <w:r w:rsidRPr="00AE18CB">
        <w:t xml:space="preserve"> </w:t>
      </w:r>
      <w:r w:rsidR="00F45CAE" w:rsidRPr="00EA6591">
        <w:rPr>
          <w:rFonts w:cstheme="minorHAnsi"/>
        </w:rPr>
        <w:t xml:space="preserve">Historical </w:t>
      </w:r>
      <w:r w:rsidR="002142E9" w:rsidRPr="00EA6591">
        <w:rPr>
          <w:rFonts w:cstheme="minorHAnsi"/>
        </w:rPr>
        <w:t>Run-off</w:t>
      </w:r>
      <w:r w:rsidR="00F45CAE" w:rsidRPr="00EA6591">
        <w:rPr>
          <w:rFonts w:cstheme="minorHAnsi"/>
        </w:rPr>
        <w:t xml:space="preserve"> Example Using Decay Method</w:t>
      </w:r>
    </w:p>
    <w:tbl>
      <w:tblPr>
        <w:tblStyle w:val="GridTable1Light"/>
        <w:tblW w:w="9214" w:type="dxa"/>
        <w:tblLook w:val="04A0" w:firstRow="1" w:lastRow="0" w:firstColumn="1" w:lastColumn="0" w:noHBand="0" w:noVBand="1"/>
      </w:tblPr>
      <w:tblGrid>
        <w:gridCol w:w="1870"/>
        <w:gridCol w:w="864"/>
        <w:gridCol w:w="2160"/>
        <w:gridCol w:w="2160"/>
        <w:gridCol w:w="2160"/>
      </w:tblGrid>
      <w:tr w:rsidR="00F45CAE" w:rsidRPr="00EA6591" w14:paraId="64AFEEB9" w14:textId="77777777" w:rsidTr="00F45CAE">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4907C44" w14:textId="0659F446" w:rsidR="00F45CAE" w:rsidRPr="00EA6591" w:rsidRDefault="00F45CAE" w:rsidP="00F45CAE">
            <w:pPr>
              <w:jc w:val="center"/>
              <w:rPr>
                <w:rFonts w:cstheme="minorHAnsi"/>
                <w:b w:val="0"/>
              </w:rPr>
            </w:pPr>
            <w:r w:rsidRPr="00EA6591">
              <w:rPr>
                <w:rFonts w:cstheme="minorHAnsi"/>
                <w:b w:val="0"/>
              </w:rPr>
              <w:t>Date</w:t>
            </w:r>
          </w:p>
        </w:tc>
        <w:tc>
          <w:tcPr>
            <w:tcW w:w="864" w:type="dxa"/>
            <w:vAlign w:val="center"/>
          </w:tcPr>
          <w:p w14:paraId="55FBF6C6" w14:textId="43FCE371" w:rsidR="00F45CAE" w:rsidRPr="00EA6591" w:rsidRDefault="00F45CAE" w:rsidP="00F45CAE">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EA6591">
              <w:rPr>
                <w:rFonts w:cstheme="minorHAnsi"/>
                <w:b w:val="0"/>
              </w:rPr>
              <w:t>Day</w:t>
            </w:r>
          </w:p>
        </w:tc>
        <w:tc>
          <w:tcPr>
            <w:tcW w:w="2160" w:type="dxa"/>
            <w:vAlign w:val="center"/>
          </w:tcPr>
          <w:p w14:paraId="3E36DB01" w14:textId="57AE40DD" w:rsidR="00F45CAE" w:rsidRPr="00EA6591" w:rsidRDefault="00F45CAE" w:rsidP="00F45CAE">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EA6591">
              <w:rPr>
                <w:rFonts w:cstheme="minorHAnsi"/>
                <w:b w:val="0"/>
              </w:rPr>
              <w:t>Balance</w:t>
            </w:r>
          </w:p>
        </w:tc>
        <w:tc>
          <w:tcPr>
            <w:tcW w:w="2160" w:type="dxa"/>
            <w:vAlign w:val="center"/>
          </w:tcPr>
          <w:p w14:paraId="597C7D5E" w14:textId="164EF18F" w:rsidR="00F45CAE" w:rsidRPr="00EA6591" w:rsidRDefault="002142E9" w:rsidP="00F45CAE">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EA6591">
              <w:rPr>
                <w:rFonts w:cstheme="minorHAnsi"/>
                <w:b w:val="0"/>
                <w:sz w:val="20"/>
              </w:rPr>
              <w:t>Run-off</w:t>
            </w:r>
            <w:r w:rsidR="00F45CAE" w:rsidRPr="00EA6591">
              <w:rPr>
                <w:rFonts w:cstheme="minorHAnsi"/>
                <w:b w:val="0"/>
                <w:sz w:val="20"/>
              </w:rPr>
              <w:t xml:space="preserve"> as of 4/30/2017</w:t>
            </w:r>
          </w:p>
        </w:tc>
        <w:tc>
          <w:tcPr>
            <w:tcW w:w="2160" w:type="dxa"/>
            <w:vAlign w:val="center"/>
          </w:tcPr>
          <w:p w14:paraId="17E26E58" w14:textId="217F86B6" w:rsidR="00F45CAE" w:rsidRPr="00EA6591" w:rsidRDefault="002142E9" w:rsidP="00F45CAE">
            <w:pPr>
              <w:jc w:val="center"/>
              <w:cnfStyle w:val="100000000000" w:firstRow="1" w:lastRow="0" w:firstColumn="0" w:lastColumn="0" w:oddVBand="0" w:evenVBand="0" w:oddHBand="0" w:evenHBand="0" w:firstRowFirstColumn="0" w:firstRowLastColumn="0" w:lastRowFirstColumn="0" w:lastRowLastColumn="0"/>
              <w:rPr>
                <w:rFonts w:cstheme="minorHAnsi"/>
                <w:b w:val="0"/>
                <w:sz w:val="20"/>
              </w:rPr>
            </w:pPr>
            <w:r w:rsidRPr="00EA6591">
              <w:rPr>
                <w:rFonts w:cstheme="minorHAnsi"/>
                <w:b w:val="0"/>
                <w:sz w:val="20"/>
              </w:rPr>
              <w:t>Run-off</w:t>
            </w:r>
            <w:r w:rsidR="00F45CAE" w:rsidRPr="00EA6591">
              <w:rPr>
                <w:rFonts w:cstheme="minorHAnsi"/>
                <w:b w:val="0"/>
                <w:sz w:val="20"/>
              </w:rPr>
              <w:t xml:space="preserve"> as of 5/1/2017</w:t>
            </w:r>
          </w:p>
        </w:tc>
      </w:tr>
      <w:tr w:rsidR="00F45CAE" w:rsidRPr="00EA6591" w14:paraId="3CEB103F" w14:textId="77777777" w:rsidTr="00F45CAE">
        <w:trPr>
          <w:trHeight w:val="288"/>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C66175B" w14:textId="71E9835A" w:rsidR="00F45CAE" w:rsidRPr="00EA6591" w:rsidRDefault="00F45CAE" w:rsidP="00F45CAE">
            <w:pPr>
              <w:jc w:val="center"/>
              <w:rPr>
                <w:rFonts w:cstheme="minorHAnsi"/>
                <w:b w:val="0"/>
              </w:rPr>
            </w:pPr>
            <w:r w:rsidRPr="00EA6591">
              <w:rPr>
                <w:rFonts w:cstheme="minorHAnsi"/>
                <w:b w:val="0"/>
              </w:rPr>
              <w:t>4/30/2017</w:t>
            </w:r>
          </w:p>
        </w:tc>
        <w:tc>
          <w:tcPr>
            <w:tcW w:w="864" w:type="dxa"/>
            <w:vAlign w:val="center"/>
          </w:tcPr>
          <w:p w14:paraId="039AEA56" w14:textId="266101FE" w:rsidR="00F45CAE" w:rsidRPr="00EA6591" w:rsidRDefault="00F45CAE" w:rsidP="00F45CA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0</w:t>
            </w:r>
          </w:p>
        </w:tc>
        <w:tc>
          <w:tcPr>
            <w:tcW w:w="2160" w:type="dxa"/>
            <w:vAlign w:val="center"/>
          </w:tcPr>
          <w:p w14:paraId="691C8469" w14:textId="72962F22" w:rsidR="00F45CAE" w:rsidRPr="00EA6591" w:rsidRDefault="00F45CAE" w:rsidP="00F45CA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100</w:t>
            </w:r>
          </w:p>
        </w:tc>
        <w:tc>
          <w:tcPr>
            <w:tcW w:w="2160" w:type="dxa"/>
            <w:vAlign w:val="center"/>
          </w:tcPr>
          <w:p w14:paraId="06109F91" w14:textId="069B1E98" w:rsidR="00F45CAE" w:rsidRPr="00EA6591" w:rsidRDefault="00F45CAE" w:rsidP="00F45CA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0%</w:t>
            </w:r>
          </w:p>
        </w:tc>
        <w:tc>
          <w:tcPr>
            <w:tcW w:w="2160" w:type="dxa"/>
            <w:vAlign w:val="center"/>
          </w:tcPr>
          <w:p w14:paraId="46C634F9" w14:textId="07F16EC9" w:rsidR="00F45CAE" w:rsidRPr="00EA6591" w:rsidRDefault="00F45CAE" w:rsidP="00F45CA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0%</w:t>
            </w:r>
          </w:p>
        </w:tc>
      </w:tr>
      <w:tr w:rsidR="00F45CAE" w:rsidRPr="00EA6591" w14:paraId="17FCB1B0" w14:textId="77777777" w:rsidTr="00F45CAE">
        <w:trPr>
          <w:trHeight w:val="288"/>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0DB07EC" w14:textId="5433C606" w:rsidR="00F45CAE" w:rsidRPr="00EA6591" w:rsidRDefault="00F45CAE" w:rsidP="00F45CAE">
            <w:pPr>
              <w:jc w:val="center"/>
              <w:rPr>
                <w:rFonts w:cstheme="minorHAnsi"/>
                <w:b w:val="0"/>
              </w:rPr>
            </w:pPr>
            <w:r w:rsidRPr="00EA6591">
              <w:rPr>
                <w:rFonts w:cstheme="minorHAnsi"/>
                <w:b w:val="0"/>
              </w:rPr>
              <w:t>5/1/2017</w:t>
            </w:r>
          </w:p>
        </w:tc>
        <w:tc>
          <w:tcPr>
            <w:tcW w:w="864" w:type="dxa"/>
            <w:vAlign w:val="center"/>
          </w:tcPr>
          <w:p w14:paraId="0DCBA3B5" w14:textId="6140A613" w:rsidR="00F45CAE" w:rsidRPr="00EA6591" w:rsidRDefault="00F45CAE" w:rsidP="00F45CA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w:t>
            </w:r>
          </w:p>
        </w:tc>
        <w:tc>
          <w:tcPr>
            <w:tcW w:w="2160" w:type="dxa"/>
            <w:vAlign w:val="center"/>
          </w:tcPr>
          <w:p w14:paraId="5854085B" w14:textId="08301533" w:rsidR="00F45CAE" w:rsidRPr="00EA6591" w:rsidRDefault="00F45CAE" w:rsidP="00F45CA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80</w:t>
            </w:r>
          </w:p>
        </w:tc>
        <w:tc>
          <w:tcPr>
            <w:tcW w:w="2160" w:type="dxa"/>
            <w:vAlign w:val="center"/>
          </w:tcPr>
          <w:p w14:paraId="2AD16E57" w14:textId="37AA0764" w:rsidR="00F45CAE" w:rsidRPr="00EA6591" w:rsidRDefault="00F45CAE" w:rsidP="00F45CA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20%</w:t>
            </w:r>
          </w:p>
        </w:tc>
        <w:tc>
          <w:tcPr>
            <w:tcW w:w="2160" w:type="dxa"/>
            <w:vAlign w:val="center"/>
          </w:tcPr>
          <w:p w14:paraId="3F82CCEF" w14:textId="10EA5435" w:rsidR="00F45CAE" w:rsidRPr="00EA6591" w:rsidRDefault="00F45CAE" w:rsidP="00F45CA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0%</w:t>
            </w:r>
          </w:p>
        </w:tc>
      </w:tr>
      <w:tr w:rsidR="00F45CAE" w:rsidRPr="00EA6591" w14:paraId="748C6399" w14:textId="77777777" w:rsidTr="00F45CAE">
        <w:trPr>
          <w:trHeight w:val="288"/>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4395DA4" w14:textId="08AD36AC" w:rsidR="00F45CAE" w:rsidRPr="00EA6591" w:rsidRDefault="00F45CAE" w:rsidP="00F45CAE">
            <w:pPr>
              <w:jc w:val="center"/>
              <w:rPr>
                <w:rFonts w:cstheme="minorHAnsi"/>
                <w:b w:val="0"/>
              </w:rPr>
            </w:pPr>
            <w:r w:rsidRPr="00EA6591">
              <w:rPr>
                <w:rFonts w:cstheme="minorHAnsi"/>
                <w:b w:val="0"/>
              </w:rPr>
              <w:t>5/2/2017</w:t>
            </w:r>
          </w:p>
        </w:tc>
        <w:tc>
          <w:tcPr>
            <w:tcW w:w="864" w:type="dxa"/>
            <w:vAlign w:val="center"/>
          </w:tcPr>
          <w:p w14:paraId="37CA38F7" w14:textId="7817078C" w:rsidR="00F45CAE" w:rsidRPr="00EA6591" w:rsidRDefault="00F45CAE" w:rsidP="00F45CA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2</w:t>
            </w:r>
          </w:p>
        </w:tc>
        <w:tc>
          <w:tcPr>
            <w:tcW w:w="2160" w:type="dxa"/>
            <w:vAlign w:val="center"/>
          </w:tcPr>
          <w:p w14:paraId="63F83425" w14:textId="2689865D" w:rsidR="00F45CAE" w:rsidRPr="00EA6591" w:rsidRDefault="00F45CAE" w:rsidP="00F45CA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90</w:t>
            </w:r>
          </w:p>
        </w:tc>
        <w:tc>
          <w:tcPr>
            <w:tcW w:w="2160" w:type="dxa"/>
            <w:vAlign w:val="center"/>
          </w:tcPr>
          <w:p w14:paraId="43F5562B" w14:textId="04F4650C" w:rsidR="00F45CAE" w:rsidRPr="00EA6591" w:rsidRDefault="00F45CAE" w:rsidP="00F45CA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20%</w:t>
            </w:r>
          </w:p>
        </w:tc>
        <w:tc>
          <w:tcPr>
            <w:tcW w:w="2160" w:type="dxa"/>
            <w:vAlign w:val="center"/>
          </w:tcPr>
          <w:p w14:paraId="35F78A96" w14:textId="2ED526DF" w:rsidR="00F45CAE" w:rsidRPr="00EA6591" w:rsidRDefault="00F45CAE" w:rsidP="00F45CA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12.5%</w:t>
            </w:r>
          </w:p>
        </w:tc>
      </w:tr>
      <w:tr w:rsidR="00F45CAE" w:rsidRPr="00EA6591" w14:paraId="3194FFEF" w14:textId="77777777" w:rsidTr="00F45CAE">
        <w:trPr>
          <w:trHeight w:val="288"/>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8D5CCE2" w14:textId="4241049D" w:rsidR="00F45CAE" w:rsidRPr="00EA6591" w:rsidRDefault="00F45CAE" w:rsidP="00F45CAE">
            <w:pPr>
              <w:jc w:val="center"/>
              <w:rPr>
                <w:rFonts w:cstheme="minorHAnsi"/>
                <w:b w:val="0"/>
              </w:rPr>
            </w:pPr>
            <w:r w:rsidRPr="00EA6591">
              <w:rPr>
                <w:rFonts w:cstheme="minorHAnsi"/>
                <w:b w:val="0"/>
              </w:rPr>
              <w:t>5/3/2017</w:t>
            </w:r>
          </w:p>
        </w:tc>
        <w:tc>
          <w:tcPr>
            <w:tcW w:w="864" w:type="dxa"/>
            <w:vAlign w:val="center"/>
          </w:tcPr>
          <w:p w14:paraId="4D21CDF2" w14:textId="535ADF70" w:rsidR="00F45CAE" w:rsidRPr="00EA6591" w:rsidRDefault="00F45CAE" w:rsidP="00F45CA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3</w:t>
            </w:r>
          </w:p>
        </w:tc>
        <w:tc>
          <w:tcPr>
            <w:tcW w:w="2160" w:type="dxa"/>
            <w:vAlign w:val="center"/>
          </w:tcPr>
          <w:p w14:paraId="24E6A092" w14:textId="603AB4CF" w:rsidR="00F45CAE" w:rsidRPr="00EA6591" w:rsidRDefault="00F45CAE" w:rsidP="00F45CA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70</w:t>
            </w:r>
          </w:p>
        </w:tc>
        <w:tc>
          <w:tcPr>
            <w:tcW w:w="2160" w:type="dxa"/>
            <w:vAlign w:val="center"/>
          </w:tcPr>
          <w:p w14:paraId="3EAACAD8" w14:textId="47376355" w:rsidR="00F45CAE" w:rsidRPr="00EA6591" w:rsidRDefault="00F45CAE" w:rsidP="00F45CA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30%</w:t>
            </w:r>
          </w:p>
        </w:tc>
        <w:tc>
          <w:tcPr>
            <w:tcW w:w="2160" w:type="dxa"/>
            <w:vAlign w:val="center"/>
          </w:tcPr>
          <w:p w14:paraId="39349716" w14:textId="32EA9091" w:rsidR="00F45CAE" w:rsidRPr="00EA6591" w:rsidRDefault="00F45CAE" w:rsidP="00F45CA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12.5%</w:t>
            </w:r>
          </w:p>
        </w:tc>
      </w:tr>
      <w:tr w:rsidR="00F45CAE" w:rsidRPr="00EA6591" w14:paraId="79BD2B31" w14:textId="77777777" w:rsidTr="00F45CAE">
        <w:trPr>
          <w:trHeight w:val="288"/>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C2B3E9A" w14:textId="6BB8D899" w:rsidR="00F45CAE" w:rsidRPr="00EA6591" w:rsidRDefault="00F45CAE" w:rsidP="00F45CAE">
            <w:pPr>
              <w:jc w:val="center"/>
              <w:rPr>
                <w:rFonts w:cstheme="minorHAnsi"/>
                <w:b w:val="0"/>
              </w:rPr>
            </w:pPr>
            <w:r w:rsidRPr="00EA6591">
              <w:rPr>
                <w:rFonts w:cstheme="minorHAnsi"/>
                <w:b w:val="0"/>
              </w:rPr>
              <w:t>5/4/2017</w:t>
            </w:r>
          </w:p>
        </w:tc>
        <w:tc>
          <w:tcPr>
            <w:tcW w:w="864" w:type="dxa"/>
            <w:vAlign w:val="center"/>
          </w:tcPr>
          <w:p w14:paraId="620D7E6C" w14:textId="2D5A6230" w:rsidR="00F45CAE" w:rsidRPr="00EA6591" w:rsidRDefault="00F45CAE" w:rsidP="00F45CA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4</w:t>
            </w:r>
          </w:p>
        </w:tc>
        <w:tc>
          <w:tcPr>
            <w:tcW w:w="2160" w:type="dxa"/>
            <w:vAlign w:val="center"/>
          </w:tcPr>
          <w:p w14:paraId="3AB7E554" w14:textId="7F75A7F8" w:rsidR="00F45CAE" w:rsidRPr="00EA6591" w:rsidRDefault="00F45CAE" w:rsidP="00F45CA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110</w:t>
            </w:r>
          </w:p>
        </w:tc>
        <w:tc>
          <w:tcPr>
            <w:tcW w:w="2160" w:type="dxa"/>
            <w:vAlign w:val="center"/>
          </w:tcPr>
          <w:p w14:paraId="3BE5972A" w14:textId="5FB9E1CF" w:rsidR="00F45CAE" w:rsidRPr="00EA6591" w:rsidRDefault="00F45CAE" w:rsidP="00F45CA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30%</w:t>
            </w:r>
          </w:p>
        </w:tc>
        <w:tc>
          <w:tcPr>
            <w:tcW w:w="2160" w:type="dxa"/>
            <w:vAlign w:val="center"/>
          </w:tcPr>
          <w:p w14:paraId="71E50351" w14:textId="7918A0D5" w:rsidR="00F45CAE" w:rsidRPr="00EA6591" w:rsidRDefault="00F45CAE" w:rsidP="00F45CA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12.5%</w:t>
            </w:r>
          </w:p>
        </w:tc>
      </w:tr>
      <w:tr w:rsidR="00F45CAE" w:rsidRPr="00EA6591" w14:paraId="0F65DB60" w14:textId="77777777" w:rsidTr="00F45CAE">
        <w:trPr>
          <w:trHeight w:val="288"/>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92C574E" w14:textId="3BB72574" w:rsidR="00F45CAE" w:rsidRPr="00EA6591" w:rsidRDefault="00F45CAE" w:rsidP="00F45CAE">
            <w:pPr>
              <w:jc w:val="center"/>
              <w:rPr>
                <w:rFonts w:cstheme="minorHAnsi"/>
              </w:rPr>
            </w:pPr>
            <w:r w:rsidRPr="00EA6591">
              <w:rPr>
                <w:rFonts w:cstheme="minorHAnsi"/>
                <w:b w:val="0"/>
              </w:rPr>
              <w:t>5/5/2017</w:t>
            </w:r>
          </w:p>
        </w:tc>
        <w:tc>
          <w:tcPr>
            <w:tcW w:w="864" w:type="dxa"/>
            <w:vAlign w:val="center"/>
          </w:tcPr>
          <w:p w14:paraId="251E1CA3" w14:textId="7C249E97" w:rsidR="00F45CAE" w:rsidRPr="00EA6591" w:rsidRDefault="00F45CAE" w:rsidP="00F45CA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5</w:t>
            </w:r>
          </w:p>
        </w:tc>
        <w:tc>
          <w:tcPr>
            <w:tcW w:w="2160" w:type="dxa"/>
            <w:vAlign w:val="center"/>
          </w:tcPr>
          <w:p w14:paraId="0F3D4FC4" w14:textId="23CB4218" w:rsidR="00F45CAE" w:rsidRPr="00EA6591" w:rsidRDefault="00F45CAE" w:rsidP="00F45CA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80</w:t>
            </w:r>
          </w:p>
        </w:tc>
        <w:tc>
          <w:tcPr>
            <w:tcW w:w="2160" w:type="dxa"/>
            <w:vAlign w:val="center"/>
          </w:tcPr>
          <w:p w14:paraId="3E29CEAC" w14:textId="662FCD79" w:rsidR="00F45CAE" w:rsidRPr="00EA6591" w:rsidRDefault="00F45CAE" w:rsidP="00F45CA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30%</w:t>
            </w:r>
          </w:p>
        </w:tc>
        <w:tc>
          <w:tcPr>
            <w:tcW w:w="2160" w:type="dxa"/>
            <w:vAlign w:val="center"/>
          </w:tcPr>
          <w:p w14:paraId="64EA665D" w14:textId="77777777" w:rsidR="00F45CAE" w:rsidRPr="00EA6591" w:rsidRDefault="00F45CAE" w:rsidP="00F45CAE">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bl>
    <w:p w14:paraId="010FDE4F" w14:textId="77777777" w:rsidR="00F45CAE" w:rsidRPr="00EA6591" w:rsidRDefault="00F45CAE" w:rsidP="00F45CAE">
      <w:pPr>
        <w:rPr>
          <w:rFonts w:cstheme="minorHAnsi"/>
        </w:rPr>
      </w:pPr>
      <w:r w:rsidRPr="00EA6591">
        <w:rPr>
          <w:rFonts w:cstheme="minorHAnsi"/>
        </w:rPr>
        <w:t xml:space="preserve">Take 4/30/2017 as an example, Day 0 will be 0% which is trivial. </w:t>
      </w:r>
    </w:p>
    <w:p w14:paraId="58D02469" w14:textId="5975CCCC" w:rsidR="00F45CAE" w:rsidRPr="00EA6591" w:rsidRDefault="00F45CAE" w:rsidP="00F45CAE">
      <w:pPr>
        <w:rPr>
          <w:rFonts w:cstheme="minorHAnsi"/>
        </w:rPr>
      </w:pPr>
      <w:r w:rsidRPr="00EA6591">
        <w:rPr>
          <w:rFonts w:cstheme="minorHAnsi"/>
        </w:rPr>
        <w:t>On Day 1, since 80</w:t>
      </w:r>
      <w:r w:rsidR="00BB4457" w:rsidRPr="00EA6591">
        <w:rPr>
          <w:rFonts w:cstheme="minorHAnsi"/>
        </w:rPr>
        <w:t xml:space="preserve"> </w:t>
      </w:r>
      <w:r w:rsidRPr="00EA6591">
        <w:rPr>
          <w:rFonts w:cstheme="minorHAnsi"/>
        </w:rPr>
        <w:t>&lt;</w:t>
      </w:r>
      <w:r w:rsidR="00BB4457" w:rsidRPr="00EA6591">
        <w:rPr>
          <w:rFonts w:cstheme="minorHAnsi"/>
        </w:rPr>
        <w:t xml:space="preserve"> </w:t>
      </w:r>
      <w:r w:rsidRPr="00EA6591">
        <w:rPr>
          <w:rFonts w:cstheme="minorHAnsi"/>
        </w:rPr>
        <w:t xml:space="preserve">100, </w:t>
      </w:r>
      <w:r w:rsidR="002142E9" w:rsidRPr="00EA6591">
        <w:rPr>
          <w:rFonts w:cstheme="minorHAnsi"/>
        </w:rPr>
        <w:t>run-off</w:t>
      </w:r>
      <w:r w:rsidR="005D6F79" w:rsidRPr="00EA6591">
        <w:rPr>
          <w:rFonts w:cstheme="minorHAnsi"/>
        </w:rPr>
        <w:t xml:space="preserve"> ratio would be1-80/100</w:t>
      </w:r>
      <w:r w:rsidR="003A79EF" w:rsidRPr="00EA6591">
        <w:rPr>
          <w:rFonts w:cstheme="minorHAnsi"/>
        </w:rPr>
        <w:t xml:space="preserve"> </w:t>
      </w:r>
      <w:r w:rsidR="005D6F79" w:rsidRPr="00EA6591">
        <w:rPr>
          <w:rFonts w:cstheme="minorHAnsi"/>
        </w:rPr>
        <w:t>=</w:t>
      </w:r>
      <w:r w:rsidR="003A79EF" w:rsidRPr="00EA6591">
        <w:rPr>
          <w:rFonts w:cstheme="minorHAnsi"/>
        </w:rPr>
        <w:t xml:space="preserve"> </w:t>
      </w:r>
      <w:r w:rsidR="005D6F79" w:rsidRPr="00EA6591">
        <w:rPr>
          <w:rFonts w:cstheme="minorHAnsi"/>
        </w:rPr>
        <w:t>20%</w:t>
      </w:r>
      <w:r w:rsidRPr="00EA6591">
        <w:rPr>
          <w:rFonts w:cstheme="minorHAnsi"/>
        </w:rPr>
        <w:t>.</w:t>
      </w:r>
    </w:p>
    <w:p w14:paraId="4411B453" w14:textId="563FB7F2" w:rsidR="00F45CAE" w:rsidRPr="00EA6591" w:rsidRDefault="00F45CAE" w:rsidP="00F45CAE">
      <w:pPr>
        <w:rPr>
          <w:rFonts w:cstheme="minorHAnsi"/>
        </w:rPr>
      </w:pPr>
      <w:r w:rsidRPr="00EA6591">
        <w:rPr>
          <w:rFonts w:cstheme="minorHAnsi"/>
        </w:rPr>
        <w:t>On Day 2, 90</w:t>
      </w:r>
      <w:r w:rsidR="00BB4457" w:rsidRPr="00EA6591">
        <w:rPr>
          <w:rFonts w:cstheme="minorHAnsi"/>
        </w:rPr>
        <w:t xml:space="preserve"> </w:t>
      </w:r>
      <w:r w:rsidRPr="00EA6591">
        <w:rPr>
          <w:rFonts w:cstheme="minorHAnsi"/>
        </w:rPr>
        <w:t>&lt;</w:t>
      </w:r>
      <w:r w:rsidR="00BB4457" w:rsidRPr="00EA6591">
        <w:rPr>
          <w:rFonts w:cstheme="minorHAnsi"/>
        </w:rPr>
        <w:t xml:space="preserve"> </w:t>
      </w:r>
      <w:r w:rsidRPr="00EA6591">
        <w:rPr>
          <w:rFonts w:cstheme="minorHAnsi"/>
        </w:rPr>
        <w:t>100, however, the minimum ba</w:t>
      </w:r>
      <w:r w:rsidR="00BB4457" w:rsidRPr="00EA6591">
        <w:rPr>
          <w:rFonts w:cstheme="minorHAnsi"/>
        </w:rPr>
        <w:t xml:space="preserve">lance since Day 0 is 80, so </w:t>
      </w:r>
      <w:r w:rsidR="002142E9" w:rsidRPr="00EA6591">
        <w:rPr>
          <w:rFonts w:cstheme="minorHAnsi"/>
        </w:rPr>
        <w:t>run-off</w:t>
      </w:r>
      <w:r w:rsidRPr="00EA6591">
        <w:rPr>
          <w:rFonts w:cstheme="minorHAnsi"/>
        </w:rPr>
        <w:t xml:space="preserve"> ratio was the same as Day 1.  </w:t>
      </w:r>
    </w:p>
    <w:p w14:paraId="763FB3D5" w14:textId="1466DEF6" w:rsidR="00F45CAE" w:rsidRPr="00EA6591" w:rsidRDefault="00F45CAE" w:rsidP="00F45CAE">
      <w:pPr>
        <w:rPr>
          <w:rFonts w:cstheme="minorHAnsi"/>
        </w:rPr>
      </w:pPr>
      <w:r w:rsidRPr="00EA6591">
        <w:rPr>
          <w:rFonts w:cstheme="minorHAnsi"/>
        </w:rPr>
        <w:t>On Day 3, the minimum balance since Day 0 became 70, so the run-</w:t>
      </w:r>
      <w:r w:rsidR="00BB4457" w:rsidRPr="00EA6591">
        <w:rPr>
          <w:rFonts w:cstheme="minorHAnsi"/>
        </w:rPr>
        <w:t>off ratio would be 1-70/100 = 30%</w:t>
      </w:r>
      <w:r w:rsidRPr="00EA6591">
        <w:rPr>
          <w:rFonts w:cstheme="minorHAnsi"/>
        </w:rPr>
        <w:t>.</w:t>
      </w:r>
    </w:p>
    <w:p w14:paraId="04E2F0DD" w14:textId="77777777" w:rsidR="00F45CAE" w:rsidRPr="00EA6591" w:rsidRDefault="00F45CAE" w:rsidP="00F45CAE">
      <w:pPr>
        <w:rPr>
          <w:rFonts w:cstheme="minorHAnsi"/>
        </w:rPr>
      </w:pPr>
      <w:r w:rsidRPr="00EA6591">
        <w:rPr>
          <w:rFonts w:cstheme="minorHAnsi"/>
        </w:rPr>
        <w:t>On Day 4 and Day 5, minimum balance stayed the same as Day 3, so no change to run-off ratio.</w:t>
      </w:r>
    </w:p>
    <w:p w14:paraId="113EF2C7" w14:textId="3696961E" w:rsidR="00F45CAE" w:rsidRPr="00EA6591" w:rsidRDefault="00EB1AC4" w:rsidP="00F45CAE">
      <w:pPr>
        <w:rPr>
          <w:rFonts w:cstheme="minorHAnsi"/>
        </w:rPr>
      </w:pPr>
      <w:r w:rsidRPr="00EA6591">
        <w:rPr>
          <w:rFonts w:cstheme="minorHAnsi"/>
        </w:rPr>
        <w:t xml:space="preserve">A historical </w:t>
      </w:r>
      <w:r w:rsidR="002142E9" w:rsidRPr="00EA6591">
        <w:rPr>
          <w:rFonts w:cstheme="minorHAnsi"/>
        </w:rPr>
        <w:t>run-off</w:t>
      </w:r>
      <w:r w:rsidR="00F45CAE" w:rsidRPr="00EA6591">
        <w:rPr>
          <w:rFonts w:cstheme="minorHAnsi"/>
        </w:rPr>
        <w:t xml:space="preserve"> rate population for each customer type </w:t>
      </w:r>
      <w:r w:rsidRPr="00EA6591">
        <w:rPr>
          <w:rFonts w:cstheme="minorHAnsi"/>
        </w:rPr>
        <w:t xml:space="preserve">was calculated with this method. A median </w:t>
      </w:r>
      <w:r w:rsidR="002142E9" w:rsidRPr="00EA6591">
        <w:rPr>
          <w:rFonts w:cstheme="minorHAnsi"/>
        </w:rPr>
        <w:t>run-off</w:t>
      </w:r>
      <w:r w:rsidR="00F45CAE" w:rsidRPr="00EA6591">
        <w:rPr>
          <w:rFonts w:cstheme="minorHAnsi"/>
        </w:rPr>
        <w:t xml:space="preserve"> was used for each customer type, and scaled </w:t>
      </w:r>
      <w:r w:rsidRPr="00EA6591">
        <w:rPr>
          <w:rFonts w:cstheme="minorHAnsi"/>
        </w:rPr>
        <w:t>to 100% at 14 days accordingly to reflect the full distribution</w:t>
      </w:r>
      <w:r w:rsidR="00F45CAE" w:rsidRPr="00EA6591">
        <w:rPr>
          <w:rFonts w:cstheme="minorHAnsi"/>
        </w:rPr>
        <w:t xml:space="preserve">. </w:t>
      </w:r>
    </w:p>
    <w:p w14:paraId="36F48161" w14:textId="0E84CC32" w:rsidR="00F45CAE" w:rsidRPr="00EA6591" w:rsidRDefault="00F45CAE" w:rsidP="00F45CAE">
      <w:pPr>
        <w:rPr>
          <w:rFonts w:cstheme="minorHAnsi"/>
        </w:rPr>
      </w:pPr>
      <w:r w:rsidRPr="00EA6591">
        <w:rPr>
          <w:rFonts w:cstheme="minorHAnsi"/>
        </w:rPr>
        <w:t xml:space="preserve">Furthermore, the behavior of the same product with different customer types could be significantly different. With this in </w:t>
      </w:r>
      <w:r w:rsidR="00EB1AC4" w:rsidRPr="00EA6591">
        <w:rPr>
          <w:rFonts w:cstheme="minorHAnsi"/>
        </w:rPr>
        <w:t xml:space="preserve">mind, the historical median </w:t>
      </w:r>
      <w:r w:rsidR="002142E9" w:rsidRPr="00EA6591">
        <w:rPr>
          <w:rFonts w:cstheme="minorHAnsi"/>
        </w:rPr>
        <w:t>run-off</w:t>
      </w:r>
      <w:r w:rsidRPr="00EA6591">
        <w:rPr>
          <w:rFonts w:cstheme="minorHAnsi"/>
        </w:rPr>
        <w:t xml:space="preserve"> rates for two groups of customers are analyzed separately.</w:t>
      </w:r>
    </w:p>
    <w:p w14:paraId="036DD49D" w14:textId="1A8451DB" w:rsidR="00F45CAE" w:rsidRPr="00EA6591" w:rsidRDefault="00844AEA" w:rsidP="00F45CAE">
      <w:pPr>
        <w:rPr>
          <w:rFonts w:cstheme="minorHAnsi"/>
        </w:rPr>
      </w:pPr>
      <w:r>
        <w:rPr>
          <w:rFonts w:cstheme="minorHAnsi"/>
          <w:i/>
        </w:rPr>
        <w:t>Figure 8</w:t>
      </w:r>
      <w:r w:rsidR="00EB1AC4" w:rsidRPr="00EA6591">
        <w:rPr>
          <w:rFonts w:cstheme="minorHAnsi"/>
        </w:rPr>
        <w:t xml:space="preserve"> show</w:t>
      </w:r>
      <w:r w:rsidR="000809DB" w:rsidRPr="00EA6591">
        <w:rPr>
          <w:rFonts w:cstheme="minorHAnsi"/>
        </w:rPr>
        <w:t>s</w:t>
      </w:r>
      <w:r w:rsidR="00EB1AC4" w:rsidRPr="00EA6591">
        <w:rPr>
          <w:rFonts w:cstheme="minorHAnsi"/>
        </w:rPr>
        <w:t xml:space="preserve"> interbranches, a</w:t>
      </w:r>
      <w:r w:rsidR="00F45CAE" w:rsidRPr="00EA6591">
        <w:rPr>
          <w:rFonts w:cstheme="minorHAnsi"/>
        </w:rPr>
        <w:t xml:space="preserve">ffiliates, </w:t>
      </w:r>
      <w:r w:rsidR="00EB1AC4" w:rsidRPr="00EA6591">
        <w:rPr>
          <w:rFonts w:cstheme="minorHAnsi"/>
        </w:rPr>
        <w:t xml:space="preserve">and financial institutions’ </w:t>
      </w:r>
      <w:r w:rsidR="00320F09" w:rsidRPr="00EA6591">
        <w:rPr>
          <w:rFonts w:cstheme="minorHAnsi"/>
        </w:rPr>
        <w:t xml:space="preserve">historical </w:t>
      </w:r>
      <w:r w:rsidR="002142E9" w:rsidRPr="00EA6591">
        <w:rPr>
          <w:rFonts w:cstheme="minorHAnsi"/>
        </w:rPr>
        <w:t>run-off</w:t>
      </w:r>
      <w:r w:rsidR="00F45CAE" w:rsidRPr="00EA6591">
        <w:rPr>
          <w:rFonts w:cstheme="minorHAnsi"/>
        </w:rPr>
        <w:t xml:space="preserve"> data</w:t>
      </w:r>
      <w:r w:rsidR="00EB1AC4" w:rsidRPr="00EA6591">
        <w:rPr>
          <w:rFonts w:cstheme="minorHAnsi"/>
        </w:rPr>
        <w:t xml:space="preserve"> comparing with assumed</w:t>
      </w:r>
      <w:r w:rsidR="00BB1402" w:rsidRPr="00EA6591">
        <w:rPr>
          <w:rFonts w:cstheme="minorHAnsi"/>
        </w:rPr>
        <w:t xml:space="preserve"> 33%/33%/33% </w:t>
      </w:r>
      <w:r w:rsidR="002142E9" w:rsidRPr="00EA6591">
        <w:rPr>
          <w:rFonts w:cstheme="minorHAnsi"/>
        </w:rPr>
        <w:t>run-off</w:t>
      </w:r>
      <w:r w:rsidR="00F45CAE" w:rsidRPr="00EA6591">
        <w:rPr>
          <w:rFonts w:cstheme="minorHAnsi"/>
        </w:rPr>
        <w:t xml:space="preserve"> schedule.</w:t>
      </w:r>
    </w:p>
    <w:p w14:paraId="464A3E34" w14:textId="77777777" w:rsidR="00EB1AC4" w:rsidRPr="00EA6591" w:rsidRDefault="00EB1AC4" w:rsidP="00EB1AC4">
      <w:pPr>
        <w:keepNext/>
        <w:jc w:val="center"/>
        <w:rPr>
          <w:rFonts w:cstheme="minorHAnsi"/>
        </w:rPr>
      </w:pPr>
      <w:r w:rsidRPr="00EA6591">
        <w:rPr>
          <w:rFonts w:cstheme="minorHAnsi"/>
          <w:noProof/>
        </w:rPr>
        <w:drawing>
          <wp:inline distT="0" distB="0" distL="0" distR="0" wp14:anchorId="4A8BFF3D" wp14:editId="27BD5150">
            <wp:extent cx="4964854" cy="2939626"/>
            <wp:effectExtent l="0" t="0" r="7620" b="13335"/>
            <wp:docPr id="1052" name="Chart 10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3516370" w14:textId="7EC290D8" w:rsidR="00CB6D9E" w:rsidRPr="00CB6D9E" w:rsidRDefault="00CB6D9E" w:rsidP="00CB6D9E">
      <w:pPr>
        <w:pStyle w:val="Caption"/>
        <w:jc w:val="center"/>
        <w:rPr>
          <w:rFonts w:cstheme="minorHAnsi"/>
        </w:rPr>
      </w:pPr>
      <w:r w:rsidRPr="00EA6591">
        <w:rPr>
          <w:rFonts w:cstheme="minorHAnsi"/>
        </w:rPr>
        <w:t xml:space="preserve">Figure </w:t>
      </w:r>
      <w:r w:rsidRPr="00EA6591">
        <w:rPr>
          <w:rFonts w:cstheme="minorHAnsi"/>
        </w:rPr>
        <w:fldChar w:fldCharType="begin"/>
      </w:r>
      <w:r w:rsidRPr="00EA6591">
        <w:rPr>
          <w:rFonts w:cstheme="minorHAnsi"/>
        </w:rPr>
        <w:instrText xml:space="preserve"> SEQ Figure \* ARABIC </w:instrText>
      </w:r>
      <w:r w:rsidRPr="00EA6591">
        <w:rPr>
          <w:rFonts w:cstheme="minorHAnsi"/>
        </w:rPr>
        <w:fldChar w:fldCharType="separate"/>
      </w:r>
      <w:r w:rsidR="000777B4">
        <w:rPr>
          <w:rFonts w:cstheme="minorHAnsi"/>
          <w:noProof/>
        </w:rPr>
        <w:t>8</w:t>
      </w:r>
      <w:r w:rsidRPr="00EA6591">
        <w:rPr>
          <w:rFonts w:cstheme="minorHAnsi"/>
        </w:rPr>
        <w:fldChar w:fldCharType="end"/>
      </w:r>
      <w:r w:rsidRPr="00EA6591">
        <w:rPr>
          <w:rFonts w:cstheme="minorHAnsi"/>
        </w:rPr>
        <w:t>: Interbranches, Affiliates, and FI 14-day Run-off Pattern &amp; Comparing with Assumptions, i.e. “Approach”</w:t>
      </w:r>
    </w:p>
    <w:p w14:paraId="5040D7EF" w14:textId="7A603CA8" w:rsidR="00320F09" w:rsidRPr="00EA6591" w:rsidRDefault="004023BC" w:rsidP="00320F09">
      <w:pPr>
        <w:rPr>
          <w:rFonts w:cstheme="minorHAnsi"/>
        </w:rPr>
      </w:pPr>
      <w:r>
        <w:rPr>
          <w:rFonts w:cstheme="minorHAnsi"/>
          <w:i/>
        </w:rPr>
        <w:t>Figure 9</w:t>
      </w:r>
      <w:r w:rsidR="00320F09" w:rsidRPr="00EA6591">
        <w:rPr>
          <w:rFonts w:cstheme="minorHAnsi"/>
        </w:rPr>
        <w:t xml:space="preserve"> shows other customers’ historical </w:t>
      </w:r>
      <w:r w:rsidR="002142E9" w:rsidRPr="00EA6591">
        <w:rPr>
          <w:rFonts w:cstheme="minorHAnsi"/>
        </w:rPr>
        <w:t>run-off</w:t>
      </w:r>
      <w:r w:rsidR="00320F09" w:rsidRPr="00EA6591">
        <w:rPr>
          <w:rFonts w:cstheme="minorHAnsi"/>
        </w:rPr>
        <w:t xml:space="preserve"> data comparing</w:t>
      </w:r>
      <w:r w:rsidR="000809DB" w:rsidRPr="00EA6591">
        <w:rPr>
          <w:rFonts w:cstheme="minorHAnsi"/>
        </w:rPr>
        <w:t xml:space="preserve"> with </w:t>
      </w:r>
      <w:r w:rsidR="00320F09" w:rsidRPr="00EA6591">
        <w:rPr>
          <w:rFonts w:cstheme="minorHAnsi"/>
        </w:rPr>
        <w:t>assumed</w:t>
      </w:r>
      <w:r w:rsidR="00BB1402" w:rsidRPr="00EA6591">
        <w:rPr>
          <w:rFonts w:cstheme="minorHAnsi"/>
        </w:rPr>
        <w:t xml:space="preserve"> 20%/40%/40</w:t>
      </w:r>
      <w:r w:rsidR="00B41D24" w:rsidRPr="00EA6591">
        <w:rPr>
          <w:rFonts w:cstheme="minorHAnsi"/>
        </w:rPr>
        <w:t>% run</w:t>
      </w:r>
      <w:r w:rsidR="002142E9" w:rsidRPr="00EA6591">
        <w:rPr>
          <w:rFonts w:cstheme="minorHAnsi"/>
        </w:rPr>
        <w:t>-off</w:t>
      </w:r>
      <w:r w:rsidR="00320F09" w:rsidRPr="00EA6591">
        <w:rPr>
          <w:rFonts w:cstheme="minorHAnsi"/>
        </w:rPr>
        <w:t xml:space="preserve"> schedule.</w:t>
      </w:r>
    </w:p>
    <w:p w14:paraId="7BB0F341" w14:textId="67D5898A" w:rsidR="00320F09" w:rsidRPr="00EA6591" w:rsidRDefault="00320F09" w:rsidP="00320F09">
      <w:pPr>
        <w:jc w:val="center"/>
        <w:rPr>
          <w:rFonts w:cstheme="minorHAnsi"/>
        </w:rPr>
      </w:pPr>
      <w:r w:rsidRPr="00EA6591">
        <w:rPr>
          <w:rFonts w:cstheme="minorHAnsi"/>
          <w:noProof/>
        </w:rPr>
        <w:drawing>
          <wp:inline distT="0" distB="0" distL="0" distR="0" wp14:anchorId="060A5E82" wp14:editId="24E539A3">
            <wp:extent cx="4964854" cy="3075093"/>
            <wp:effectExtent l="0" t="0" r="7620" b="11430"/>
            <wp:docPr id="1053" name="Chart 105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8791E08" w14:textId="68EABC90" w:rsidR="00CB6D9E" w:rsidRPr="00CB6D9E" w:rsidRDefault="00CB6D9E" w:rsidP="00CB6D9E">
      <w:pPr>
        <w:pStyle w:val="Caption"/>
        <w:jc w:val="center"/>
        <w:rPr>
          <w:rFonts w:cstheme="minorHAnsi"/>
        </w:rPr>
      </w:pPr>
      <w:r w:rsidRPr="00EA6591">
        <w:rPr>
          <w:rFonts w:cstheme="minorHAnsi"/>
        </w:rPr>
        <w:t xml:space="preserve">Figure </w:t>
      </w:r>
      <w:r w:rsidRPr="00EA6591">
        <w:rPr>
          <w:rFonts w:cstheme="minorHAnsi"/>
        </w:rPr>
        <w:fldChar w:fldCharType="begin"/>
      </w:r>
      <w:r w:rsidRPr="00EA6591">
        <w:rPr>
          <w:rFonts w:cstheme="minorHAnsi"/>
        </w:rPr>
        <w:instrText xml:space="preserve"> SEQ Figure \* ARABIC </w:instrText>
      </w:r>
      <w:r w:rsidRPr="00EA6591">
        <w:rPr>
          <w:rFonts w:cstheme="minorHAnsi"/>
        </w:rPr>
        <w:fldChar w:fldCharType="separate"/>
      </w:r>
      <w:r w:rsidR="000777B4">
        <w:rPr>
          <w:rFonts w:cstheme="minorHAnsi"/>
          <w:noProof/>
        </w:rPr>
        <w:t>9</w:t>
      </w:r>
      <w:r w:rsidRPr="00EA6591">
        <w:rPr>
          <w:rFonts w:cstheme="minorHAnsi"/>
        </w:rPr>
        <w:fldChar w:fldCharType="end"/>
      </w:r>
      <w:r w:rsidRPr="00EA6591">
        <w:rPr>
          <w:rFonts w:cstheme="minorHAnsi"/>
        </w:rPr>
        <w:t>: Other Customers 14-Day Run-off Pattern &amp; Comparing with Assumptions, i.e. “Approach”</w:t>
      </w:r>
    </w:p>
    <w:p w14:paraId="67B223B2" w14:textId="35FEBC0D" w:rsidR="007C3D86" w:rsidRPr="00EA6591" w:rsidRDefault="007C3D86" w:rsidP="007C3D86">
      <w:pPr>
        <w:rPr>
          <w:rFonts w:cstheme="minorHAnsi"/>
        </w:rPr>
      </w:pPr>
      <w:r w:rsidRPr="00EA6591">
        <w:rPr>
          <w:rFonts w:cstheme="minorHAnsi"/>
        </w:rPr>
        <w:t xml:space="preserve">The charts delineate that the actual </w:t>
      </w:r>
      <w:r w:rsidR="002142E9" w:rsidRPr="00EA6591">
        <w:rPr>
          <w:rFonts w:cstheme="minorHAnsi"/>
        </w:rPr>
        <w:t>run-off</w:t>
      </w:r>
      <w:r w:rsidRPr="00EA6591">
        <w:rPr>
          <w:rFonts w:cstheme="minorHAnsi"/>
        </w:rPr>
        <w:t xml:space="preserve"> rates deviate from the assumed </w:t>
      </w:r>
      <w:r w:rsidR="002142E9" w:rsidRPr="00EA6591">
        <w:rPr>
          <w:rFonts w:cstheme="minorHAnsi"/>
        </w:rPr>
        <w:t>run-off</w:t>
      </w:r>
      <w:r w:rsidRPr="00EA6591">
        <w:rPr>
          <w:rFonts w:cstheme="minorHAnsi"/>
        </w:rPr>
        <w:t xml:space="preserve"> schedule within an acceptable range. The assumed schedule is more conservative in general. </w:t>
      </w:r>
    </w:p>
    <w:p w14:paraId="3D233BA2" w14:textId="67FB3443" w:rsidR="00320F09" w:rsidRPr="00EA6591" w:rsidRDefault="007C3D86" w:rsidP="007C3D86">
      <w:pPr>
        <w:rPr>
          <w:rFonts w:cstheme="minorHAnsi"/>
        </w:rPr>
      </w:pPr>
      <w:r w:rsidRPr="00EA6591">
        <w:rPr>
          <w:rFonts w:cstheme="minorHAnsi"/>
        </w:rPr>
        <w:t xml:space="preserve">A special factor that needs to be considered is that there is no balance change at weekends and holidays. In this case, a large proportion of median </w:t>
      </w:r>
      <w:r w:rsidR="002142E9" w:rsidRPr="00EA6591">
        <w:rPr>
          <w:rFonts w:cstheme="minorHAnsi"/>
        </w:rPr>
        <w:t>run-off</w:t>
      </w:r>
      <w:r w:rsidRPr="00EA6591">
        <w:rPr>
          <w:rFonts w:cstheme="minorHAnsi"/>
        </w:rPr>
        <w:t xml:space="preserve"> ratios on day 1 and day 2 would be 0 as two graphs </w:t>
      </w:r>
      <w:r w:rsidR="003F58EB" w:rsidRPr="00EA6591">
        <w:rPr>
          <w:rFonts w:cstheme="minorHAnsi"/>
        </w:rPr>
        <w:t>above show</w:t>
      </w:r>
      <w:r w:rsidRPr="00EA6591">
        <w:rPr>
          <w:rFonts w:cstheme="minorHAnsi"/>
        </w:rPr>
        <w:t>, which disagrees with i</w:t>
      </w:r>
      <w:r w:rsidR="003F58EB" w:rsidRPr="00EA6591">
        <w:rPr>
          <w:rFonts w:cstheme="minorHAnsi"/>
        </w:rPr>
        <w:t xml:space="preserve">ntuitive idea of overnight </w:t>
      </w:r>
      <w:r w:rsidR="002142E9" w:rsidRPr="00EA6591">
        <w:rPr>
          <w:rFonts w:cstheme="minorHAnsi"/>
        </w:rPr>
        <w:t>run-off</w:t>
      </w:r>
      <w:r w:rsidR="003F58EB" w:rsidRPr="00EA6591">
        <w:rPr>
          <w:rFonts w:cstheme="minorHAnsi"/>
        </w:rPr>
        <w:t xml:space="preserve">. To avoid the impact, </w:t>
      </w:r>
      <w:r w:rsidR="002142E9" w:rsidRPr="00EA6591">
        <w:rPr>
          <w:rFonts w:cstheme="minorHAnsi"/>
        </w:rPr>
        <w:t>run-off</w:t>
      </w:r>
      <w:r w:rsidRPr="00EA6591">
        <w:rPr>
          <w:rFonts w:cstheme="minorHAnsi"/>
        </w:rPr>
        <w:t xml:space="preserve"> ratios derived from these days could be removed as a conservative approach.</w:t>
      </w:r>
    </w:p>
    <w:p w14:paraId="6D2E272D" w14:textId="77777777" w:rsidR="00710AB7" w:rsidRPr="00EA6591" w:rsidRDefault="007C3D86" w:rsidP="00710AB7">
      <w:pPr>
        <w:keepNext/>
        <w:jc w:val="center"/>
        <w:rPr>
          <w:rFonts w:cstheme="minorHAnsi"/>
        </w:rPr>
      </w:pPr>
      <w:r w:rsidRPr="00EA6591">
        <w:rPr>
          <w:rFonts w:cstheme="minorHAnsi"/>
          <w:noProof/>
          <w:sz w:val="20"/>
        </w:rPr>
        <w:drawing>
          <wp:inline distT="0" distB="0" distL="0" distR="0" wp14:anchorId="2653F520" wp14:editId="08E0F850">
            <wp:extent cx="5143500" cy="3171825"/>
            <wp:effectExtent l="0" t="0" r="0" b="9525"/>
            <wp:docPr id="1054" name="Chart 105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0C4C1D9" w14:textId="2FEE20F2" w:rsidR="00CB6D9E" w:rsidRPr="00CB6D9E" w:rsidRDefault="00CB6D9E" w:rsidP="00CB6D9E">
      <w:pPr>
        <w:pStyle w:val="Caption"/>
        <w:jc w:val="center"/>
        <w:rPr>
          <w:rFonts w:cstheme="minorHAnsi"/>
        </w:rPr>
      </w:pPr>
      <w:bookmarkStart w:id="132" w:name="_Ref62755581"/>
      <w:r w:rsidRPr="00EA6591">
        <w:rPr>
          <w:rFonts w:cstheme="minorHAnsi"/>
        </w:rPr>
        <w:t xml:space="preserve">Figure </w:t>
      </w:r>
      <w:r w:rsidRPr="00EA6591">
        <w:rPr>
          <w:rFonts w:cstheme="minorHAnsi"/>
        </w:rPr>
        <w:fldChar w:fldCharType="begin"/>
      </w:r>
      <w:r w:rsidRPr="00EA6591">
        <w:rPr>
          <w:rFonts w:cstheme="minorHAnsi"/>
        </w:rPr>
        <w:instrText xml:space="preserve"> SEQ Figure \* ARABIC </w:instrText>
      </w:r>
      <w:r w:rsidRPr="00EA6591">
        <w:rPr>
          <w:rFonts w:cstheme="minorHAnsi"/>
        </w:rPr>
        <w:fldChar w:fldCharType="separate"/>
      </w:r>
      <w:r w:rsidR="000777B4">
        <w:rPr>
          <w:rFonts w:cstheme="minorHAnsi"/>
          <w:noProof/>
        </w:rPr>
        <w:t>10</w:t>
      </w:r>
      <w:r w:rsidRPr="00EA6591">
        <w:rPr>
          <w:rFonts w:cstheme="minorHAnsi"/>
        </w:rPr>
        <w:fldChar w:fldCharType="end"/>
      </w:r>
      <w:r w:rsidRPr="00EA6591">
        <w:rPr>
          <w:rFonts w:cstheme="minorHAnsi"/>
        </w:rPr>
        <w:t>: Interbranches, Affiliates, and FI Historical 7-Day Run-off Rates &amp; Comparing with Assumptions, i.e. “Approach”</w:t>
      </w:r>
      <w:bookmarkEnd w:id="132"/>
    </w:p>
    <w:p w14:paraId="4A82E851" w14:textId="77777777" w:rsidR="003F58EB" w:rsidRPr="00EA6591" w:rsidRDefault="007C3D86" w:rsidP="003F58EB">
      <w:pPr>
        <w:keepNext/>
        <w:jc w:val="center"/>
        <w:rPr>
          <w:rFonts w:cstheme="minorHAnsi"/>
        </w:rPr>
      </w:pPr>
      <w:r w:rsidRPr="00EA6591">
        <w:rPr>
          <w:rFonts w:cstheme="minorHAnsi"/>
          <w:noProof/>
          <w:sz w:val="20"/>
        </w:rPr>
        <w:drawing>
          <wp:inline distT="0" distB="0" distL="0" distR="0" wp14:anchorId="3A69C2D3" wp14:editId="39A2BD3A">
            <wp:extent cx="5143500" cy="3212327"/>
            <wp:effectExtent l="0" t="0" r="0" b="7620"/>
            <wp:docPr id="1055" name="Chart 105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2A7F8B5" w14:textId="7F5D5574" w:rsidR="007C3D86" w:rsidRPr="00EA6591" w:rsidRDefault="003F58EB" w:rsidP="003F58EB">
      <w:pPr>
        <w:pStyle w:val="Caption"/>
        <w:jc w:val="center"/>
        <w:rPr>
          <w:rFonts w:cstheme="minorHAnsi"/>
        </w:rPr>
      </w:pPr>
      <w:bookmarkStart w:id="133" w:name="_Ref25334094"/>
      <w:r w:rsidRPr="00EA6591">
        <w:rPr>
          <w:rFonts w:cstheme="minorHAnsi"/>
        </w:rPr>
        <w:t xml:space="preserve">Figure </w:t>
      </w:r>
      <w:r w:rsidR="00E71395" w:rsidRPr="00EA6591">
        <w:rPr>
          <w:rFonts w:cstheme="minorHAnsi"/>
        </w:rPr>
        <w:fldChar w:fldCharType="begin"/>
      </w:r>
      <w:r w:rsidR="00E71395" w:rsidRPr="00EA6591">
        <w:rPr>
          <w:rFonts w:cstheme="minorHAnsi"/>
        </w:rPr>
        <w:instrText xml:space="preserve"> SEQ Figure \* ARABIC </w:instrText>
      </w:r>
      <w:r w:rsidR="00E71395" w:rsidRPr="00EA6591">
        <w:rPr>
          <w:rFonts w:cstheme="minorHAnsi"/>
        </w:rPr>
        <w:fldChar w:fldCharType="separate"/>
      </w:r>
      <w:r w:rsidR="000777B4">
        <w:rPr>
          <w:rFonts w:cstheme="minorHAnsi"/>
          <w:noProof/>
        </w:rPr>
        <w:t>11</w:t>
      </w:r>
      <w:r w:rsidR="00E71395" w:rsidRPr="00EA6591">
        <w:rPr>
          <w:rFonts w:cstheme="minorHAnsi"/>
          <w:noProof/>
        </w:rPr>
        <w:fldChar w:fldCharType="end"/>
      </w:r>
      <w:r w:rsidRPr="00EA6591">
        <w:rPr>
          <w:rFonts w:cstheme="minorHAnsi"/>
        </w:rPr>
        <w:t xml:space="preserve">: Other Customers Historical 7-Day </w:t>
      </w:r>
      <w:r w:rsidR="002142E9" w:rsidRPr="00EA6591">
        <w:rPr>
          <w:rFonts w:cstheme="minorHAnsi"/>
        </w:rPr>
        <w:t>Run-off</w:t>
      </w:r>
      <w:r w:rsidRPr="00EA6591">
        <w:rPr>
          <w:rFonts w:cstheme="minorHAnsi"/>
        </w:rPr>
        <w:t xml:space="preserve"> Rates</w:t>
      </w:r>
      <w:bookmarkEnd w:id="133"/>
      <w:r w:rsidR="00077D30" w:rsidRPr="00EA6591">
        <w:rPr>
          <w:rFonts w:cstheme="minorHAnsi"/>
        </w:rPr>
        <w:t xml:space="preserve"> &amp; Comparing with Assumptions, i.e. “Approach”</w:t>
      </w:r>
    </w:p>
    <w:p w14:paraId="7D6C516F" w14:textId="5852A705" w:rsidR="005D6F79" w:rsidRPr="00EA6591" w:rsidRDefault="00407B32" w:rsidP="003364D9">
      <w:pPr>
        <w:rPr>
          <w:rFonts w:cstheme="minorHAnsi"/>
        </w:rPr>
      </w:pPr>
      <w:r>
        <w:rPr>
          <w:rFonts w:cstheme="minorHAnsi"/>
        </w:rPr>
        <w:t xml:space="preserve">Figure 10 </w:t>
      </w:r>
      <w:r w:rsidR="005A3115" w:rsidRPr="00EA6591">
        <w:rPr>
          <w:rFonts w:cstheme="minorHAnsi"/>
        </w:rPr>
        <w:t>and</w:t>
      </w:r>
      <w:r>
        <w:rPr>
          <w:rFonts w:cstheme="minorHAnsi"/>
        </w:rPr>
        <w:t xml:space="preserve"> Figure 11</w:t>
      </w:r>
      <w:r w:rsidR="005A3115" w:rsidRPr="00EA6591">
        <w:rPr>
          <w:rFonts w:cstheme="minorHAnsi"/>
        </w:rPr>
        <w:t xml:space="preserve"> </w:t>
      </w:r>
      <w:r w:rsidRPr="00407B32">
        <w:rPr>
          <w:rFonts w:cstheme="minorHAnsi"/>
        </w:rPr>
        <w:t>s</w:t>
      </w:r>
      <w:r w:rsidR="007C3D86" w:rsidRPr="00EA6591">
        <w:rPr>
          <w:rFonts w:cstheme="minorHAnsi"/>
        </w:rPr>
        <w:t xml:space="preserve">how the first 7 days </w:t>
      </w:r>
      <w:r w:rsidR="002142E9" w:rsidRPr="00EA6591">
        <w:rPr>
          <w:rFonts w:cstheme="minorHAnsi"/>
        </w:rPr>
        <w:t>run-off</w:t>
      </w:r>
      <w:r w:rsidR="007C3D86" w:rsidRPr="00EA6591">
        <w:rPr>
          <w:rFonts w:cstheme="minorHAnsi"/>
        </w:rPr>
        <w:t xml:space="preserve"> from historical data when the weekend effect is neutralized. In both product groups, </w:t>
      </w:r>
      <w:r w:rsidR="002142E9" w:rsidRPr="00EA6591">
        <w:rPr>
          <w:rFonts w:cstheme="minorHAnsi"/>
        </w:rPr>
        <w:t>run-off</w:t>
      </w:r>
      <w:r w:rsidR="007C3D86" w:rsidRPr="00EA6591">
        <w:rPr>
          <w:rFonts w:cstheme="minorHAnsi"/>
        </w:rPr>
        <w:t xml:space="preserve"> approaches are still higher than the ones from historical data, which supports the reliability of the approaches.</w:t>
      </w:r>
    </w:p>
    <w:p w14:paraId="7CB457CB" w14:textId="731BDB35" w:rsidR="0096484F" w:rsidRPr="00EA6591" w:rsidRDefault="00653ED7" w:rsidP="000F0B69">
      <w:pPr>
        <w:pStyle w:val="Heading3"/>
      </w:pPr>
      <w:r w:rsidRPr="00EA6591">
        <w:t>Conclusion</w:t>
      </w:r>
      <w:bookmarkEnd w:id="128"/>
      <w:bookmarkEnd w:id="129"/>
      <w:bookmarkEnd w:id="130"/>
      <w:bookmarkEnd w:id="131"/>
    </w:p>
    <w:p w14:paraId="3780F5F2" w14:textId="0865E582" w:rsidR="00852D9A" w:rsidRPr="00EA6591" w:rsidRDefault="008A3EE9" w:rsidP="00A61DD2">
      <w:pPr>
        <w:rPr>
          <w:rFonts w:cstheme="minorHAnsi"/>
        </w:rPr>
      </w:pPr>
      <w:r w:rsidRPr="00EA6591">
        <w:rPr>
          <w:rFonts w:cstheme="minorHAnsi"/>
        </w:rPr>
        <w:t>As discussed in</w:t>
      </w:r>
      <w:r w:rsidR="00DA5059">
        <w:rPr>
          <w:rFonts w:cstheme="minorHAnsi"/>
          <w:i/>
        </w:rPr>
        <w:t>4.2.2</w:t>
      </w:r>
      <w:r w:rsidRPr="00EA6591">
        <w:rPr>
          <w:rFonts w:cstheme="minorHAnsi"/>
          <w:i/>
        </w:rPr>
        <w:t xml:space="preserve">. </w:t>
      </w:r>
      <w:r w:rsidRPr="00EA6591">
        <w:rPr>
          <w:rFonts w:cstheme="minorHAnsi"/>
          <w:i/>
        </w:rPr>
        <w:fldChar w:fldCharType="begin"/>
      </w:r>
      <w:r w:rsidRPr="00EA6591">
        <w:rPr>
          <w:rFonts w:cstheme="minorHAnsi"/>
          <w:i/>
        </w:rPr>
        <w:instrText xml:space="preserve"> REF _Ref25325565 \h  \* MERGEFORMAT </w:instrText>
      </w:r>
      <w:r w:rsidRPr="00EA6591">
        <w:rPr>
          <w:rFonts w:cstheme="minorHAnsi"/>
          <w:i/>
        </w:rPr>
      </w:r>
      <w:r w:rsidRPr="00EA6591">
        <w:rPr>
          <w:rFonts w:cstheme="minorHAnsi"/>
          <w:i/>
        </w:rPr>
        <w:fldChar w:fldCharType="separate"/>
      </w:r>
      <w:r w:rsidR="000777B4" w:rsidRPr="000777B4">
        <w:rPr>
          <w:rFonts w:cstheme="minorHAnsi"/>
          <w:i/>
        </w:rPr>
        <w:t>Time Horizon Scaling</w:t>
      </w:r>
      <w:r w:rsidRPr="00EA6591">
        <w:rPr>
          <w:rFonts w:cstheme="minorHAnsi"/>
          <w:i/>
        </w:rPr>
        <w:fldChar w:fldCharType="end"/>
      </w:r>
      <w:r w:rsidRPr="00EA6591">
        <w:rPr>
          <w:rFonts w:cstheme="minorHAnsi"/>
        </w:rPr>
        <w:t>, for most products</w:t>
      </w:r>
      <w:r w:rsidR="008C2D52" w:rsidRPr="00EA6591">
        <w:rPr>
          <w:rFonts w:cstheme="minorHAnsi"/>
        </w:rPr>
        <w:t xml:space="preserve"> involved in liquidity stress testing,</w:t>
      </w:r>
      <w:r w:rsidRPr="00EA6591">
        <w:rPr>
          <w:rFonts w:cstheme="minorHAnsi"/>
        </w:rPr>
        <w:t xml:space="preserve"> it is assumed that the 14-day </w:t>
      </w:r>
      <w:r w:rsidR="008C2D52" w:rsidRPr="00EA6591">
        <w:rPr>
          <w:rFonts w:cstheme="minorHAnsi"/>
        </w:rPr>
        <w:t xml:space="preserve">cash flow related to the product is 60% of the total cash flow on 30-day horizon. The underlying rationale is that presumably </w:t>
      </w:r>
      <w:r w:rsidRPr="00EA6591">
        <w:rPr>
          <w:rFonts w:cstheme="minorHAnsi"/>
        </w:rPr>
        <w:t xml:space="preserve">total </w:t>
      </w:r>
      <w:r w:rsidR="002142E9" w:rsidRPr="00EA6591">
        <w:rPr>
          <w:rFonts w:cstheme="minorHAnsi"/>
        </w:rPr>
        <w:t>run-off</w:t>
      </w:r>
      <w:r w:rsidRPr="00EA6591">
        <w:rPr>
          <w:rFonts w:cstheme="minorHAnsi"/>
        </w:rPr>
        <w:t xml:space="preserve"> amount </w:t>
      </w:r>
      <w:r w:rsidR="008C2D52" w:rsidRPr="00EA6591">
        <w:rPr>
          <w:rFonts w:cstheme="minorHAnsi"/>
        </w:rPr>
        <w:t xml:space="preserve">in </w:t>
      </w:r>
      <w:r w:rsidRPr="00EA6591">
        <w:rPr>
          <w:rFonts w:cstheme="minorHAnsi"/>
        </w:rPr>
        <w:t xml:space="preserve">the first 30 days evenly </w:t>
      </w:r>
      <w:r w:rsidR="008C2D52" w:rsidRPr="00EA6591">
        <w:rPr>
          <w:rFonts w:cstheme="minorHAnsi"/>
        </w:rPr>
        <w:t>spread</w:t>
      </w:r>
      <w:r w:rsidRPr="00EA6591">
        <w:rPr>
          <w:rFonts w:cstheme="minorHAnsi"/>
        </w:rPr>
        <w:t xml:space="preserve"> over five ti</w:t>
      </w:r>
      <w:r w:rsidR="008C2D52" w:rsidRPr="00EA6591">
        <w:rPr>
          <w:rFonts w:cstheme="minorHAnsi"/>
        </w:rPr>
        <w:t>me horizons: overnight, from D</w:t>
      </w:r>
      <w:r w:rsidRPr="00EA6591">
        <w:rPr>
          <w:rFonts w:cstheme="minorHAnsi"/>
        </w:rPr>
        <w:t xml:space="preserve">2 to </w:t>
      </w:r>
      <w:r w:rsidR="008C2D52" w:rsidRPr="00EA6591">
        <w:rPr>
          <w:rFonts w:cstheme="minorHAnsi"/>
        </w:rPr>
        <w:t>D7</w:t>
      </w:r>
      <w:r w:rsidRPr="00EA6591">
        <w:rPr>
          <w:rFonts w:cstheme="minorHAnsi"/>
        </w:rPr>
        <w:t xml:space="preserve">, from </w:t>
      </w:r>
      <w:r w:rsidR="008C2D52" w:rsidRPr="00EA6591">
        <w:rPr>
          <w:rFonts w:cstheme="minorHAnsi"/>
        </w:rPr>
        <w:t>D</w:t>
      </w:r>
      <w:r w:rsidRPr="00EA6591">
        <w:rPr>
          <w:rFonts w:cstheme="minorHAnsi"/>
        </w:rPr>
        <w:t xml:space="preserve">8 to </w:t>
      </w:r>
      <w:r w:rsidR="008C2D52" w:rsidRPr="00EA6591">
        <w:rPr>
          <w:rFonts w:cstheme="minorHAnsi"/>
        </w:rPr>
        <w:t>D14</w:t>
      </w:r>
      <w:r w:rsidRPr="00EA6591">
        <w:rPr>
          <w:rFonts w:cstheme="minorHAnsi"/>
        </w:rPr>
        <w:t xml:space="preserve">, from </w:t>
      </w:r>
      <w:r w:rsidR="008C2D52" w:rsidRPr="00EA6591">
        <w:rPr>
          <w:rFonts w:cstheme="minorHAnsi"/>
        </w:rPr>
        <w:t>D</w:t>
      </w:r>
      <w:r w:rsidRPr="00EA6591">
        <w:rPr>
          <w:rFonts w:cstheme="minorHAnsi"/>
        </w:rPr>
        <w:t xml:space="preserve">15 to </w:t>
      </w:r>
      <w:r w:rsidR="008C2D52" w:rsidRPr="00EA6591">
        <w:rPr>
          <w:rFonts w:cstheme="minorHAnsi"/>
        </w:rPr>
        <w:t>D21, and from D22 to D30, and first 14 days covers three of these five time horizons.</w:t>
      </w:r>
      <w:r w:rsidR="00473041" w:rsidRPr="00EA6591">
        <w:rPr>
          <w:rFonts w:cstheme="minorHAnsi"/>
        </w:rPr>
        <w:t xml:space="preserve"> The total </w:t>
      </w:r>
      <w:r w:rsidR="002142E9" w:rsidRPr="00EA6591">
        <w:rPr>
          <w:rFonts w:cstheme="minorHAnsi"/>
        </w:rPr>
        <w:t>run-off</w:t>
      </w:r>
      <w:r w:rsidR="00473041" w:rsidRPr="00EA6591">
        <w:rPr>
          <w:rFonts w:cstheme="minorHAnsi"/>
        </w:rPr>
        <w:t xml:space="preserve"> within </w:t>
      </w:r>
      <w:r w:rsidR="001D5981" w:rsidRPr="00EA6591">
        <w:rPr>
          <w:rFonts w:cstheme="minorHAnsi"/>
        </w:rPr>
        <w:t xml:space="preserve">the first </w:t>
      </w:r>
      <w:r w:rsidR="00473041" w:rsidRPr="00EA6591">
        <w:rPr>
          <w:rFonts w:cstheme="minorHAnsi"/>
        </w:rPr>
        <w:t>14 days is further mapped to each day following detailed assumptions above.</w:t>
      </w:r>
    </w:p>
    <w:p w14:paraId="2E8AC4E5" w14:textId="35027944" w:rsidR="0049576E" w:rsidRPr="00EA6591" w:rsidRDefault="00473041" w:rsidP="00A61DD2">
      <w:pPr>
        <w:rPr>
          <w:rFonts w:cstheme="minorHAnsi"/>
        </w:rPr>
      </w:pPr>
      <w:r w:rsidRPr="00EA6591">
        <w:rPr>
          <w:rFonts w:cstheme="minorHAnsi"/>
        </w:rPr>
        <w:t xml:space="preserve">In the existing approach, the severity of the </w:t>
      </w:r>
      <w:r w:rsidR="002142E9" w:rsidRPr="00EA6591">
        <w:rPr>
          <w:rFonts w:cstheme="minorHAnsi"/>
        </w:rPr>
        <w:t>run-off</w:t>
      </w:r>
      <w:r w:rsidRPr="00EA6591">
        <w:rPr>
          <w:rFonts w:cstheme="minorHAnsi"/>
        </w:rPr>
        <w:t xml:space="preserve"> in the three scenarios is reflected in th</w:t>
      </w:r>
      <w:r w:rsidR="001D5981" w:rsidRPr="00EA6591">
        <w:rPr>
          <w:rFonts w:cstheme="minorHAnsi"/>
        </w:rPr>
        <w:t xml:space="preserve">e 14-day cumulative </w:t>
      </w:r>
      <w:r w:rsidR="002142E9" w:rsidRPr="00EA6591">
        <w:rPr>
          <w:rFonts w:cstheme="minorHAnsi"/>
        </w:rPr>
        <w:t>run-off</w:t>
      </w:r>
      <w:r w:rsidR="001D5981" w:rsidRPr="00EA6591">
        <w:rPr>
          <w:rFonts w:cstheme="minorHAnsi"/>
        </w:rPr>
        <w:t xml:space="preserve"> rate</w:t>
      </w:r>
      <w:r w:rsidRPr="00EA6591">
        <w:rPr>
          <w:rFonts w:cstheme="minorHAnsi"/>
        </w:rPr>
        <w:t>.</w:t>
      </w:r>
      <w:r w:rsidR="001D5981" w:rsidRPr="00EA6591">
        <w:rPr>
          <w:rFonts w:cstheme="minorHAnsi"/>
        </w:rPr>
        <w:t xml:space="preserve"> In an effort to show a greater level of granularity, the Bank assumed the same </w:t>
      </w:r>
      <w:r w:rsidR="008E78C0" w:rsidRPr="00EA6591">
        <w:rPr>
          <w:rFonts w:cstheme="minorHAnsi"/>
        </w:rPr>
        <w:t xml:space="preserve">cash flow allocation within 14 days </w:t>
      </w:r>
      <w:r w:rsidR="001D5981" w:rsidRPr="00EA6591">
        <w:rPr>
          <w:rFonts w:cstheme="minorHAnsi"/>
        </w:rPr>
        <w:t>for all three scenarios</w:t>
      </w:r>
      <w:r w:rsidR="008E78C0" w:rsidRPr="00EA6591">
        <w:rPr>
          <w:rFonts w:cstheme="minorHAnsi"/>
        </w:rPr>
        <w:t xml:space="preserve"> based on customer type</w:t>
      </w:r>
      <w:r w:rsidR="001D5981" w:rsidRPr="00EA6591">
        <w:rPr>
          <w:rFonts w:cstheme="minorHAnsi"/>
        </w:rPr>
        <w:t>.</w:t>
      </w:r>
      <w:r w:rsidR="00F565B0" w:rsidRPr="00EA6591">
        <w:rPr>
          <w:rFonts w:cstheme="minorHAnsi"/>
        </w:rPr>
        <w:t xml:space="preserve"> </w:t>
      </w:r>
      <w:r w:rsidR="001D5981" w:rsidRPr="00EA6591">
        <w:rPr>
          <w:rFonts w:cstheme="minorHAnsi"/>
        </w:rPr>
        <w:t xml:space="preserve">The cumulative </w:t>
      </w:r>
      <w:r w:rsidR="002142E9" w:rsidRPr="00EA6591">
        <w:rPr>
          <w:rFonts w:cstheme="minorHAnsi"/>
        </w:rPr>
        <w:t>run-off</w:t>
      </w:r>
      <w:r w:rsidR="001D5981" w:rsidRPr="00EA6591">
        <w:rPr>
          <w:rFonts w:cstheme="minorHAnsi"/>
        </w:rPr>
        <w:t xml:space="preserve"> rates are exhibited below in </w:t>
      </w:r>
      <w:r w:rsidR="001D5981" w:rsidRPr="00EA6591">
        <w:rPr>
          <w:rFonts w:cstheme="minorHAnsi"/>
          <w:i/>
        </w:rPr>
        <w:fldChar w:fldCharType="begin"/>
      </w:r>
      <w:r w:rsidR="001D5981" w:rsidRPr="00EA6591">
        <w:rPr>
          <w:rFonts w:cstheme="minorHAnsi"/>
          <w:i/>
        </w:rPr>
        <w:instrText xml:space="preserve"> REF _Ref25327115 \h  \* MERGEFORMAT </w:instrText>
      </w:r>
      <w:r w:rsidR="001D5981" w:rsidRPr="00EA6591">
        <w:rPr>
          <w:rFonts w:cstheme="minorHAnsi"/>
          <w:i/>
        </w:rPr>
      </w:r>
      <w:r w:rsidR="001D5981" w:rsidRPr="00EA6591">
        <w:rPr>
          <w:rFonts w:cstheme="minorHAnsi"/>
          <w:i/>
        </w:rPr>
        <w:fldChar w:fldCharType="separate"/>
      </w:r>
      <w:r w:rsidR="000777B4" w:rsidRPr="000777B4">
        <w:rPr>
          <w:rFonts w:cstheme="minorHAnsi"/>
          <w:i/>
        </w:rPr>
        <w:t xml:space="preserve">Table </w:t>
      </w:r>
      <w:r w:rsidR="000777B4" w:rsidRPr="000777B4">
        <w:rPr>
          <w:rFonts w:cstheme="minorHAnsi"/>
          <w:i/>
          <w:noProof/>
        </w:rPr>
        <w:t>59</w:t>
      </w:r>
      <w:r w:rsidR="000777B4" w:rsidRPr="000777B4">
        <w:rPr>
          <w:rFonts w:cstheme="minorHAnsi"/>
          <w:i/>
        </w:rPr>
        <w:t>: Daily Cumulative Run-off within 14 Days</w:t>
      </w:r>
      <w:r w:rsidR="001D5981" w:rsidRPr="00EA6591">
        <w:rPr>
          <w:rFonts w:cstheme="minorHAnsi"/>
          <w:i/>
        </w:rPr>
        <w:fldChar w:fldCharType="end"/>
      </w:r>
      <w:r w:rsidR="001D5981" w:rsidRPr="00EA6591">
        <w:rPr>
          <w:rFonts w:cstheme="minorHAnsi"/>
        </w:rPr>
        <w:t xml:space="preserve">, though it should be noted that these percentiles scale to total </w:t>
      </w:r>
      <w:r w:rsidR="002142E9" w:rsidRPr="00EA6591">
        <w:rPr>
          <w:rFonts w:cstheme="minorHAnsi"/>
        </w:rPr>
        <w:t>run-off</w:t>
      </w:r>
      <w:r w:rsidR="001D5981" w:rsidRPr="00EA6591">
        <w:rPr>
          <w:rFonts w:cstheme="minorHAnsi"/>
        </w:rPr>
        <w:t>s in 14 days</w:t>
      </w:r>
      <w:r w:rsidR="00F565B0" w:rsidRPr="00EA6591">
        <w:rPr>
          <w:rFonts w:cstheme="minorHAnsi"/>
        </w:rPr>
        <w:t xml:space="preserve"> as 100%.</w:t>
      </w:r>
    </w:p>
    <w:p w14:paraId="49679862" w14:textId="26575DC4" w:rsidR="00473041" w:rsidRPr="00EA6591" w:rsidRDefault="00473041" w:rsidP="00473041">
      <w:pPr>
        <w:pStyle w:val="Caption"/>
        <w:keepNext/>
        <w:rPr>
          <w:rFonts w:cstheme="minorHAnsi"/>
        </w:rPr>
      </w:pPr>
      <w:bookmarkStart w:id="134" w:name="_Ref25329166"/>
      <w:bookmarkStart w:id="135" w:name="_Ref25327115"/>
      <w:r w:rsidRPr="00EA6591">
        <w:rPr>
          <w:rFonts w:cstheme="minorHAnsi"/>
        </w:rPr>
        <w:t xml:space="preserve">Table </w:t>
      </w:r>
      <w:r w:rsidR="00E71395" w:rsidRPr="00EA6591">
        <w:rPr>
          <w:rFonts w:cstheme="minorHAnsi"/>
        </w:rPr>
        <w:fldChar w:fldCharType="begin"/>
      </w:r>
      <w:r w:rsidR="00E71395" w:rsidRPr="00EA6591">
        <w:rPr>
          <w:rFonts w:cstheme="minorHAnsi"/>
        </w:rPr>
        <w:instrText xml:space="preserve"> SEQ Table \* ARABIC </w:instrText>
      </w:r>
      <w:r w:rsidR="00E71395" w:rsidRPr="00EA6591">
        <w:rPr>
          <w:rFonts w:cstheme="minorHAnsi"/>
        </w:rPr>
        <w:fldChar w:fldCharType="separate"/>
      </w:r>
      <w:r w:rsidR="000777B4">
        <w:rPr>
          <w:rFonts w:cstheme="minorHAnsi"/>
          <w:noProof/>
        </w:rPr>
        <w:t>59</w:t>
      </w:r>
      <w:r w:rsidR="00E71395" w:rsidRPr="00EA6591">
        <w:rPr>
          <w:rFonts w:cstheme="minorHAnsi"/>
          <w:noProof/>
        </w:rPr>
        <w:fldChar w:fldCharType="end"/>
      </w:r>
      <w:bookmarkEnd w:id="134"/>
      <w:r w:rsidRPr="00EA6591">
        <w:rPr>
          <w:rFonts w:cstheme="minorHAnsi"/>
        </w:rPr>
        <w:t xml:space="preserve">: Daily Cumulative </w:t>
      </w:r>
      <w:r w:rsidR="002142E9" w:rsidRPr="00EA6591">
        <w:rPr>
          <w:rFonts w:cstheme="minorHAnsi"/>
        </w:rPr>
        <w:t>Run-off</w:t>
      </w:r>
      <w:r w:rsidRPr="00EA6591">
        <w:rPr>
          <w:rFonts w:cstheme="minorHAnsi"/>
        </w:rPr>
        <w:t xml:space="preserve"> within 14 Days</w:t>
      </w:r>
      <w:bookmarkEnd w:id="135"/>
    </w:p>
    <w:tbl>
      <w:tblPr>
        <w:tblStyle w:val="GridTable1Light"/>
        <w:tblpPr w:leftFromText="180" w:rightFromText="180" w:vertAnchor="text" w:horzAnchor="margin" w:tblpY="127"/>
        <w:tblW w:w="5036" w:type="pct"/>
        <w:tblLook w:val="04A0" w:firstRow="1" w:lastRow="0" w:firstColumn="1" w:lastColumn="0" w:noHBand="0" w:noVBand="1"/>
      </w:tblPr>
      <w:tblGrid>
        <w:gridCol w:w="1159"/>
        <w:gridCol w:w="581"/>
        <w:gridCol w:w="580"/>
        <w:gridCol w:w="580"/>
        <w:gridCol w:w="580"/>
        <w:gridCol w:w="584"/>
        <w:gridCol w:w="584"/>
        <w:gridCol w:w="584"/>
        <w:gridCol w:w="584"/>
        <w:gridCol w:w="584"/>
        <w:gridCol w:w="595"/>
        <w:gridCol w:w="595"/>
        <w:gridCol w:w="595"/>
        <w:gridCol w:w="595"/>
        <w:gridCol w:w="637"/>
      </w:tblGrid>
      <w:tr w:rsidR="00473041" w:rsidRPr="00EA6591" w14:paraId="145BE486" w14:textId="77777777" w:rsidTr="00F45CAE">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15" w:type="pct"/>
            <w:hideMark/>
          </w:tcPr>
          <w:p w14:paraId="2A398EC1" w14:textId="77777777" w:rsidR="00473041" w:rsidRPr="00EA6591" w:rsidRDefault="00473041" w:rsidP="00473041">
            <w:pPr>
              <w:jc w:val="center"/>
              <w:rPr>
                <w:rFonts w:cstheme="minorHAnsi"/>
              </w:rPr>
            </w:pPr>
          </w:p>
        </w:tc>
        <w:tc>
          <w:tcPr>
            <w:tcW w:w="308" w:type="pct"/>
            <w:hideMark/>
          </w:tcPr>
          <w:p w14:paraId="7D2639C8" w14:textId="77777777" w:rsidR="00473041" w:rsidRPr="00EA6591" w:rsidRDefault="00473041" w:rsidP="00473041">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EA6591">
              <w:rPr>
                <w:rFonts w:cstheme="minorHAnsi"/>
                <w:b w:val="0"/>
              </w:rPr>
              <w:t>D1</w:t>
            </w:r>
          </w:p>
        </w:tc>
        <w:tc>
          <w:tcPr>
            <w:tcW w:w="308" w:type="pct"/>
            <w:hideMark/>
          </w:tcPr>
          <w:p w14:paraId="3E83AC49" w14:textId="77777777" w:rsidR="00473041" w:rsidRPr="00EA6591" w:rsidRDefault="00473041" w:rsidP="00473041">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EA6591">
              <w:rPr>
                <w:rFonts w:cstheme="minorHAnsi"/>
                <w:b w:val="0"/>
              </w:rPr>
              <w:t>D2</w:t>
            </w:r>
          </w:p>
        </w:tc>
        <w:tc>
          <w:tcPr>
            <w:tcW w:w="308" w:type="pct"/>
            <w:hideMark/>
          </w:tcPr>
          <w:p w14:paraId="5C754575" w14:textId="77777777" w:rsidR="00473041" w:rsidRPr="00EA6591" w:rsidRDefault="00473041" w:rsidP="00473041">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EA6591">
              <w:rPr>
                <w:rFonts w:cstheme="minorHAnsi"/>
                <w:b w:val="0"/>
              </w:rPr>
              <w:t>D3</w:t>
            </w:r>
          </w:p>
        </w:tc>
        <w:tc>
          <w:tcPr>
            <w:tcW w:w="308" w:type="pct"/>
            <w:hideMark/>
          </w:tcPr>
          <w:p w14:paraId="19F68AA6" w14:textId="77777777" w:rsidR="00473041" w:rsidRPr="00EA6591" w:rsidRDefault="00473041" w:rsidP="00473041">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EA6591">
              <w:rPr>
                <w:rFonts w:cstheme="minorHAnsi"/>
                <w:b w:val="0"/>
              </w:rPr>
              <w:t>D4</w:t>
            </w:r>
          </w:p>
        </w:tc>
        <w:tc>
          <w:tcPr>
            <w:tcW w:w="310" w:type="pct"/>
            <w:hideMark/>
          </w:tcPr>
          <w:p w14:paraId="2231C06C" w14:textId="77777777" w:rsidR="00473041" w:rsidRPr="00EA6591" w:rsidRDefault="00473041" w:rsidP="00473041">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EA6591">
              <w:rPr>
                <w:rFonts w:cstheme="minorHAnsi"/>
                <w:b w:val="0"/>
              </w:rPr>
              <w:t>D5</w:t>
            </w:r>
          </w:p>
        </w:tc>
        <w:tc>
          <w:tcPr>
            <w:tcW w:w="310" w:type="pct"/>
            <w:hideMark/>
          </w:tcPr>
          <w:p w14:paraId="69AFB8F6" w14:textId="77777777" w:rsidR="00473041" w:rsidRPr="00EA6591" w:rsidRDefault="00473041" w:rsidP="00473041">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EA6591">
              <w:rPr>
                <w:rFonts w:cstheme="minorHAnsi"/>
                <w:b w:val="0"/>
              </w:rPr>
              <w:t>D6</w:t>
            </w:r>
          </w:p>
        </w:tc>
        <w:tc>
          <w:tcPr>
            <w:tcW w:w="310" w:type="pct"/>
            <w:hideMark/>
          </w:tcPr>
          <w:p w14:paraId="1557AB62" w14:textId="77777777" w:rsidR="00473041" w:rsidRPr="00EA6591" w:rsidRDefault="00473041" w:rsidP="00473041">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EA6591">
              <w:rPr>
                <w:rFonts w:cstheme="minorHAnsi"/>
                <w:b w:val="0"/>
              </w:rPr>
              <w:t>D7</w:t>
            </w:r>
          </w:p>
        </w:tc>
        <w:tc>
          <w:tcPr>
            <w:tcW w:w="310" w:type="pct"/>
            <w:hideMark/>
          </w:tcPr>
          <w:p w14:paraId="5F56854C" w14:textId="77777777" w:rsidR="00473041" w:rsidRPr="00EA6591" w:rsidRDefault="00473041" w:rsidP="00473041">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EA6591">
              <w:rPr>
                <w:rFonts w:cstheme="minorHAnsi"/>
                <w:b w:val="0"/>
              </w:rPr>
              <w:t>D8</w:t>
            </w:r>
          </w:p>
        </w:tc>
        <w:tc>
          <w:tcPr>
            <w:tcW w:w="310" w:type="pct"/>
            <w:hideMark/>
          </w:tcPr>
          <w:p w14:paraId="1544A561" w14:textId="77777777" w:rsidR="00473041" w:rsidRPr="00EA6591" w:rsidRDefault="00473041" w:rsidP="00473041">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EA6591">
              <w:rPr>
                <w:rFonts w:cstheme="minorHAnsi"/>
                <w:b w:val="0"/>
              </w:rPr>
              <w:t>D9</w:t>
            </w:r>
          </w:p>
        </w:tc>
        <w:tc>
          <w:tcPr>
            <w:tcW w:w="316" w:type="pct"/>
            <w:hideMark/>
          </w:tcPr>
          <w:p w14:paraId="05893BE1" w14:textId="77777777" w:rsidR="00473041" w:rsidRPr="00EA6591" w:rsidRDefault="00473041" w:rsidP="00473041">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EA6591">
              <w:rPr>
                <w:rFonts w:cstheme="minorHAnsi"/>
                <w:b w:val="0"/>
              </w:rPr>
              <w:t>D10</w:t>
            </w:r>
          </w:p>
        </w:tc>
        <w:tc>
          <w:tcPr>
            <w:tcW w:w="316" w:type="pct"/>
            <w:hideMark/>
          </w:tcPr>
          <w:p w14:paraId="7CCADEB5" w14:textId="77777777" w:rsidR="00473041" w:rsidRPr="00EA6591" w:rsidRDefault="00473041" w:rsidP="00473041">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EA6591">
              <w:rPr>
                <w:rFonts w:cstheme="minorHAnsi"/>
                <w:b w:val="0"/>
              </w:rPr>
              <w:t>D11</w:t>
            </w:r>
          </w:p>
        </w:tc>
        <w:tc>
          <w:tcPr>
            <w:tcW w:w="316" w:type="pct"/>
            <w:hideMark/>
          </w:tcPr>
          <w:p w14:paraId="0DCEB9E5" w14:textId="77777777" w:rsidR="00473041" w:rsidRPr="00EA6591" w:rsidRDefault="00473041" w:rsidP="00473041">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EA6591">
              <w:rPr>
                <w:rFonts w:cstheme="minorHAnsi"/>
                <w:b w:val="0"/>
              </w:rPr>
              <w:t>D12</w:t>
            </w:r>
          </w:p>
        </w:tc>
        <w:tc>
          <w:tcPr>
            <w:tcW w:w="316" w:type="pct"/>
            <w:hideMark/>
          </w:tcPr>
          <w:p w14:paraId="4EBE4EA6" w14:textId="77777777" w:rsidR="00473041" w:rsidRPr="00EA6591" w:rsidRDefault="00473041" w:rsidP="00473041">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EA6591">
              <w:rPr>
                <w:rFonts w:cstheme="minorHAnsi"/>
                <w:b w:val="0"/>
              </w:rPr>
              <w:t>D13</w:t>
            </w:r>
          </w:p>
        </w:tc>
        <w:tc>
          <w:tcPr>
            <w:tcW w:w="338" w:type="pct"/>
            <w:hideMark/>
          </w:tcPr>
          <w:p w14:paraId="75DC0294" w14:textId="77777777" w:rsidR="00473041" w:rsidRPr="00EA6591" w:rsidRDefault="00473041" w:rsidP="00473041">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EA6591">
              <w:rPr>
                <w:rFonts w:cstheme="minorHAnsi"/>
                <w:b w:val="0"/>
              </w:rPr>
              <w:t>D14</w:t>
            </w:r>
          </w:p>
        </w:tc>
      </w:tr>
      <w:tr w:rsidR="00473041" w:rsidRPr="00EA6591" w14:paraId="249E536A" w14:textId="77777777" w:rsidTr="00F45CAE">
        <w:trPr>
          <w:trHeight w:val="360"/>
        </w:trPr>
        <w:tc>
          <w:tcPr>
            <w:cnfStyle w:val="001000000000" w:firstRow="0" w:lastRow="0" w:firstColumn="1" w:lastColumn="0" w:oddVBand="0" w:evenVBand="0" w:oddHBand="0" w:evenHBand="0" w:firstRowFirstColumn="0" w:firstRowLastColumn="0" w:lastRowFirstColumn="0" w:lastRowLastColumn="0"/>
            <w:tcW w:w="615" w:type="pct"/>
            <w:hideMark/>
          </w:tcPr>
          <w:p w14:paraId="245AACCB" w14:textId="77777777" w:rsidR="00473041" w:rsidRPr="00EA6591" w:rsidRDefault="00473041" w:rsidP="00473041">
            <w:pPr>
              <w:jc w:val="center"/>
              <w:rPr>
                <w:rFonts w:cstheme="minorHAnsi"/>
              </w:rPr>
            </w:pPr>
            <w:r w:rsidRPr="00EA6591">
              <w:rPr>
                <w:rFonts w:cstheme="minorHAnsi"/>
              </w:rPr>
              <w:t>IB/AFF/FI</w:t>
            </w:r>
          </w:p>
        </w:tc>
        <w:tc>
          <w:tcPr>
            <w:tcW w:w="308" w:type="pct"/>
            <w:hideMark/>
          </w:tcPr>
          <w:p w14:paraId="45A39F7E" w14:textId="77777777" w:rsidR="00473041" w:rsidRPr="00EA6591" w:rsidRDefault="00473041" w:rsidP="00473041">
            <w:pPr>
              <w:jc w:val="center"/>
              <w:cnfStyle w:val="000000000000" w:firstRow="0" w:lastRow="0" w:firstColumn="0" w:lastColumn="0" w:oddVBand="0" w:evenVBand="0" w:oddHBand="0" w:evenHBand="0" w:firstRowFirstColumn="0" w:firstRowLastColumn="0" w:lastRowFirstColumn="0" w:lastRowLastColumn="0"/>
              <w:rPr>
                <w:rFonts w:cstheme="minorHAnsi"/>
                <w:sz w:val="18"/>
              </w:rPr>
            </w:pPr>
            <w:r w:rsidRPr="00EA6591">
              <w:rPr>
                <w:rFonts w:cstheme="minorHAnsi"/>
                <w:sz w:val="18"/>
              </w:rPr>
              <w:t>33%</w:t>
            </w:r>
          </w:p>
        </w:tc>
        <w:tc>
          <w:tcPr>
            <w:tcW w:w="308" w:type="pct"/>
            <w:hideMark/>
          </w:tcPr>
          <w:p w14:paraId="312A8402" w14:textId="77777777" w:rsidR="00473041" w:rsidRPr="00EA6591" w:rsidRDefault="00473041" w:rsidP="00473041">
            <w:pPr>
              <w:jc w:val="center"/>
              <w:cnfStyle w:val="000000000000" w:firstRow="0" w:lastRow="0" w:firstColumn="0" w:lastColumn="0" w:oddVBand="0" w:evenVBand="0" w:oddHBand="0" w:evenHBand="0" w:firstRowFirstColumn="0" w:firstRowLastColumn="0" w:lastRowFirstColumn="0" w:lastRowLastColumn="0"/>
              <w:rPr>
                <w:rFonts w:cstheme="minorHAnsi"/>
                <w:sz w:val="18"/>
              </w:rPr>
            </w:pPr>
            <w:r w:rsidRPr="00EA6591">
              <w:rPr>
                <w:rFonts w:cstheme="minorHAnsi"/>
                <w:sz w:val="18"/>
              </w:rPr>
              <w:t>39%</w:t>
            </w:r>
          </w:p>
        </w:tc>
        <w:tc>
          <w:tcPr>
            <w:tcW w:w="308" w:type="pct"/>
            <w:hideMark/>
          </w:tcPr>
          <w:p w14:paraId="47171565" w14:textId="77777777" w:rsidR="00473041" w:rsidRPr="00EA6591" w:rsidRDefault="00473041" w:rsidP="00473041">
            <w:pPr>
              <w:jc w:val="center"/>
              <w:cnfStyle w:val="000000000000" w:firstRow="0" w:lastRow="0" w:firstColumn="0" w:lastColumn="0" w:oddVBand="0" w:evenVBand="0" w:oddHBand="0" w:evenHBand="0" w:firstRowFirstColumn="0" w:firstRowLastColumn="0" w:lastRowFirstColumn="0" w:lastRowLastColumn="0"/>
              <w:rPr>
                <w:rFonts w:cstheme="minorHAnsi"/>
                <w:sz w:val="18"/>
              </w:rPr>
            </w:pPr>
            <w:r w:rsidRPr="00EA6591">
              <w:rPr>
                <w:rFonts w:cstheme="minorHAnsi"/>
                <w:sz w:val="18"/>
              </w:rPr>
              <w:t>44%</w:t>
            </w:r>
          </w:p>
        </w:tc>
        <w:tc>
          <w:tcPr>
            <w:tcW w:w="308" w:type="pct"/>
            <w:hideMark/>
          </w:tcPr>
          <w:p w14:paraId="5B9CA745" w14:textId="77777777" w:rsidR="00473041" w:rsidRPr="00EA6591" w:rsidRDefault="00473041" w:rsidP="00473041">
            <w:pPr>
              <w:jc w:val="center"/>
              <w:cnfStyle w:val="000000000000" w:firstRow="0" w:lastRow="0" w:firstColumn="0" w:lastColumn="0" w:oddVBand="0" w:evenVBand="0" w:oddHBand="0" w:evenHBand="0" w:firstRowFirstColumn="0" w:firstRowLastColumn="0" w:lastRowFirstColumn="0" w:lastRowLastColumn="0"/>
              <w:rPr>
                <w:rFonts w:cstheme="minorHAnsi"/>
                <w:sz w:val="18"/>
              </w:rPr>
            </w:pPr>
            <w:r w:rsidRPr="00EA6591">
              <w:rPr>
                <w:rFonts w:cstheme="minorHAnsi"/>
                <w:sz w:val="18"/>
              </w:rPr>
              <w:t>50%</w:t>
            </w:r>
          </w:p>
        </w:tc>
        <w:tc>
          <w:tcPr>
            <w:tcW w:w="310" w:type="pct"/>
            <w:hideMark/>
          </w:tcPr>
          <w:p w14:paraId="23C9EB45" w14:textId="77777777" w:rsidR="00473041" w:rsidRPr="00EA6591" w:rsidRDefault="00473041" w:rsidP="00473041">
            <w:pPr>
              <w:jc w:val="center"/>
              <w:cnfStyle w:val="000000000000" w:firstRow="0" w:lastRow="0" w:firstColumn="0" w:lastColumn="0" w:oddVBand="0" w:evenVBand="0" w:oddHBand="0" w:evenHBand="0" w:firstRowFirstColumn="0" w:firstRowLastColumn="0" w:lastRowFirstColumn="0" w:lastRowLastColumn="0"/>
              <w:rPr>
                <w:rFonts w:cstheme="minorHAnsi"/>
                <w:sz w:val="18"/>
              </w:rPr>
            </w:pPr>
            <w:r w:rsidRPr="00EA6591">
              <w:rPr>
                <w:rFonts w:cstheme="minorHAnsi"/>
                <w:sz w:val="18"/>
              </w:rPr>
              <w:t>56%</w:t>
            </w:r>
          </w:p>
        </w:tc>
        <w:tc>
          <w:tcPr>
            <w:tcW w:w="310" w:type="pct"/>
            <w:hideMark/>
          </w:tcPr>
          <w:p w14:paraId="14536A72" w14:textId="77777777" w:rsidR="00473041" w:rsidRPr="00EA6591" w:rsidRDefault="00473041" w:rsidP="00473041">
            <w:pPr>
              <w:jc w:val="center"/>
              <w:cnfStyle w:val="000000000000" w:firstRow="0" w:lastRow="0" w:firstColumn="0" w:lastColumn="0" w:oddVBand="0" w:evenVBand="0" w:oddHBand="0" w:evenHBand="0" w:firstRowFirstColumn="0" w:firstRowLastColumn="0" w:lastRowFirstColumn="0" w:lastRowLastColumn="0"/>
              <w:rPr>
                <w:rFonts w:cstheme="minorHAnsi"/>
                <w:sz w:val="18"/>
              </w:rPr>
            </w:pPr>
            <w:r w:rsidRPr="00EA6591">
              <w:rPr>
                <w:rFonts w:cstheme="minorHAnsi"/>
                <w:sz w:val="18"/>
              </w:rPr>
              <w:t>61%</w:t>
            </w:r>
          </w:p>
        </w:tc>
        <w:tc>
          <w:tcPr>
            <w:tcW w:w="310" w:type="pct"/>
            <w:hideMark/>
          </w:tcPr>
          <w:p w14:paraId="5F27499D" w14:textId="77777777" w:rsidR="00473041" w:rsidRPr="00EA6591" w:rsidRDefault="00473041" w:rsidP="00473041">
            <w:pPr>
              <w:jc w:val="center"/>
              <w:cnfStyle w:val="000000000000" w:firstRow="0" w:lastRow="0" w:firstColumn="0" w:lastColumn="0" w:oddVBand="0" w:evenVBand="0" w:oddHBand="0" w:evenHBand="0" w:firstRowFirstColumn="0" w:firstRowLastColumn="0" w:lastRowFirstColumn="0" w:lastRowLastColumn="0"/>
              <w:rPr>
                <w:rFonts w:cstheme="minorHAnsi"/>
                <w:sz w:val="18"/>
              </w:rPr>
            </w:pPr>
            <w:r w:rsidRPr="00EA6591">
              <w:rPr>
                <w:rFonts w:cstheme="minorHAnsi"/>
                <w:sz w:val="18"/>
              </w:rPr>
              <w:t>67%</w:t>
            </w:r>
          </w:p>
        </w:tc>
        <w:tc>
          <w:tcPr>
            <w:tcW w:w="310" w:type="pct"/>
            <w:hideMark/>
          </w:tcPr>
          <w:p w14:paraId="014000B4" w14:textId="77777777" w:rsidR="00473041" w:rsidRPr="00EA6591" w:rsidRDefault="00473041" w:rsidP="00473041">
            <w:pPr>
              <w:jc w:val="center"/>
              <w:cnfStyle w:val="000000000000" w:firstRow="0" w:lastRow="0" w:firstColumn="0" w:lastColumn="0" w:oddVBand="0" w:evenVBand="0" w:oddHBand="0" w:evenHBand="0" w:firstRowFirstColumn="0" w:firstRowLastColumn="0" w:lastRowFirstColumn="0" w:lastRowLastColumn="0"/>
              <w:rPr>
                <w:rFonts w:cstheme="minorHAnsi"/>
                <w:sz w:val="18"/>
              </w:rPr>
            </w:pPr>
            <w:r w:rsidRPr="00EA6591">
              <w:rPr>
                <w:rFonts w:cstheme="minorHAnsi"/>
                <w:sz w:val="18"/>
              </w:rPr>
              <w:t>71%</w:t>
            </w:r>
          </w:p>
        </w:tc>
        <w:tc>
          <w:tcPr>
            <w:tcW w:w="310" w:type="pct"/>
            <w:hideMark/>
          </w:tcPr>
          <w:p w14:paraId="0F67A5C0" w14:textId="77777777" w:rsidR="00473041" w:rsidRPr="00EA6591" w:rsidRDefault="00473041" w:rsidP="00473041">
            <w:pPr>
              <w:jc w:val="center"/>
              <w:cnfStyle w:val="000000000000" w:firstRow="0" w:lastRow="0" w:firstColumn="0" w:lastColumn="0" w:oddVBand="0" w:evenVBand="0" w:oddHBand="0" w:evenHBand="0" w:firstRowFirstColumn="0" w:firstRowLastColumn="0" w:lastRowFirstColumn="0" w:lastRowLastColumn="0"/>
              <w:rPr>
                <w:rFonts w:cstheme="minorHAnsi"/>
                <w:sz w:val="18"/>
              </w:rPr>
            </w:pPr>
            <w:r w:rsidRPr="00EA6591">
              <w:rPr>
                <w:rFonts w:cstheme="minorHAnsi"/>
                <w:sz w:val="18"/>
              </w:rPr>
              <w:t>76%</w:t>
            </w:r>
          </w:p>
        </w:tc>
        <w:tc>
          <w:tcPr>
            <w:tcW w:w="316" w:type="pct"/>
            <w:hideMark/>
          </w:tcPr>
          <w:p w14:paraId="164E7E9C" w14:textId="77777777" w:rsidR="00473041" w:rsidRPr="00EA6591" w:rsidRDefault="00473041" w:rsidP="00473041">
            <w:pPr>
              <w:jc w:val="center"/>
              <w:cnfStyle w:val="000000000000" w:firstRow="0" w:lastRow="0" w:firstColumn="0" w:lastColumn="0" w:oddVBand="0" w:evenVBand="0" w:oddHBand="0" w:evenHBand="0" w:firstRowFirstColumn="0" w:firstRowLastColumn="0" w:lastRowFirstColumn="0" w:lastRowLastColumn="0"/>
              <w:rPr>
                <w:rFonts w:cstheme="minorHAnsi"/>
                <w:sz w:val="18"/>
              </w:rPr>
            </w:pPr>
            <w:r w:rsidRPr="00EA6591">
              <w:rPr>
                <w:rFonts w:cstheme="minorHAnsi"/>
                <w:sz w:val="18"/>
              </w:rPr>
              <w:t>81%</w:t>
            </w:r>
          </w:p>
        </w:tc>
        <w:tc>
          <w:tcPr>
            <w:tcW w:w="316" w:type="pct"/>
            <w:hideMark/>
          </w:tcPr>
          <w:p w14:paraId="5C5BED11" w14:textId="77777777" w:rsidR="00473041" w:rsidRPr="00EA6591" w:rsidRDefault="00473041" w:rsidP="00473041">
            <w:pPr>
              <w:jc w:val="center"/>
              <w:cnfStyle w:val="000000000000" w:firstRow="0" w:lastRow="0" w:firstColumn="0" w:lastColumn="0" w:oddVBand="0" w:evenVBand="0" w:oddHBand="0" w:evenHBand="0" w:firstRowFirstColumn="0" w:firstRowLastColumn="0" w:lastRowFirstColumn="0" w:lastRowLastColumn="0"/>
              <w:rPr>
                <w:rFonts w:cstheme="minorHAnsi"/>
                <w:sz w:val="18"/>
              </w:rPr>
            </w:pPr>
            <w:r w:rsidRPr="00EA6591">
              <w:rPr>
                <w:rFonts w:cstheme="minorHAnsi"/>
                <w:sz w:val="18"/>
              </w:rPr>
              <w:t>86%</w:t>
            </w:r>
          </w:p>
        </w:tc>
        <w:tc>
          <w:tcPr>
            <w:tcW w:w="316" w:type="pct"/>
            <w:hideMark/>
          </w:tcPr>
          <w:p w14:paraId="4DA284D2" w14:textId="77777777" w:rsidR="00473041" w:rsidRPr="00EA6591" w:rsidRDefault="00473041" w:rsidP="00473041">
            <w:pPr>
              <w:jc w:val="center"/>
              <w:cnfStyle w:val="000000000000" w:firstRow="0" w:lastRow="0" w:firstColumn="0" w:lastColumn="0" w:oddVBand="0" w:evenVBand="0" w:oddHBand="0" w:evenHBand="0" w:firstRowFirstColumn="0" w:firstRowLastColumn="0" w:lastRowFirstColumn="0" w:lastRowLastColumn="0"/>
              <w:rPr>
                <w:rFonts w:cstheme="minorHAnsi"/>
                <w:sz w:val="18"/>
              </w:rPr>
            </w:pPr>
            <w:r w:rsidRPr="00EA6591">
              <w:rPr>
                <w:rFonts w:cstheme="minorHAnsi"/>
                <w:sz w:val="18"/>
              </w:rPr>
              <w:t>90%</w:t>
            </w:r>
          </w:p>
        </w:tc>
        <w:tc>
          <w:tcPr>
            <w:tcW w:w="316" w:type="pct"/>
            <w:hideMark/>
          </w:tcPr>
          <w:p w14:paraId="6ECE5423" w14:textId="77777777" w:rsidR="00473041" w:rsidRPr="00EA6591" w:rsidRDefault="00473041" w:rsidP="00473041">
            <w:pPr>
              <w:jc w:val="center"/>
              <w:cnfStyle w:val="000000000000" w:firstRow="0" w:lastRow="0" w:firstColumn="0" w:lastColumn="0" w:oddVBand="0" w:evenVBand="0" w:oddHBand="0" w:evenHBand="0" w:firstRowFirstColumn="0" w:firstRowLastColumn="0" w:lastRowFirstColumn="0" w:lastRowLastColumn="0"/>
              <w:rPr>
                <w:rFonts w:cstheme="minorHAnsi"/>
                <w:sz w:val="18"/>
              </w:rPr>
            </w:pPr>
            <w:r w:rsidRPr="00EA6591">
              <w:rPr>
                <w:rFonts w:cstheme="minorHAnsi"/>
                <w:sz w:val="18"/>
              </w:rPr>
              <w:t>95%</w:t>
            </w:r>
          </w:p>
        </w:tc>
        <w:tc>
          <w:tcPr>
            <w:tcW w:w="338" w:type="pct"/>
            <w:hideMark/>
          </w:tcPr>
          <w:p w14:paraId="7C7EB979" w14:textId="77777777" w:rsidR="00473041" w:rsidRPr="00EA6591" w:rsidRDefault="00473041" w:rsidP="00473041">
            <w:pPr>
              <w:jc w:val="center"/>
              <w:cnfStyle w:val="000000000000" w:firstRow="0" w:lastRow="0" w:firstColumn="0" w:lastColumn="0" w:oddVBand="0" w:evenVBand="0" w:oddHBand="0" w:evenHBand="0" w:firstRowFirstColumn="0" w:firstRowLastColumn="0" w:lastRowFirstColumn="0" w:lastRowLastColumn="0"/>
              <w:rPr>
                <w:rFonts w:cstheme="minorHAnsi"/>
                <w:sz w:val="18"/>
              </w:rPr>
            </w:pPr>
            <w:r w:rsidRPr="00EA6591">
              <w:rPr>
                <w:rFonts w:cstheme="minorHAnsi"/>
                <w:sz w:val="18"/>
              </w:rPr>
              <w:t>100%</w:t>
            </w:r>
          </w:p>
        </w:tc>
      </w:tr>
      <w:tr w:rsidR="00473041" w:rsidRPr="00EA6591" w14:paraId="2C18E8F5" w14:textId="77777777" w:rsidTr="00F45CAE">
        <w:trPr>
          <w:trHeight w:val="360"/>
        </w:trPr>
        <w:tc>
          <w:tcPr>
            <w:cnfStyle w:val="001000000000" w:firstRow="0" w:lastRow="0" w:firstColumn="1" w:lastColumn="0" w:oddVBand="0" w:evenVBand="0" w:oddHBand="0" w:evenHBand="0" w:firstRowFirstColumn="0" w:firstRowLastColumn="0" w:lastRowFirstColumn="0" w:lastRowLastColumn="0"/>
            <w:tcW w:w="615" w:type="pct"/>
            <w:hideMark/>
          </w:tcPr>
          <w:p w14:paraId="68F2D81B" w14:textId="77777777" w:rsidR="00473041" w:rsidRPr="00EA6591" w:rsidRDefault="00473041" w:rsidP="00473041">
            <w:pPr>
              <w:jc w:val="center"/>
              <w:rPr>
                <w:rFonts w:cstheme="minorHAnsi"/>
              </w:rPr>
            </w:pPr>
            <w:r w:rsidRPr="00EA6591">
              <w:rPr>
                <w:rFonts w:cstheme="minorHAnsi"/>
              </w:rPr>
              <w:t>Others</w:t>
            </w:r>
          </w:p>
        </w:tc>
        <w:tc>
          <w:tcPr>
            <w:tcW w:w="308" w:type="pct"/>
            <w:hideMark/>
          </w:tcPr>
          <w:p w14:paraId="47597267" w14:textId="77777777" w:rsidR="00473041" w:rsidRPr="00EA6591" w:rsidRDefault="00473041" w:rsidP="00473041">
            <w:pPr>
              <w:jc w:val="center"/>
              <w:cnfStyle w:val="000000000000" w:firstRow="0" w:lastRow="0" w:firstColumn="0" w:lastColumn="0" w:oddVBand="0" w:evenVBand="0" w:oddHBand="0" w:evenHBand="0" w:firstRowFirstColumn="0" w:firstRowLastColumn="0" w:lastRowFirstColumn="0" w:lastRowLastColumn="0"/>
              <w:rPr>
                <w:rFonts w:cstheme="minorHAnsi"/>
                <w:sz w:val="18"/>
              </w:rPr>
            </w:pPr>
            <w:r w:rsidRPr="00EA6591">
              <w:rPr>
                <w:rFonts w:cstheme="minorHAnsi"/>
                <w:sz w:val="18"/>
              </w:rPr>
              <w:t>20%</w:t>
            </w:r>
          </w:p>
        </w:tc>
        <w:tc>
          <w:tcPr>
            <w:tcW w:w="308" w:type="pct"/>
            <w:hideMark/>
          </w:tcPr>
          <w:p w14:paraId="4D86B727" w14:textId="77777777" w:rsidR="00473041" w:rsidRPr="00EA6591" w:rsidRDefault="00473041" w:rsidP="00473041">
            <w:pPr>
              <w:jc w:val="center"/>
              <w:cnfStyle w:val="000000000000" w:firstRow="0" w:lastRow="0" w:firstColumn="0" w:lastColumn="0" w:oddVBand="0" w:evenVBand="0" w:oddHBand="0" w:evenHBand="0" w:firstRowFirstColumn="0" w:firstRowLastColumn="0" w:lastRowFirstColumn="0" w:lastRowLastColumn="0"/>
              <w:rPr>
                <w:rFonts w:cstheme="minorHAnsi"/>
                <w:sz w:val="18"/>
              </w:rPr>
            </w:pPr>
            <w:r w:rsidRPr="00EA6591">
              <w:rPr>
                <w:rFonts w:cstheme="minorHAnsi"/>
                <w:sz w:val="18"/>
              </w:rPr>
              <w:t>27%</w:t>
            </w:r>
          </w:p>
        </w:tc>
        <w:tc>
          <w:tcPr>
            <w:tcW w:w="308" w:type="pct"/>
            <w:hideMark/>
          </w:tcPr>
          <w:p w14:paraId="442D35EC" w14:textId="77777777" w:rsidR="00473041" w:rsidRPr="00EA6591" w:rsidRDefault="00473041" w:rsidP="00473041">
            <w:pPr>
              <w:jc w:val="center"/>
              <w:cnfStyle w:val="000000000000" w:firstRow="0" w:lastRow="0" w:firstColumn="0" w:lastColumn="0" w:oddVBand="0" w:evenVBand="0" w:oddHBand="0" w:evenHBand="0" w:firstRowFirstColumn="0" w:firstRowLastColumn="0" w:lastRowFirstColumn="0" w:lastRowLastColumn="0"/>
              <w:rPr>
                <w:rFonts w:cstheme="minorHAnsi"/>
                <w:sz w:val="18"/>
              </w:rPr>
            </w:pPr>
            <w:r w:rsidRPr="00EA6591">
              <w:rPr>
                <w:rFonts w:cstheme="minorHAnsi"/>
                <w:sz w:val="18"/>
              </w:rPr>
              <w:t>33%</w:t>
            </w:r>
          </w:p>
        </w:tc>
        <w:tc>
          <w:tcPr>
            <w:tcW w:w="308" w:type="pct"/>
            <w:hideMark/>
          </w:tcPr>
          <w:p w14:paraId="157A8803" w14:textId="77777777" w:rsidR="00473041" w:rsidRPr="00EA6591" w:rsidRDefault="00473041" w:rsidP="00473041">
            <w:pPr>
              <w:jc w:val="center"/>
              <w:cnfStyle w:val="000000000000" w:firstRow="0" w:lastRow="0" w:firstColumn="0" w:lastColumn="0" w:oddVBand="0" w:evenVBand="0" w:oddHBand="0" w:evenHBand="0" w:firstRowFirstColumn="0" w:firstRowLastColumn="0" w:lastRowFirstColumn="0" w:lastRowLastColumn="0"/>
              <w:rPr>
                <w:rFonts w:cstheme="minorHAnsi"/>
                <w:sz w:val="18"/>
              </w:rPr>
            </w:pPr>
            <w:r w:rsidRPr="00EA6591">
              <w:rPr>
                <w:rFonts w:cstheme="minorHAnsi"/>
                <w:sz w:val="18"/>
              </w:rPr>
              <w:t>40%</w:t>
            </w:r>
          </w:p>
        </w:tc>
        <w:tc>
          <w:tcPr>
            <w:tcW w:w="310" w:type="pct"/>
            <w:hideMark/>
          </w:tcPr>
          <w:p w14:paraId="18C09670" w14:textId="77777777" w:rsidR="00473041" w:rsidRPr="00EA6591" w:rsidRDefault="00473041" w:rsidP="00473041">
            <w:pPr>
              <w:jc w:val="center"/>
              <w:cnfStyle w:val="000000000000" w:firstRow="0" w:lastRow="0" w:firstColumn="0" w:lastColumn="0" w:oddVBand="0" w:evenVBand="0" w:oddHBand="0" w:evenHBand="0" w:firstRowFirstColumn="0" w:firstRowLastColumn="0" w:lastRowFirstColumn="0" w:lastRowLastColumn="0"/>
              <w:rPr>
                <w:rFonts w:cstheme="minorHAnsi"/>
                <w:sz w:val="18"/>
              </w:rPr>
            </w:pPr>
            <w:r w:rsidRPr="00EA6591">
              <w:rPr>
                <w:rFonts w:cstheme="minorHAnsi"/>
                <w:sz w:val="18"/>
              </w:rPr>
              <w:t>47%</w:t>
            </w:r>
          </w:p>
        </w:tc>
        <w:tc>
          <w:tcPr>
            <w:tcW w:w="310" w:type="pct"/>
            <w:hideMark/>
          </w:tcPr>
          <w:p w14:paraId="2F57F4C5" w14:textId="77777777" w:rsidR="00473041" w:rsidRPr="00EA6591" w:rsidRDefault="00473041" w:rsidP="00473041">
            <w:pPr>
              <w:jc w:val="center"/>
              <w:cnfStyle w:val="000000000000" w:firstRow="0" w:lastRow="0" w:firstColumn="0" w:lastColumn="0" w:oddVBand="0" w:evenVBand="0" w:oddHBand="0" w:evenHBand="0" w:firstRowFirstColumn="0" w:firstRowLastColumn="0" w:lastRowFirstColumn="0" w:lastRowLastColumn="0"/>
              <w:rPr>
                <w:rFonts w:cstheme="minorHAnsi"/>
                <w:sz w:val="18"/>
              </w:rPr>
            </w:pPr>
            <w:r w:rsidRPr="00EA6591">
              <w:rPr>
                <w:rFonts w:cstheme="minorHAnsi"/>
                <w:sz w:val="18"/>
              </w:rPr>
              <w:t>53%</w:t>
            </w:r>
          </w:p>
        </w:tc>
        <w:tc>
          <w:tcPr>
            <w:tcW w:w="310" w:type="pct"/>
            <w:hideMark/>
          </w:tcPr>
          <w:p w14:paraId="5C55F83D" w14:textId="77777777" w:rsidR="00473041" w:rsidRPr="00EA6591" w:rsidRDefault="00473041" w:rsidP="00473041">
            <w:pPr>
              <w:jc w:val="center"/>
              <w:cnfStyle w:val="000000000000" w:firstRow="0" w:lastRow="0" w:firstColumn="0" w:lastColumn="0" w:oddVBand="0" w:evenVBand="0" w:oddHBand="0" w:evenHBand="0" w:firstRowFirstColumn="0" w:firstRowLastColumn="0" w:lastRowFirstColumn="0" w:lastRowLastColumn="0"/>
              <w:rPr>
                <w:rFonts w:cstheme="minorHAnsi"/>
                <w:sz w:val="18"/>
              </w:rPr>
            </w:pPr>
            <w:r w:rsidRPr="00EA6591">
              <w:rPr>
                <w:rFonts w:cstheme="minorHAnsi"/>
                <w:sz w:val="18"/>
              </w:rPr>
              <w:t>60%</w:t>
            </w:r>
          </w:p>
        </w:tc>
        <w:tc>
          <w:tcPr>
            <w:tcW w:w="310" w:type="pct"/>
            <w:hideMark/>
          </w:tcPr>
          <w:p w14:paraId="692131B8" w14:textId="77777777" w:rsidR="00473041" w:rsidRPr="00EA6591" w:rsidRDefault="00473041" w:rsidP="00473041">
            <w:pPr>
              <w:jc w:val="center"/>
              <w:cnfStyle w:val="000000000000" w:firstRow="0" w:lastRow="0" w:firstColumn="0" w:lastColumn="0" w:oddVBand="0" w:evenVBand="0" w:oddHBand="0" w:evenHBand="0" w:firstRowFirstColumn="0" w:firstRowLastColumn="0" w:lastRowFirstColumn="0" w:lastRowLastColumn="0"/>
              <w:rPr>
                <w:rFonts w:cstheme="minorHAnsi"/>
                <w:sz w:val="18"/>
              </w:rPr>
            </w:pPr>
            <w:r w:rsidRPr="00EA6591">
              <w:rPr>
                <w:rFonts w:cstheme="minorHAnsi"/>
                <w:sz w:val="18"/>
              </w:rPr>
              <w:t>66%</w:t>
            </w:r>
          </w:p>
        </w:tc>
        <w:tc>
          <w:tcPr>
            <w:tcW w:w="310" w:type="pct"/>
            <w:hideMark/>
          </w:tcPr>
          <w:p w14:paraId="397D5FD2" w14:textId="77777777" w:rsidR="00473041" w:rsidRPr="00EA6591" w:rsidRDefault="00473041" w:rsidP="00473041">
            <w:pPr>
              <w:jc w:val="center"/>
              <w:cnfStyle w:val="000000000000" w:firstRow="0" w:lastRow="0" w:firstColumn="0" w:lastColumn="0" w:oddVBand="0" w:evenVBand="0" w:oddHBand="0" w:evenHBand="0" w:firstRowFirstColumn="0" w:firstRowLastColumn="0" w:lastRowFirstColumn="0" w:lastRowLastColumn="0"/>
              <w:rPr>
                <w:rFonts w:cstheme="minorHAnsi"/>
                <w:sz w:val="18"/>
              </w:rPr>
            </w:pPr>
            <w:r w:rsidRPr="00EA6591">
              <w:rPr>
                <w:rFonts w:cstheme="minorHAnsi"/>
                <w:sz w:val="18"/>
              </w:rPr>
              <w:t>71%</w:t>
            </w:r>
          </w:p>
        </w:tc>
        <w:tc>
          <w:tcPr>
            <w:tcW w:w="316" w:type="pct"/>
            <w:hideMark/>
          </w:tcPr>
          <w:p w14:paraId="19D1DE6C" w14:textId="77777777" w:rsidR="00473041" w:rsidRPr="00EA6591" w:rsidRDefault="00473041" w:rsidP="00473041">
            <w:pPr>
              <w:jc w:val="center"/>
              <w:cnfStyle w:val="000000000000" w:firstRow="0" w:lastRow="0" w:firstColumn="0" w:lastColumn="0" w:oddVBand="0" w:evenVBand="0" w:oddHBand="0" w:evenHBand="0" w:firstRowFirstColumn="0" w:firstRowLastColumn="0" w:lastRowFirstColumn="0" w:lastRowLastColumn="0"/>
              <w:rPr>
                <w:rFonts w:cstheme="minorHAnsi"/>
                <w:sz w:val="18"/>
              </w:rPr>
            </w:pPr>
            <w:r w:rsidRPr="00EA6591">
              <w:rPr>
                <w:rFonts w:cstheme="minorHAnsi"/>
                <w:sz w:val="18"/>
              </w:rPr>
              <w:t>77%</w:t>
            </w:r>
          </w:p>
        </w:tc>
        <w:tc>
          <w:tcPr>
            <w:tcW w:w="316" w:type="pct"/>
            <w:hideMark/>
          </w:tcPr>
          <w:p w14:paraId="234E94A0" w14:textId="77777777" w:rsidR="00473041" w:rsidRPr="00EA6591" w:rsidRDefault="00473041" w:rsidP="00473041">
            <w:pPr>
              <w:jc w:val="center"/>
              <w:cnfStyle w:val="000000000000" w:firstRow="0" w:lastRow="0" w:firstColumn="0" w:lastColumn="0" w:oddVBand="0" w:evenVBand="0" w:oddHBand="0" w:evenHBand="0" w:firstRowFirstColumn="0" w:firstRowLastColumn="0" w:lastRowFirstColumn="0" w:lastRowLastColumn="0"/>
              <w:rPr>
                <w:rFonts w:cstheme="minorHAnsi"/>
                <w:sz w:val="18"/>
              </w:rPr>
            </w:pPr>
            <w:r w:rsidRPr="00EA6591">
              <w:rPr>
                <w:rFonts w:cstheme="minorHAnsi"/>
                <w:sz w:val="18"/>
              </w:rPr>
              <w:t>83%</w:t>
            </w:r>
          </w:p>
        </w:tc>
        <w:tc>
          <w:tcPr>
            <w:tcW w:w="316" w:type="pct"/>
            <w:hideMark/>
          </w:tcPr>
          <w:p w14:paraId="18A88B3B" w14:textId="77777777" w:rsidR="00473041" w:rsidRPr="00EA6591" w:rsidRDefault="00473041" w:rsidP="00473041">
            <w:pPr>
              <w:jc w:val="center"/>
              <w:cnfStyle w:val="000000000000" w:firstRow="0" w:lastRow="0" w:firstColumn="0" w:lastColumn="0" w:oddVBand="0" w:evenVBand="0" w:oddHBand="0" w:evenHBand="0" w:firstRowFirstColumn="0" w:firstRowLastColumn="0" w:lastRowFirstColumn="0" w:lastRowLastColumn="0"/>
              <w:rPr>
                <w:rFonts w:cstheme="minorHAnsi"/>
                <w:sz w:val="18"/>
              </w:rPr>
            </w:pPr>
            <w:r w:rsidRPr="00EA6591">
              <w:rPr>
                <w:rFonts w:cstheme="minorHAnsi"/>
                <w:sz w:val="18"/>
              </w:rPr>
              <w:t>89%</w:t>
            </w:r>
          </w:p>
        </w:tc>
        <w:tc>
          <w:tcPr>
            <w:tcW w:w="316" w:type="pct"/>
            <w:hideMark/>
          </w:tcPr>
          <w:p w14:paraId="14F20664" w14:textId="77777777" w:rsidR="00473041" w:rsidRPr="00EA6591" w:rsidRDefault="00473041" w:rsidP="00473041">
            <w:pPr>
              <w:jc w:val="center"/>
              <w:cnfStyle w:val="000000000000" w:firstRow="0" w:lastRow="0" w:firstColumn="0" w:lastColumn="0" w:oddVBand="0" w:evenVBand="0" w:oddHBand="0" w:evenHBand="0" w:firstRowFirstColumn="0" w:firstRowLastColumn="0" w:lastRowFirstColumn="0" w:lastRowLastColumn="0"/>
              <w:rPr>
                <w:rFonts w:cstheme="minorHAnsi"/>
                <w:sz w:val="18"/>
              </w:rPr>
            </w:pPr>
            <w:r w:rsidRPr="00EA6591">
              <w:rPr>
                <w:rFonts w:cstheme="minorHAnsi"/>
                <w:sz w:val="18"/>
              </w:rPr>
              <w:t>94%</w:t>
            </w:r>
          </w:p>
        </w:tc>
        <w:tc>
          <w:tcPr>
            <w:tcW w:w="338" w:type="pct"/>
            <w:hideMark/>
          </w:tcPr>
          <w:p w14:paraId="23EBE766" w14:textId="77777777" w:rsidR="00473041" w:rsidRPr="00EA6591" w:rsidRDefault="00473041" w:rsidP="00473041">
            <w:pPr>
              <w:jc w:val="center"/>
              <w:cnfStyle w:val="000000000000" w:firstRow="0" w:lastRow="0" w:firstColumn="0" w:lastColumn="0" w:oddVBand="0" w:evenVBand="0" w:oddHBand="0" w:evenHBand="0" w:firstRowFirstColumn="0" w:firstRowLastColumn="0" w:lastRowFirstColumn="0" w:lastRowLastColumn="0"/>
              <w:rPr>
                <w:rFonts w:cstheme="minorHAnsi"/>
                <w:sz w:val="18"/>
              </w:rPr>
            </w:pPr>
            <w:r w:rsidRPr="00EA6591">
              <w:rPr>
                <w:rFonts w:cstheme="minorHAnsi"/>
                <w:sz w:val="18"/>
              </w:rPr>
              <w:t>100%</w:t>
            </w:r>
          </w:p>
        </w:tc>
      </w:tr>
    </w:tbl>
    <w:p w14:paraId="050FD401" w14:textId="561CF4A1" w:rsidR="00DA5059" w:rsidRDefault="00310444" w:rsidP="00310444">
      <w:pPr>
        <w:pStyle w:val="Heading2"/>
      </w:pPr>
      <w:bookmarkStart w:id="136" w:name="_Toc62755004"/>
      <w:r w:rsidRPr="00310444">
        <w:t>Excess Liquidity Buffer Ratio</w:t>
      </w:r>
      <w:bookmarkEnd w:id="136"/>
    </w:p>
    <w:p w14:paraId="494D2751" w14:textId="35A1A4D0" w:rsidR="004D2340" w:rsidRPr="00EE1D23" w:rsidRDefault="00310444" w:rsidP="000D0EB4">
      <w:pPr>
        <w:rPr>
          <w:rFonts w:cstheme="minorHAnsi"/>
        </w:rPr>
      </w:pPr>
      <w:r>
        <w:rPr>
          <w:rFonts w:cstheme="minorHAnsi"/>
        </w:rPr>
        <w:t>Excess Liquidity Buffer Ratio</w:t>
      </w:r>
      <w:r w:rsidR="002321C1" w:rsidRPr="005A4348">
        <w:rPr>
          <w:rFonts w:cstheme="minorHAnsi"/>
        </w:rPr>
        <w:t xml:space="preserve"> </w:t>
      </w:r>
      <w:r>
        <w:rPr>
          <w:rFonts w:cstheme="minorHAnsi"/>
        </w:rPr>
        <w:t xml:space="preserve">(also called “Cushion </w:t>
      </w:r>
      <w:r>
        <w:rPr>
          <w:rFonts w:cstheme="minorHAnsi" w:hint="eastAsia"/>
        </w:rPr>
        <w:t>a</w:t>
      </w:r>
      <w:r w:rsidRPr="002321C1">
        <w:rPr>
          <w:rFonts w:cstheme="minorHAnsi"/>
        </w:rPr>
        <w:t>bove the Monthly Stress Test</w:t>
      </w:r>
      <w:r w:rsidR="000D0EB4">
        <w:rPr>
          <w:rFonts w:cstheme="minorHAnsi"/>
        </w:rPr>
        <w:t xml:space="preserve"> Defined</w:t>
      </w:r>
      <w:r w:rsidRPr="002321C1">
        <w:rPr>
          <w:rFonts w:cstheme="minorHAnsi"/>
        </w:rPr>
        <w:t xml:space="preserve"> Buffer</w:t>
      </w:r>
      <w:r>
        <w:rPr>
          <w:rFonts w:cstheme="minorHAnsi"/>
        </w:rPr>
        <w:t xml:space="preserve">”) </w:t>
      </w:r>
      <w:r w:rsidR="000D0EB4">
        <w:rPr>
          <w:rFonts w:cstheme="minorHAnsi"/>
        </w:rPr>
        <w:t>is calculated by below formula:</w:t>
      </w:r>
    </w:p>
    <w:p w14:paraId="38D0254D" w14:textId="6FAA8DC7" w:rsidR="0049576E" w:rsidRPr="004D2340" w:rsidRDefault="0049576E" w:rsidP="0049576E">
      <w:pPr>
        <w:pStyle w:val="Caption"/>
        <w:keepNext/>
        <w:rPr>
          <w:rFonts w:cstheme="minorHAnsi"/>
        </w:rPr>
      </w:pPr>
      <w:r w:rsidRPr="00EA6591">
        <w:rPr>
          <w:rFonts w:cstheme="minorHAnsi"/>
        </w:rPr>
        <w:t xml:space="preserve">Equation </w:t>
      </w:r>
      <w:r w:rsidRPr="00EA6591">
        <w:rPr>
          <w:rFonts w:cstheme="minorHAnsi"/>
        </w:rPr>
        <w:fldChar w:fldCharType="begin"/>
      </w:r>
      <w:r w:rsidRPr="00EA6591">
        <w:rPr>
          <w:rFonts w:cstheme="minorHAnsi"/>
        </w:rPr>
        <w:instrText xml:space="preserve"> SEQ Equation \* ARABIC </w:instrText>
      </w:r>
      <w:r w:rsidRPr="00EA6591">
        <w:rPr>
          <w:rFonts w:cstheme="minorHAnsi"/>
        </w:rPr>
        <w:fldChar w:fldCharType="separate"/>
      </w:r>
      <w:r w:rsidR="000777B4">
        <w:rPr>
          <w:rFonts w:cstheme="minorHAnsi"/>
          <w:noProof/>
        </w:rPr>
        <w:t>4</w:t>
      </w:r>
      <w:r w:rsidRPr="00EA6591">
        <w:rPr>
          <w:rFonts w:cstheme="minorHAnsi"/>
          <w:noProof/>
        </w:rPr>
        <w:fldChar w:fldCharType="end"/>
      </w:r>
      <w:r w:rsidRPr="00EA6591">
        <w:rPr>
          <w:rFonts w:cstheme="minorHAnsi"/>
        </w:rPr>
        <w:t xml:space="preserve">: </w:t>
      </w:r>
      <w:r w:rsidR="00F86367">
        <w:rPr>
          <w:rFonts w:cstheme="minorHAnsi"/>
        </w:rPr>
        <w:t>Excess Liquidity Buffer Ratio Formula</w:t>
      </w:r>
    </w:p>
    <w:p w14:paraId="4734E5D3" w14:textId="77777777" w:rsidR="00F86367" w:rsidRPr="000D0EB4" w:rsidRDefault="00F86367" w:rsidP="000D0EB4">
      <w:pPr>
        <w:rPr>
          <w:rFonts w:cstheme="minorHAnsi"/>
          <w:i/>
        </w:rPr>
      </w:pPr>
      <m:oMathPara>
        <m:oMathParaPr>
          <m:jc m:val="left"/>
        </m:oMathParaPr>
        <m:oMath>
          <m:r>
            <m:rPr>
              <m:sty m:val="p"/>
            </m:rPr>
            <w:rPr>
              <w:rFonts w:ascii="Cambria Math" w:hAnsi="Cambria Math" w:cstheme="minorHAnsi"/>
            </w:rPr>
            <m:t xml:space="preserve">Excess Liquidity Buffer Ratio </m:t>
          </m:r>
        </m:oMath>
      </m:oMathPara>
    </w:p>
    <w:p w14:paraId="2DB6EE74" w14:textId="54D0B099" w:rsidR="0049576E" w:rsidRPr="00594E64" w:rsidRDefault="0049576E" w:rsidP="000D0EB4">
      <w:pPr>
        <w:rPr>
          <w:rFonts w:cstheme="minorHAnsi"/>
          <w:i/>
        </w:rPr>
      </w:pPr>
      <m:oMathPara>
        <m:oMath>
          <m:r>
            <w:rPr>
              <w:rFonts w:ascii="Cambria Math" w:hAnsi="Cambria Math" w:cstheme="minorHAnsi"/>
            </w:rPr>
            <m:t>=</m:t>
          </m:r>
          <m:f>
            <m:fPr>
              <m:ctrlPr>
                <w:rPr>
                  <w:rFonts w:ascii="Cambria Math" w:hAnsi="Cambria Math" w:cstheme="minorHAnsi"/>
                  <w:i/>
                </w:rPr>
              </m:ctrlPr>
            </m:fPr>
            <m:num>
              <m:r>
                <w:rPr>
                  <w:rFonts w:ascii="Cambria Math" w:hAnsi="Cambria Math" w:cstheme="minorHAnsi"/>
                </w:rPr>
                <m:t xml:space="preserve">Excess or shortfall amount  </m:t>
              </m:r>
            </m:num>
            <m:den>
              <m:r>
                <w:rPr>
                  <w:rFonts w:ascii="Cambria Math" w:hAnsi="Cambria Math" w:cstheme="minorHAnsi"/>
                </w:rPr>
                <m:t>Monthly stress test defined buffer requirement 14 D time horizon under combined scenario</m:t>
              </m:r>
            </m:den>
          </m:f>
        </m:oMath>
      </m:oMathPara>
    </w:p>
    <w:p w14:paraId="0394E656" w14:textId="1E68DE0F" w:rsidR="002321C1" w:rsidRPr="000D0EB4" w:rsidRDefault="00594E64" w:rsidP="000D0EB4">
      <w:pPr>
        <w:rPr>
          <w:rFonts w:cstheme="minorHAnsi"/>
        </w:rPr>
      </w:pPr>
      <w:r>
        <w:rPr>
          <w:rFonts w:cstheme="minorHAnsi"/>
        </w:rPr>
        <w:t>T</w:t>
      </w:r>
      <w:r w:rsidR="00B82DD3" w:rsidRPr="000D0EB4">
        <w:rPr>
          <w:rFonts w:cstheme="minorHAnsi"/>
        </w:rPr>
        <w:t xml:space="preserve">he liquidity buffer </w:t>
      </w:r>
      <w:r w:rsidR="000D0EB4" w:rsidRPr="000D0EB4">
        <w:rPr>
          <w:rFonts w:cstheme="minorHAnsi"/>
        </w:rPr>
        <w:t xml:space="preserve">requirement </w:t>
      </w:r>
      <w:r w:rsidR="000D0EB4">
        <w:rPr>
          <w:rFonts w:cstheme="minorHAnsi"/>
        </w:rPr>
        <w:t xml:space="preserve">is </w:t>
      </w:r>
      <w:r w:rsidR="00B82DD3" w:rsidRPr="000D0EB4">
        <w:rPr>
          <w:rFonts w:cstheme="minorHAnsi"/>
        </w:rPr>
        <w:t xml:space="preserve">defined by the EPS required level of the buffer </w:t>
      </w:r>
      <w:r w:rsidR="000D0EB4" w:rsidRPr="002321C1">
        <w:rPr>
          <w:rFonts w:cstheme="minorHAnsi"/>
        </w:rPr>
        <w:t>over the first 14 days of a stress test</w:t>
      </w:r>
      <w:r w:rsidR="000D0EB4">
        <w:rPr>
          <w:rFonts w:cstheme="minorHAnsi"/>
        </w:rPr>
        <w:t xml:space="preserve"> with a 30-day planning horizon </w:t>
      </w:r>
      <w:r>
        <w:rPr>
          <w:rFonts w:cstheme="minorHAnsi"/>
        </w:rPr>
        <w:t>under the combined</w:t>
      </w:r>
      <w:r w:rsidR="00B82DD3" w:rsidRPr="000D0EB4">
        <w:rPr>
          <w:rFonts w:cstheme="minorHAnsi"/>
        </w:rPr>
        <w:t xml:space="preserve"> scenario</w:t>
      </w:r>
      <w:r w:rsidR="002F72B7">
        <w:rPr>
          <w:rFonts w:cstheme="minorHAnsi"/>
        </w:rPr>
        <w:t xml:space="preserve"> </w:t>
      </w:r>
      <w:r w:rsidR="002F72B7">
        <w:rPr>
          <w:rFonts w:cstheme="minorHAnsi"/>
        </w:rPr>
        <w:fldChar w:fldCharType="begin"/>
      </w:r>
      <w:r w:rsidR="002F72B7">
        <w:rPr>
          <w:rFonts w:cstheme="minorHAnsi"/>
        </w:rPr>
        <w:instrText xml:space="preserve"> REF _Ref54119820 \r \h </w:instrText>
      </w:r>
      <w:r w:rsidR="002F72B7">
        <w:rPr>
          <w:rFonts w:cstheme="minorHAnsi"/>
        </w:rPr>
      </w:r>
      <w:r w:rsidR="002F72B7">
        <w:rPr>
          <w:rFonts w:cstheme="minorHAnsi"/>
        </w:rPr>
        <w:fldChar w:fldCharType="separate"/>
      </w:r>
      <w:r w:rsidR="000777B4">
        <w:rPr>
          <w:rFonts w:cstheme="minorHAnsi"/>
        </w:rPr>
        <w:t>[3]</w:t>
      </w:r>
      <w:r w:rsidR="002F72B7">
        <w:rPr>
          <w:rFonts w:cstheme="minorHAnsi"/>
        </w:rPr>
        <w:fldChar w:fldCharType="end"/>
      </w:r>
      <w:r w:rsidR="00B82DD3" w:rsidRPr="000D0EB4">
        <w:rPr>
          <w:rFonts w:cstheme="minorHAnsi"/>
        </w:rPr>
        <w:t xml:space="preserve">, to </w:t>
      </w:r>
      <w:r w:rsidR="000D0EB4" w:rsidRPr="000D0EB4">
        <w:rPr>
          <w:rFonts w:cstheme="minorHAnsi"/>
        </w:rPr>
        <w:t>be conducted on a monthly basis.</w:t>
      </w:r>
    </w:p>
    <w:p w14:paraId="07F60571" w14:textId="18786EBC" w:rsidR="00E47C9F" w:rsidRDefault="00D611C6" w:rsidP="00D611C6">
      <w:pPr>
        <w:pStyle w:val="Default"/>
        <w:rPr>
          <w:rFonts w:asciiTheme="minorHAnsi" w:hAnsiTheme="minorHAnsi" w:cstheme="minorHAnsi"/>
          <w:color w:val="auto"/>
          <w:sz w:val="22"/>
          <w:szCs w:val="22"/>
        </w:rPr>
      </w:pPr>
      <w:r w:rsidRPr="000D0EB4">
        <w:rPr>
          <w:rFonts w:asciiTheme="minorHAnsi" w:hAnsiTheme="minorHAnsi" w:cstheme="minorHAnsi"/>
          <w:color w:val="auto"/>
          <w:sz w:val="22"/>
          <w:szCs w:val="22"/>
        </w:rPr>
        <w:t xml:space="preserve">As defined in </w:t>
      </w:r>
      <w:r w:rsidR="002321C1" w:rsidRPr="000D0EB4">
        <w:rPr>
          <w:rFonts w:asciiTheme="minorHAnsi" w:hAnsiTheme="minorHAnsi" w:cstheme="minorHAnsi"/>
          <w:i/>
          <w:color w:val="auto"/>
          <w:sz w:val="22"/>
          <w:szCs w:val="22"/>
        </w:rPr>
        <w:t>BOCNY Risk Governance Framework</w:t>
      </w:r>
      <w:r w:rsidR="002321C1" w:rsidRPr="000D0EB4">
        <w:rPr>
          <w:rFonts w:asciiTheme="minorHAnsi" w:hAnsiTheme="minorHAnsi" w:cstheme="minorHAnsi"/>
          <w:color w:val="auto"/>
          <w:sz w:val="22"/>
          <w:szCs w:val="22"/>
        </w:rPr>
        <w:t xml:space="preserve"> (RGF)</w:t>
      </w:r>
      <w:r w:rsidR="00FB6E62" w:rsidRPr="000D0EB4">
        <w:rPr>
          <w:rFonts w:asciiTheme="minorHAnsi" w:hAnsiTheme="minorHAnsi" w:cstheme="minorHAnsi"/>
          <w:color w:val="auto"/>
          <w:sz w:val="22"/>
          <w:szCs w:val="22"/>
        </w:rPr>
        <w:t xml:space="preserve"> </w:t>
      </w:r>
      <w:r w:rsidR="00C63CA8" w:rsidRPr="000D0EB4">
        <w:rPr>
          <w:rFonts w:asciiTheme="minorHAnsi" w:hAnsiTheme="minorHAnsi" w:cstheme="minorHAnsi"/>
          <w:color w:val="auto"/>
          <w:sz w:val="22"/>
          <w:szCs w:val="22"/>
        </w:rPr>
        <w:fldChar w:fldCharType="begin"/>
      </w:r>
      <w:r w:rsidR="00C63CA8" w:rsidRPr="000D0EB4">
        <w:rPr>
          <w:rFonts w:asciiTheme="minorHAnsi" w:hAnsiTheme="minorHAnsi" w:cstheme="minorHAnsi"/>
          <w:color w:val="auto"/>
          <w:sz w:val="22"/>
          <w:szCs w:val="22"/>
        </w:rPr>
        <w:instrText xml:space="preserve"> REF _Ref54366055 \r \h  \* MERGEFORMAT </w:instrText>
      </w:r>
      <w:r w:rsidR="00C63CA8" w:rsidRPr="000D0EB4">
        <w:rPr>
          <w:rFonts w:asciiTheme="minorHAnsi" w:hAnsiTheme="minorHAnsi" w:cstheme="minorHAnsi"/>
          <w:color w:val="auto"/>
          <w:sz w:val="22"/>
          <w:szCs w:val="22"/>
        </w:rPr>
      </w:r>
      <w:r w:rsidR="00C63CA8" w:rsidRPr="000D0EB4">
        <w:rPr>
          <w:rFonts w:asciiTheme="minorHAnsi" w:hAnsiTheme="minorHAnsi" w:cstheme="minorHAnsi"/>
          <w:color w:val="auto"/>
          <w:sz w:val="22"/>
          <w:szCs w:val="22"/>
        </w:rPr>
        <w:fldChar w:fldCharType="separate"/>
      </w:r>
      <w:r w:rsidR="000777B4">
        <w:rPr>
          <w:rFonts w:asciiTheme="minorHAnsi" w:hAnsiTheme="minorHAnsi" w:cstheme="minorHAnsi"/>
          <w:color w:val="auto"/>
          <w:sz w:val="22"/>
          <w:szCs w:val="22"/>
        </w:rPr>
        <w:t>[17]</w:t>
      </w:r>
      <w:r w:rsidR="00C63CA8" w:rsidRPr="000D0EB4">
        <w:rPr>
          <w:rFonts w:asciiTheme="minorHAnsi" w:hAnsiTheme="minorHAnsi" w:cstheme="minorHAnsi"/>
          <w:color w:val="auto"/>
          <w:sz w:val="22"/>
          <w:szCs w:val="22"/>
        </w:rPr>
        <w:fldChar w:fldCharType="end"/>
      </w:r>
      <w:r w:rsidR="002321C1" w:rsidRPr="00C63CA8">
        <w:rPr>
          <w:rFonts w:asciiTheme="minorHAnsi" w:hAnsiTheme="minorHAnsi" w:cstheme="minorHAnsi"/>
          <w:color w:val="auto"/>
          <w:sz w:val="22"/>
          <w:szCs w:val="22"/>
        </w:rPr>
        <w:t>,</w:t>
      </w:r>
      <w:r w:rsidR="002321C1" w:rsidRPr="000D0EB4">
        <w:rPr>
          <w:rFonts w:asciiTheme="minorHAnsi" w:hAnsiTheme="minorHAnsi" w:cstheme="minorHAnsi"/>
          <w:color w:val="auto"/>
          <w:sz w:val="22"/>
          <w:szCs w:val="22"/>
        </w:rPr>
        <w:t xml:space="preserve"> </w:t>
      </w:r>
      <w:r w:rsidR="002F72B7">
        <w:rPr>
          <w:rFonts w:asciiTheme="minorHAnsi" w:hAnsiTheme="minorHAnsi" w:cstheme="minorHAnsi"/>
          <w:color w:val="auto"/>
          <w:sz w:val="22"/>
          <w:szCs w:val="22"/>
        </w:rPr>
        <w:t>this ratio</w:t>
      </w:r>
      <w:r w:rsidR="002321C1" w:rsidRPr="000D0EB4">
        <w:rPr>
          <w:rFonts w:asciiTheme="minorHAnsi" w:hAnsiTheme="minorHAnsi" w:cstheme="minorHAnsi"/>
          <w:color w:val="auto"/>
          <w:sz w:val="22"/>
          <w:szCs w:val="22"/>
        </w:rPr>
        <w:t xml:space="preserve"> is a key risk indicator, with a warning line of 10% and a limit of 5%.</w:t>
      </w:r>
    </w:p>
    <w:p w14:paraId="64221936" w14:textId="1BDCEA28" w:rsidR="007A5680" w:rsidRPr="00EA6591" w:rsidRDefault="007A5680" w:rsidP="00EA6591">
      <w:pPr>
        <w:pStyle w:val="Heading2"/>
      </w:pPr>
      <w:bookmarkStart w:id="137" w:name="_Toc62755005"/>
      <w:r w:rsidRPr="00EA6591">
        <w:t>Future Enhancement</w:t>
      </w:r>
      <w:bookmarkEnd w:id="137"/>
    </w:p>
    <w:p w14:paraId="222D9730" w14:textId="77777777" w:rsidR="005A3115" w:rsidRPr="00EA6591" w:rsidRDefault="005A3115" w:rsidP="005A3115">
      <w:pPr>
        <w:rPr>
          <w:rFonts w:cstheme="minorHAnsi"/>
        </w:rPr>
      </w:pPr>
      <w:r w:rsidRPr="00EA6591">
        <w:rPr>
          <w:rFonts w:cstheme="minorHAnsi"/>
        </w:rPr>
        <w:t>This section contains potential enhancements to the stress test methodology that will be evaluated by BOC.</w:t>
      </w:r>
    </w:p>
    <w:p w14:paraId="4A0DD425" w14:textId="214EE75F" w:rsidR="005A3115" w:rsidRPr="00EA6591" w:rsidRDefault="005A3115" w:rsidP="00C70DDF">
      <w:pPr>
        <w:pStyle w:val="ListParagraph"/>
        <w:numPr>
          <w:ilvl w:val="0"/>
          <w:numId w:val="4"/>
        </w:numPr>
        <w:contextualSpacing w:val="0"/>
        <w:rPr>
          <w:rFonts w:cstheme="minorHAnsi"/>
        </w:rPr>
      </w:pPr>
      <w:r w:rsidRPr="00EA6591">
        <w:rPr>
          <w:rFonts w:cstheme="minorHAnsi"/>
        </w:rPr>
        <w:t xml:space="preserve">BOC will continuously monitor idiosyncratic and systemic risks and expects to build out its slate of scenario over time to better align its stress testing with BOC’s specific risk profile, including BOC’s business models, portfolio strategies and key risks, stressing the specific business lines and markets in which BOC operates and its unique regional and industry exposures. </w:t>
      </w:r>
    </w:p>
    <w:p w14:paraId="3129AC15" w14:textId="66F82912" w:rsidR="005A3115" w:rsidRPr="00EA6591" w:rsidRDefault="005A3115" w:rsidP="00C70DDF">
      <w:pPr>
        <w:pStyle w:val="ListParagraph"/>
        <w:numPr>
          <w:ilvl w:val="0"/>
          <w:numId w:val="4"/>
        </w:numPr>
        <w:contextualSpacing w:val="0"/>
        <w:rPr>
          <w:rFonts w:cstheme="minorHAnsi"/>
        </w:rPr>
      </w:pPr>
      <w:r w:rsidRPr="00EA6591">
        <w:rPr>
          <w:rFonts w:cstheme="minorHAnsi"/>
        </w:rPr>
        <w:t>BOC will continue to r</w:t>
      </w:r>
      <w:r w:rsidR="000C3016" w:rsidRPr="00EA6591">
        <w:rPr>
          <w:rFonts w:cstheme="minorHAnsi"/>
        </w:rPr>
        <w:t>efine its approach of</w:t>
      </w:r>
      <w:r w:rsidRPr="00EA6591">
        <w:rPr>
          <w:rFonts w:cstheme="minorHAnsi"/>
        </w:rPr>
        <w:t xml:space="preserve"> developing stressed deposit </w:t>
      </w:r>
      <w:r w:rsidR="002142E9" w:rsidRPr="00EA6591">
        <w:rPr>
          <w:rFonts w:cstheme="minorHAnsi"/>
        </w:rPr>
        <w:t>run-off</w:t>
      </w:r>
      <w:r w:rsidRPr="00EA6591">
        <w:rPr>
          <w:rFonts w:cstheme="minorHAnsi"/>
        </w:rPr>
        <w:t xml:space="preserve"> assumptions.  Specifically, BOC will assess the availability of transaction data and appropriate modeling techniques to more precisely measure client operational cash requirements.</w:t>
      </w:r>
    </w:p>
    <w:p w14:paraId="0B2E0E54" w14:textId="2044D5FF" w:rsidR="007A5680" w:rsidRPr="00EA6591" w:rsidRDefault="005A3115" w:rsidP="00C70DDF">
      <w:pPr>
        <w:pStyle w:val="ListParagraph"/>
        <w:numPr>
          <w:ilvl w:val="0"/>
          <w:numId w:val="4"/>
        </w:numPr>
        <w:contextualSpacing w:val="0"/>
        <w:rPr>
          <w:rFonts w:cstheme="minorHAnsi"/>
        </w:rPr>
      </w:pPr>
      <w:r w:rsidRPr="00EA6591">
        <w:rPr>
          <w:rFonts w:cstheme="minorHAnsi"/>
        </w:rPr>
        <w:t>BOC will assess implementation of more advanced/automated tools. BOC has determined that the level of complexity of BOC CUSO’s operations do not currently require the use of an automated solution.  However, BOC will continue to assess the cost and benefits of potential strategic solutions as BOC CUSO continues to expand.</w:t>
      </w:r>
    </w:p>
    <w:p w14:paraId="4481F2C0" w14:textId="77777777" w:rsidR="00593390" w:rsidRPr="00EA6591" w:rsidRDefault="00593390">
      <w:pPr>
        <w:rPr>
          <w:rFonts w:eastAsiaTheme="majorEastAsia" w:cstheme="minorHAnsi"/>
          <w:color w:val="2E74B5" w:themeColor="accent1" w:themeShade="BF"/>
          <w:sz w:val="32"/>
          <w:szCs w:val="32"/>
        </w:rPr>
      </w:pPr>
      <w:bookmarkStart w:id="138" w:name="_Toc51919483"/>
      <w:r w:rsidRPr="00EA6591">
        <w:rPr>
          <w:rFonts w:cstheme="minorHAnsi"/>
        </w:rPr>
        <w:br w:type="page"/>
      </w:r>
    </w:p>
    <w:p w14:paraId="0782A29E" w14:textId="563EDBC5" w:rsidR="004A4BE5" w:rsidRPr="00EA6591" w:rsidRDefault="004A4BE5" w:rsidP="00EA6591">
      <w:pPr>
        <w:pStyle w:val="Heading1"/>
      </w:pPr>
      <w:bookmarkStart w:id="139" w:name="_Toc62755006"/>
      <w:r w:rsidRPr="00EA6591">
        <w:t>Model Output Analysis</w:t>
      </w:r>
      <w:bookmarkEnd w:id="138"/>
      <w:bookmarkEnd w:id="139"/>
    </w:p>
    <w:p w14:paraId="14A9621D" w14:textId="67D238D8" w:rsidR="006A743F" w:rsidRPr="00EA6591" w:rsidRDefault="00E806FC" w:rsidP="006A743F">
      <w:pPr>
        <w:rPr>
          <w:rFonts w:cstheme="minorHAnsi"/>
        </w:rPr>
      </w:pPr>
      <w:r w:rsidRPr="00EA6591">
        <w:rPr>
          <w:rFonts w:cstheme="minorHAnsi"/>
        </w:rPr>
        <w:t xml:space="preserve">TRY calculates and monitors the liquidity buffer and </w:t>
      </w:r>
      <w:r w:rsidR="005A4348">
        <w:rPr>
          <w:rFonts w:cstheme="minorHAnsi"/>
        </w:rPr>
        <w:t xml:space="preserve">excess </w:t>
      </w:r>
      <w:r w:rsidRPr="00EA6591">
        <w:rPr>
          <w:rFonts w:cstheme="minorHAnsi"/>
        </w:rPr>
        <w:t>liquidity</w:t>
      </w:r>
      <w:r w:rsidR="00DE066F">
        <w:rPr>
          <w:rFonts w:cstheme="minorHAnsi"/>
        </w:rPr>
        <w:t xml:space="preserve"> </w:t>
      </w:r>
      <w:r w:rsidRPr="00EA6591">
        <w:rPr>
          <w:rFonts w:cstheme="minorHAnsi"/>
        </w:rPr>
        <w:t>buf</w:t>
      </w:r>
      <w:r w:rsidR="005215E0" w:rsidRPr="00EA6591">
        <w:rPr>
          <w:rFonts w:cstheme="minorHAnsi"/>
        </w:rPr>
        <w:t>fer ratio</w:t>
      </w:r>
      <w:r w:rsidRPr="00EA6591">
        <w:rPr>
          <w:rFonts w:cstheme="minorHAnsi"/>
        </w:rPr>
        <w:t xml:space="preserve"> on a daily basis and report to Head Office monthly</w:t>
      </w:r>
      <w:r w:rsidR="006A743F" w:rsidRPr="00EA6591">
        <w:rPr>
          <w:rFonts w:cstheme="minorHAnsi"/>
        </w:rPr>
        <w:t>. After reviews by management and MRD, the liquidity stress test results under three scenarios will be presented to the MLRC committee, where risk are constantly monitored via risk limit, KRI, and committee members’ discussions.</w:t>
      </w:r>
    </w:p>
    <w:p w14:paraId="17D5FB62" w14:textId="1C4409DA" w:rsidR="004A4BE5" w:rsidRPr="00EA6591" w:rsidRDefault="006A743F" w:rsidP="004A4BE5">
      <w:pPr>
        <w:rPr>
          <w:rFonts w:cstheme="minorHAnsi"/>
        </w:rPr>
      </w:pPr>
      <w:r w:rsidRPr="00EA6591">
        <w:rPr>
          <w:rFonts w:cstheme="minorHAnsi"/>
        </w:rPr>
        <w:t>To assess and improve the model’s performance t</w:t>
      </w:r>
      <w:r w:rsidR="004A4BE5" w:rsidRPr="00EA6591">
        <w:rPr>
          <w:rFonts w:cstheme="minorHAnsi"/>
        </w:rPr>
        <w:t>he following analyses are conducted on a periodic basis:</w:t>
      </w:r>
      <w:bookmarkStart w:id="140" w:name="_Toc534904192"/>
    </w:p>
    <w:p w14:paraId="0861F9F3" w14:textId="24FCFA1E" w:rsidR="008F462A" w:rsidRPr="00EA6591" w:rsidRDefault="008F462A" w:rsidP="00EA6591">
      <w:pPr>
        <w:pStyle w:val="Heading2"/>
      </w:pPr>
      <w:bookmarkStart w:id="141" w:name="_Toc51919486"/>
      <w:bookmarkStart w:id="142" w:name="_Toc62755007"/>
      <w:bookmarkEnd w:id="140"/>
      <w:bookmarkEnd w:id="141"/>
      <w:r w:rsidRPr="00EA6591">
        <w:t>Ad hoc Analysis</w:t>
      </w:r>
      <w:bookmarkEnd w:id="142"/>
    </w:p>
    <w:p w14:paraId="1AF56FFE" w14:textId="780510AE" w:rsidR="009A3C7C" w:rsidRDefault="00325F95" w:rsidP="008F462A">
      <w:pPr>
        <w:rPr>
          <w:rFonts w:cstheme="minorHAnsi"/>
        </w:rPr>
      </w:pPr>
      <w:r>
        <w:rPr>
          <w:rFonts w:cstheme="minorHAnsi"/>
        </w:rPr>
        <w:t>The Bank performs two types of ad hoc analysis on liquidity stress testing model: a.) analysis based on ad hoc scenarios, and b.) analysis based on ad hoc balance sheet. Th</w:t>
      </w:r>
      <w:r w:rsidR="00C0214A">
        <w:rPr>
          <w:rFonts w:cstheme="minorHAnsi"/>
        </w:rPr>
        <w:t>e ad hoc scenarios analysis can be triggered by</w:t>
      </w:r>
      <w:r w:rsidR="002A4CEE">
        <w:rPr>
          <w:rFonts w:cstheme="minorHAnsi"/>
        </w:rPr>
        <w:t xml:space="preserve"> </w:t>
      </w:r>
      <w:r w:rsidR="002A4CEE">
        <w:rPr>
          <w:rFonts w:cstheme="minorHAnsi" w:hint="eastAsia"/>
        </w:rPr>
        <w:t>major</w:t>
      </w:r>
      <w:r w:rsidR="00C0214A">
        <w:rPr>
          <w:rFonts w:cstheme="minorHAnsi"/>
        </w:rPr>
        <w:t xml:space="preserve"> stress events</w:t>
      </w:r>
      <w:r w:rsidR="0023129B">
        <w:rPr>
          <w:rFonts w:cstheme="minorHAnsi"/>
        </w:rPr>
        <w:t>,</w:t>
      </w:r>
      <w:r w:rsidR="002F776F">
        <w:rPr>
          <w:rFonts w:cstheme="minorHAnsi"/>
        </w:rPr>
        <w:t xml:space="preserve"> or </w:t>
      </w:r>
      <w:r w:rsidR="0023129B">
        <w:rPr>
          <w:rFonts w:cstheme="minorHAnsi"/>
        </w:rPr>
        <w:t xml:space="preserve">can be </w:t>
      </w:r>
      <w:r w:rsidR="002F776F">
        <w:rPr>
          <w:rFonts w:cstheme="minorHAnsi"/>
        </w:rPr>
        <w:t xml:space="preserve">specially designed </w:t>
      </w:r>
      <w:r w:rsidR="0023129B">
        <w:rPr>
          <w:rFonts w:cstheme="minorHAnsi"/>
        </w:rPr>
        <w:t>based on forecasts of future macroeconomic environments</w:t>
      </w:r>
      <w:r w:rsidR="00B70A7C">
        <w:rPr>
          <w:rFonts w:cstheme="minorHAnsi"/>
        </w:rPr>
        <w:t xml:space="preserve">. </w:t>
      </w:r>
      <w:r w:rsidR="003B154F">
        <w:rPr>
          <w:rFonts w:cstheme="minorHAnsi"/>
        </w:rPr>
        <w:t xml:space="preserve">The ad-hoc scenario analysis can be achieved by modifying the runoff assumption on one or more accounts in the existing scenarios. </w:t>
      </w:r>
      <w:r w:rsidR="00BD75E9">
        <w:rPr>
          <w:rFonts w:cstheme="minorHAnsi"/>
        </w:rPr>
        <w:t xml:space="preserve"> The rationale behind ad hoc balance sheet analysis, on the other hand, is to estimate the Bank’s cash flow schedule and liquidity status under circumstances where </w:t>
      </w:r>
      <w:r w:rsidR="00BE35D3">
        <w:rPr>
          <w:rFonts w:cstheme="minorHAnsi"/>
        </w:rPr>
        <w:t>the balance of key account(s) has substantially changed. Such cases</w:t>
      </w:r>
      <w:r w:rsidR="009A3C7C">
        <w:rPr>
          <w:rFonts w:cstheme="minorHAnsi"/>
        </w:rPr>
        <w:t xml:space="preserve"> may</w:t>
      </w:r>
      <w:r w:rsidR="00BE35D3">
        <w:rPr>
          <w:rFonts w:cstheme="minorHAnsi"/>
        </w:rPr>
        <w:t xml:space="preserve"> include short-notice withdrawal of </w:t>
      </w:r>
      <w:r w:rsidR="009A3C7C">
        <w:rPr>
          <w:rFonts w:cstheme="minorHAnsi"/>
        </w:rPr>
        <w:t>existing</w:t>
      </w:r>
      <w:r w:rsidR="00BE35D3">
        <w:rPr>
          <w:rFonts w:cstheme="minorHAnsi"/>
        </w:rPr>
        <w:t xml:space="preserve"> customers,</w:t>
      </w:r>
      <w:r w:rsidR="009A3C7C">
        <w:rPr>
          <w:rFonts w:cstheme="minorHAnsi"/>
        </w:rPr>
        <w:t xml:space="preserve"> increase in deposits and granted felicities that brought</w:t>
      </w:r>
      <w:r w:rsidR="00C03854">
        <w:rPr>
          <w:rFonts w:cstheme="minorHAnsi"/>
        </w:rPr>
        <w:t xml:space="preserve"> by new customers, and shrinking balance </w:t>
      </w:r>
      <w:r w:rsidR="009A3C7C">
        <w:rPr>
          <w:rFonts w:cstheme="minorHAnsi"/>
        </w:rPr>
        <w:t>of related third-parties, etc.</w:t>
      </w:r>
    </w:p>
    <w:p w14:paraId="54EB4A0B" w14:textId="425CB3FA" w:rsidR="00DB708D" w:rsidRPr="00EA6591" w:rsidRDefault="00DB708D" w:rsidP="00DB708D">
      <w:pPr>
        <w:pStyle w:val="Heading2"/>
      </w:pPr>
      <w:bookmarkStart w:id="143" w:name="_Toc62755008"/>
      <w:r>
        <w:t>Sensitivity</w:t>
      </w:r>
      <w:r w:rsidRPr="00EA6591">
        <w:t xml:space="preserve"> Analysis</w:t>
      </w:r>
      <w:bookmarkEnd w:id="143"/>
    </w:p>
    <w:p w14:paraId="26DB9A3C" w14:textId="5070CB11" w:rsidR="00DB708D" w:rsidRPr="00EA6591" w:rsidRDefault="009A3C7C" w:rsidP="008F462A">
      <w:pPr>
        <w:rPr>
          <w:rFonts w:cstheme="minorHAnsi"/>
        </w:rPr>
      </w:pPr>
      <w:r>
        <w:rPr>
          <w:rFonts w:cstheme="minorHAnsi"/>
        </w:rPr>
        <w:t xml:space="preserve">TRY regularly conducts sensitivity analysis </w:t>
      </w:r>
      <w:r w:rsidR="00C03854">
        <w:rPr>
          <w:rFonts w:cstheme="minorHAnsi"/>
        </w:rPr>
        <w:t>as part of monitoring</w:t>
      </w:r>
      <w:r w:rsidR="00AD4128">
        <w:rPr>
          <w:rFonts w:cstheme="minorHAnsi"/>
        </w:rPr>
        <w:t xml:space="preserve"> procedure</w:t>
      </w:r>
      <w:r w:rsidR="00C03854">
        <w:rPr>
          <w:rFonts w:cstheme="minorHAnsi"/>
        </w:rPr>
        <w:t xml:space="preserve"> </w:t>
      </w:r>
      <w:r w:rsidR="00AD4128">
        <w:rPr>
          <w:rFonts w:cstheme="minorHAnsi"/>
        </w:rPr>
        <w:t>between reporting periods. The sensitivity analysis focuses on the change of the Bank’s buffer portfolio in accor</w:t>
      </w:r>
      <w:r w:rsidR="006714A3">
        <w:rPr>
          <w:rFonts w:cstheme="minorHAnsi"/>
        </w:rPr>
        <w:t>dance with behavior of major</w:t>
      </w:r>
      <w:r w:rsidR="00AD4128">
        <w:rPr>
          <w:rFonts w:cstheme="minorHAnsi"/>
        </w:rPr>
        <w:t xml:space="preserve"> counterparties</w:t>
      </w:r>
      <w:r w:rsidR="006714A3">
        <w:rPr>
          <w:rFonts w:cstheme="minorHAnsi" w:hint="eastAsia"/>
        </w:rPr>
        <w:t>.</w:t>
      </w:r>
      <w:r w:rsidR="006714A3">
        <w:rPr>
          <w:rFonts w:cstheme="minorHAnsi"/>
        </w:rPr>
        <w:t xml:space="preserve"> For example, comparing with increase in </w:t>
      </w:r>
      <w:r w:rsidR="00B0457B">
        <w:rPr>
          <w:rFonts w:cstheme="minorHAnsi"/>
        </w:rPr>
        <w:t>interest-bearing overnight deposits</w:t>
      </w:r>
      <w:r w:rsidR="006714A3">
        <w:rPr>
          <w:rFonts w:cstheme="minorHAnsi"/>
        </w:rPr>
        <w:t xml:space="preserve">, liquidity cushion benefits more from </w:t>
      </w:r>
      <w:r w:rsidR="00796823">
        <w:rPr>
          <w:rFonts w:cstheme="minorHAnsi"/>
        </w:rPr>
        <w:t xml:space="preserve">higher balance </w:t>
      </w:r>
      <w:r w:rsidR="00B0457B">
        <w:rPr>
          <w:rFonts w:cstheme="minorHAnsi"/>
        </w:rPr>
        <w:t>in demand deposit or investment accounts</w:t>
      </w:r>
      <w:r w:rsidR="00796823">
        <w:rPr>
          <w:rFonts w:cstheme="minorHAnsi"/>
        </w:rPr>
        <w:t>, h</w:t>
      </w:r>
      <w:r w:rsidR="006714A3">
        <w:rPr>
          <w:rFonts w:cstheme="minorHAnsi"/>
        </w:rPr>
        <w:t>ence</w:t>
      </w:r>
      <w:r w:rsidR="00796823">
        <w:rPr>
          <w:rFonts w:cstheme="minorHAnsi"/>
        </w:rPr>
        <w:t xml:space="preserve"> in regard of liquidity abundance within survival period, </w:t>
      </w:r>
      <w:r w:rsidR="006714A3">
        <w:rPr>
          <w:rFonts w:cstheme="minorHAnsi"/>
        </w:rPr>
        <w:t xml:space="preserve">increase in </w:t>
      </w:r>
      <w:r w:rsidR="00B0457B">
        <w:rPr>
          <w:rFonts w:cstheme="minorHAnsi"/>
        </w:rPr>
        <w:t xml:space="preserve">demand deposit or investment account balances </w:t>
      </w:r>
      <w:r w:rsidR="00796823">
        <w:rPr>
          <w:rFonts w:cstheme="minorHAnsi"/>
        </w:rPr>
        <w:t>is</w:t>
      </w:r>
      <w:r w:rsidR="006714A3">
        <w:rPr>
          <w:rFonts w:cstheme="minorHAnsi"/>
        </w:rPr>
        <w:t xml:space="preserve"> more preferable.</w:t>
      </w:r>
      <w:r w:rsidR="00796823">
        <w:rPr>
          <w:rFonts w:cstheme="minorHAnsi"/>
        </w:rPr>
        <w:t xml:space="preserve"> </w:t>
      </w:r>
      <w:r w:rsidR="00C03854">
        <w:rPr>
          <w:rFonts w:cstheme="minorHAnsi"/>
        </w:rPr>
        <w:t>The result of sensitiv</w:t>
      </w:r>
      <w:r w:rsidR="008526D1">
        <w:rPr>
          <w:rFonts w:cstheme="minorHAnsi"/>
        </w:rPr>
        <w:t xml:space="preserve">ity analysis is usually reported to senior managements to be of assistance in making liquidity and funding decisions. </w:t>
      </w:r>
    </w:p>
    <w:p w14:paraId="39FF47C6" w14:textId="4F65FF64" w:rsidR="006A743F" w:rsidRPr="00EA6591" w:rsidRDefault="00051D08" w:rsidP="00EA6591">
      <w:pPr>
        <w:pStyle w:val="Heading2"/>
      </w:pPr>
      <w:bookmarkStart w:id="144" w:name="_Toc62755009"/>
      <w:r w:rsidRPr="00EA6591">
        <w:t>Diagnostic Analysis</w:t>
      </w:r>
      <w:bookmarkEnd w:id="144"/>
    </w:p>
    <w:p w14:paraId="11DAA2EB" w14:textId="38AFCEC3" w:rsidR="005952E7" w:rsidRPr="00EA6591" w:rsidRDefault="00C71C49" w:rsidP="004A4BE5">
      <w:pPr>
        <w:rPr>
          <w:rFonts w:cstheme="minorHAnsi"/>
        </w:rPr>
      </w:pPr>
      <w:r w:rsidRPr="00EA6591">
        <w:rPr>
          <w:rFonts w:cstheme="minorHAnsi"/>
        </w:rPr>
        <w:t>Monthly</w:t>
      </w:r>
      <w:r w:rsidR="00051D08" w:rsidRPr="00EA6591">
        <w:rPr>
          <w:rFonts w:cstheme="minorHAnsi"/>
        </w:rPr>
        <w:t>, TRY would conduct diagnostic analysis on the Liquidity Stress Test results</w:t>
      </w:r>
      <w:r w:rsidRPr="00EA6591">
        <w:rPr>
          <w:rFonts w:cstheme="minorHAnsi"/>
        </w:rPr>
        <w:t xml:space="preserve"> as of last month end</w:t>
      </w:r>
      <w:r w:rsidR="005952E7" w:rsidRPr="00EA6591">
        <w:rPr>
          <w:rFonts w:cstheme="minorHAnsi"/>
        </w:rPr>
        <w:t xml:space="preserve">, drilling down to find the cause of outcomes’ fluctuation. Variation of the liquidity buffer and </w:t>
      </w:r>
      <w:r w:rsidR="00DE066F">
        <w:rPr>
          <w:rFonts w:cstheme="minorHAnsi"/>
        </w:rPr>
        <w:t xml:space="preserve">excess </w:t>
      </w:r>
      <w:r w:rsidR="005952E7" w:rsidRPr="00EA6591">
        <w:rPr>
          <w:rFonts w:cstheme="minorHAnsi"/>
        </w:rPr>
        <w:t>buffer ratio compa</w:t>
      </w:r>
      <w:r w:rsidRPr="00EA6591">
        <w:rPr>
          <w:rFonts w:cstheme="minorHAnsi"/>
        </w:rPr>
        <w:t>red to historical data and threshold limit would be</w:t>
      </w:r>
      <w:r w:rsidR="005952E7" w:rsidRPr="00EA6591">
        <w:rPr>
          <w:rFonts w:cstheme="minorHAnsi"/>
        </w:rPr>
        <w:t xml:space="preserve"> </w:t>
      </w:r>
      <w:r w:rsidRPr="00EA6591">
        <w:rPr>
          <w:rFonts w:cstheme="minorHAnsi"/>
        </w:rPr>
        <w:t xml:space="preserve">further </w:t>
      </w:r>
      <w:r w:rsidR="005952E7" w:rsidRPr="00EA6591">
        <w:rPr>
          <w:rFonts w:cstheme="minorHAnsi"/>
        </w:rPr>
        <w:t>broken down into idiosyncratic shock and systematic trend</w:t>
      </w:r>
      <w:r w:rsidRPr="00EA6591">
        <w:rPr>
          <w:rFonts w:cstheme="minorHAnsi"/>
        </w:rPr>
        <w:t xml:space="preserve">. Variance results are reported to senior management. If threshold limit </w:t>
      </w:r>
      <w:r w:rsidR="00F41302" w:rsidRPr="00EA6591">
        <w:rPr>
          <w:rFonts w:cstheme="minorHAnsi"/>
        </w:rPr>
        <w:t xml:space="preserve">of </w:t>
      </w:r>
      <w:r w:rsidR="005A4348">
        <w:rPr>
          <w:rFonts w:cstheme="minorHAnsi"/>
        </w:rPr>
        <w:t xml:space="preserve">excess </w:t>
      </w:r>
      <w:r w:rsidR="00F41302" w:rsidRPr="00EA6591">
        <w:rPr>
          <w:rFonts w:cstheme="minorHAnsi"/>
        </w:rPr>
        <w:t xml:space="preserve">liquidity buffer ratio </w:t>
      </w:r>
      <w:r w:rsidRPr="00EA6591">
        <w:rPr>
          <w:rFonts w:cstheme="minorHAnsi"/>
        </w:rPr>
        <w:t xml:space="preserve">is exceeded, TRY must </w:t>
      </w:r>
      <w:r w:rsidR="00260834" w:rsidRPr="00EA6591">
        <w:rPr>
          <w:rFonts w:cstheme="minorHAnsi"/>
        </w:rPr>
        <w:t>conduct breach identification, notify EVP</w:t>
      </w:r>
      <w:r w:rsidR="008E5907">
        <w:rPr>
          <w:rFonts w:cstheme="minorHAnsi"/>
        </w:rPr>
        <w:t xml:space="preserve"> in charg</w:t>
      </w:r>
      <w:r w:rsidR="00B70A7C">
        <w:rPr>
          <w:rFonts w:cstheme="minorHAnsi"/>
        </w:rPr>
        <w:t>e</w:t>
      </w:r>
      <w:r w:rsidR="006660C8">
        <w:rPr>
          <w:rFonts w:cstheme="minorHAnsi"/>
        </w:rPr>
        <w:t xml:space="preserve"> and</w:t>
      </w:r>
      <w:r w:rsidR="00FB2F28">
        <w:rPr>
          <w:rFonts w:cstheme="minorHAnsi"/>
        </w:rPr>
        <w:t xml:space="preserve"> </w:t>
      </w:r>
      <w:r w:rsidR="008E5907">
        <w:rPr>
          <w:rFonts w:cstheme="minorHAnsi"/>
        </w:rPr>
        <w:t>second line of defense</w:t>
      </w:r>
      <w:r w:rsidR="006660C8">
        <w:rPr>
          <w:rFonts w:cstheme="minorHAnsi"/>
        </w:rPr>
        <w:t xml:space="preserve">. </w:t>
      </w:r>
    </w:p>
    <w:p w14:paraId="12122740" w14:textId="77777777" w:rsidR="004A4BE5" w:rsidRPr="00EA6591" w:rsidRDefault="004A4BE5" w:rsidP="00EA6591">
      <w:pPr>
        <w:pStyle w:val="Heading2"/>
      </w:pPr>
      <w:bookmarkStart w:id="145" w:name="_Toc534904195"/>
      <w:bookmarkStart w:id="146" w:name="_Toc51919488"/>
      <w:bookmarkStart w:id="147" w:name="_Toc62755010"/>
      <w:r w:rsidRPr="00EA6591">
        <w:t>Back Testing</w:t>
      </w:r>
      <w:bookmarkEnd w:id="145"/>
      <w:bookmarkEnd w:id="146"/>
      <w:bookmarkEnd w:id="147"/>
    </w:p>
    <w:p w14:paraId="069E34DB" w14:textId="10E2FC69" w:rsidR="00593390" w:rsidRPr="00EA6591" w:rsidRDefault="00DA0EB8">
      <w:pPr>
        <w:rPr>
          <w:rFonts w:eastAsiaTheme="majorEastAsia" w:cstheme="minorHAnsi"/>
          <w:color w:val="2E74B5" w:themeColor="accent1" w:themeShade="BF"/>
          <w:sz w:val="32"/>
          <w:szCs w:val="32"/>
        </w:rPr>
      </w:pPr>
      <w:r w:rsidRPr="00DA0EB8">
        <w:rPr>
          <w:rFonts w:cstheme="minorHAnsi"/>
        </w:rPr>
        <w:t>Based on management needs, TRY would conduct back testing by comparing actual runoff rates for certain applicable assumptions for example unfunded credit commitment draw-down. The back-testing compares the actual scenario with the hypothetical stress scenarios, so there are many limitations and not a</w:t>
      </w:r>
      <w:r w:rsidR="0086457F">
        <w:rPr>
          <w:rFonts w:cstheme="minorHAnsi"/>
        </w:rPr>
        <w:t>n</w:t>
      </w:r>
      <w:r w:rsidRPr="00DA0EB8">
        <w:rPr>
          <w:rFonts w:cstheme="minorHAnsi"/>
        </w:rPr>
        <w:t xml:space="preserve"> Apples-to-Apples comparison. The significant findings from back testing results will be shared and discussed with Independent Risk Management (IRM). Any improvement recommendations will be discussed and agreed to enhance the model assumptions.</w:t>
      </w:r>
      <w:r w:rsidR="00593390" w:rsidRPr="00EA6591">
        <w:rPr>
          <w:rFonts w:cstheme="minorHAnsi"/>
        </w:rPr>
        <w:br w:type="page"/>
      </w:r>
    </w:p>
    <w:p w14:paraId="403F3DCB" w14:textId="0BBA56BD" w:rsidR="004A4BE5" w:rsidRPr="00EA6591" w:rsidRDefault="004A4BE5" w:rsidP="00EA6591">
      <w:pPr>
        <w:pStyle w:val="Heading1"/>
      </w:pPr>
      <w:bookmarkStart w:id="148" w:name="_Toc62755011"/>
      <w:r w:rsidRPr="00EA6591">
        <w:t>Model Implementation</w:t>
      </w:r>
      <w:bookmarkEnd w:id="148"/>
    </w:p>
    <w:p w14:paraId="20D466A7" w14:textId="61652648" w:rsidR="00F87832" w:rsidRPr="00EA6591" w:rsidRDefault="00F87832" w:rsidP="00EA6591">
      <w:pPr>
        <w:pStyle w:val="Heading2"/>
      </w:pPr>
      <w:bookmarkStart w:id="149" w:name="_Toc62755012"/>
      <w:r w:rsidRPr="00EA6591">
        <w:t>Implementation Process</w:t>
      </w:r>
      <w:bookmarkEnd w:id="149"/>
    </w:p>
    <w:p w14:paraId="75172CB0" w14:textId="1B2D7B96" w:rsidR="005215E0" w:rsidRPr="00EA6591" w:rsidRDefault="00454C24" w:rsidP="00E25F81">
      <w:pPr>
        <w:rPr>
          <w:rFonts w:cstheme="minorHAnsi"/>
        </w:rPr>
      </w:pPr>
      <w:r w:rsidRPr="00EA6591">
        <w:rPr>
          <w:rFonts w:cstheme="minorHAnsi"/>
        </w:rPr>
        <w:t xml:space="preserve">The </w:t>
      </w:r>
      <w:r w:rsidR="00774DD7" w:rsidRPr="00EA6591">
        <w:rPr>
          <w:rFonts w:cstheme="minorHAnsi"/>
        </w:rPr>
        <w:t>Figure 1</w:t>
      </w:r>
      <w:r w:rsidR="00D4681D">
        <w:rPr>
          <w:rFonts w:cstheme="minorHAnsi"/>
        </w:rPr>
        <w:t>2</w:t>
      </w:r>
      <w:r w:rsidR="005215E0" w:rsidRPr="00EA6591">
        <w:rPr>
          <w:rFonts w:cstheme="minorHAnsi"/>
        </w:rPr>
        <w:t xml:space="preserve"> shows the data </w:t>
      </w:r>
      <w:r w:rsidR="00C9351B" w:rsidRPr="00EA6591">
        <w:rPr>
          <w:rFonts w:cstheme="minorHAnsi"/>
        </w:rPr>
        <w:t>flow</w:t>
      </w:r>
      <w:r w:rsidR="005215E0" w:rsidRPr="00EA6591">
        <w:rPr>
          <w:rFonts w:cstheme="minorHAnsi"/>
        </w:rPr>
        <w:t xml:space="preserve"> and how assumptions ar</w:t>
      </w:r>
      <w:r w:rsidRPr="00EA6591">
        <w:rPr>
          <w:rFonts w:cstheme="minorHAnsi"/>
        </w:rPr>
        <w:t xml:space="preserve">e </w:t>
      </w:r>
      <w:r w:rsidR="00BA2518">
        <w:rPr>
          <w:rFonts w:cstheme="minorHAnsi"/>
        </w:rPr>
        <w:t>updated</w:t>
      </w:r>
      <w:r w:rsidR="00BA2518" w:rsidRPr="00EA6591">
        <w:rPr>
          <w:rFonts w:cstheme="minorHAnsi"/>
        </w:rPr>
        <w:t xml:space="preserve"> </w:t>
      </w:r>
      <w:r w:rsidRPr="00EA6591">
        <w:rPr>
          <w:rFonts w:cstheme="minorHAnsi"/>
        </w:rPr>
        <w:t>and implemented in</w:t>
      </w:r>
      <w:r w:rsidR="005215E0" w:rsidRPr="00EA6591">
        <w:rPr>
          <w:rFonts w:cstheme="minorHAnsi"/>
        </w:rPr>
        <w:t xml:space="preserve"> the Liquidity Stress Test model.</w:t>
      </w:r>
      <w:r w:rsidR="00C9351B" w:rsidRPr="00EA6591">
        <w:rPr>
          <w:rFonts w:cstheme="minorHAnsi"/>
        </w:rPr>
        <w:t xml:space="preserve"> The whole implementation process can be broken </w:t>
      </w:r>
      <w:r w:rsidR="00BA2518">
        <w:rPr>
          <w:rFonts w:cstheme="minorHAnsi"/>
        </w:rPr>
        <w:t xml:space="preserve">down </w:t>
      </w:r>
      <w:r w:rsidR="00C9351B" w:rsidRPr="00EA6591">
        <w:rPr>
          <w:rFonts w:cstheme="minorHAnsi"/>
        </w:rPr>
        <w:t xml:space="preserve">into </w:t>
      </w:r>
      <w:r w:rsidR="00322BAB" w:rsidRPr="00EA6591">
        <w:rPr>
          <w:rFonts w:cstheme="minorHAnsi"/>
        </w:rPr>
        <w:t>three</w:t>
      </w:r>
      <w:r w:rsidR="00C9351B" w:rsidRPr="00EA6591">
        <w:rPr>
          <w:rFonts w:cstheme="minorHAnsi"/>
        </w:rPr>
        <w:t xml:space="preserve"> steps:</w:t>
      </w:r>
    </w:p>
    <w:p w14:paraId="24097DF8" w14:textId="7469C5D1" w:rsidR="00985505" w:rsidRPr="00EA6591" w:rsidRDefault="008B5B6F" w:rsidP="000F0B69">
      <w:pPr>
        <w:pStyle w:val="Heading3"/>
      </w:pPr>
      <w:r w:rsidRPr="00EA6591">
        <w:t xml:space="preserve">Periodical </w:t>
      </w:r>
      <w:r w:rsidR="006F12C9">
        <w:t>Recalibration</w:t>
      </w:r>
      <w:r w:rsidR="005D33E5">
        <w:t xml:space="preserve"> in Assumption</w:t>
      </w:r>
      <w:r w:rsidR="008E7219">
        <w:t>s</w:t>
      </w:r>
    </w:p>
    <w:p w14:paraId="42149BF6" w14:textId="507F3924" w:rsidR="00BC7CD0" w:rsidRDefault="00BC7CD0" w:rsidP="00322BAB">
      <w:pPr>
        <w:rPr>
          <w:rFonts w:cstheme="minorHAnsi"/>
        </w:rPr>
      </w:pPr>
      <w:r>
        <w:rPr>
          <w:rFonts w:cstheme="minorHAnsi"/>
        </w:rPr>
        <w:t xml:space="preserve">As defined in Section 4 and </w:t>
      </w:r>
      <w:r w:rsidR="00686D57">
        <w:rPr>
          <w:rFonts w:cstheme="minorHAnsi"/>
        </w:rPr>
        <w:t>other documentations in the reference list</w:t>
      </w:r>
      <w:r>
        <w:rPr>
          <w:rFonts w:cstheme="minorHAnsi"/>
        </w:rPr>
        <w:t>, assumptions develop</w:t>
      </w:r>
      <w:r w:rsidR="00686D57">
        <w:rPr>
          <w:rFonts w:cstheme="minorHAnsi"/>
        </w:rPr>
        <w:t>ed</w:t>
      </w:r>
      <w:r>
        <w:rPr>
          <w:rFonts w:cstheme="minorHAnsi"/>
        </w:rPr>
        <w:t xml:space="preserve"> with BOC empirical data are subject to </w:t>
      </w:r>
      <w:r w:rsidR="006F12C9">
        <w:rPr>
          <w:rFonts w:cstheme="minorHAnsi"/>
        </w:rPr>
        <w:t>periodical recalibration</w:t>
      </w:r>
      <w:r w:rsidR="00686D57">
        <w:rPr>
          <w:rFonts w:cstheme="minorHAnsi"/>
        </w:rPr>
        <w:t xml:space="preserve"> to</w:t>
      </w:r>
      <w:r w:rsidR="006F12C9">
        <w:rPr>
          <w:rFonts w:cstheme="minorHAnsi"/>
        </w:rPr>
        <w:t xml:space="preserve"> better </w:t>
      </w:r>
      <w:r w:rsidR="001738A5">
        <w:rPr>
          <w:rFonts w:cstheme="minorHAnsi"/>
        </w:rPr>
        <w:t xml:space="preserve">reflect </w:t>
      </w:r>
      <w:r w:rsidR="006F12C9">
        <w:rPr>
          <w:rFonts w:cstheme="minorHAnsi"/>
        </w:rPr>
        <w:t>products’ behavioral pattern</w:t>
      </w:r>
      <w:r w:rsidR="001738A5">
        <w:rPr>
          <w:rFonts w:cstheme="minorHAnsi"/>
        </w:rPr>
        <w:t>s</w:t>
      </w:r>
      <w:r w:rsidR="006F12C9">
        <w:rPr>
          <w:rFonts w:cstheme="minorHAnsi"/>
        </w:rPr>
        <w:t>. TRY would timely update and implement</w:t>
      </w:r>
      <w:r w:rsidR="001738A5">
        <w:rPr>
          <w:rFonts w:cstheme="minorHAnsi"/>
        </w:rPr>
        <w:t xml:space="preserve"> them into LST model, strictly</w:t>
      </w:r>
      <w:r w:rsidR="006F12C9">
        <w:rPr>
          <w:rFonts w:cstheme="minorHAnsi"/>
        </w:rPr>
        <w:t xml:space="preserve"> in </w:t>
      </w:r>
      <w:r w:rsidR="001738A5">
        <w:rPr>
          <w:rFonts w:cstheme="minorHAnsi"/>
        </w:rPr>
        <w:t>accordance</w:t>
      </w:r>
      <w:r w:rsidR="006F12C9">
        <w:rPr>
          <w:rFonts w:cstheme="minorHAnsi"/>
        </w:rPr>
        <w:t xml:space="preserve"> with relevant methodologies</w:t>
      </w:r>
      <w:r w:rsidR="001738A5">
        <w:rPr>
          <w:rFonts w:cstheme="minorHAnsi"/>
        </w:rPr>
        <w:t>. Recalibrations are to be reviewed by second line of defense, as well as Market and Liquidity risk Committee.</w:t>
      </w:r>
    </w:p>
    <w:p w14:paraId="16CDEE52" w14:textId="1494695A" w:rsidR="001E28F8" w:rsidRPr="00EA6591" w:rsidRDefault="001E28F8" w:rsidP="000F0B69">
      <w:pPr>
        <w:pStyle w:val="Heading3"/>
      </w:pPr>
      <w:r w:rsidRPr="00EA6591">
        <w:t>Data Collection</w:t>
      </w:r>
      <w:r w:rsidR="00C56C46" w:rsidRPr="00EA6591">
        <w:t xml:space="preserve"> and Reconciliation</w:t>
      </w:r>
    </w:p>
    <w:p w14:paraId="2B167B76" w14:textId="2D0EF54C" w:rsidR="001E28F8" w:rsidRPr="00EA6591" w:rsidRDefault="00A755B5" w:rsidP="00322BAB">
      <w:pPr>
        <w:rPr>
          <w:rFonts w:cstheme="minorHAnsi"/>
        </w:rPr>
      </w:pPr>
      <w:r w:rsidRPr="00EA6591">
        <w:rPr>
          <w:rFonts w:cstheme="minorHAnsi"/>
        </w:rPr>
        <w:t>The original data of the balance of BOC U.S. Branches is from T24 and OPICS. T24 provides</w:t>
      </w:r>
      <w:r w:rsidR="00454C24" w:rsidRPr="00EA6591">
        <w:rPr>
          <w:rFonts w:cstheme="minorHAnsi"/>
        </w:rPr>
        <w:t xml:space="preserve"> the</w:t>
      </w:r>
      <w:r w:rsidRPr="00EA6591">
        <w:rPr>
          <w:rFonts w:cstheme="minorHAnsi"/>
        </w:rPr>
        <w:t xml:space="preserve"> majority of the balance sheet data, and some of the data for treasury products is from OPICS. Data is extracted in individual TB lines with different contractual maturities, </w:t>
      </w:r>
      <w:r w:rsidR="00C56C46" w:rsidRPr="00EA6591">
        <w:rPr>
          <w:rFonts w:cstheme="minorHAnsi"/>
        </w:rPr>
        <w:t>but additional analysis for key customers is also introduced recognizing that certain customers could be of greater liquidity risk due to their balance size.</w:t>
      </w:r>
    </w:p>
    <w:p w14:paraId="1E11CB4C" w14:textId="5EDF3E5D" w:rsidR="001E28F8" w:rsidRPr="00EA6591" w:rsidRDefault="00454C24" w:rsidP="00C56C46">
      <w:pPr>
        <w:rPr>
          <w:rFonts w:cstheme="minorHAnsi"/>
        </w:rPr>
      </w:pPr>
      <w:r w:rsidRPr="00EA6591">
        <w:rPr>
          <w:rFonts w:cstheme="minorHAnsi"/>
        </w:rPr>
        <w:t>The l</w:t>
      </w:r>
      <w:r w:rsidR="00C56C46" w:rsidRPr="00EA6591">
        <w:rPr>
          <w:rFonts w:cstheme="minorHAnsi"/>
        </w:rPr>
        <w:t>iquidity Stress Test model also conduct</w:t>
      </w:r>
      <w:r w:rsidR="00875856" w:rsidRPr="00EA6591">
        <w:rPr>
          <w:rFonts w:cstheme="minorHAnsi"/>
        </w:rPr>
        <w:t>s</w:t>
      </w:r>
      <w:r w:rsidR="00C56C46" w:rsidRPr="00EA6591">
        <w:rPr>
          <w:rFonts w:cstheme="minorHAnsi"/>
        </w:rPr>
        <w:t xml:space="preserve"> reconciliation on</w:t>
      </w:r>
      <w:r w:rsidR="00875856" w:rsidRPr="00EA6591">
        <w:rPr>
          <w:rFonts w:cstheme="minorHAnsi"/>
        </w:rPr>
        <w:t xml:space="preserve"> the </w:t>
      </w:r>
      <w:r w:rsidR="00C56C46" w:rsidRPr="00EA6591">
        <w:rPr>
          <w:rFonts w:cstheme="minorHAnsi"/>
        </w:rPr>
        <w:t>collected</w:t>
      </w:r>
      <w:r w:rsidR="00875856" w:rsidRPr="00EA6591">
        <w:rPr>
          <w:rFonts w:cstheme="minorHAnsi"/>
        </w:rPr>
        <w:t xml:space="preserve"> data to ensure a</w:t>
      </w:r>
      <w:r w:rsidR="00C56C46" w:rsidRPr="00EA6591">
        <w:rPr>
          <w:rFonts w:cstheme="minorHAnsi"/>
        </w:rPr>
        <w:t xml:space="preserve"> balanced balance sheet and </w:t>
      </w:r>
      <w:r w:rsidR="00875856" w:rsidRPr="00EA6591">
        <w:rPr>
          <w:rFonts w:cstheme="minorHAnsi"/>
        </w:rPr>
        <w:t>the consistency among</w:t>
      </w:r>
      <w:r w:rsidRPr="00EA6591">
        <w:rPr>
          <w:rFonts w:cstheme="minorHAnsi"/>
        </w:rPr>
        <w:t xml:space="preserve"> different</w:t>
      </w:r>
      <w:r w:rsidR="001D43E4" w:rsidRPr="00EA6591">
        <w:rPr>
          <w:rFonts w:cstheme="minorHAnsi"/>
        </w:rPr>
        <w:t xml:space="preserve"> data sources.</w:t>
      </w:r>
    </w:p>
    <w:p w14:paraId="0761B16F" w14:textId="450B0FF7" w:rsidR="00322BAB" w:rsidRPr="00EA6591" w:rsidRDefault="00A755B5" w:rsidP="000F0B69">
      <w:pPr>
        <w:pStyle w:val="Heading3"/>
      </w:pPr>
      <w:r w:rsidRPr="00EA6591">
        <w:t>Data Processing</w:t>
      </w:r>
      <w:r w:rsidR="00322BAB" w:rsidRPr="00EA6591">
        <w:t xml:space="preserve"> and Output</w:t>
      </w:r>
      <w:r w:rsidR="00C9351B" w:rsidRPr="00EA6591">
        <w:t xml:space="preserve">: </w:t>
      </w:r>
    </w:p>
    <w:p w14:paraId="72370215" w14:textId="2B67419D" w:rsidR="00C9351B" w:rsidRPr="00EA6591" w:rsidRDefault="00454C24" w:rsidP="00322BAB">
      <w:pPr>
        <w:ind w:left="360"/>
        <w:rPr>
          <w:rFonts w:cstheme="minorHAnsi"/>
        </w:rPr>
      </w:pPr>
      <w:r w:rsidRPr="00EA6591">
        <w:rPr>
          <w:rFonts w:cstheme="minorHAnsi"/>
        </w:rPr>
        <w:t>The a</w:t>
      </w:r>
      <w:r w:rsidR="000B0F97" w:rsidRPr="00EA6591">
        <w:rPr>
          <w:rFonts w:cstheme="minorHAnsi"/>
        </w:rPr>
        <w:t>bove assumptions and col</w:t>
      </w:r>
      <w:r w:rsidR="001D43E4" w:rsidRPr="00EA6591">
        <w:rPr>
          <w:rFonts w:cstheme="minorHAnsi"/>
        </w:rPr>
        <w:t>lected data are implemented in</w:t>
      </w:r>
      <w:r w:rsidR="007C343E">
        <w:rPr>
          <w:rFonts w:cstheme="minorHAnsi"/>
        </w:rPr>
        <w:t>to</w:t>
      </w:r>
      <w:r w:rsidR="000B0F97" w:rsidRPr="00EA6591">
        <w:rPr>
          <w:rFonts w:cstheme="minorHAnsi"/>
        </w:rPr>
        <w:t xml:space="preserve"> the model to calculate </w:t>
      </w:r>
      <w:r w:rsidR="00F255DE" w:rsidRPr="00EA6591">
        <w:rPr>
          <w:rFonts w:cstheme="minorHAnsi"/>
        </w:rPr>
        <w:t xml:space="preserve">internal liquidity stress testing results and </w:t>
      </w:r>
      <w:r w:rsidR="002416A2" w:rsidRPr="00EA6591">
        <w:rPr>
          <w:rFonts w:cstheme="minorHAnsi"/>
        </w:rPr>
        <w:t>daily stressed cash flow</w:t>
      </w:r>
      <w:r w:rsidR="000B0F97" w:rsidRPr="00EA6591">
        <w:rPr>
          <w:rFonts w:cstheme="minorHAnsi"/>
        </w:rPr>
        <w:t xml:space="preserve">. See </w:t>
      </w:r>
      <w:r w:rsidRPr="00EA6591">
        <w:rPr>
          <w:rFonts w:cstheme="minorHAnsi"/>
        </w:rPr>
        <w:t xml:space="preserve">the </w:t>
      </w:r>
      <w:r w:rsidR="000B0F97" w:rsidRPr="00EA6591">
        <w:rPr>
          <w:rFonts w:cstheme="minorHAnsi"/>
        </w:rPr>
        <w:t xml:space="preserve">chart below to have a better understanding of the whole implementation process of </w:t>
      </w:r>
      <w:r w:rsidRPr="00EA6591">
        <w:rPr>
          <w:rFonts w:cstheme="minorHAnsi"/>
        </w:rPr>
        <w:t xml:space="preserve">the </w:t>
      </w:r>
      <w:r w:rsidR="000B0F97" w:rsidRPr="00EA6591">
        <w:rPr>
          <w:rFonts w:cstheme="minorHAnsi"/>
        </w:rPr>
        <w:t>LST model.</w:t>
      </w:r>
    </w:p>
    <w:p w14:paraId="1E8598B5" w14:textId="61ADA890" w:rsidR="00F87832" w:rsidRPr="00EA6591" w:rsidRDefault="001738A5" w:rsidP="00626C8B">
      <w:pPr>
        <w:ind w:left="360"/>
        <w:rPr>
          <w:rFonts w:cstheme="minorHAnsi"/>
        </w:rPr>
      </w:pPr>
      <w:r>
        <w:rPr>
          <w:noProof/>
        </w:rPr>
        <w:drawing>
          <wp:inline distT="0" distB="0" distL="0" distR="0" wp14:anchorId="5E28789F" wp14:editId="51DEA237">
            <wp:extent cx="5637645" cy="3115160"/>
            <wp:effectExtent l="0" t="0" r="127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2808" cy="3123538"/>
                    </a:xfrm>
                    <a:prstGeom prst="rect">
                      <a:avLst/>
                    </a:prstGeom>
                  </pic:spPr>
                </pic:pic>
              </a:graphicData>
            </a:graphic>
          </wp:inline>
        </w:drawing>
      </w:r>
    </w:p>
    <w:p w14:paraId="73BFD9BB" w14:textId="112B4DF7" w:rsidR="001D43E4" w:rsidRPr="00EA6591" w:rsidRDefault="00CB6D9E" w:rsidP="00CB6D9E">
      <w:pPr>
        <w:pStyle w:val="Caption"/>
        <w:jc w:val="center"/>
        <w:rPr>
          <w:rFonts w:cstheme="minorHAnsi"/>
        </w:rPr>
      </w:pPr>
      <w:r w:rsidRPr="00EA6591">
        <w:rPr>
          <w:rFonts w:cstheme="minorHAnsi"/>
        </w:rPr>
        <w:t xml:space="preserve">Figure </w:t>
      </w:r>
      <w:r w:rsidRPr="00EA6591">
        <w:rPr>
          <w:rFonts w:cstheme="minorHAnsi"/>
        </w:rPr>
        <w:fldChar w:fldCharType="begin"/>
      </w:r>
      <w:r w:rsidRPr="00EA6591">
        <w:rPr>
          <w:rFonts w:cstheme="minorHAnsi"/>
        </w:rPr>
        <w:instrText xml:space="preserve"> SEQ Figure \* ARABIC </w:instrText>
      </w:r>
      <w:r w:rsidRPr="00EA6591">
        <w:rPr>
          <w:rFonts w:cstheme="minorHAnsi"/>
        </w:rPr>
        <w:fldChar w:fldCharType="separate"/>
      </w:r>
      <w:r w:rsidR="000777B4">
        <w:rPr>
          <w:rFonts w:cstheme="minorHAnsi"/>
          <w:noProof/>
        </w:rPr>
        <w:t>12</w:t>
      </w:r>
      <w:r w:rsidRPr="00EA6591">
        <w:rPr>
          <w:rFonts w:cstheme="minorHAnsi"/>
        </w:rPr>
        <w:fldChar w:fldCharType="end"/>
      </w:r>
      <w:r w:rsidRPr="00EA6591">
        <w:rPr>
          <w:rFonts w:cstheme="minorHAnsi"/>
        </w:rPr>
        <w:t>: Implementation Process</w:t>
      </w:r>
    </w:p>
    <w:p w14:paraId="1AAB684A" w14:textId="1A49EB4B" w:rsidR="00CE44F1" w:rsidRPr="00EA6591" w:rsidRDefault="00CE44F1" w:rsidP="00EA6591">
      <w:pPr>
        <w:pStyle w:val="Heading2"/>
      </w:pPr>
      <w:bookmarkStart w:id="150" w:name="_Toc62755013"/>
      <w:r w:rsidRPr="00EA6591">
        <w:t>Model Components</w:t>
      </w:r>
      <w:bookmarkEnd w:id="150"/>
    </w:p>
    <w:p w14:paraId="188A6EC6" w14:textId="605DE713" w:rsidR="004F34BD" w:rsidRPr="00EA6591" w:rsidRDefault="00FE7E78" w:rsidP="00CE44F1">
      <w:pPr>
        <w:rPr>
          <w:rFonts w:cstheme="minorHAnsi"/>
        </w:rPr>
      </w:pPr>
      <w:r w:rsidRPr="00EA6591">
        <w:rPr>
          <w:rFonts w:cstheme="minorHAnsi"/>
        </w:rPr>
        <w:t>All assumptions and collected data are implemented into stress test model to get the final results, below table</w:t>
      </w:r>
      <w:r w:rsidR="00CE44F1" w:rsidRPr="00EA6591">
        <w:rPr>
          <w:rFonts w:cstheme="minorHAnsi"/>
        </w:rPr>
        <w:t xml:space="preserve"> describes </w:t>
      </w:r>
      <w:r w:rsidRPr="00EA6591">
        <w:rPr>
          <w:rFonts w:cstheme="minorHAnsi"/>
        </w:rPr>
        <w:t xml:space="preserve">main sheets of each </w:t>
      </w:r>
      <w:r w:rsidR="001D43E4" w:rsidRPr="00EA6591">
        <w:rPr>
          <w:rFonts w:cstheme="minorHAnsi"/>
        </w:rPr>
        <w:t>spreadsheet</w:t>
      </w:r>
      <w:r w:rsidRPr="00EA6591">
        <w:rPr>
          <w:rFonts w:cstheme="minorHAnsi"/>
        </w:rPr>
        <w:t xml:space="preserve"> in the model.</w:t>
      </w:r>
    </w:p>
    <w:p w14:paraId="1E69AB56" w14:textId="1D636A80" w:rsidR="00CE44F1" w:rsidRPr="00EA6591" w:rsidRDefault="00AE18CB" w:rsidP="004F34BD">
      <w:pPr>
        <w:pStyle w:val="Caption"/>
        <w:keepNext/>
        <w:rPr>
          <w:rFonts w:cstheme="minorHAnsi"/>
        </w:rPr>
      </w:pPr>
      <w:r w:rsidRPr="008859FB">
        <w:t xml:space="preserve">Table </w:t>
      </w:r>
      <w:fldSimple w:instr=" SEQ Table \* ARABIC ">
        <w:r w:rsidR="000777B4">
          <w:rPr>
            <w:noProof/>
          </w:rPr>
          <w:t>60</w:t>
        </w:r>
      </w:fldSimple>
      <w:r w:rsidRPr="008859FB">
        <w:t>:</w:t>
      </w:r>
      <w:r w:rsidRPr="00AE18CB">
        <w:t xml:space="preserve"> </w:t>
      </w:r>
      <w:r w:rsidR="00CE44F1" w:rsidRPr="00EA6591">
        <w:rPr>
          <w:rFonts w:cstheme="minorHAnsi"/>
        </w:rPr>
        <w:t xml:space="preserve">Stress test model workbook descriptions </w:t>
      </w:r>
    </w:p>
    <w:tbl>
      <w:tblPr>
        <w:tblStyle w:val="TableGrid"/>
        <w:tblW w:w="0" w:type="auto"/>
        <w:tblLook w:val="04A0" w:firstRow="1" w:lastRow="0" w:firstColumn="1" w:lastColumn="0" w:noHBand="0" w:noVBand="1"/>
      </w:tblPr>
      <w:tblGrid>
        <w:gridCol w:w="1456"/>
        <w:gridCol w:w="2223"/>
        <w:gridCol w:w="5671"/>
      </w:tblGrid>
      <w:tr w:rsidR="00D903ED" w:rsidRPr="00EA6591" w14:paraId="25553A4F" w14:textId="77777777" w:rsidTr="00D903ED">
        <w:tc>
          <w:tcPr>
            <w:tcW w:w="0" w:type="auto"/>
          </w:tcPr>
          <w:p w14:paraId="7F39110B" w14:textId="0A496EA8" w:rsidR="00D903ED" w:rsidRPr="00EA6591" w:rsidRDefault="00D903ED" w:rsidP="00FE7E78">
            <w:pPr>
              <w:rPr>
                <w:rFonts w:cstheme="minorHAnsi"/>
              </w:rPr>
            </w:pPr>
            <w:r w:rsidRPr="00EA6591">
              <w:rPr>
                <w:rFonts w:cstheme="minorHAnsi"/>
              </w:rPr>
              <w:t>Workbook</w:t>
            </w:r>
          </w:p>
        </w:tc>
        <w:tc>
          <w:tcPr>
            <w:tcW w:w="0" w:type="auto"/>
          </w:tcPr>
          <w:p w14:paraId="0AEFA62C" w14:textId="714500B5" w:rsidR="00D903ED" w:rsidRPr="00EA6591" w:rsidRDefault="00D903ED" w:rsidP="00FE7E78">
            <w:pPr>
              <w:rPr>
                <w:rFonts w:cstheme="minorHAnsi"/>
              </w:rPr>
            </w:pPr>
            <w:r w:rsidRPr="00EA6591">
              <w:rPr>
                <w:rFonts w:cstheme="minorHAnsi"/>
              </w:rPr>
              <w:t>Tab</w:t>
            </w:r>
          </w:p>
        </w:tc>
        <w:tc>
          <w:tcPr>
            <w:tcW w:w="0" w:type="auto"/>
          </w:tcPr>
          <w:p w14:paraId="26C6AD05" w14:textId="090CC0C8" w:rsidR="00D903ED" w:rsidRPr="00EA6591" w:rsidRDefault="00D903ED" w:rsidP="00FE7E78">
            <w:pPr>
              <w:rPr>
                <w:rFonts w:cstheme="minorHAnsi"/>
              </w:rPr>
            </w:pPr>
            <w:r w:rsidRPr="00EA6591">
              <w:rPr>
                <w:rFonts w:cstheme="minorHAnsi"/>
              </w:rPr>
              <w:t>Descriptions</w:t>
            </w:r>
          </w:p>
        </w:tc>
      </w:tr>
      <w:tr w:rsidR="00D903ED" w:rsidRPr="00EA6591" w14:paraId="58F7DAE3" w14:textId="77777777" w:rsidTr="00D903ED">
        <w:tc>
          <w:tcPr>
            <w:tcW w:w="0" w:type="auto"/>
            <w:vMerge w:val="restart"/>
          </w:tcPr>
          <w:p w14:paraId="49D5DFD5" w14:textId="41B35E1A" w:rsidR="00D903ED" w:rsidRPr="00EA6591" w:rsidRDefault="00D903ED" w:rsidP="00FE7E78">
            <w:pPr>
              <w:rPr>
                <w:rFonts w:cstheme="minorHAnsi"/>
              </w:rPr>
            </w:pPr>
            <w:r w:rsidRPr="00EA6591">
              <w:rPr>
                <w:rFonts w:cstheme="minorHAnsi"/>
              </w:rPr>
              <w:t>LST</w:t>
            </w:r>
            <w:r w:rsidR="00F91CDB" w:rsidRPr="00EA6591">
              <w:rPr>
                <w:rFonts w:cstheme="minorHAnsi"/>
              </w:rPr>
              <w:t xml:space="preserve"> Template</w:t>
            </w:r>
          </w:p>
        </w:tc>
        <w:tc>
          <w:tcPr>
            <w:tcW w:w="0" w:type="auto"/>
          </w:tcPr>
          <w:p w14:paraId="78E33859" w14:textId="47635C39" w:rsidR="00D903ED" w:rsidRPr="00EA6591" w:rsidRDefault="00D903ED" w:rsidP="00FE7E78">
            <w:pPr>
              <w:rPr>
                <w:rFonts w:cstheme="minorHAnsi"/>
              </w:rPr>
            </w:pPr>
            <w:r w:rsidRPr="00EA6591">
              <w:rPr>
                <w:rFonts w:cstheme="minorHAnsi"/>
              </w:rPr>
              <w:t>Data Interface</w:t>
            </w:r>
          </w:p>
        </w:tc>
        <w:tc>
          <w:tcPr>
            <w:tcW w:w="0" w:type="auto"/>
          </w:tcPr>
          <w:p w14:paraId="3FF5A552" w14:textId="07104320" w:rsidR="00D903ED" w:rsidRPr="00EA6591" w:rsidRDefault="001D43E4" w:rsidP="00FE7E78">
            <w:pPr>
              <w:rPr>
                <w:rFonts w:cstheme="minorHAnsi"/>
              </w:rPr>
            </w:pPr>
            <w:r w:rsidRPr="00EA6591">
              <w:rPr>
                <w:rFonts w:cstheme="minorHAnsi"/>
              </w:rPr>
              <w:t>This is the</w:t>
            </w:r>
            <w:r w:rsidR="00D903ED" w:rsidRPr="00EA6591">
              <w:rPr>
                <w:rFonts w:cstheme="minorHAnsi"/>
              </w:rPr>
              <w:t xml:space="preserve"> input from data collection file.</w:t>
            </w:r>
          </w:p>
        </w:tc>
      </w:tr>
      <w:tr w:rsidR="00D903ED" w:rsidRPr="00EA6591" w14:paraId="3B2F82F9" w14:textId="77777777" w:rsidTr="00D903ED">
        <w:tc>
          <w:tcPr>
            <w:tcW w:w="0" w:type="auto"/>
            <w:vMerge/>
          </w:tcPr>
          <w:p w14:paraId="5E3D087D" w14:textId="77777777" w:rsidR="00D903ED" w:rsidRPr="00EA6591" w:rsidRDefault="00D903ED" w:rsidP="00FE7E78">
            <w:pPr>
              <w:rPr>
                <w:rFonts w:cstheme="minorHAnsi"/>
              </w:rPr>
            </w:pPr>
          </w:p>
        </w:tc>
        <w:tc>
          <w:tcPr>
            <w:tcW w:w="0" w:type="auto"/>
          </w:tcPr>
          <w:p w14:paraId="46A093F3" w14:textId="2CF8C226" w:rsidR="00D903ED" w:rsidRPr="00EA6591" w:rsidRDefault="00D903ED" w:rsidP="00FE7E78">
            <w:pPr>
              <w:rPr>
                <w:rFonts w:cstheme="minorHAnsi"/>
              </w:rPr>
            </w:pPr>
            <w:r w:rsidRPr="00EA6591">
              <w:rPr>
                <w:rFonts w:cstheme="minorHAnsi"/>
              </w:rPr>
              <w:t>RunoffChangeAdj</w:t>
            </w:r>
          </w:p>
        </w:tc>
        <w:tc>
          <w:tcPr>
            <w:tcW w:w="0" w:type="auto"/>
          </w:tcPr>
          <w:p w14:paraId="1958A5F3" w14:textId="17E240FE" w:rsidR="00D903ED" w:rsidRPr="00EA6591" w:rsidRDefault="00D903ED" w:rsidP="00FE7E78">
            <w:pPr>
              <w:rPr>
                <w:rFonts w:cstheme="minorHAnsi"/>
              </w:rPr>
            </w:pPr>
            <w:r w:rsidRPr="00EA6591">
              <w:rPr>
                <w:rFonts w:cstheme="minorHAnsi"/>
              </w:rPr>
              <w:t>This tab is to update runoff rates of UFC, which are calculated in data collection file.</w:t>
            </w:r>
          </w:p>
        </w:tc>
      </w:tr>
      <w:tr w:rsidR="00D903ED" w:rsidRPr="00EA6591" w14:paraId="16DDE4B4" w14:textId="77777777" w:rsidTr="00D903ED">
        <w:tc>
          <w:tcPr>
            <w:tcW w:w="0" w:type="auto"/>
            <w:vMerge/>
          </w:tcPr>
          <w:p w14:paraId="2E778445" w14:textId="77777777" w:rsidR="00D903ED" w:rsidRPr="00EA6591" w:rsidRDefault="00D903ED" w:rsidP="00FE7E78">
            <w:pPr>
              <w:rPr>
                <w:rFonts w:cstheme="minorHAnsi"/>
              </w:rPr>
            </w:pPr>
          </w:p>
        </w:tc>
        <w:tc>
          <w:tcPr>
            <w:tcW w:w="0" w:type="auto"/>
          </w:tcPr>
          <w:p w14:paraId="241AAC9B" w14:textId="667B97B2" w:rsidR="00D903ED" w:rsidRPr="00EA6591" w:rsidRDefault="00D903ED" w:rsidP="00FE7E78">
            <w:pPr>
              <w:rPr>
                <w:rFonts w:cstheme="minorHAnsi"/>
              </w:rPr>
            </w:pPr>
            <w:r w:rsidRPr="00EA6591">
              <w:rPr>
                <w:rFonts w:cstheme="minorHAnsi"/>
              </w:rPr>
              <w:t>Monthly Runoff Change</w:t>
            </w:r>
          </w:p>
        </w:tc>
        <w:tc>
          <w:tcPr>
            <w:tcW w:w="0" w:type="auto"/>
          </w:tcPr>
          <w:p w14:paraId="2E5C7CF8" w14:textId="1C9420FD" w:rsidR="00D903ED" w:rsidRPr="00EA6591" w:rsidRDefault="00D903ED" w:rsidP="00FE7E78">
            <w:pPr>
              <w:rPr>
                <w:rFonts w:cstheme="minorHAnsi"/>
              </w:rPr>
            </w:pPr>
            <w:r w:rsidRPr="00EA6591">
              <w:rPr>
                <w:rFonts w:cstheme="minorHAnsi"/>
              </w:rPr>
              <w:t>This tab is to update runoff rate of wholesale deposits provided in file “OD Multiplier Runoff”.</w:t>
            </w:r>
          </w:p>
        </w:tc>
      </w:tr>
      <w:tr w:rsidR="00D903ED" w:rsidRPr="00EA6591" w14:paraId="1B445FE9" w14:textId="77777777" w:rsidTr="00D903ED">
        <w:tc>
          <w:tcPr>
            <w:tcW w:w="0" w:type="auto"/>
            <w:vMerge/>
          </w:tcPr>
          <w:p w14:paraId="186B456E" w14:textId="77777777" w:rsidR="00D903ED" w:rsidRPr="00EA6591" w:rsidRDefault="00D903ED" w:rsidP="00FE7E78">
            <w:pPr>
              <w:rPr>
                <w:rFonts w:cstheme="minorHAnsi"/>
              </w:rPr>
            </w:pPr>
          </w:p>
        </w:tc>
        <w:tc>
          <w:tcPr>
            <w:tcW w:w="0" w:type="auto"/>
          </w:tcPr>
          <w:p w14:paraId="2AC5930E" w14:textId="3A1A2787" w:rsidR="00D903ED" w:rsidRPr="00EA6591" w:rsidRDefault="00D903ED" w:rsidP="00FE7E78">
            <w:pPr>
              <w:rPr>
                <w:rFonts w:cstheme="minorHAnsi"/>
              </w:rPr>
            </w:pPr>
            <w:r w:rsidRPr="00EA6591">
              <w:rPr>
                <w:rFonts w:cstheme="minorHAnsi"/>
              </w:rPr>
              <w:t>FI Buckets</w:t>
            </w:r>
          </w:p>
        </w:tc>
        <w:tc>
          <w:tcPr>
            <w:tcW w:w="0" w:type="auto"/>
          </w:tcPr>
          <w:p w14:paraId="78A73701" w14:textId="463B97A2" w:rsidR="00D903ED" w:rsidRPr="00EA6591" w:rsidRDefault="00D903ED" w:rsidP="00FE7E78">
            <w:pPr>
              <w:rPr>
                <w:rFonts w:cstheme="minorHAnsi"/>
              </w:rPr>
            </w:pPr>
            <w:r w:rsidRPr="00EA6591">
              <w:rPr>
                <w:rFonts w:cstheme="minorHAnsi"/>
              </w:rPr>
              <w:t>This tab is to calculate blended runoff rates of FI deposits.</w:t>
            </w:r>
          </w:p>
        </w:tc>
      </w:tr>
      <w:tr w:rsidR="00D903ED" w:rsidRPr="00EA6591" w14:paraId="21279B45" w14:textId="77777777" w:rsidTr="00D903ED">
        <w:tc>
          <w:tcPr>
            <w:tcW w:w="0" w:type="auto"/>
            <w:vMerge/>
          </w:tcPr>
          <w:p w14:paraId="242C2B3B" w14:textId="77777777" w:rsidR="00D903ED" w:rsidRPr="00EA6591" w:rsidRDefault="00D903ED" w:rsidP="00C60B96">
            <w:pPr>
              <w:rPr>
                <w:rFonts w:cstheme="minorHAnsi"/>
              </w:rPr>
            </w:pPr>
          </w:p>
        </w:tc>
        <w:tc>
          <w:tcPr>
            <w:tcW w:w="0" w:type="auto"/>
          </w:tcPr>
          <w:p w14:paraId="56DF0EDD" w14:textId="66534934" w:rsidR="00D903ED" w:rsidRPr="00EA6591" w:rsidRDefault="00D903ED" w:rsidP="00C60B96">
            <w:pPr>
              <w:rPr>
                <w:rFonts w:cstheme="minorHAnsi"/>
              </w:rPr>
            </w:pPr>
            <w:r w:rsidRPr="00EA6591">
              <w:rPr>
                <w:rFonts w:cstheme="minorHAnsi"/>
              </w:rPr>
              <w:t>Assumptions</w:t>
            </w:r>
          </w:p>
        </w:tc>
        <w:tc>
          <w:tcPr>
            <w:tcW w:w="0" w:type="auto"/>
          </w:tcPr>
          <w:p w14:paraId="464A0FFF" w14:textId="63B0D2D6" w:rsidR="00D903ED" w:rsidRPr="00EA6591" w:rsidRDefault="00D903ED" w:rsidP="00C60B96">
            <w:pPr>
              <w:rPr>
                <w:rFonts w:cstheme="minorHAnsi"/>
              </w:rPr>
            </w:pPr>
            <w:r w:rsidRPr="00EA6591">
              <w:rPr>
                <w:rFonts w:cstheme="minorHAnsi"/>
              </w:rPr>
              <w:t>This tab contains all the assumptions that are developed for the three scenarios.</w:t>
            </w:r>
          </w:p>
        </w:tc>
      </w:tr>
      <w:tr w:rsidR="00D903ED" w:rsidRPr="00EA6591" w14:paraId="01F9399A" w14:textId="77777777" w:rsidTr="00D903ED">
        <w:tc>
          <w:tcPr>
            <w:tcW w:w="0" w:type="auto"/>
            <w:vMerge/>
          </w:tcPr>
          <w:p w14:paraId="3E55A583" w14:textId="77777777" w:rsidR="00D903ED" w:rsidRPr="00EA6591" w:rsidRDefault="00D903ED" w:rsidP="00C60B96">
            <w:pPr>
              <w:rPr>
                <w:rFonts w:cstheme="minorHAnsi"/>
              </w:rPr>
            </w:pPr>
          </w:p>
        </w:tc>
        <w:tc>
          <w:tcPr>
            <w:tcW w:w="0" w:type="auto"/>
          </w:tcPr>
          <w:p w14:paraId="3CFAE7F3" w14:textId="4D833A05" w:rsidR="00D903ED" w:rsidRPr="00EA6591" w:rsidRDefault="00D903ED" w:rsidP="00C60B96">
            <w:pPr>
              <w:rPr>
                <w:rFonts w:cstheme="minorHAnsi"/>
              </w:rPr>
            </w:pPr>
            <w:r w:rsidRPr="00EA6591">
              <w:rPr>
                <w:rFonts w:cstheme="minorHAnsi"/>
              </w:rPr>
              <w:t>Data Processing</w:t>
            </w:r>
          </w:p>
        </w:tc>
        <w:tc>
          <w:tcPr>
            <w:tcW w:w="0" w:type="auto"/>
          </w:tcPr>
          <w:p w14:paraId="00A12827" w14:textId="6539111C" w:rsidR="00D903ED" w:rsidRPr="00EA6591" w:rsidRDefault="001D43E4" w:rsidP="007C343E">
            <w:pPr>
              <w:rPr>
                <w:rFonts w:cstheme="minorHAnsi"/>
              </w:rPr>
            </w:pPr>
            <w:r w:rsidRPr="00EA6591">
              <w:rPr>
                <w:rFonts w:cstheme="minorHAnsi"/>
              </w:rPr>
              <w:t>This tab</w:t>
            </w:r>
            <w:r w:rsidR="00D903ED" w:rsidRPr="00EA6591">
              <w:rPr>
                <w:rFonts w:cstheme="minorHAnsi"/>
              </w:rPr>
              <w:t xml:space="preserve"> pulls all the data together (Balance, Maturity, Assumptions), and calculate the cash flows</w:t>
            </w:r>
            <w:r w:rsidR="00B10AEC" w:rsidRPr="00EA6591">
              <w:rPr>
                <w:rFonts w:cstheme="minorHAnsi"/>
              </w:rPr>
              <w:t>.</w:t>
            </w:r>
          </w:p>
        </w:tc>
      </w:tr>
      <w:tr w:rsidR="00D903ED" w:rsidRPr="00EA6591" w14:paraId="6F25AFE8" w14:textId="77777777" w:rsidTr="00D903ED">
        <w:tc>
          <w:tcPr>
            <w:tcW w:w="0" w:type="auto"/>
            <w:vMerge/>
          </w:tcPr>
          <w:p w14:paraId="0E9D70C0" w14:textId="77777777" w:rsidR="00D903ED" w:rsidRPr="00EA6591" w:rsidRDefault="00D903ED" w:rsidP="00FE7E78">
            <w:pPr>
              <w:rPr>
                <w:rFonts w:cstheme="minorHAnsi"/>
              </w:rPr>
            </w:pPr>
          </w:p>
        </w:tc>
        <w:tc>
          <w:tcPr>
            <w:tcW w:w="0" w:type="auto"/>
          </w:tcPr>
          <w:p w14:paraId="39D91A07" w14:textId="76BB684E" w:rsidR="00D903ED" w:rsidRPr="00EA6591" w:rsidRDefault="00D903ED" w:rsidP="00FE7E78">
            <w:pPr>
              <w:rPr>
                <w:rFonts w:cstheme="minorHAnsi"/>
              </w:rPr>
            </w:pPr>
            <w:r w:rsidRPr="00EA6591">
              <w:rPr>
                <w:rFonts w:cstheme="minorHAnsi"/>
              </w:rPr>
              <w:t>Model Report Formalized</w:t>
            </w:r>
          </w:p>
        </w:tc>
        <w:tc>
          <w:tcPr>
            <w:tcW w:w="0" w:type="auto"/>
          </w:tcPr>
          <w:p w14:paraId="58C852D6" w14:textId="165E15B3" w:rsidR="00D903ED" w:rsidRPr="00EA6591" w:rsidRDefault="00D903ED" w:rsidP="00FE7E78">
            <w:pPr>
              <w:rPr>
                <w:rFonts w:cstheme="minorHAnsi"/>
              </w:rPr>
            </w:pPr>
            <w:r w:rsidRPr="00EA6591">
              <w:rPr>
                <w:rFonts w:cstheme="minorHAnsi"/>
              </w:rPr>
              <w:t>This is the formal results of stress test model containing balance after 14 days and 30 days under three scenarios.</w:t>
            </w:r>
          </w:p>
        </w:tc>
      </w:tr>
      <w:tr w:rsidR="00D903ED" w:rsidRPr="00EA6591" w14:paraId="18C4EC95" w14:textId="77777777" w:rsidTr="00D903ED">
        <w:tc>
          <w:tcPr>
            <w:tcW w:w="0" w:type="auto"/>
            <w:vMerge/>
          </w:tcPr>
          <w:p w14:paraId="65D3EE77" w14:textId="77777777" w:rsidR="00D903ED" w:rsidRPr="00EA6591" w:rsidRDefault="00D903ED" w:rsidP="00FE7E78">
            <w:pPr>
              <w:rPr>
                <w:rFonts w:cstheme="minorHAnsi"/>
              </w:rPr>
            </w:pPr>
          </w:p>
        </w:tc>
        <w:tc>
          <w:tcPr>
            <w:tcW w:w="0" w:type="auto"/>
          </w:tcPr>
          <w:p w14:paraId="2A2D1A50" w14:textId="48FB2554" w:rsidR="00D903ED" w:rsidRPr="00EA6591" w:rsidRDefault="00D903ED" w:rsidP="00FE7E78">
            <w:pPr>
              <w:rPr>
                <w:rFonts w:cstheme="minorHAnsi"/>
              </w:rPr>
            </w:pPr>
            <w:r w:rsidRPr="00EA6591">
              <w:rPr>
                <w:rFonts w:cstheme="minorHAnsi"/>
              </w:rPr>
              <w:t>Daily Cash Flow</w:t>
            </w:r>
          </w:p>
        </w:tc>
        <w:tc>
          <w:tcPr>
            <w:tcW w:w="0" w:type="auto"/>
          </w:tcPr>
          <w:p w14:paraId="1F57362C" w14:textId="4EAACA08" w:rsidR="00D903ED" w:rsidRPr="00EA6591" w:rsidRDefault="00D903ED" w:rsidP="00FE7E78">
            <w:pPr>
              <w:rPr>
                <w:rFonts w:cstheme="minorHAnsi"/>
              </w:rPr>
            </w:pPr>
            <w:r w:rsidRPr="00EA6591">
              <w:rPr>
                <w:rFonts w:cstheme="minorHAnsi"/>
              </w:rPr>
              <w:t>This tab segregates the cumulative net stressed cash flow need into daily buckets during the first 14 days, also bifurcates the internal and external cash flows.</w:t>
            </w:r>
          </w:p>
        </w:tc>
      </w:tr>
      <w:tr w:rsidR="00B70A7C" w:rsidRPr="00EA6591" w14:paraId="5231E8ED" w14:textId="77777777" w:rsidTr="00B70A7C">
        <w:tc>
          <w:tcPr>
            <w:tcW w:w="0" w:type="auto"/>
            <w:vMerge w:val="restart"/>
          </w:tcPr>
          <w:p w14:paraId="5F72FE60" w14:textId="77777777" w:rsidR="00B70A7C" w:rsidRPr="00EA6591" w:rsidRDefault="00B70A7C" w:rsidP="00B70A7C">
            <w:pPr>
              <w:rPr>
                <w:rFonts w:cstheme="minorHAnsi"/>
              </w:rPr>
            </w:pPr>
            <w:r w:rsidRPr="00EA6591">
              <w:rPr>
                <w:rFonts w:cstheme="minorHAnsi"/>
              </w:rPr>
              <w:t>LST Data Collection</w:t>
            </w:r>
          </w:p>
        </w:tc>
        <w:tc>
          <w:tcPr>
            <w:tcW w:w="0" w:type="auto"/>
          </w:tcPr>
          <w:p w14:paraId="59959239" w14:textId="77777777" w:rsidR="00B70A7C" w:rsidRPr="00EA6591" w:rsidRDefault="00B70A7C" w:rsidP="00B70A7C">
            <w:pPr>
              <w:rPr>
                <w:rFonts w:cstheme="minorHAnsi"/>
              </w:rPr>
            </w:pPr>
            <w:r w:rsidRPr="00EA6591">
              <w:rPr>
                <w:rFonts w:cstheme="minorHAnsi"/>
              </w:rPr>
              <w:t>Unfunded Credit Commitments</w:t>
            </w:r>
          </w:p>
        </w:tc>
        <w:tc>
          <w:tcPr>
            <w:tcW w:w="0" w:type="auto"/>
          </w:tcPr>
          <w:p w14:paraId="5A177D61" w14:textId="77777777" w:rsidR="00B70A7C" w:rsidRPr="00EA6591" w:rsidRDefault="00B70A7C" w:rsidP="00B70A7C">
            <w:pPr>
              <w:rPr>
                <w:rFonts w:cstheme="minorHAnsi"/>
              </w:rPr>
            </w:pPr>
            <w:r w:rsidRPr="00EA6591">
              <w:rPr>
                <w:rFonts w:cstheme="minorHAnsi"/>
              </w:rPr>
              <w:t>This tab retrieves data from T24 and calculate the weighted average drawdown rate.</w:t>
            </w:r>
          </w:p>
        </w:tc>
      </w:tr>
      <w:tr w:rsidR="00B70A7C" w:rsidRPr="00EA6591" w14:paraId="287BDC17" w14:textId="77777777" w:rsidTr="00B70A7C">
        <w:tc>
          <w:tcPr>
            <w:tcW w:w="0" w:type="auto"/>
            <w:vMerge/>
          </w:tcPr>
          <w:p w14:paraId="5FC19B25" w14:textId="77777777" w:rsidR="00B70A7C" w:rsidRPr="00EA6591" w:rsidRDefault="00B70A7C" w:rsidP="00B70A7C">
            <w:pPr>
              <w:rPr>
                <w:rFonts w:cstheme="minorHAnsi"/>
              </w:rPr>
            </w:pPr>
          </w:p>
        </w:tc>
        <w:tc>
          <w:tcPr>
            <w:tcW w:w="0" w:type="auto"/>
          </w:tcPr>
          <w:p w14:paraId="2169CC7C" w14:textId="77777777" w:rsidR="00B70A7C" w:rsidRPr="00EA6591" w:rsidRDefault="00B70A7C" w:rsidP="00B70A7C">
            <w:pPr>
              <w:rPr>
                <w:rFonts w:cstheme="minorHAnsi"/>
              </w:rPr>
            </w:pPr>
            <w:r w:rsidRPr="00EA6591">
              <w:rPr>
                <w:rFonts w:cstheme="minorHAnsi"/>
              </w:rPr>
              <w:t>ALL TB DATA</w:t>
            </w:r>
          </w:p>
        </w:tc>
        <w:tc>
          <w:tcPr>
            <w:tcW w:w="0" w:type="auto"/>
          </w:tcPr>
          <w:p w14:paraId="72D6760E" w14:textId="77777777" w:rsidR="00B70A7C" w:rsidRPr="00EA6591" w:rsidRDefault="00B70A7C" w:rsidP="00B70A7C">
            <w:pPr>
              <w:rPr>
                <w:rFonts w:cstheme="minorHAnsi"/>
              </w:rPr>
            </w:pPr>
            <w:r w:rsidRPr="00EA6591">
              <w:rPr>
                <w:rFonts w:cstheme="minorHAnsi"/>
              </w:rPr>
              <w:t>This tab maps all data extracted from T24 and OPICS to LST categories and break it down into several time buckets.</w:t>
            </w:r>
          </w:p>
        </w:tc>
      </w:tr>
      <w:tr w:rsidR="00B70A7C" w:rsidRPr="00EA6591" w14:paraId="2636952B" w14:textId="77777777" w:rsidTr="00B70A7C">
        <w:tc>
          <w:tcPr>
            <w:tcW w:w="0" w:type="auto"/>
            <w:vMerge/>
          </w:tcPr>
          <w:p w14:paraId="32B73280" w14:textId="77777777" w:rsidR="00B70A7C" w:rsidRPr="00EA6591" w:rsidRDefault="00B70A7C" w:rsidP="00B70A7C">
            <w:pPr>
              <w:rPr>
                <w:rFonts w:cstheme="minorHAnsi"/>
              </w:rPr>
            </w:pPr>
          </w:p>
        </w:tc>
        <w:tc>
          <w:tcPr>
            <w:tcW w:w="0" w:type="auto"/>
          </w:tcPr>
          <w:p w14:paraId="391931AA" w14:textId="77777777" w:rsidR="00B70A7C" w:rsidRPr="00EA6591" w:rsidRDefault="00B70A7C" w:rsidP="00B70A7C">
            <w:pPr>
              <w:rPr>
                <w:rFonts w:cstheme="minorHAnsi"/>
              </w:rPr>
            </w:pPr>
            <w:r w:rsidRPr="00EA6591">
              <w:rPr>
                <w:rFonts w:cstheme="minorHAnsi"/>
              </w:rPr>
              <w:t>EXTRA INPUT</w:t>
            </w:r>
          </w:p>
        </w:tc>
        <w:tc>
          <w:tcPr>
            <w:tcW w:w="0" w:type="auto"/>
          </w:tcPr>
          <w:p w14:paraId="16932672" w14:textId="77777777" w:rsidR="00B70A7C" w:rsidRPr="00EA6591" w:rsidRDefault="00B70A7C" w:rsidP="00B70A7C">
            <w:pPr>
              <w:rPr>
                <w:rFonts w:cstheme="minorHAnsi"/>
              </w:rPr>
            </w:pPr>
            <w:r w:rsidRPr="00EA6591">
              <w:rPr>
                <w:rFonts w:cstheme="minorHAnsi"/>
              </w:rPr>
              <w:t>This tab is for manually inputting federal reserve requirement.</w:t>
            </w:r>
          </w:p>
        </w:tc>
      </w:tr>
      <w:tr w:rsidR="00B70A7C" w:rsidRPr="00EA6591" w14:paraId="5FA7E15A" w14:textId="77777777" w:rsidTr="00B70A7C">
        <w:tc>
          <w:tcPr>
            <w:tcW w:w="0" w:type="auto"/>
            <w:vMerge/>
          </w:tcPr>
          <w:p w14:paraId="17055D7A" w14:textId="77777777" w:rsidR="00B70A7C" w:rsidRPr="00EA6591" w:rsidRDefault="00B70A7C" w:rsidP="00B70A7C">
            <w:pPr>
              <w:rPr>
                <w:rFonts w:cstheme="minorHAnsi"/>
              </w:rPr>
            </w:pPr>
          </w:p>
        </w:tc>
        <w:tc>
          <w:tcPr>
            <w:tcW w:w="0" w:type="auto"/>
          </w:tcPr>
          <w:p w14:paraId="43DFD667" w14:textId="77777777" w:rsidR="00B70A7C" w:rsidRPr="00EA6591" w:rsidRDefault="00B70A7C" w:rsidP="00B70A7C">
            <w:pPr>
              <w:rPr>
                <w:rFonts w:cstheme="minorHAnsi"/>
              </w:rPr>
            </w:pPr>
            <w:r w:rsidRPr="00EA6591">
              <w:rPr>
                <w:rFonts w:cstheme="minorHAnsi"/>
              </w:rPr>
              <w:t>SUM BY LST CODE</w:t>
            </w:r>
          </w:p>
        </w:tc>
        <w:tc>
          <w:tcPr>
            <w:tcW w:w="0" w:type="auto"/>
          </w:tcPr>
          <w:p w14:paraId="7D311963" w14:textId="77777777" w:rsidR="00B70A7C" w:rsidRPr="00EA6591" w:rsidRDefault="00B70A7C" w:rsidP="00B70A7C">
            <w:pPr>
              <w:rPr>
                <w:rFonts w:cstheme="minorHAnsi"/>
              </w:rPr>
            </w:pPr>
            <w:r w:rsidRPr="00EA6591">
              <w:rPr>
                <w:rFonts w:cstheme="minorHAnsi"/>
              </w:rPr>
              <w:t>This tab sums all data by LST categories, checks the balance between Assets and liabilities.</w:t>
            </w:r>
          </w:p>
        </w:tc>
      </w:tr>
      <w:tr w:rsidR="00B70A7C" w:rsidRPr="00EA6591" w14:paraId="669B6476" w14:textId="77777777" w:rsidTr="00B70A7C">
        <w:tc>
          <w:tcPr>
            <w:tcW w:w="0" w:type="auto"/>
            <w:vMerge/>
          </w:tcPr>
          <w:p w14:paraId="467D133C" w14:textId="77777777" w:rsidR="00B70A7C" w:rsidRPr="00EA6591" w:rsidRDefault="00B70A7C" w:rsidP="00B70A7C">
            <w:pPr>
              <w:rPr>
                <w:rFonts w:cstheme="minorHAnsi"/>
              </w:rPr>
            </w:pPr>
          </w:p>
        </w:tc>
        <w:tc>
          <w:tcPr>
            <w:tcW w:w="0" w:type="auto"/>
          </w:tcPr>
          <w:p w14:paraId="4757C0F5" w14:textId="77777777" w:rsidR="00B70A7C" w:rsidRPr="00EA6591" w:rsidRDefault="00B70A7C" w:rsidP="00B70A7C">
            <w:pPr>
              <w:rPr>
                <w:rFonts w:cstheme="minorHAnsi"/>
              </w:rPr>
            </w:pPr>
            <w:r w:rsidRPr="00EA6591">
              <w:rPr>
                <w:rFonts w:cstheme="minorHAnsi"/>
              </w:rPr>
              <w:t>OUTPUT INTERFACE (LST)</w:t>
            </w:r>
          </w:p>
        </w:tc>
        <w:tc>
          <w:tcPr>
            <w:tcW w:w="0" w:type="auto"/>
          </w:tcPr>
          <w:p w14:paraId="0C9260E2" w14:textId="77777777" w:rsidR="00B70A7C" w:rsidRPr="00EA6591" w:rsidRDefault="00B70A7C" w:rsidP="00B70A7C">
            <w:pPr>
              <w:rPr>
                <w:rFonts w:cstheme="minorHAnsi"/>
              </w:rPr>
            </w:pPr>
            <w:r w:rsidRPr="00EA6591">
              <w:rPr>
                <w:rFonts w:cstheme="minorHAnsi"/>
              </w:rPr>
              <w:t>This is the output interface in data collection file.</w:t>
            </w:r>
          </w:p>
        </w:tc>
      </w:tr>
      <w:tr w:rsidR="00B70A7C" w:rsidRPr="00EA6591" w14:paraId="46568752" w14:textId="77777777" w:rsidTr="00B70A7C">
        <w:tc>
          <w:tcPr>
            <w:tcW w:w="0" w:type="auto"/>
            <w:vMerge w:val="restart"/>
          </w:tcPr>
          <w:p w14:paraId="4F65D0F6" w14:textId="77777777" w:rsidR="00B70A7C" w:rsidRPr="00EA6591" w:rsidRDefault="00B70A7C" w:rsidP="00B70A7C">
            <w:pPr>
              <w:rPr>
                <w:rFonts w:cstheme="minorHAnsi"/>
              </w:rPr>
            </w:pPr>
            <w:r w:rsidRPr="00EA6591">
              <w:rPr>
                <w:rFonts w:cstheme="minorHAnsi"/>
              </w:rPr>
              <w:t>OD Multiplier Runoff</w:t>
            </w:r>
          </w:p>
        </w:tc>
        <w:tc>
          <w:tcPr>
            <w:tcW w:w="0" w:type="auto"/>
          </w:tcPr>
          <w:p w14:paraId="100E52F9" w14:textId="77777777" w:rsidR="00B70A7C" w:rsidRPr="00EA6591" w:rsidRDefault="00B70A7C" w:rsidP="00B70A7C">
            <w:pPr>
              <w:rPr>
                <w:rFonts w:cstheme="minorHAnsi"/>
              </w:rPr>
            </w:pPr>
            <w:r w:rsidRPr="00EA6591">
              <w:rPr>
                <w:rFonts w:cstheme="minorHAnsi"/>
              </w:rPr>
              <w:t>Multiplier</w:t>
            </w:r>
          </w:p>
        </w:tc>
        <w:tc>
          <w:tcPr>
            <w:tcW w:w="0" w:type="auto"/>
          </w:tcPr>
          <w:p w14:paraId="1091D9A0" w14:textId="77777777" w:rsidR="00B70A7C" w:rsidRPr="00EA6591" w:rsidRDefault="00B70A7C" w:rsidP="00B70A7C">
            <w:pPr>
              <w:rPr>
                <w:rFonts w:cstheme="minorHAnsi"/>
              </w:rPr>
            </w:pPr>
            <w:r w:rsidRPr="00EA6591">
              <w:rPr>
                <w:rFonts w:cstheme="minorHAnsi"/>
              </w:rPr>
              <w:t>This tab calculates key customer multipliers based on their total deposit balance as a percent of liabilities.</w:t>
            </w:r>
          </w:p>
        </w:tc>
      </w:tr>
      <w:tr w:rsidR="00B70A7C" w:rsidRPr="00EA6591" w14:paraId="0D55F02C" w14:textId="77777777" w:rsidTr="00B70A7C">
        <w:tc>
          <w:tcPr>
            <w:tcW w:w="0" w:type="auto"/>
            <w:vMerge/>
          </w:tcPr>
          <w:p w14:paraId="00923779" w14:textId="77777777" w:rsidR="00B70A7C" w:rsidRPr="00EA6591" w:rsidRDefault="00B70A7C" w:rsidP="00B70A7C">
            <w:pPr>
              <w:rPr>
                <w:rFonts w:cstheme="minorHAnsi"/>
              </w:rPr>
            </w:pPr>
          </w:p>
        </w:tc>
        <w:tc>
          <w:tcPr>
            <w:tcW w:w="0" w:type="auto"/>
          </w:tcPr>
          <w:p w14:paraId="0466D8E7" w14:textId="77777777" w:rsidR="00B70A7C" w:rsidRPr="00EA6591" w:rsidRDefault="00B70A7C" w:rsidP="00B70A7C">
            <w:pPr>
              <w:rPr>
                <w:rFonts w:cstheme="minorHAnsi"/>
              </w:rPr>
            </w:pPr>
            <w:r w:rsidRPr="00EA6591">
              <w:rPr>
                <w:rFonts w:cstheme="minorHAnsi"/>
              </w:rPr>
              <w:t>LargeCustomerOP</w:t>
            </w:r>
          </w:p>
        </w:tc>
        <w:tc>
          <w:tcPr>
            <w:tcW w:w="0" w:type="auto"/>
          </w:tcPr>
          <w:p w14:paraId="789BD561" w14:textId="77777777" w:rsidR="00B70A7C" w:rsidRPr="00EA6591" w:rsidRDefault="00B70A7C" w:rsidP="00B70A7C">
            <w:pPr>
              <w:rPr>
                <w:rFonts w:cstheme="minorHAnsi"/>
              </w:rPr>
            </w:pPr>
            <w:r w:rsidRPr="00EA6591">
              <w:rPr>
                <w:rFonts w:cstheme="minorHAnsi"/>
              </w:rPr>
              <w:t>This tab obtains operational deposit proportion from 3-month average debit, described as the net debit approach.</w:t>
            </w:r>
          </w:p>
        </w:tc>
      </w:tr>
      <w:tr w:rsidR="00B70A7C" w:rsidRPr="00EA6591" w14:paraId="071A5349" w14:textId="77777777" w:rsidTr="00B70A7C">
        <w:tc>
          <w:tcPr>
            <w:tcW w:w="0" w:type="auto"/>
            <w:vMerge/>
          </w:tcPr>
          <w:p w14:paraId="34EB7ADD" w14:textId="77777777" w:rsidR="00B70A7C" w:rsidRPr="00EA6591" w:rsidRDefault="00B70A7C" w:rsidP="00B70A7C">
            <w:pPr>
              <w:rPr>
                <w:rFonts w:cstheme="minorHAnsi"/>
              </w:rPr>
            </w:pPr>
          </w:p>
        </w:tc>
        <w:tc>
          <w:tcPr>
            <w:tcW w:w="0" w:type="auto"/>
          </w:tcPr>
          <w:p w14:paraId="48D53093" w14:textId="77777777" w:rsidR="00B70A7C" w:rsidRPr="00EA6591" w:rsidRDefault="00B70A7C" w:rsidP="00B70A7C">
            <w:pPr>
              <w:rPr>
                <w:rFonts w:cstheme="minorHAnsi"/>
              </w:rPr>
            </w:pPr>
            <w:r w:rsidRPr="00EA6591">
              <w:rPr>
                <w:rFonts w:cstheme="minorHAnsi"/>
              </w:rPr>
              <w:t>RunoffRatio</w:t>
            </w:r>
          </w:p>
        </w:tc>
        <w:tc>
          <w:tcPr>
            <w:tcW w:w="0" w:type="auto"/>
          </w:tcPr>
          <w:p w14:paraId="35B54B66" w14:textId="77777777" w:rsidR="00B70A7C" w:rsidRPr="00EA6591" w:rsidRDefault="00B70A7C" w:rsidP="00B70A7C">
            <w:pPr>
              <w:rPr>
                <w:rFonts w:cstheme="minorHAnsi"/>
              </w:rPr>
            </w:pPr>
            <w:r w:rsidRPr="00EA6591">
              <w:rPr>
                <w:rFonts w:cstheme="minorHAnsi"/>
              </w:rPr>
              <w:t>This tab calculates final blended runoff rate based on basic assumptions, multiplier and operational deposit proportion.</w:t>
            </w:r>
          </w:p>
        </w:tc>
      </w:tr>
    </w:tbl>
    <w:p w14:paraId="6F6558A0" w14:textId="2306EDA3" w:rsidR="00CE44F1" w:rsidRPr="00EA6591" w:rsidRDefault="00CE44F1" w:rsidP="00CE44F1">
      <w:pPr>
        <w:rPr>
          <w:rFonts w:cstheme="minorHAnsi"/>
        </w:rPr>
      </w:pPr>
    </w:p>
    <w:p w14:paraId="75938A63" w14:textId="5819D2AE" w:rsidR="00F87832" w:rsidRPr="00EA6591" w:rsidRDefault="00F87832" w:rsidP="00EA6591">
      <w:pPr>
        <w:pStyle w:val="Heading2"/>
      </w:pPr>
      <w:bookmarkStart w:id="151" w:name="_Toc51919491"/>
      <w:bookmarkStart w:id="152" w:name="_Toc62755014"/>
      <w:r w:rsidRPr="00EA6591">
        <w:t>Implementation testing</w:t>
      </w:r>
      <w:bookmarkEnd w:id="151"/>
      <w:bookmarkEnd w:id="152"/>
    </w:p>
    <w:p w14:paraId="564F6E78" w14:textId="38B67BD8" w:rsidR="00C92349" w:rsidRPr="00EA6591" w:rsidRDefault="00B10AEC" w:rsidP="00996150">
      <w:pPr>
        <w:rPr>
          <w:rFonts w:cstheme="minorHAnsi"/>
        </w:rPr>
      </w:pPr>
      <w:r w:rsidRPr="00EA6591">
        <w:rPr>
          <w:rFonts w:cstheme="minorHAnsi"/>
        </w:rPr>
        <w:t>Significant u</w:t>
      </w:r>
      <w:r w:rsidR="001D43E4" w:rsidRPr="00EA6591">
        <w:rPr>
          <w:rFonts w:cstheme="minorHAnsi"/>
        </w:rPr>
        <w:t>pdates</w:t>
      </w:r>
      <w:r w:rsidR="00C92349" w:rsidRPr="00EA6591">
        <w:rPr>
          <w:rFonts w:cstheme="minorHAnsi"/>
        </w:rPr>
        <w:t xml:space="preserve"> in methodology and assumption </w:t>
      </w:r>
      <w:r w:rsidR="001D43E4" w:rsidRPr="00EA6591">
        <w:rPr>
          <w:rFonts w:cstheme="minorHAnsi"/>
        </w:rPr>
        <w:t>have</w:t>
      </w:r>
      <w:r w:rsidRPr="00EA6591">
        <w:rPr>
          <w:rFonts w:cstheme="minorHAnsi"/>
        </w:rPr>
        <w:t xml:space="preserve"> to be tested within liquidity stress test model </w:t>
      </w:r>
      <w:r w:rsidR="001D43E4" w:rsidRPr="00EA6591">
        <w:rPr>
          <w:rFonts w:cstheme="minorHAnsi"/>
        </w:rPr>
        <w:t xml:space="preserve">to ensure </w:t>
      </w:r>
      <w:r w:rsidR="00C92349" w:rsidRPr="00EA6591">
        <w:rPr>
          <w:rFonts w:cstheme="minorHAnsi"/>
        </w:rPr>
        <w:t>the change would provid</w:t>
      </w:r>
      <w:r w:rsidR="00996150" w:rsidRPr="00EA6591">
        <w:rPr>
          <w:rFonts w:cstheme="minorHAnsi"/>
        </w:rPr>
        <w:t xml:space="preserve">e accurate and reliable result before the new model is deployed into production. </w:t>
      </w:r>
      <w:r w:rsidR="0072398D">
        <w:rPr>
          <w:rFonts w:cstheme="minorHAnsi"/>
        </w:rPr>
        <w:t xml:space="preserve">Please refer to below table for the </w:t>
      </w:r>
      <w:r w:rsidR="00D11B16">
        <w:rPr>
          <w:rFonts w:cstheme="minorHAnsi"/>
        </w:rPr>
        <w:t>implementation testing of</w:t>
      </w:r>
      <w:r w:rsidR="0072398D">
        <w:rPr>
          <w:rFonts w:cstheme="minorHAnsi"/>
        </w:rPr>
        <w:t xml:space="preserve"> </w:t>
      </w:r>
      <w:r w:rsidR="007C343E">
        <w:rPr>
          <w:rFonts w:cstheme="minorHAnsi"/>
        </w:rPr>
        <w:t>assumption updates</w:t>
      </w:r>
      <w:r w:rsidR="00D11B16">
        <w:rPr>
          <w:rFonts w:cstheme="minorHAnsi"/>
        </w:rPr>
        <w:t xml:space="preserve"> conducted in 2020</w:t>
      </w:r>
      <w:r w:rsidR="0072398D">
        <w:rPr>
          <w:rFonts w:cstheme="minorHAnsi"/>
        </w:rPr>
        <w:t>.</w:t>
      </w:r>
    </w:p>
    <w:p w14:paraId="55929E31" w14:textId="2525C4AF" w:rsidR="00B8633B" w:rsidRDefault="00996150" w:rsidP="00996150">
      <w:pPr>
        <w:rPr>
          <w:rFonts w:cstheme="minorHAnsi"/>
        </w:rPr>
      </w:pPr>
      <w:r w:rsidRPr="00EA6591">
        <w:rPr>
          <w:rFonts w:cstheme="minorHAnsi"/>
        </w:rPr>
        <w:t>Implementation testing is also required when there are updates with significan</w:t>
      </w:r>
      <w:r w:rsidR="00322BAB" w:rsidRPr="00EA6591">
        <w:rPr>
          <w:rFonts w:cstheme="minorHAnsi"/>
        </w:rPr>
        <w:t>t change in source data system</w:t>
      </w:r>
      <w:r w:rsidRPr="00EA6591">
        <w:rPr>
          <w:rFonts w:cstheme="minorHAnsi"/>
        </w:rPr>
        <w:t>, such as</w:t>
      </w:r>
      <w:r w:rsidR="001B7542" w:rsidRPr="00EA6591">
        <w:rPr>
          <w:rFonts w:cstheme="minorHAnsi"/>
        </w:rPr>
        <w:t xml:space="preserve"> T24 or</w:t>
      </w:r>
      <w:r w:rsidRPr="00EA6591">
        <w:rPr>
          <w:rFonts w:cstheme="minorHAnsi"/>
        </w:rPr>
        <w:t xml:space="preserve"> OPICS. TRY would conduct User Acceptance Testing (UAT) on test data extracted from the new version of data source</w:t>
      </w:r>
      <w:r w:rsidR="00322BAB" w:rsidRPr="00EA6591">
        <w:rPr>
          <w:rFonts w:cstheme="minorHAnsi"/>
        </w:rPr>
        <w:t xml:space="preserve"> system</w:t>
      </w:r>
      <w:r w:rsidRPr="00EA6591">
        <w:rPr>
          <w:rFonts w:cstheme="minorHAnsi"/>
        </w:rPr>
        <w:t xml:space="preserve">. If there are aspect of the new </w:t>
      </w:r>
      <w:r w:rsidR="00014FC2" w:rsidRPr="00EA6591">
        <w:rPr>
          <w:rFonts w:cstheme="minorHAnsi"/>
        </w:rPr>
        <w:t>source data</w:t>
      </w:r>
      <w:r w:rsidRPr="00EA6591">
        <w:rPr>
          <w:rFonts w:cstheme="minorHAnsi"/>
        </w:rPr>
        <w:t xml:space="preserve"> that does not meet the data need, TRY will work together with related departments to determine a solution. </w:t>
      </w:r>
    </w:p>
    <w:p w14:paraId="4F07C6BB" w14:textId="75313698" w:rsidR="00B8633B" w:rsidRPr="00EA6591" w:rsidRDefault="00844AEA" w:rsidP="004023BC">
      <w:pPr>
        <w:pStyle w:val="Caption"/>
        <w:keepNext/>
        <w:rPr>
          <w:rFonts w:cstheme="minorHAnsi"/>
        </w:rPr>
      </w:pPr>
      <w:r w:rsidRPr="008859FB">
        <w:t xml:space="preserve">Table </w:t>
      </w:r>
      <w:fldSimple w:instr=" SEQ Table \* ARABIC ">
        <w:r w:rsidR="000777B4">
          <w:rPr>
            <w:noProof/>
          </w:rPr>
          <w:t>61</w:t>
        </w:r>
      </w:fldSimple>
      <w:r w:rsidRPr="008859FB">
        <w:t xml:space="preserve">: </w:t>
      </w:r>
      <w:r w:rsidR="007E5776">
        <w:t xml:space="preserve">model change </w:t>
      </w:r>
      <w:r>
        <w:rPr>
          <w:rFonts w:cstheme="minorHAnsi"/>
        </w:rPr>
        <w:t xml:space="preserve">Implementation </w:t>
      </w:r>
      <w:r w:rsidR="007E5776">
        <w:rPr>
          <w:rFonts w:cstheme="minorHAnsi"/>
        </w:rPr>
        <w:t>t</w:t>
      </w:r>
      <w:r>
        <w:rPr>
          <w:rFonts w:cstheme="minorHAnsi"/>
        </w:rPr>
        <w:t>est</w:t>
      </w:r>
      <w:r w:rsidR="007E5776">
        <w:rPr>
          <w:rFonts w:cstheme="minorHAnsi"/>
        </w:rPr>
        <w:t>s since</w:t>
      </w:r>
      <w:r>
        <w:rPr>
          <w:rFonts w:cstheme="minorHAnsi"/>
        </w:rPr>
        <w:t xml:space="preserve"> 2020</w:t>
      </w:r>
    </w:p>
    <w:tbl>
      <w:tblPr>
        <w:tblStyle w:val="TableGrid1"/>
        <w:tblW w:w="0" w:type="auto"/>
        <w:tblLook w:val="04A0" w:firstRow="1" w:lastRow="0" w:firstColumn="1" w:lastColumn="0" w:noHBand="0" w:noVBand="1"/>
      </w:tblPr>
      <w:tblGrid>
        <w:gridCol w:w="1377"/>
        <w:gridCol w:w="3084"/>
        <w:gridCol w:w="1753"/>
        <w:gridCol w:w="1497"/>
        <w:gridCol w:w="1639"/>
      </w:tblGrid>
      <w:tr w:rsidR="005560B6" w14:paraId="1CAE6210" w14:textId="77777777" w:rsidTr="00407B32">
        <w:trPr>
          <w:trHeight w:val="840"/>
        </w:trPr>
        <w:tc>
          <w:tcPr>
            <w:tcW w:w="0" w:type="auto"/>
            <w:noWrap/>
            <w:vAlign w:val="center"/>
            <w:hideMark/>
          </w:tcPr>
          <w:p w14:paraId="5CADDB8F" w14:textId="77777777" w:rsidR="005560B6" w:rsidRPr="00407B32" w:rsidRDefault="005560B6" w:rsidP="00407B32">
            <w:pPr>
              <w:spacing w:before="0"/>
              <w:jc w:val="center"/>
              <w:rPr>
                <w:rFonts w:asciiTheme="minorHAnsi" w:eastAsiaTheme="minorEastAsia" w:hAnsiTheme="minorHAnsi" w:cstheme="minorHAnsi"/>
                <w:b/>
                <w:lang w:eastAsia="zh-CN"/>
              </w:rPr>
            </w:pPr>
            <w:r w:rsidRPr="00407B32">
              <w:rPr>
                <w:rFonts w:asciiTheme="minorHAnsi" w:eastAsiaTheme="minorEastAsia" w:hAnsiTheme="minorHAnsi" w:cstheme="minorHAnsi"/>
                <w:b/>
                <w:lang w:eastAsia="zh-CN"/>
              </w:rPr>
              <w:t>Change Date</w:t>
            </w:r>
          </w:p>
        </w:tc>
        <w:tc>
          <w:tcPr>
            <w:tcW w:w="0" w:type="auto"/>
            <w:noWrap/>
            <w:vAlign w:val="center"/>
            <w:hideMark/>
          </w:tcPr>
          <w:p w14:paraId="14CCEA33" w14:textId="77777777" w:rsidR="005560B6" w:rsidRPr="00407B32" w:rsidRDefault="005560B6" w:rsidP="00407B32">
            <w:pPr>
              <w:jc w:val="center"/>
              <w:rPr>
                <w:rFonts w:asciiTheme="minorHAnsi" w:eastAsiaTheme="minorEastAsia" w:hAnsiTheme="minorHAnsi" w:cstheme="minorHAnsi"/>
                <w:b/>
                <w:lang w:eastAsia="zh-CN"/>
              </w:rPr>
            </w:pPr>
            <w:r w:rsidRPr="00407B32">
              <w:rPr>
                <w:rFonts w:asciiTheme="minorHAnsi" w:eastAsiaTheme="minorEastAsia" w:hAnsiTheme="minorHAnsi" w:cstheme="minorHAnsi"/>
                <w:b/>
                <w:lang w:eastAsia="zh-CN"/>
              </w:rPr>
              <w:t>Change</w:t>
            </w:r>
          </w:p>
        </w:tc>
        <w:tc>
          <w:tcPr>
            <w:tcW w:w="0" w:type="auto"/>
            <w:vAlign w:val="center"/>
          </w:tcPr>
          <w:p w14:paraId="1C52F455" w14:textId="0C18E7DA" w:rsidR="005560B6" w:rsidRPr="00407B32" w:rsidRDefault="005560B6" w:rsidP="00407B32">
            <w:pPr>
              <w:jc w:val="center"/>
              <w:rPr>
                <w:rFonts w:asciiTheme="minorHAnsi" w:eastAsiaTheme="minorEastAsia" w:hAnsiTheme="minorHAnsi" w:cstheme="minorHAnsi"/>
                <w:b/>
                <w:lang w:eastAsia="zh-CN"/>
              </w:rPr>
            </w:pPr>
            <w:r w:rsidRPr="00407B32">
              <w:rPr>
                <w:rFonts w:asciiTheme="minorHAnsi" w:eastAsiaTheme="minorEastAsia" w:hAnsiTheme="minorHAnsi" w:cstheme="minorHAnsi"/>
                <w:b/>
                <w:lang w:eastAsia="zh-CN"/>
              </w:rPr>
              <w:t>Implementation Test</w:t>
            </w:r>
          </w:p>
        </w:tc>
        <w:tc>
          <w:tcPr>
            <w:tcW w:w="0" w:type="auto"/>
            <w:noWrap/>
            <w:vAlign w:val="center"/>
            <w:hideMark/>
          </w:tcPr>
          <w:p w14:paraId="14415390" w14:textId="77A8A871" w:rsidR="005560B6" w:rsidRPr="00407B32" w:rsidRDefault="005560B6" w:rsidP="00407B32">
            <w:pPr>
              <w:jc w:val="center"/>
              <w:rPr>
                <w:rFonts w:asciiTheme="minorHAnsi" w:eastAsiaTheme="minorEastAsia" w:hAnsiTheme="minorHAnsi" w:cstheme="minorHAnsi"/>
                <w:b/>
                <w:lang w:eastAsia="zh-CN"/>
              </w:rPr>
            </w:pPr>
            <w:r w:rsidRPr="00407B32">
              <w:rPr>
                <w:rFonts w:asciiTheme="minorHAnsi" w:eastAsiaTheme="minorEastAsia" w:hAnsiTheme="minorHAnsi" w:cstheme="minorHAnsi"/>
                <w:b/>
                <w:lang w:eastAsia="zh-CN"/>
              </w:rPr>
              <w:t>Changed by</w:t>
            </w:r>
          </w:p>
        </w:tc>
        <w:tc>
          <w:tcPr>
            <w:tcW w:w="0" w:type="auto"/>
            <w:noWrap/>
            <w:vAlign w:val="center"/>
            <w:hideMark/>
          </w:tcPr>
          <w:p w14:paraId="292F7529" w14:textId="1C311CF2" w:rsidR="005560B6" w:rsidRPr="00407B32" w:rsidRDefault="005560B6" w:rsidP="00407B32">
            <w:pPr>
              <w:jc w:val="center"/>
              <w:rPr>
                <w:rFonts w:asciiTheme="minorHAnsi" w:eastAsiaTheme="minorEastAsia" w:hAnsiTheme="minorHAnsi" w:cstheme="minorHAnsi"/>
                <w:b/>
                <w:lang w:eastAsia="zh-CN"/>
              </w:rPr>
            </w:pPr>
            <w:r w:rsidRPr="00407B32">
              <w:rPr>
                <w:rFonts w:asciiTheme="minorHAnsi" w:eastAsiaTheme="minorEastAsia" w:hAnsiTheme="minorHAnsi" w:cstheme="minorHAnsi"/>
                <w:b/>
                <w:lang w:eastAsia="zh-CN"/>
              </w:rPr>
              <w:t>Reviewed By</w:t>
            </w:r>
          </w:p>
        </w:tc>
      </w:tr>
      <w:tr w:rsidR="005560B6" w14:paraId="5C5A80C4" w14:textId="77777777" w:rsidTr="00407B32">
        <w:trPr>
          <w:trHeight w:val="1920"/>
        </w:trPr>
        <w:tc>
          <w:tcPr>
            <w:tcW w:w="0" w:type="auto"/>
            <w:noWrap/>
            <w:hideMark/>
          </w:tcPr>
          <w:p w14:paraId="5A13BF71" w14:textId="77777777" w:rsidR="005560B6" w:rsidRPr="00407B32" w:rsidRDefault="005560B6" w:rsidP="005560B6">
            <w:pPr>
              <w:rPr>
                <w:rFonts w:asciiTheme="minorHAnsi" w:eastAsiaTheme="minorEastAsia" w:hAnsiTheme="minorHAnsi" w:cstheme="minorHAnsi"/>
                <w:lang w:eastAsia="zh-CN"/>
              </w:rPr>
            </w:pPr>
            <w:r w:rsidRPr="00407B32">
              <w:rPr>
                <w:rFonts w:asciiTheme="minorHAnsi" w:eastAsiaTheme="minorEastAsia" w:hAnsiTheme="minorHAnsi" w:cstheme="minorHAnsi"/>
                <w:lang w:eastAsia="zh-CN"/>
              </w:rPr>
              <w:t>1/9/2020</w:t>
            </w:r>
          </w:p>
        </w:tc>
        <w:tc>
          <w:tcPr>
            <w:tcW w:w="0" w:type="auto"/>
            <w:hideMark/>
          </w:tcPr>
          <w:p w14:paraId="42A42991" w14:textId="246A51C6" w:rsidR="005560B6" w:rsidRPr="00407B32" w:rsidRDefault="005560B6" w:rsidP="00844AEA">
            <w:pPr>
              <w:rPr>
                <w:rFonts w:asciiTheme="minorHAnsi" w:eastAsiaTheme="minorEastAsia" w:hAnsiTheme="minorHAnsi" w:cstheme="minorHAnsi"/>
                <w:lang w:eastAsia="zh-CN"/>
              </w:rPr>
            </w:pPr>
            <w:r w:rsidRPr="00407B32">
              <w:rPr>
                <w:rFonts w:asciiTheme="minorHAnsi" w:eastAsiaTheme="minorEastAsia" w:hAnsiTheme="minorHAnsi" w:cstheme="minorHAnsi"/>
                <w:lang w:eastAsia="zh-CN"/>
              </w:rPr>
              <w:t>According to met</w:t>
            </w:r>
            <w:r w:rsidR="00844AEA" w:rsidRPr="00407B32">
              <w:rPr>
                <w:rFonts w:asciiTheme="minorHAnsi" w:eastAsiaTheme="minorEastAsia" w:hAnsiTheme="minorHAnsi" w:cstheme="minorHAnsi"/>
                <w:lang w:eastAsia="zh-CN"/>
              </w:rPr>
              <w:t>hodologies developed in MRA-4, u</w:t>
            </w:r>
            <w:r w:rsidRPr="00407B32">
              <w:rPr>
                <w:rFonts w:asciiTheme="minorHAnsi" w:eastAsiaTheme="minorEastAsia" w:hAnsiTheme="minorHAnsi" w:cstheme="minorHAnsi"/>
                <w:lang w:eastAsia="zh-CN"/>
              </w:rPr>
              <w:t>pdated FI deposits tier bounds and UFC drawdown rates of ea</w:t>
            </w:r>
            <w:r w:rsidR="00844AEA" w:rsidRPr="00407B32">
              <w:rPr>
                <w:rFonts w:asciiTheme="minorHAnsi" w:eastAsiaTheme="minorEastAsia" w:hAnsiTheme="minorHAnsi" w:cstheme="minorHAnsi"/>
                <w:lang w:eastAsia="zh-CN"/>
              </w:rPr>
              <w:t>ch segment, as renewal of 2020.</w:t>
            </w:r>
          </w:p>
        </w:tc>
        <w:tc>
          <w:tcPr>
            <w:tcW w:w="0" w:type="auto"/>
          </w:tcPr>
          <w:p w14:paraId="3B54292E" w14:textId="2639D6C6" w:rsidR="005560B6" w:rsidRPr="00407B32" w:rsidRDefault="005560B6" w:rsidP="00844AEA">
            <w:pPr>
              <w:rPr>
                <w:rFonts w:asciiTheme="minorHAnsi" w:eastAsiaTheme="minorEastAsia" w:hAnsiTheme="minorHAnsi" w:cstheme="minorHAnsi"/>
                <w:lang w:eastAsia="zh-CN"/>
              </w:rPr>
            </w:pPr>
            <w:r w:rsidRPr="00407B32">
              <w:rPr>
                <w:rFonts w:asciiTheme="minorHAnsi" w:eastAsiaTheme="minorEastAsia" w:hAnsiTheme="minorHAnsi" w:cstheme="minorHAnsi"/>
                <w:lang w:eastAsia="zh-CN"/>
              </w:rPr>
              <w:t>PASS</w:t>
            </w:r>
          </w:p>
        </w:tc>
        <w:tc>
          <w:tcPr>
            <w:tcW w:w="0" w:type="auto"/>
            <w:hideMark/>
          </w:tcPr>
          <w:p w14:paraId="2EDB7F83" w14:textId="0B579DFA" w:rsidR="005560B6" w:rsidRPr="00407B32" w:rsidRDefault="005560B6" w:rsidP="005560B6">
            <w:pPr>
              <w:rPr>
                <w:rFonts w:asciiTheme="minorHAnsi" w:eastAsiaTheme="minorEastAsia" w:hAnsiTheme="minorHAnsi" w:cstheme="minorHAnsi"/>
                <w:lang w:eastAsia="zh-CN"/>
              </w:rPr>
            </w:pPr>
            <w:r w:rsidRPr="00407B32">
              <w:rPr>
                <w:rFonts w:asciiTheme="minorHAnsi" w:eastAsiaTheme="minorEastAsia" w:hAnsiTheme="minorHAnsi" w:cstheme="minorHAnsi"/>
                <w:lang w:eastAsia="zh-CN"/>
              </w:rPr>
              <w:t>Shiyao Lu</w:t>
            </w:r>
            <w:r w:rsidRPr="00407B32">
              <w:rPr>
                <w:rFonts w:asciiTheme="minorHAnsi" w:eastAsiaTheme="minorEastAsia" w:hAnsiTheme="minorHAnsi" w:cstheme="minorHAnsi"/>
                <w:lang w:eastAsia="zh-CN"/>
              </w:rPr>
              <w:br/>
              <w:t>Xiangjun Chen</w:t>
            </w:r>
          </w:p>
        </w:tc>
        <w:tc>
          <w:tcPr>
            <w:tcW w:w="0" w:type="auto"/>
            <w:noWrap/>
            <w:hideMark/>
          </w:tcPr>
          <w:p w14:paraId="35B78448" w14:textId="6F66A05F" w:rsidR="005560B6" w:rsidRPr="00407B32" w:rsidRDefault="005560B6" w:rsidP="005560B6">
            <w:pPr>
              <w:rPr>
                <w:rFonts w:asciiTheme="minorHAnsi" w:eastAsiaTheme="minorEastAsia" w:hAnsiTheme="minorHAnsi" w:cstheme="minorHAnsi"/>
                <w:lang w:eastAsia="zh-CN"/>
              </w:rPr>
            </w:pPr>
            <w:r w:rsidRPr="00407B32">
              <w:rPr>
                <w:rFonts w:asciiTheme="minorHAnsi" w:eastAsiaTheme="minorEastAsia" w:hAnsiTheme="minorHAnsi" w:cstheme="minorHAnsi"/>
                <w:lang w:eastAsia="zh-CN"/>
              </w:rPr>
              <w:t>Hongsheng Guo</w:t>
            </w:r>
          </w:p>
        </w:tc>
      </w:tr>
      <w:tr w:rsidR="005560B6" w14:paraId="28D9BB4E" w14:textId="77777777" w:rsidTr="00407B32">
        <w:trPr>
          <w:trHeight w:val="960"/>
        </w:trPr>
        <w:tc>
          <w:tcPr>
            <w:tcW w:w="0" w:type="auto"/>
            <w:noWrap/>
            <w:hideMark/>
          </w:tcPr>
          <w:p w14:paraId="6C856044" w14:textId="77777777" w:rsidR="005560B6" w:rsidRPr="00407B32" w:rsidRDefault="005560B6" w:rsidP="005560B6">
            <w:pPr>
              <w:rPr>
                <w:rFonts w:asciiTheme="minorHAnsi" w:eastAsiaTheme="minorEastAsia" w:hAnsiTheme="minorHAnsi" w:cstheme="minorHAnsi"/>
                <w:lang w:eastAsia="zh-CN"/>
              </w:rPr>
            </w:pPr>
            <w:r w:rsidRPr="00407B32">
              <w:rPr>
                <w:rFonts w:asciiTheme="minorHAnsi" w:eastAsiaTheme="minorEastAsia" w:hAnsiTheme="minorHAnsi" w:cstheme="minorHAnsi"/>
                <w:lang w:eastAsia="zh-CN"/>
              </w:rPr>
              <w:t>2/27/2020</w:t>
            </w:r>
          </w:p>
        </w:tc>
        <w:tc>
          <w:tcPr>
            <w:tcW w:w="0" w:type="auto"/>
            <w:hideMark/>
          </w:tcPr>
          <w:p w14:paraId="53CAF029" w14:textId="77777777" w:rsidR="005560B6" w:rsidRPr="00407B32" w:rsidRDefault="005560B6" w:rsidP="005560B6">
            <w:pPr>
              <w:rPr>
                <w:rFonts w:asciiTheme="minorHAnsi" w:eastAsiaTheme="minorEastAsia" w:hAnsiTheme="minorHAnsi" w:cstheme="minorHAnsi"/>
                <w:lang w:eastAsia="zh-CN"/>
              </w:rPr>
            </w:pPr>
            <w:r w:rsidRPr="00407B32">
              <w:rPr>
                <w:rFonts w:asciiTheme="minorHAnsi" w:eastAsiaTheme="minorEastAsia" w:hAnsiTheme="minorHAnsi" w:cstheme="minorHAnsi"/>
                <w:lang w:eastAsia="zh-CN"/>
              </w:rPr>
              <w:t>Implemented TRY's proposal to change H.O. overnight funds run-off rates.</w:t>
            </w:r>
          </w:p>
        </w:tc>
        <w:tc>
          <w:tcPr>
            <w:tcW w:w="0" w:type="auto"/>
          </w:tcPr>
          <w:p w14:paraId="216430EF" w14:textId="265215D0" w:rsidR="005560B6" w:rsidRPr="00407B32" w:rsidRDefault="005560B6" w:rsidP="005560B6">
            <w:pPr>
              <w:rPr>
                <w:rFonts w:asciiTheme="minorHAnsi" w:eastAsiaTheme="minorEastAsia" w:hAnsiTheme="minorHAnsi" w:cstheme="minorHAnsi"/>
                <w:lang w:eastAsia="zh-CN"/>
              </w:rPr>
            </w:pPr>
            <w:r w:rsidRPr="00407B32">
              <w:rPr>
                <w:rFonts w:asciiTheme="minorHAnsi" w:eastAsiaTheme="minorEastAsia" w:hAnsiTheme="minorHAnsi" w:cstheme="minorHAnsi"/>
                <w:lang w:eastAsia="zh-CN"/>
              </w:rPr>
              <w:t>PASS</w:t>
            </w:r>
          </w:p>
        </w:tc>
        <w:tc>
          <w:tcPr>
            <w:tcW w:w="0" w:type="auto"/>
            <w:noWrap/>
            <w:hideMark/>
          </w:tcPr>
          <w:p w14:paraId="2B6C3E9F" w14:textId="614B50B6" w:rsidR="005560B6" w:rsidRPr="00407B32" w:rsidRDefault="005560B6" w:rsidP="005560B6">
            <w:pPr>
              <w:rPr>
                <w:rFonts w:asciiTheme="minorHAnsi" w:eastAsiaTheme="minorEastAsia" w:hAnsiTheme="minorHAnsi" w:cstheme="minorHAnsi"/>
                <w:lang w:eastAsia="zh-CN"/>
              </w:rPr>
            </w:pPr>
            <w:r w:rsidRPr="00407B32">
              <w:rPr>
                <w:rFonts w:asciiTheme="minorHAnsi" w:eastAsiaTheme="minorEastAsia" w:hAnsiTheme="minorHAnsi" w:cstheme="minorHAnsi"/>
                <w:lang w:eastAsia="zh-CN"/>
              </w:rPr>
              <w:t>Xiangjun Chen</w:t>
            </w:r>
          </w:p>
        </w:tc>
        <w:tc>
          <w:tcPr>
            <w:tcW w:w="0" w:type="auto"/>
            <w:noWrap/>
            <w:hideMark/>
          </w:tcPr>
          <w:p w14:paraId="72AB188D" w14:textId="3C137D05" w:rsidR="005560B6" w:rsidRPr="00407B32" w:rsidRDefault="005560B6" w:rsidP="005560B6">
            <w:pPr>
              <w:rPr>
                <w:rFonts w:asciiTheme="minorHAnsi" w:eastAsiaTheme="minorEastAsia" w:hAnsiTheme="minorHAnsi" w:cstheme="minorHAnsi"/>
                <w:lang w:eastAsia="zh-CN"/>
              </w:rPr>
            </w:pPr>
            <w:r w:rsidRPr="00407B32">
              <w:rPr>
                <w:rFonts w:asciiTheme="minorHAnsi" w:eastAsiaTheme="minorEastAsia" w:hAnsiTheme="minorHAnsi" w:cstheme="minorHAnsi"/>
                <w:lang w:eastAsia="zh-CN"/>
              </w:rPr>
              <w:t>Hongsheng Guo</w:t>
            </w:r>
          </w:p>
        </w:tc>
      </w:tr>
      <w:tr w:rsidR="005560B6" w14:paraId="75DAF1C3" w14:textId="77777777" w:rsidTr="00407B32">
        <w:trPr>
          <w:trHeight w:val="1050"/>
        </w:trPr>
        <w:tc>
          <w:tcPr>
            <w:tcW w:w="0" w:type="auto"/>
            <w:noWrap/>
            <w:hideMark/>
          </w:tcPr>
          <w:p w14:paraId="43F37055" w14:textId="77777777" w:rsidR="005560B6" w:rsidRPr="00407B32" w:rsidRDefault="005560B6" w:rsidP="005560B6">
            <w:pPr>
              <w:rPr>
                <w:rFonts w:asciiTheme="minorHAnsi" w:eastAsiaTheme="minorEastAsia" w:hAnsiTheme="minorHAnsi" w:cstheme="minorHAnsi"/>
                <w:lang w:eastAsia="zh-CN"/>
              </w:rPr>
            </w:pPr>
            <w:r w:rsidRPr="00407B32">
              <w:rPr>
                <w:rFonts w:asciiTheme="minorHAnsi" w:eastAsiaTheme="minorEastAsia" w:hAnsiTheme="minorHAnsi" w:cstheme="minorHAnsi"/>
                <w:lang w:eastAsia="zh-CN"/>
              </w:rPr>
              <w:t>3/17/2020</w:t>
            </w:r>
          </w:p>
        </w:tc>
        <w:tc>
          <w:tcPr>
            <w:tcW w:w="0" w:type="auto"/>
            <w:hideMark/>
          </w:tcPr>
          <w:p w14:paraId="6D295447" w14:textId="77777777" w:rsidR="005560B6" w:rsidRPr="00407B32" w:rsidRDefault="005560B6" w:rsidP="005560B6">
            <w:pPr>
              <w:rPr>
                <w:rFonts w:asciiTheme="minorHAnsi" w:eastAsiaTheme="minorEastAsia" w:hAnsiTheme="minorHAnsi" w:cstheme="minorHAnsi"/>
                <w:lang w:eastAsia="zh-CN"/>
              </w:rPr>
            </w:pPr>
            <w:r w:rsidRPr="00407B32">
              <w:rPr>
                <w:rFonts w:asciiTheme="minorHAnsi" w:eastAsiaTheme="minorEastAsia" w:hAnsiTheme="minorHAnsi" w:cstheme="minorHAnsi"/>
                <w:lang w:eastAsia="zh-CN"/>
              </w:rPr>
              <w:t>Incorporated the periodical regulation change: since 03/16/2020 FRB changes required reserve balance of all banks/deposit agencies to 0.</w:t>
            </w:r>
          </w:p>
        </w:tc>
        <w:tc>
          <w:tcPr>
            <w:tcW w:w="0" w:type="auto"/>
          </w:tcPr>
          <w:p w14:paraId="2F4475D1" w14:textId="361BA102" w:rsidR="005560B6" w:rsidRPr="00407B32" w:rsidRDefault="005560B6" w:rsidP="005560B6">
            <w:pPr>
              <w:rPr>
                <w:rFonts w:asciiTheme="minorHAnsi" w:eastAsiaTheme="minorEastAsia" w:hAnsiTheme="minorHAnsi" w:cstheme="minorHAnsi"/>
                <w:lang w:eastAsia="zh-CN"/>
              </w:rPr>
            </w:pPr>
            <w:r w:rsidRPr="00407B32">
              <w:rPr>
                <w:rFonts w:asciiTheme="minorHAnsi" w:eastAsiaTheme="minorEastAsia" w:hAnsiTheme="minorHAnsi" w:cstheme="minorHAnsi"/>
                <w:lang w:eastAsia="zh-CN"/>
              </w:rPr>
              <w:t>PASS</w:t>
            </w:r>
          </w:p>
        </w:tc>
        <w:tc>
          <w:tcPr>
            <w:tcW w:w="0" w:type="auto"/>
            <w:noWrap/>
            <w:hideMark/>
          </w:tcPr>
          <w:p w14:paraId="65931B1B" w14:textId="1BB5F9FF" w:rsidR="005560B6" w:rsidRPr="00407B32" w:rsidRDefault="005560B6" w:rsidP="005560B6">
            <w:pPr>
              <w:rPr>
                <w:rFonts w:asciiTheme="minorHAnsi" w:eastAsiaTheme="minorEastAsia" w:hAnsiTheme="minorHAnsi" w:cstheme="minorHAnsi"/>
                <w:lang w:eastAsia="zh-CN"/>
              </w:rPr>
            </w:pPr>
            <w:r w:rsidRPr="00407B32">
              <w:rPr>
                <w:rFonts w:asciiTheme="minorHAnsi" w:eastAsiaTheme="minorEastAsia" w:hAnsiTheme="minorHAnsi" w:cstheme="minorHAnsi"/>
                <w:lang w:eastAsia="zh-CN"/>
              </w:rPr>
              <w:t>Xiangjun Chen</w:t>
            </w:r>
          </w:p>
        </w:tc>
        <w:tc>
          <w:tcPr>
            <w:tcW w:w="0" w:type="auto"/>
            <w:noWrap/>
            <w:hideMark/>
          </w:tcPr>
          <w:p w14:paraId="5783C9A0" w14:textId="46400EBF" w:rsidR="005560B6" w:rsidRPr="00407B32" w:rsidRDefault="005560B6" w:rsidP="005560B6">
            <w:pPr>
              <w:rPr>
                <w:rFonts w:asciiTheme="minorHAnsi" w:eastAsiaTheme="minorEastAsia" w:hAnsiTheme="minorHAnsi" w:cstheme="minorHAnsi"/>
                <w:lang w:eastAsia="zh-CN"/>
              </w:rPr>
            </w:pPr>
            <w:r w:rsidRPr="00407B32">
              <w:rPr>
                <w:rFonts w:asciiTheme="minorHAnsi" w:eastAsiaTheme="minorEastAsia" w:hAnsiTheme="minorHAnsi" w:cstheme="minorHAnsi"/>
                <w:lang w:eastAsia="zh-CN"/>
              </w:rPr>
              <w:t>Hongsheng Guo</w:t>
            </w:r>
          </w:p>
        </w:tc>
      </w:tr>
      <w:tr w:rsidR="005560B6" w14:paraId="175DEB83" w14:textId="77777777" w:rsidTr="00407B32">
        <w:trPr>
          <w:trHeight w:val="1155"/>
        </w:trPr>
        <w:tc>
          <w:tcPr>
            <w:tcW w:w="0" w:type="auto"/>
            <w:noWrap/>
            <w:hideMark/>
          </w:tcPr>
          <w:p w14:paraId="551E49A6" w14:textId="77777777" w:rsidR="005560B6" w:rsidRPr="00407B32" w:rsidRDefault="005560B6" w:rsidP="005560B6">
            <w:pPr>
              <w:rPr>
                <w:rFonts w:asciiTheme="minorHAnsi" w:eastAsiaTheme="minorEastAsia" w:hAnsiTheme="minorHAnsi" w:cstheme="minorHAnsi"/>
                <w:lang w:eastAsia="zh-CN"/>
              </w:rPr>
            </w:pPr>
            <w:r w:rsidRPr="00407B32">
              <w:rPr>
                <w:rFonts w:asciiTheme="minorHAnsi" w:eastAsiaTheme="minorEastAsia" w:hAnsiTheme="minorHAnsi" w:cstheme="minorHAnsi"/>
                <w:lang w:eastAsia="zh-CN"/>
              </w:rPr>
              <w:t>10/17/2020</w:t>
            </w:r>
          </w:p>
        </w:tc>
        <w:tc>
          <w:tcPr>
            <w:tcW w:w="0" w:type="auto"/>
            <w:hideMark/>
          </w:tcPr>
          <w:p w14:paraId="05FC4990" w14:textId="52865584" w:rsidR="005560B6" w:rsidRPr="00407B32" w:rsidRDefault="005560B6" w:rsidP="005560B6">
            <w:pPr>
              <w:rPr>
                <w:rFonts w:asciiTheme="minorHAnsi" w:eastAsiaTheme="minorEastAsia" w:hAnsiTheme="minorHAnsi" w:cstheme="minorHAnsi"/>
                <w:lang w:eastAsia="zh-CN"/>
              </w:rPr>
            </w:pPr>
            <w:r w:rsidRPr="00407B32">
              <w:rPr>
                <w:rFonts w:asciiTheme="minorHAnsi" w:eastAsiaTheme="minorEastAsia" w:hAnsiTheme="minorHAnsi" w:cstheme="minorHAnsi"/>
                <w:lang w:eastAsia="zh-CN"/>
              </w:rPr>
              <w:t>Added 90-day and 1-year run-off/drawdown assumptions for FI deposits and unfunded loan commitments.</w:t>
            </w:r>
          </w:p>
        </w:tc>
        <w:tc>
          <w:tcPr>
            <w:tcW w:w="0" w:type="auto"/>
          </w:tcPr>
          <w:p w14:paraId="48F4E1C6" w14:textId="7C1655CA" w:rsidR="005560B6" w:rsidRPr="00407B32" w:rsidRDefault="00844AEA" w:rsidP="00844AEA">
            <w:pPr>
              <w:rPr>
                <w:rFonts w:asciiTheme="minorHAnsi" w:eastAsiaTheme="minorEastAsia" w:hAnsiTheme="minorHAnsi" w:cstheme="minorHAnsi"/>
                <w:lang w:eastAsia="zh-CN"/>
              </w:rPr>
            </w:pPr>
            <w:r w:rsidRPr="00407B32">
              <w:rPr>
                <w:rFonts w:asciiTheme="minorHAnsi" w:eastAsiaTheme="minorEastAsia" w:hAnsiTheme="minorHAnsi" w:cstheme="minorHAnsi"/>
                <w:lang w:eastAsia="zh-CN"/>
              </w:rPr>
              <w:t>PASS</w:t>
            </w:r>
          </w:p>
        </w:tc>
        <w:tc>
          <w:tcPr>
            <w:tcW w:w="0" w:type="auto"/>
            <w:noWrap/>
            <w:hideMark/>
          </w:tcPr>
          <w:p w14:paraId="3A9ECE23" w14:textId="623FE9B0" w:rsidR="005560B6" w:rsidRPr="00407B32" w:rsidRDefault="005560B6" w:rsidP="005560B6">
            <w:pPr>
              <w:rPr>
                <w:rFonts w:asciiTheme="minorHAnsi" w:eastAsiaTheme="minorEastAsia" w:hAnsiTheme="minorHAnsi" w:cstheme="minorHAnsi"/>
                <w:lang w:eastAsia="zh-CN"/>
              </w:rPr>
            </w:pPr>
            <w:r w:rsidRPr="00407B32">
              <w:rPr>
                <w:rFonts w:asciiTheme="minorHAnsi" w:eastAsiaTheme="minorEastAsia" w:hAnsiTheme="minorHAnsi" w:cstheme="minorHAnsi"/>
                <w:lang w:eastAsia="zh-CN"/>
              </w:rPr>
              <w:t>Xiangjun Chen</w:t>
            </w:r>
          </w:p>
        </w:tc>
        <w:tc>
          <w:tcPr>
            <w:tcW w:w="0" w:type="auto"/>
            <w:noWrap/>
            <w:hideMark/>
          </w:tcPr>
          <w:p w14:paraId="7956F0B9" w14:textId="5BF7E150" w:rsidR="005560B6" w:rsidRPr="00407B32" w:rsidRDefault="005560B6" w:rsidP="005560B6">
            <w:pPr>
              <w:rPr>
                <w:rFonts w:asciiTheme="minorHAnsi" w:eastAsiaTheme="minorEastAsia" w:hAnsiTheme="minorHAnsi" w:cstheme="minorHAnsi"/>
                <w:lang w:eastAsia="zh-CN"/>
              </w:rPr>
            </w:pPr>
            <w:r w:rsidRPr="00407B32">
              <w:rPr>
                <w:rFonts w:asciiTheme="minorHAnsi" w:eastAsiaTheme="minorEastAsia" w:hAnsiTheme="minorHAnsi" w:cstheme="minorHAnsi"/>
                <w:lang w:eastAsia="zh-CN"/>
              </w:rPr>
              <w:t>Hongsheng Guo</w:t>
            </w:r>
          </w:p>
        </w:tc>
      </w:tr>
      <w:tr w:rsidR="00052E90" w14:paraId="58DC6FEF" w14:textId="77777777" w:rsidTr="00407B32">
        <w:trPr>
          <w:trHeight w:val="1155"/>
        </w:trPr>
        <w:tc>
          <w:tcPr>
            <w:tcW w:w="0" w:type="auto"/>
            <w:noWrap/>
          </w:tcPr>
          <w:p w14:paraId="114CB0BD" w14:textId="214546FA" w:rsidR="00052E90" w:rsidRPr="00407B32" w:rsidRDefault="00052E90" w:rsidP="00052E90">
            <w:pPr>
              <w:rPr>
                <w:rFonts w:asciiTheme="minorHAnsi" w:eastAsiaTheme="minorEastAsia" w:hAnsiTheme="minorHAnsi" w:cstheme="minorHAnsi"/>
                <w:lang w:eastAsia="zh-CN"/>
              </w:rPr>
            </w:pPr>
            <w:r w:rsidRPr="00407B32">
              <w:rPr>
                <w:rFonts w:asciiTheme="minorHAnsi" w:eastAsiaTheme="minorEastAsia" w:hAnsiTheme="minorHAnsi" w:cstheme="minorHAnsi"/>
                <w:lang w:eastAsia="zh-CN"/>
              </w:rPr>
              <w:t>1/25/2021</w:t>
            </w:r>
          </w:p>
        </w:tc>
        <w:tc>
          <w:tcPr>
            <w:tcW w:w="0" w:type="auto"/>
          </w:tcPr>
          <w:p w14:paraId="46250EA3" w14:textId="3471F3F1" w:rsidR="00052E90" w:rsidRPr="00407B32" w:rsidRDefault="00052E90" w:rsidP="00052E90">
            <w:pPr>
              <w:rPr>
                <w:rFonts w:asciiTheme="minorHAnsi" w:eastAsiaTheme="minorEastAsia" w:hAnsiTheme="minorHAnsi" w:cstheme="minorHAnsi"/>
                <w:lang w:eastAsia="zh-CN"/>
              </w:rPr>
            </w:pPr>
            <w:r w:rsidRPr="00407B32">
              <w:rPr>
                <w:rFonts w:asciiTheme="minorHAnsi" w:eastAsiaTheme="minorEastAsia" w:hAnsiTheme="minorHAnsi" w:cstheme="minorHAnsi"/>
                <w:lang w:eastAsia="zh-CN"/>
              </w:rPr>
              <w:t>According to methodologies developed in MRA-4, updated FI deposits tier bounds and UFC drawdown rates of each segment, as renewal of 2021.</w:t>
            </w:r>
          </w:p>
        </w:tc>
        <w:tc>
          <w:tcPr>
            <w:tcW w:w="0" w:type="auto"/>
          </w:tcPr>
          <w:p w14:paraId="16AF641A" w14:textId="761DB522" w:rsidR="00052E90" w:rsidRPr="00407B32" w:rsidRDefault="00052E90" w:rsidP="00052E90">
            <w:pPr>
              <w:rPr>
                <w:rFonts w:asciiTheme="minorHAnsi" w:eastAsiaTheme="minorEastAsia" w:hAnsiTheme="minorHAnsi" w:cstheme="minorHAnsi"/>
                <w:lang w:eastAsia="zh-CN"/>
              </w:rPr>
            </w:pPr>
            <w:r w:rsidRPr="00407B32">
              <w:rPr>
                <w:rFonts w:asciiTheme="minorHAnsi" w:eastAsiaTheme="minorEastAsia" w:hAnsiTheme="minorHAnsi" w:cstheme="minorHAnsi"/>
                <w:lang w:eastAsia="zh-CN"/>
              </w:rPr>
              <w:t>PASS</w:t>
            </w:r>
          </w:p>
        </w:tc>
        <w:tc>
          <w:tcPr>
            <w:tcW w:w="0" w:type="auto"/>
            <w:noWrap/>
          </w:tcPr>
          <w:p w14:paraId="619FE799" w14:textId="260D5BAF" w:rsidR="00052E90" w:rsidRPr="00407B32" w:rsidRDefault="00052E90" w:rsidP="00052E90">
            <w:pPr>
              <w:rPr>
                <w:rFonts w:asciiTheme="minorHAnsi" w:eastAsiaTheme="minorEastAsia" w:hAnsiTheme="minorHAnsi" w:cstheme="minorHAnsi"/>
                <w:lang w:eastAsia="zh-CN"/>
              </w:rPr>
            </w:pPr>
            <w:r w:rsidRPr="00407B32">
              <w:rPr>
                <w:rFonts w:asciiTheme="minorHAnsi" w:eastAsiaTheme="minorEastAsia" w:hAnsiTheme="minorHAnsi" w:cstheme="minorHAnsi"/>
                <w:lang w:eastAsia="zh-CN"/>
              </w:rPr>
              <w:t>Xiangjun Chen</w:t>
            </w:r>
          </w:p>
        </w:tc>
        <w:tc>
          <w:tcPr>
            <w:tcW w:w="0" w:type="auto"/>
            <w:noWrap/>
          </w:tcPr>
          <w:p w14:paraId="4E84D496" w14:textId="57E56692" w:rsidR="00052E90" w:rsidRPr="00407B32" w:rsidRDefault="00052E90" w:rsidP="00052E90">
            <w:pPr>
              <w:rPr>
                <w:rFonts w:asciiTheme="minorHAnsi" w:eastAsiaTheme="minorEastAsia" w:hAnsiTheme="minorHAnsi" w:cstheme="minorHAnsi"/>
                <w:lang w:eastAsia="zh-CN"/>
              </w:rPr>
            </w:pPr>
            <w:r w:rsidRPr="00407B32">
              <w:rPr>
                <w:rFonts w:asciiTheme="minorHAnsi" w:eastAsiaTheme="minorEastAsia" w:hAnsiTheme="minorHAnsi" w:cstheme="minorHAnsi"/>
                <w:lang w:eastAsia="zh-CN"/>
              </w:rPr>
              <w:t>Hongsheng Guo</w:t>
            </w:r>
          </w:p>
        </w:tc>
      </w:tr>
      <w:tr w:rsidR="00052E90" w14:paraId="2EFD8EDE" w14:textId="77777777" w:rsidTr="00407B32">
        <w:trPr>
          <w:trHeight w:val="1155"/>
        </w:trPr>
        <w:tc>
          <w:tcPr>
            <w:tcW w:w="0" w:type="auto"/>
            <w:noWrap/>
          </w:tcPr>
          <w:p w14:paraId="21F53214" w14:textId="7D99952E" w:rsidR="00052E90" w:rsidRPr="00407B32" w:rsidRDefault="00052E90" w:rsidP="00052E90">
            <w:pPr>
              <w:rPr>
                <w:rFonts w:asciiTheme="minorHAnsi" w:eastAsiaTheme="minorEastAsia" w:hAnsiTheme="minorHAnsi" w:cstheme="minorHAnsi"/>
                <w:lang w:eastAsia="zh-CN"/>
              </w:rPr>
            </w:pPr>
            <w:r w:rsidRPr="00407B32">
              <w:rPr>
                <w:rFonts w:asciiTheme="minorHAnsi" w:eastAsiaTheme="minorEastAsia" w:hAnsiTheme="minorHAnsi" w:cstheme="minorHAnsi"/>
                <w:lang w:eastAsia="zh-CN"/>
              </w:rPr>
              <w:t>1/29/2021</w:t>
            </w:r>
          </w:p>
        </w:tc>
        <w:tc>
          <w:tcPr>
            <w:tcW w:w="0" w:type="auto"/>
          </w:tcPr>
          <w:p w14:paraId="568EEA27" w14:textId="57D23A3E" w:rsidR="00052E90" w:rsidRPr="00407B32" w:rsidRDefault="00052E90" w:rsidP="00052E90">
            <w:pPr>
              <w:rPr>
                <w:rFonts w:asciiTheme="minorHAnsi" w:eastAsiaTheme="minorEastAsia" w:hAnsiTheme="minorHAnsi" w:cstheme="minorHAnsi"/>
                <w:lang w:eastAsia="zh-CN"/>
              </w:rPr>
            </w:pPr>
            <w:r w:rsidRPr="00407B32">
              <w:rPr>
                <w:rFonts w:asciiTheme="minorHAnsi" w:eastAsiaTheme="minorEastAsia" w:hAnsiTheme="minorHAnsi" w:cstheme="minorHAnsi"/>
                <w:lang w:eastAsia="zh-CN"/>
              </w:rPr>
              <w:t>Implemented TRY's proposal to change FDIC Sweep deposits run-off rates.</w:t>
            </w:r>
          </w:p>
        </w:tc>
        <w:tc>
          <w:tcPr>
            <w:tcW w:w="0" w:type="auto"/>
          </w:tcPr>
          <w:p w14:paraId="43B9BF8C" w14:textId="231B29C9" w:rsidR="00052E90" w:rsidRPr="00407B32" w:rsidRDefault="00052E90" w:rsidP="00052E90">
            <w:pPr>
              <w:rPr>
                <w:rFonts w:asciiTheme="minorHAnsi" w:eastAsiaTheme="minorEastAsia" w:hAnsiTheme="minorHAnsi" w:cstheme="minorHAnsi"/>
                <w:lang w:eastAsia="zh-CN"/>
              </w:rPr>
            </w:pPr>
            <w:r w:rsidRPr="00407B32">
              <w:rPr>
                <w:rFonts w:asciiTheme="minorHAnsi" w:eastAsiaTheme="minorEastAsia" w:hAnsiTheme="minorHAnsi" w:cstheme="minorHAnsi"/>
                <w:lang w:eastAsia="zh-CN"/>
              </w:rPr>
              <w:t>PASS</w:t>
            </w:r>
          </w:p>
        </w:tc>
        <w:tc>
          <w:tcPr>
            <w:tcW w:w="0" w:type="auto"/>
            <w:noWrap/>
          </w:tcPr>
          <w:p w14:paraId="47F62E7B" w14:textId="641EB82B" w:rsidR="00052E90" w:rsidRPr="00407B32" w:rsidRDefault="00052E90" w:rsidP="00052E90">
            <w:pPr>
              <w:rPr>
                <w:rFonts w:asciiTheme="minorHAnsi" w:eastAsiaTheme="minorEastAsia" w:hAnsiTheme="minorHAnsi" w:cstheme="minorHAnsi"/>
                <w:lang w:eastAsia="zh-CN"/>
              </w:rPr>
            </w:pPr>
            <w:r w:rsidRPr="00407B32">
              <w:rPr>
                <w:rFonts w:asciiTheme="minorHAnsi" w:eastAsiaTheme="minorEastAsia" w:hAnsiTheme="minorHAnsi" w:cstheme="minorHAnsi"/>
                <w:lang w:eastAsia="zh-CN"/>
              </w:rPr>
              <w:t>Xiangjun Chen</w:t>
            </w:r>
          </w:p>
        </w:tc>
        <w:tc>
          <w:tcPr>
            <w:tcW w:w="0" w:type="auto"/>
            <w:noWrap/>
          </w:tcPr>
          <w:p w14:paraId="4A620F9B" w14:textId="098C33A6" w:rsidR="00052E90" w:rsidRPr="00407B32" w:rsidRDefault="00052E90" w:rsidP="00052E90">
            <w:pPr>
              <w:rPr>
                <w:rFonts w:asciiTheme="minorHAnsi" w:eastAsiaTheme="minorEastAsia" w:hAnsiTheme="minorHAnsi" w:cstheme="minorHAnsi"/>
                <w:lang w:eastAsia="zh-CN"/>
              </w:rPr>
            </w:pPr>
            <w:r w:rsidRPr="00407B32">
              <w:rPr>
                <w:rFonts w:asciiTheme="minorHAnsi" w:eastAsiaTheme="minorEastAsia" w:hAnsiTheme="minorHAnsi" w:cstheme="minorHAnsi"/>
                <w:lang w:eastAsia="zh-CN"/>
              </w:rPr>
              <w:t>Hongsheng Guo</w:t>
            </w:r>
          </w:p>
        </w:tc>
      </w:tr>
    </w:tbl>
    <w:p w14:paraId="599D74F1" w14:textId="1FE1ABB1" w:rsidR="004F34BD" w:rsidRPr="00EA6591" w:rsidRDefault="004F34BD">
      <w:pPr>
        <w:rPr>
          <w:rFonts w:eastAsiaTheme="majorEastAsia" w:cstheme="minorHAnsi"/>
          <w:color w:val="2E74B5" w:themeColor="accent1" w:themeShade="BF"/>
          <w:sz w:val="32"/>
          <w:szCs w:val="32"/>
        </w:rPr>
      </w:pPr>
      <w:r w:rsidRPr="00EA6591">
        <w:rPr>
          <w:rFonts w:cstheme="minorHAnsi"/>
        </w:rPr>
        <w:br w:type="page"/>
      </w:r>
    </w:p>
    <w:p w14:paraId="11538FB5" w14:textId="33C9A3CB" w:rsidR="004A4BE5" w:rsidRPr="00EA6591" w:rsidRDefault="00EA2836" w:rsidP="00EA6591">
      <w:pPr>
        <w:pStyle w:val="Heading1"/>
      </w:pPr>
      <w:bookmarkStart w:id="153" w:name="_Toc62755015"/>
      <w:r w:rsidRPr="00EA6591">
        <w:t>Model Operational Control</w:t>
      </w:r>
      <w:bookmarkEnd w:id="153"/>
    </w:p>
    <w:p w14:paraId="2AC9CF5A" w14:textId="77777777" w:rsidR="00F87832" w:rsidRPr="00EA6591" w:rsidRDefault="00F87832" w:rsidP="00EA6591">
      <w:pPr>
        <w:pStyle w:val="Heading2"/>
      </w:pPr>
      <w:bookmarkStart w:id="154" w:name="_Toc62755016"/>
      <w:r w:rsidRPr="00EA6591">
        <w:t>Overall operation control</w:t>
      </w:r>
      <w:bookmarkEnd w:id="154"/>
    </w:p>
    <w:p w14:paraId="09915140" w14:textId="7BD018CD" w:rsidR="00C34133" w:rsidRPr="00EA6591" w:rsidRDefault="00C34133" w:rsidP="00F87832">
      <w:pPr>
        <w:rPr>
          <w:rFonts w:cstheme="minorHAnsi"/>
          <w:b/>
        </w:rPr>
      </w:pPr>
      <w:r w:rsidRPr="00EA6591">
        <w:rPr>
          <w:rFonts w:cstheme="minorHAnsi"/>
          <w:b/>
        </w:rPr>
        <w:t>Access Control</w:t>
      </w:r>
    </w:p>
    <w:p w14:paraId="46B6C2DD" w14:textId="0AF669B7" w:rsidR="002672CC" w:rsidRPr="00EA6591" w:rsidRDefault="00C34133" w:rsidP="00F87832">
      <w:pPr>
        <w:rPr>
          <w:rFonts w:cstheme="minorHAnsi"/>
        </w:rPr>
      </w:pPr>
      <w:r w:rsidRPr="00EA6591">
        <w:rPr>
          <w:rFonts w:cstheme="minorHAnsi"/>
        </w:rPr>
        <w:t>Access to Liquidity Stress Test</w:t>
      </w:r>
      <w:r w:rsidR="002672CC" w:rsidRPr="00EA6591">
        <w:rPr>
          <w:rFonts w:cstheme="minorHAnsi"/>
        </w:rPr>
        <w:t xml:space="preserve"> mod</w:t>
      </w:r>
      <w:r w:rsidR="00CD51E5" w:rsidRPr="00EA6591">
        <w:rPr>
          <w:rFonts w:cstheme="minorHAnsi"/>
        </w:rPr>
        <w:t>el is limited to model users</w:t>
      </w:r>
      <w:r w:rsidR="002672CC" w:rsidRPr="00EA6591">
        <w:rPr>
          <w:rFonts w:cstheme="minorHAnsi"/>
        </w:rPr>
        <w:t xml:space="preserve"> (designated members in Balance Sheet Management team) and reviewers in Treasury department, by protecting model templates with password. The password will be periodically updated and must not be shared with or made available to anyone in any manner that is beyond approved user list, unless for </w:t>
      </w:r>
      <w:r w:rsidR="00C91837">
        <w:rPr>
          <w:rFonts w:cstheme="minorHAnsi"/>
        </w:rPr>
        <w:t xml:space="preserve">reviewing </w:t>
      </w:r>
      <w:r w:rsidR="000B4DBD">
        <w:rPr>
          <w:rFonts w:cstheme="minorHAnsi"/>
        </w:rPr>
        <w:t xml:space="preserve">and </w:t>
      </w:r>
      <w:r w:rsidR="002672CC" w:rsidRPr="00EA6591">
        <w:rPr>
          <w:rFonts w:cstheme="minorHAnsi"/>
        </w:rPr>
        <w:t>auditing purpose</w:t>
      </w:r>
      <w:r w:rsidR="00CD51E5" w:rsidRPr="00EA6591">
        <w:rPr>
          <w:rFonts w:cstheme="minorHAnsi"/>
        </w:rPr>
        <w:t xml:space="preserve"> required by MRD</w:t>
      </w:r>
      <w:r w:rsidR="006660C8">
        <w:rPr>
          <w:rFonts w:cstheme="minorHAnsi"/>
        </w:rPr>
        <w:t xml:space="preserve">, </w:t>
      </w:r>
      <w:r w:rsidR="000B4DBD">
        <w:rPr>
          <w:rFonts w:cstheme="minorHAnsi"/>
        </w:rPr>
        <w:t>ERM, and</w:t>
      </w:r>
      <w:r w:rsidR="00FB2F28">
        <w:rPr>
          <w:rFonts w:cstheme="minorHAnsi"/>
        </w:rPr>
        <w:t xml:space="preserve"> </w:t>
      </w:r>
      <w:r w:rsidR="00CD51E5" w:rsidRPr="00EA6591">
        <w:rPr>
          <w:rFonts w:cstheme="minorHAnsi"/>
        </w:rPr>
        <w:t>IAD</w:t>
      </w:r>
      <w:r w:rsidR="002672CC" w:rsidRPr="00EA6591">
        <w:rPr>
          <w:rFonts w:cstheme="minorHAnsi"/>
        </w:rPr>
        <w:t>.</w:t>
      </w:r>
      <w:r w:rsidR="00776123">
        <w:rPr>
          <w:rFonts w:cstheme="minorHAnsi"/>
        </w:rPr>
        <w:t xml:space="preserve"> </w:t>
      </w:r>
    </w:p>
    <w:p w14:paraId="5A79F0CB" w14:textId="18D0491B" w:rsidR="00C34133" w:rsidRPr="00EA6591" w:rsidRDefault="00C34133" w:rsidP="00F87832">
      <w:pPr>
        <w:rPr>
          <w:rFonts w:cstheme="minorHAnsi"/>
          <w:b/>
        </w:rPr>
      </w:pPr>
      <w:r w:rsidRPr="00EA6591">
        <w:rPr>
          <w:rFonts w:cstheme="minorHAnsi"/>
          <w:b/>
        </w:rPr>
        <w:t>Version Control</w:t>
      </w:r>
    </w:p>
    <w:p w14:paraId="02869CF9" w14:textId="4705E81B" w:rsidR="00F87832" w:rsidRPr="00EA6591" w:rsidRDefault="00830882" w:rsidP="00F87832">
      <w:pPr>
        <w:rPr>
          <w:rFonts w:cstheme="minorHAnsi"/>
        </w:rPr>
      </w:pPr>
      <w:r w:rsidRPr="00EA6591">
        <w:rPr>
          <w:rFonts w:cstheme="minorHAnsi"/>
        </w:rPr>
        <w:t xml:space="preserve">This document </w:t>
      </w:r>
      <w:r w:rsidR="00F87832" w:rsidRPr="00EA6591">
        <w:rPr>
          <w:rFonts w:cstheme="minorHAnsi"/>
        </w:rPr>
        <w:t>contain</w:t>
      </w:r>
      <w:r w:rsidRPr="00EA6591">
        <w:rPr>
          <w:rFonts w:cstheme="minorHAnsi"/>
        </w:rPr>
        <w:t>s</w:t>
      </w:r>
      <w:r w:rsidR="00F87832" w:rsidRPr="00EA6591">
        <w:rPr>
          <w:rFonts w:cstheme="minorHAnsi"/>
        </w:rPr>
        <w:t xml:space="preserve"> the following tables</w:t>
      </w:r>
      <w:r w:rsidR="00AD5981" w:rsidRPr="00EA6591">
        <w:rPr>
          <w:rFonts w:cstheme="minorHAnsi"/>
        </w:rPr>
        <w:t xml:space="preserve"> regarding version control</w:t>
      </w:r>
      <w:r w:rsidR="00F87832" w:rsidRPr="00EA6591">
        <w:rPr>
          <w:rFonts w:cstheme="minorHAnsi"/>
        </w:rPr>
        <w:t xml:space="preserve">: </w:t>
      </w:r>
    </w:p>
    <w:p w14:paraId="2B3CA365" w14:textId="7063EC4B" w:rsidR="00F87832" w:rsidRPr="00EA6591" w:rsidRDefault="00F87832" w:rsidP="00F87832">
      <w:pPr>
        <w:ind w:firstLine="720"/>
        <w:rPr>
          <w:rFonts w:cstheme="minorHAnsi"/>
          <w:b/>
        </w:rPr>
      </w:pPr>
      <w:r w:rsidRPr="00EA6591">
        <w:rPr>
          <w:rFonts w:cstheme="minorHAnsi"/>
          <w:b/>
        </w:rPr>
        <w:t>Version History Table</w:t>
      </w:r>
    </w:p>
    <w:p w14:paraId="6D0E7E71" w14:textId="2BC854A0" w:rsidR="00F87832" w:rsidRPr="00EA6591" w:rsidRDefault="00F87832" w:rsidP="00F87832">
      <w:pPr>
        <w:ind w:left="720"/>
        <w:rPr>
          <w:rFonts w:cstheme="minorHAnsi"/>
        </w:rPr>
      </w:pPr>
      <w:r w:rsidRPr="00EA6591">
        <w:rPr>
          <w:rFonts w:cstheme="minorHAnsi"/>
        </w:rPr>
        <w:t>Running list of all the version of the document since from inception, describing the change, the person who made the change, the date of the change, and the Version number</w:t>
      </w:r>
    </w:p>
    <w:p w14:paraId="3B393766" w14:textId="726ECD20" w:rsidR="00F87832" w:rsidRPr="00EA6591" w:rsidRDefault="00F87832" w:rsidP="00F87832">
      <w:pPr>
        <w:ind w:firstLine="720"/>
        <w:rPr>
          <w:rFonts w:cstheme="minorHAnsi"/>
          <w:b/>
        </w:rPr>
      </w:pPr>
      <w:r w:rsidRPr="00EA6591">
        <w:rPr>
          <w:rFonts w:cstheme="minorHAnsi"/>
          <w:b/>
        </w:rPr>
        <w:t>Document Information Table</w:t>
      </w:r>
    </w:p>
    <w:p w14:paraId="676252B7" w14:textId="49B2269C" w:rsidR="00F87832" w:rsidRPr="00EA6591" w:rsidRDefault="00F87832" w:rsidP="00F87832">
      <w:pPr>
        <w:ind w:left="720"/>
        <w:rPr>
          <w:rFonts w:cstheme="minorHAnsi"/>
        </w:rPr>
      </w:pPr>
      <w:r w:rsidRPr="00EA6591">
        <w:rPr>
          <w:rFonts w:cstheme="minorHAnsi"/>
        </w:rPr>
        <w:t>Meta data relating to the document that identify name of the document, owner location, contact person, effective date and other relevant fields</w:t>
      </w:r>
    </w:p>
    <w:p w14:paraId="57C8F3F7" w14:textId="2AB10A12" w:rsidR="00F87832" w:rsidRPr="00EA6591" w:rsidRDefault="00F87832" w:rsidP="00F87832">
      <w:pPr>
        <w:ind w:left="720"/>
        <w:rPr>
          <w:rFonts w:cstheme="minorHAnsi"/>
          <w:b/>
        </w:rPr>
      </w:pPr>
      <w:r w:rsidRPr="00EA6591">
        <w:rPr>
          <w:rFonts w:cstheme="minorHAnsi"/>
          <w:b/>
        </w:rPr>
        <w:t>Approval and Review Table</w:t>
      </w:r>
    </w:p>
    <w:p w14:paraId="29C916C2" w14:textId="53443B6C" w:rsidR="00F87832" w:rsidRPr="00EA6591" w:rsidRDefault="00F87832" w:rsidP="00F87832">
      <w:pPr>
        <w:ind w:left="720"/>
        <w:rPr>
          <w:rFonts w:cstheme="minorHAnsi"/>
        </w:rPr>
      </w:pPr>
      <w:r w:rsidRPr="00EA6591">
        <w:rPr>
          <w:rFonts w:cstheme="minorHAnsi"/>
        </w:rPr>
        <w:t>Table with information relating to the date and person conducting the review and approval.</w:t>
      </w:r>
    </w:p>
    <w:p w14:paraId="01DA67FC" w14:textId="4CBEBA72" w:rsidR="00F87832" w:rsidRPr="00EA6591" w:rsidRDefault="00DD019D" w:rsidP="00EA6591">
      <w:pPr>
        <w:pStyle w:val="Heading2"/>
      </w:pPr>
      <w:bookmarkStart w:id="155" w:name="_Toc62755017"/>
      <w:r w:rsidRPr="00EA6591">
        <w:t>Model Use Procedures</w:t>
      </w:r>
      <w:bookmarkEnd w:id="155"/>
    </w:p>
    <w:p w14:paraId="2161B498" w14:textId="77777777" w:rsidR="00B62F37" w:rsidRPr="00EA6591" w:rsidRDefault="00B62F37" w:rsidP="00B62F37">
      <w:pPr>
        <w:rPr>
          <w:rFonts w:cstheme="minorHAnsi"/>
        </w:rPr>
      </w:pPr>
      <w:r w:rsidRPr="00EA6591">
        <w:rPr>
          <w:rFonts w:cstheme="minorHAnsi"/>
        </w:rPr>
        <w:t xml:space="preserve">This section below describes the process and procedure to run the stress test model. Running the stress test model comprises the following four steps: </w:t>
      </w:r>
    </w:p>
    <w:p w14:paraId="3C59E8A9" w14:textId="77777777" w:rsidR="00B62F37" w:rsidRPr="00EA6591" w:rsidRDefault="00B62F37" w:rsidP="00B62F37">
      <w:pPr>
        <w:rPr>
          <w:rFonts w:cstheme="minorHAnsi"/>
        </w:rPr>
      </w:pPr>
      <w:r w:rsidRPr="00EA6591">
        <w:rPr>
          <w:rFonts w:cstheme="minorHAnsi"/>
        </w:rPr>
        <w:t>1. Collect the required data inputs</w:t>
      </w:r>
    </w:p>
    <w:p w14:paraId="603F7322" w14:textId="77777777" w:rsidR="00B62F37" w:rsidRPr="00EA6591" w:rsidRDefault="00B62F37" w:rsidP="00B62F37">
      <w:pPr>
        <w:rPr>
          <w:rFonts w:cstheme="minorHAnsi"/>
        </w:rPr>
      </w:pPr>
      <w:r w:rsidRPr="00EA6591">
        <w:rPr>
          <w:rFonts w:cstheme="minorHAnsi"/>
        </w:rPr>
        <w:t>2. Run the stress test model</w:t>
      </w:r>
    </w:p>
    <w:p w14:paraId="7D30D416" w14:textId="09B1D3B9" w:rsidR="00B62F37" w:rsidRPr="00EA6591" w:rsidRDefault="00B62F37" w:rsidP="00B62F37">
      <w:pPr>
        <w:rPr>
          <w:rFonts w:cstheme="minorHAnsi"/>
        </w:rPr>
      </w:pPr>
      <w:r w:rsidRPr="00EA6591">
        <w:rPr>
          <w:rFonts w:cstheme="minorHAnsi"/>
        </w:rPr>
        <w:t>3. Generate the</w:t>
      </w:r>
      <w:r w:rsidR="00DE066F">
        <w:rPr>
          <w:rFonts w:cstheme="minorHAnsi"/>
        </w:rPr>
        <w:t xml:space="preserve"> excess</w:t>
      </w:r>
      <w:r w:rsidRPr="00EA6591">
        <w:rPr>
          <w:rFonts w:cstheme="minorHAnsi"/>
        </w:rPr>
        <w:t xml:space="preserve"> buffer results </w:t>
      </w:r>
    </w:p>
    <w:p w14:paraId="3321D965" w14:textId="52497018" w:rsidR="0047737F" w:rsidRPr="00EA6591" w:rsidRDefault="00B62F37" w:rsidP="00F87832">
      <w:pPr>
        <w:rPr>
          <w:rFonts w:cstheme="minorHAnsi"/>
        </w:rPr>
      </w:pPr>
      <w:r w:rsidRPr="00EA6591">
        <w:rPr>
          <w:rFonts w:cstheme="minorHAnsi"/>
        </w:rPr>
        <w:t xml:space="preserve">4. </w:t>
      </w:r>
      <w:r w:rsidR="00197D7A">
        <w:rPr>
          <w:rFonts w:cstheme="minorHAnsi"/>
        </w:rPr>
        <w:t>Analyze the stress test results</w:t>
      </w:r>
    </w:p>
    <w:p w14:paraId="45CDE30F" w14:textId="346A4FBB" w:rsidR="0047737F" w:rsidRPr="00EA6591" w:rsidRDefault="0047737F" w:rsidP="00F87832">
      <w:pPr>
        <w:rPr>
          <w:rFonts w:cstheme="minorHAnsi"/>
        </w:rPr>
      </w:pPr>
    </w:p>
    <w:p w14:paraId="1446F15D" w14:textId="008E2295" w:rsidR="00F87832" w:rsidRPr="00EA6591" w:rsidRDefault="00F87832" w:rsidP="00F87832">
      <w:pPr>
        <w:rPr>
          <w:rFonts w:cstheme="minorHAnsi"/>
        </w:rPr>
      </w:pPr>
    </w:p>
    <w:p w14:paraId="00A6477E" w14:textId="43751250" w:rsidR="00F87832" w:rsidRPr="00EA6591" w:rsidRDefault="00F87832" w:rsidP="00F87832">
      <w:pPr>
        <w:rPr>
          <w:rFonts w:cstheme="minorHAnsi"/>
        </w:rPr>
      </w:pPr>
    </w:p>
    <w:p w14:paraId="061163ED" w14:textId="23408784" w:rsidR="00F87832" w:rsidRPr="00EA6591" w:rsidRDefault="0008742C" w:rsidP="00F87832">
      <w:pPr>
        <w:rPr>
          <w:rFonts w:cstheme="minorHAnsi"/>
        </w:rPr>
      </w:pPr>
      <w:r w:rsidRPr="00EA6591">
        <w:rPr>
          <w:rFonts w:cstheme="minorHAnsi"/>
        </w:rPr>
        <w:tab/>
      </w:r>
    </w:p>
    <w:p w14:paraId="64332296" w14:textId="77777777" w:rsidR="00F87832" w:rsidRPr="00EA6591" w:rsidRDefault="00F87832" w:rsidP="00F87832">
      <w:pPr>
        <w:rPr>
          <w:rFonts w:cstheme="minorHAnsi"/>
        </w:rPr>
      </w:pPr>
    </w:p>
    <w:p w14:paraId="18C2AF44" w14:textId="5E1A568D" w:rsidR="00F87832" w:rsidRPr="00EA6591" w:rsidRDefault="0008742C" w:rsidP="00F87832">
      <w:pPr>
        <w:rPr>
          <w:rFonts w:cstheme="minorHAnsi"/>
        </w:rPr>
      </w:pPr>
      <w:r w:rsidRPr="00EA6591">
        <w:rPr>
          <w:rFonts w:cstheme="minorHAnsi"/>
        </w:rPr>
        <w:tab/>
      </w:r>
    </w:p>
    <w:p w14:paraId="7FCA84F6" w14:textId="77777777" w:rsidR="00F87832" w:rsidRPr="00EA6591" w:rsidRDefault="00F87832" w:rsidP="00F87832">
      <w:pPr>
        <w:rPr>
          <w:rFonts w:cstheme="minorHAnsi"/>
        </w:rPr>
      </w:pPr>
    </w:p>
    <w:p w14:paraId="73F2601B" w14:textId="57404A88" w:rsidR="00B10AEC" w:rsidRPr="00EA6591" w:rsidRDefault="00B10AEC" w:rsidP="00B10AEC">
      <w:pPr>
        <w:rPr>
          <w:rFonts w:cstheme="minorHAnsi"/>
          <w:b/>
        </w:rPr>
      </w:pPr>
      <w:r w:rsidRPr="00EA6591">
        <w:rPr>
          <w:rFonts w:cstheme="minorHAnsi"/>
          <w:b/>
        </w:rPr>
        <w:t>Step 1: Collecting the required data inputs</w:t>
      </w:r>
    </w:p>
    <w:p w14:paraId="345DEC29" w14:textId="77777777" w:rsidR="00B10AEC" w:rsidRPr="00EA6591" w:rsidRDefault="00B10AEC" w:rsidP="00B10AEC">
      <w:pPr>
        <w:rPr>
          <w:rFonts w:cstheme="minorHAnsi"/>
        </w:rPr>
      </w:pPr>
      <w:r w:rsidRPr="00EA6591">
        <w:rPr>
          <w:rFonts w:cstheme="minorHAnsi"/>
        </w:rPr>
        <w:t xml:space="preserve">The data collection step uses workbook “LST Data Collection”, which is designed to support automated refreshing of input data. </w:t>
      </w:r>
    </w:p>
    <w:p w14:paraId="1239C095" w14:textId="77777777" w:rsidR="00B10AEC" w:rsidRPr="00EA6591" w:rsidRDefault="00B10AEC" w:rsidP="00B10AEC">
      <w:pPr>
        <w:rPr>
          <w:rFonts w:cstheme="minorHAnsi"/>
        </w:rPr>
      </w:pPr>
      <w:r w:rsidRPr="00EA6591">
        <w:rPr>
          <w:rFonts w:cstheme="minorHAnsi"/>
        </w:rPr>
        <w:t xml:space="preserve">Select the tab “DATA INPUT”. Input the date we need at “B1”, e.g. “08/31/2017”. </w:t>
      </w:r>
    </w:p>
    <w:p w14:paraId="4C9DC5E1" w14:textId="77777777" w:rsidR="00B10AEC" w:rsidRPr="00EA6591" w:rsidRDefault="00B10AEC" w:rsidP="00B10AEC">
      <w:pPr>
        <w:rPr>
          <w:rFonts w:cstheme="minorHAnsi"/>
        </w:rPr>
      </w:pPr>
      <w:r w:rsidRPr="00EA6591">
        <w:rPr>
          <w:rFonts w:cstheme="minorHAnsi"/>
        </w:rPr>
        <w:t>Next, input the unpledged security market value, the amount would be sent by MKD at the first business day of each month.</w:t>
      </w:r>
    </w:p>
    <w:p w14:paraId="5BBD39F4" w14:textId="77777777" w:rsidR="00B10AEC" w:rsidRPr="00EA6591" w:rsidRDefault="00B10AEC" w:rsidP="00B10AEC">
      <w:pPr>
        <w:rPr>
          <w:rFonts w:cstheme="minorHAnsi"/>
        </w:rPr>
      </w:pPr>
      <w:r w:rsidRPr="00EA6591">
        <w:rPr>
          <w:rFonts w:cstheme="minorHAnsi"/>
          <w:noProof/>
        </w:rPr>
        <w:drawing>
          <wp:inline distT="0" distB="0" distL="0" distR="0" wp14:anchorId="6586D78D" wp14:editId="08136E68">
            <wp:extent cx="5946274" cy="3530600"/>
            <wp:effectExtent l="0" t="0" r="0" b="0"/>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5000"/>
                    <a:stretch/>
                  </pic:blipFill>
                  <pic:spPr bwMode="auto">
                    <a:xfrm>
                      <a:off x="0" y="0"/>
                      <a:ext cx="5946274" cy="3530600"/>
                    </a:xfrm>
                    <a:prstGeom prst="rect">
                      <a:avLst/>
                    </a:prstGeom>
                    <a:ln>
                      <a:noFill/>
                    </a:ln>
                    <a:extLst>
                      <a:ext uri="{53640926-AAD7-44D8-BBD7-CCE9431645EC}">
                        <a14:shadowObscured xmlns:a14="http://schemas.microsoft.com/office/drawing/2010/main"/>
                      </a:ext>
                    </a:extLst>
                  </pic:spPr>
                </pic:pic>
              </a:graphicData>
            </a:graphic>
          </wp:inline>
        </w:drawing>
      </w:r>
    </w:p>
    <w:p w14:paraId="05653117" w14:textId="33EF6A62" w:rsidR="00B10AEC" w:rsidRPr="00EA6591" w:rsidRDefault="00B10AEC" w:rsidP="00B10AEC">
      <w:pPr>
        <w:rPr>
          <w:rFonts w:cstheme="minorHAnsi"/>
        </w:rPr>
      </w:pPr>
      <w:r w:rsidRPr="00EA6591">
        <w:rPr>
          <w:rFonts w:cstheme="minorHAnsi"/>
        </w:rPr>
        <w:t>Finally, click “Get Data” and “Data Processing” in order, and everything else will be updated automatically, including retrieving data from T24 and OPICS, summarizing them by TB line and customer, as well as category of assumptions. The resulting tab is</w:t>
      </w:r>
      <w:r w:rsidR="00197D7A">
        <w:rPr>
          <w:rFonts w:cstheme="minorHAnsi"/>
        </w:rPr>
        <w:t xml:space="preserve"> “OUTPUT INTERFACE”, which </w:t>
      </w:r>
      <w:r w:rsidRPr="00EA6591">
        <w:rPr>
          <w:rFonts w:cstheme="minorHAnsi"/>
        </w:rPr>
        <w:t>contain</w:t>
      </w:r>
      <w:r w:rsidR="00197D7A">
        <w:rPr>
          <w:rFonts w:cstheme="minorHAnsi"/>
        </w:rPr>
        <w:t>s</w:t>
      </w:r>
      <w:r w:rsidRPr="00EA6591">
        <w:rPr>
          <w:rFonts w:cstheme="minorHAnsi"/>
        </w:rPr>
        <w:t xml:space="preserve"> all data </w:t>
      </w:r>
      <w:r w:rsidR="00197D7A">
        <w:rPr>
          <w:rFonts w:cstheme="minorHAnsi"/>
        </w:rPr>
        <w:t>that test model needs</w:t>
      </w:r>
      <w:r w:rsidRPr="00EA6591">
        <w:rPr>
          <w:rFonts w:cstheme="minorHAnsi"/>
        </w:rPr>
        <w:t>. Just simply copy all of them into workbook “LST”,  tab “Data Interface” using button “Copy to LST”, the two tabs have exactly the same format.</w:t>
      </w:r>
    </w:p>
    <w:p w14:paraId="161904F7" w14:textId="77777777" w:rsidR="00B10AEC" w:rsidRPr="00EA6591" w:rsidRDefault="00B10AEC" w:rsidP="00B10AEC">
      <w:pPr>
        <w:rPr>
          <w:rFonts w:cstheme="minorHAnsi"/>
        </w:rPr>
      </w:pPr>
    </w:p>
    <w:p w14:paraId="58E047C1" w14:textId="77777777" w:rsidR="00B10AEC" w:rsidRPr="00EA6591" w:rsidRDefault="00B10AEC" w:rsidP="00B10AEC">
      <w:pPr>
        <w:spacing w:line="240" w:lineRule="atLeast"/>
        <w:ind w:left="360" w:hanging="360"/>
        <w:rPr>
          <w:rFonts w:cstheme="minorHAnsi"/>
          <w:b/>
          <w:i/>
        </w:rPr>
      </w:pPr>
      <w:r w:rsidRPr="00EA6591">
        <w:rPr>
          <w:rFonts w:cstheme="minorHAnsi"/>
          <w:b/>
          <w:i/>
        </w:rPr>
        <w:br w:type="page"/>
      </w:r>
    </w:p>
    <w:p w14:paraId="2F2D90A7" w14:textId="77777777" w:rsidR="00B10AEC" w:rsidRPr="00EA6591" w:rsidRDefault="00B10AEC" w:rsidP="00B10AEC">
      <w:pPr>
        <w:rPr>
          <w:rFonts w:cstheme="minorHAnsi"/>
          <w:b/>
        </w:rPr>
      </w:pPr>
      <w:r w:rsidRPr="00EA6591">
        <w:rPr>
          <w:rFonts w:cstheme="minorHAnsi"/>
          <w:b/>
        </w:rPr>
        <w:t>Step 2: Run the stress test model</w:t>
      </w:r>
    </w:p>
    <w:p w14:paraId="021332D5" w14:textId="77777777" w:rsidR="00B10AEC" w:rsidRPr="00EA6591" w:rsidRDefault="00B10AEC" w:rsidP="00B10AEC">
      <w:pPr>
        <w:rPr>
          <w:rFonts w:cstheme="minorHAnsi"/>
        </w:rPr>
      </w:pPr>
      <w:r w:rsidRPr="00EA6591">
        <w:rPr>
          <w:rFonts w:cstheme="minorHAnsi"/>
        </w:rPr>
        <w:t>Workbook: LST</w:t>
      </w:r>
    </w:p>
    <w:p w14:paraId="3591D8E4" w14:textId="77777777" w:rsidR="00B10AEC" w:rsidRPr="00EA6591" w:rsidRDefault="00B10AEC" w:rsidP="00B10AEC">
      <w:pPr>
        <w:rPr>
          <w:rFonts w:cstheme="minorHAnsi"/>
        </w:rPr>
      </w:pPr>
      <w:r w:rsidRPr="00EA6591">
        <w:rPr>
          <w:rFonts w:cstheme="minorHAnsi"/>
        </w:rPr>
        <w:t>As mentioned above, the assumptions for cash inflow and cash outflow are linked to the Assumption  tab and the data for all the different balance sheet line items are from Data Interface tab. User shall choose the different scenarios at the top of the tab in order to see the different results. See the orange circle in the below snapshot.</w:t>
      </w:r>
    </w:p>
    <w:p w14:paraId="373A6F8F" w14:textId="77777777" w:rsidR="00B10AEC" w:rsidRPr="00EA6591" w:rsidRDefault="00B10AEC" w:rsidP="00B10AEC">
      <w:pPr>
        <w:rPr>
          <w:rFonts w:cstheme="minorHAnsi"/>
          <w:i/>
        </w:rPr>
      </w:pPr>
      <w:r w:rsidRPr="00EA6591">
        <w:rPr>
          <w:rFonts w:cstheme="minorHAnsi"/>
          <w:i/>
        </w:rPr>
        <w:t>Spreadsheet controls</w:t>
      </w:r>
    </w:p>
    <w:p w14:paraId="57D68B6D" w14:textId="77777777" w:rsidR="00B10AEC" w:rsidRPr="00EA6591" w:rsidRDefault="00B10AEC" w:rsidP="00B10AEC">
      <w:pPr>
        <w:rPr>
          <w:rFonts w:cstheme="minorHAnsi"/>
        </w:rPr>
      </w:pPr>
      <w:r w:rsidRPr="00EA6591">
        <w:rPr>
          <w:rFonts w:cstheme="minorHAnsi"/>
        </w:rPr>
        <w:t>Different types of controls have been set up in this workbook and the following components:</w:t>
      </w:r>
    </w:p>
    <w:p w14:paraId="5CAFC391" w14:textId="77777777" w:rsidR="00B10AEC" w:rsidRPr="00EA6591" w:rsidRDefault="00B10AEC" w:rsidP="00B10AEC">
      <w:pPr>
        <w:rPr>
          <w:rFonts w:cstheme="minorHAnsi"/>
        </w:rPr>
      </w:pPr>
      <w:r w:rsidRPr="00EA6591">
        <w:rPr>
          <w:rFonts w:cstheme="minorHAnsi"/>
        </w:rPr>
        <w:t>1. Assets = Liabilities + Equity</w:t>
      </w:r>
    </w:p>
    <w:p w14:paraId="5DEE6BE3" w14:textId="77777777" w:rsidR="00B10AEC" w:rsidRPr="00EA6591" w:rsidRDefault="00B10AEC" w:rsidP="00B10AEC">
      <w:pPr>
        <w:rPr>
          <w:rFonts w:cstheme="minorHAnsi"/>
        </w:rPr>
      </w:pPr>
      <w:r w:rsidRPr="00EA6591">
        <w:rPr>
          <w:rFonts w:cstheme="minorHAnsi"/>
        </w:rPr>
        <w:t>Both of the controls are set up at the last roll after Total Liabilities and Equities; user should make sure there is no discrepancies cross this roll in each tenor. This indicates both of the above conditions are met.</w:t>
      </w:r>
    </w:p>
    <w:p w14:paraId="1EADD7FB" w14:textId="77777777" w:rsidR="00B10AEC" w:rsidRPr="00EA6591" w:rsidRDefault="00B10AEC" w:rsidP="00B10AEC">
      <w:pPr>
        <w:rPr>
          <w:rFonts w:cstheme="minorHAnsi"/>
          <w:i/>
        </w:rPr>
      </w:pPr>
      <w:r w:rsidRPr="00EA6591">
        <w:rPr>
          <w:rFonts w:cstheme="minorHAnsi"/>
          <w:i/>
        </w:rPr>
        <w:t>Data protection</w:t>
      </w:r>
    </w:p>
    <w:p w14:paraId="0E437CF9" w14:textId="77777777" w:rsidR="00B10AEC" w:rsidRPr="00EA6591" w:rsidRDefault="00B10AEC" w:rsidP="00B10AEC">
      <w:pPr>
        <w:rPr>
          <w:rFonts w:cstheme="minorHAnsi"/>
        </w:rPr>
      </w:pPr>
      <w:r w:rsidRPr="00EA6591">
        <w:rPr>
          <w:rFonts w:cstheme="minorHAnsi"/>
        </w:rPr>
        <w:t>2. The data in this workbook is protected by password against changing or deleting any data. Only authorized users are allowed to change any static data in this workbook.</w:t>
      </w:r>
    </w:p>
    <w:p w14:paraId="4E1E0631" w14:textId="77777777" w:rsidR="00B10AEC" w:rsidRPr="00EA6591" w:rsidRDefault="00B10AEC" w:rsidP="00B10AEC">
      <w:pPr>
        <w:rPr>
          <w:rFonts w:cstheme="minorHAnsi"/>
        </w:rPr>
      </w:pPr>
      <w:r w:rsidRPr="00EA6591">
        <w:rPr>
          <w:rFonts w:cstheme="minorHAnsi"/>
          <w:noProof/>
        </w:rPr>
        <mc:AlternateContent>
          <mc:Choice Requires="wps">
            <w:drawing>
              <wp:anchor distT="0" distB="0" distL="114300" distR="114300" simplePos="0" relativeHeight="251668480" behindDoc="0" locked="0" layoutInCell="1" allowOverlap="1" wp14:anchorId="3159B1EC" wp14:editId="6C7F379D">
                <wp:simplePos x="0" y="0"/>
                <wp:positionH relativeFrom="column">
                  <wp:posOffset>2063750</wp:posOffset>
                </wp:positionH>
                <wp:positionV relativeFrom="paragraph">
                  <wp:posOffset>247015</wp:posOffset>
                </wp:positionV>
                <wp:extent cx="431800" cy="133350"/>
                <wp:effectExtent l="0" t="0" r="25400" b="19050"/>
                <wp:wrapNone/>
                <wp:docPr id="1125" name="Oval 1125"/>
                <wp:cNvGraphicFramePr/>
                <a:graphic xmlns:a="http://schemas.openxmlformats.org/drawingml/2006/main">
                  <a:graphicData uri="http://schemas.microsoft.com/office/word/2010/wordprocessingShape">
                    <wps:wsp>
                      <wps:cNvSpPr/>
                      <wps:spPr>
                        <a:xfrm>
                          <a:off x="0" y="0"/>
                          <a:ext cx="431800" cy="1333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E63B15" id="Oval 1125" o:spid="_x0000_s1026" style="position:absolute;margin-left:162.5pt;margin-top:19.45pt;width:34pt;height:10.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" filled="f" strokecolor="#1f4d78 [1604]" strokeweight="1pt">
                <v:stroke joinstyle="miter"/>
              </v:oval>
            </w:pict>
          </mc:Fallback>
        </mc:AlternateContent>
      </w:r>
      <w:r w:rsidRPr="00EA6591">
        <w:rPr>
          <w:rFonts w:cstheme="minorHAnsi"/>
          <w:noProof/>
        </w:rPr>
        <w:drawing>
          <wp:inline distT="0" distB="0" distL="0" distR="0" wp14:anchorId="26BC5D2D" wp14:editId="678565D6">
            <wp:extent cx="5943600" cy="3282043"/>
            <wp:effectExtent l="0" t="0" r="0" b="0"/>
            <wp:docPr id="1129" name="Pictur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18332" r="15741" b="7222"/>
                    <a:stretch/>
                  </pic:blipFill>
                  <pic:spPr bwMode="auto">
                    <a:xfrm>
                      <a:off x="0" y="0"/>
                      <a:ext cx="5943600" cy="3282043"/>
                    </a:xfrm>
                    <a:prstGeom prst="rect">
                      <a:avLst/>
                    </a:prstGeom>
                    <a:ln>
                      <a:noFill/>
                    </a:ln>
                    <a:extLst>
                      <a:ext uri="{53640926-AAD7-44D8-BBD7-CCE9431645EC}">
                        <a14:shadowObscured xmlns:a14="http://schemas.microsoft.com/office/drawing/2010/main"/>
                      </a:ext>
                    </a:extLst>
                  </pic:spPr>
                </pic:pic>
              </a:graphicData>
            </a:graphic>
          </wp:inline>
        </w:drawing>
      </w:r>
    </w:p>
    <w:p w14:paraId="70E0664E" w14:textId="77777777" w:rsidR="00B10AEC" w:rsidRPr="00EA6591" w:rsidRDefault="00B10AEC" w:rsidP="00B10AEC">
      <w:pPr>
        <w:rPr>
          <w:rFonts w:cstheme="minorHAnsi"/>
        </w:rPr>
      </w:pPr>
      <w:r w:rsidRPr="00EA6591">
        <w:rPr>
          <w:rFonts w:cstheme="minorHAnsi"/>
        </w:rPr>
        <w:t xml:space="preserve">Please note, the blue coded data, and 9/29/2017, at the top of the tab, circled in blue, are the only places that the user can input. This is a consolidated version of the stress test model; underneath this balance sheet, there is a break down version which contains all the detailed GL (TB Line) items. Assumptions are developed based on the GL items. </w:t>
      </w:r>
    </w:p>
    <w:p w14:paraId="6BC1BCBD" w14:textId="77777777" w:rsidR="00B10AEC" w:rsidRPr="00EA6591" w:rsidRDefault="00B10AEC" w:rsidP="00B10AEC">
      <w:pPr>
        <w:spacing w:line="240" w:lineRule="atLeast"/>
        <w:ind w:left="360" w:hanging="360"/>
        <w:rPr>
          <w:rFonts w:cstheme="minorHAnsi"/>
          <w:b/>
          <w:i/>
        </w:rPr>
      </w:pPr>
      <w:r w:rsidRPr="00EA6591">
        <w:rPr>
          <w:rFonts w:cstheme="minorHAnsi"/>
          <w:b/>
          <w:i/>
        </w:rPr>
        <w:br w:type="page"/>
      </w:r>
    </w:p>
    <w:p w14:paraId="027288FD" w14:textId="77777777" w:rsidR="00B10AEC" w:rsidRPr="00EA6591" w:rsidRDefault="00B10AEC" w:rsidP="00B10AEC">
      <w:pPr>
        <w:rPr>
          <w:rFonts w:cstheme="minorHAnsi"/>
          <w:b/>
        </w:rPr>
      </w:pPr>
      <w:r w:rsidRPr="00EA6591">
        <w:rPr>
          <w:rFonts w:cstheme="minorHAnsi"/>
          <w:b/>
        </w:rPr>
        <w:t>Step 3: Update Security Haircut and Pledged Amount</w:t>
      </w:r>
    </w:p>
    <w:p w14:paraId="7EFDFBCB" w14:textId="77777777" w:rsidR="00B10AEC" w:rsidRPr="00EA6591" w:rsidRDefault="00B10AEC" w:rsidP="00B10AEC">
      <w:pPr>
        <w:rPr>
          <w:rFonts w:cstheme="minorHAnsi"/>
        </w:rPr>
      </w:pPr>
      <w:r w:rsidRPr="00EA6591">
        <w:rPr>
          <w:rFonts w:cstheme="minorHAnsi"/>
        </w:rPr>
        <w:t xml:space="preserve">Workbook: LST </w:t>
      </w:r>
      <w:r w:rsidRPr="00EA6591">
        <w:rPr>
          <w:rFonts w:cstheme="minorHAnsi"/>
        </w:rPr>
        <w:sym w:font="Wingdings" w:char="F0E8"/>
      </w:r>
      <w:r w:rsidRPr="00EA6591">
        <w:rPr>
          <w:rFonts w:cstheme="minorHAnsi"/>
        </w:rPr>
        <w:t xml:space="preserve"> Tab: Para Adj</w:t>
      </w:r>
    </w:p>
    <w:p w14:paraId="70B18931" w14:textId="77777777" w:rsidR="00B10AEC" w:rsidRPr="00EA6591" w:rsidRDefault="00B10AEC" w:rsidP="00B10AEC">
      <w:pPr>
        <w:rPr>
          <w:rFonts w:cstheme="minorHAnsi"/>
        </w:rPr>
      </w:pPr>
      <w:r w:rsidRPr="00EA6591">
        <w:rPr>
          <w:rFonts w:cstheme="minorHAnsi"/>
        </w:rPr>
        <w:t>Input the sum discounted market value under 3 different scenarios, provided by MKD along with aforementioned unpledged security market value, into the tab.</w:t>
      </w:r>
    </w:p>
    <w:p w14:paraId="65E903AD" w14:textId="77777777" w:rsidR="00B10AEC" w:rsidRPr="00EA6591" w:rsidRDefault="00B10AEC" w:rsidP="00B10AEC">
      <w:pPr>
        <w:rPr>
          <w:rFonts w:cstheme="minorHAnsi"/>
        </w:rPr>
      </w:pPr>
      <w:r w:rsidRPr="00EA6591">
        <w:rPr>
          <w:rFonts w:cstheme="minorHAnsi"/>
          <w:noProof/>
        </w:rPr>
        <w:drawing>
          <wp:inline distT="0" distB="0" distL="0" distR="0" wp14:anchorId="35FFEF3E" wp14:editId="03A0C0DA">
            <wp:extent cx="5943600" cy="1879498"/>
            <wp:effectExtent l="0" t="0" r="0" b="6985"/>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879498"/>
                    </a:xfrm>
                    <a:prstGeom prst="rect">
                      <a:avLst/>
                    </a:prstGeom>
                    <a:noFill/>
                    <a:ln>
                      <a:noFill/>
                    </a:ln>
                  </pic:spPr>
                </pic:pic>
              </a:graphicData>
            </a:graphic>
          </wp:inline>
        </w:drawing>
      </w:r>
    </w:p>
    <w:p w14:paraId="373EECD3" w14:textId="77777777" w:rsidR="00B10AEC" w:rsidRPr="00EA6591" w:rsidRDefault="00B10AEC" w:rsidP="00B10AEC">
      <w:pPr>
        <w:rPr>
          <w:rFonts w:cstheme="minorHAnsi"/>
          <w:b/>
        </w:rPr>
      </w:pPr>
      <w:r w:rsidRPr="00EA6591">
        <w:rPr>
          <w:rFonts w:cstheme="minorHAnsi"/>
          <w:b/>
        </w:rPr>
        <w:t>Step 4: Generate the buffer results</w:t>
      </w:r>
    </w:p>
    <w:p w14:paraId="0410207D" w14:textId="77777777" w:rsidR="00B10AEC" w:rsidRPr="00EA6591" w:rsidRDefault="00B10AEC" w:rsidP="00B10AEC">
      <w:pPr>
        <w:rPr>
          <w:rFonts w:cstheme="minorHAnsi"/>
          <w:lang w:eastAsia="en-US"/>
        </w:rPr>
      </w:pPr>
      <w:r w:rsidRPr="00EA6591">
        <w:rPr>
          <w:rFonts w:cstheme="minorHAnsi"/>
        </w:rPr>
        <w:t xml:space="preserve">Workbook: LST </w:t>
      </w:r>
      <w:r w:rsidRPr="00EA6591">
        <w:rPr>
          <w:rFonts w:cstheme="minorHAnsi"/>
        </w:rPr>
        <w:sym w:font="Wingdings" w:char="F0E8"/>
      </w:r>
      <w:r w:rsidRPr="00EA6591">
        <w:rPr>
          <w:rFonts w:cstheme="minorHAnsi"/>
        </w:rPr>
        <w:t xml:space="preserve"> </w:t>
      </w:r>
      <w:r w:rsidRPr="00EA6591">
        <w:rPr>
          <w:rFonts w:cstheme="minorHAnsi"/>
          <w:lang w:eastAsia="en-US"/>
        </w:rPr>
        <w:t>Tab: Daily CF 3 Scenarios</w:t>
      </w:r>
    </w:p>
    <w:p w14:paraId="79BB19F9" w14:textId="77777777" w:rsidR="00B10AEC" w:rsidRPr="00EA6591" w:rsidRDefault="00B10AEC" w:rsidP="00B10AEC">
      <w:pPr>
        <w:rPr>
          <w:rFonts w:cstheme="minorHAnsi"/>
          <w:lang w:eastAsia="en-US"/>
        </w:rPr>
      </w:pPr>
      <w:r w:rsidRPr="00EA6591">
        <w:rPr>
          <w:rFonts w:cstheme="minorHAnsi"/>
          <w:lang w:eastAsia="en-US"/>
        </w:rPr>
        <w:t xml:space="preserve">This tab provides the results of the stress test in three scenarios. This tab is linked to the  Data Processing tab. Once a scenario is chosen, the results will automatically be displayed in this Buffer tab. Please see below snapshot for information. </w:t>
      </w:r>
    </w:p>
    <w:p w14:paraId="19E05900" w14:textId="77777777" w:rsidR="00B10AEC" w:rsidRPr="00EA6591" w:rsidRDefault="00B10AEC" w:rsidP="00B10AEC">
      <w:pPr>
        <w:rPr>
          <w:rFonts w:cstheme="minorHAnsi"/>
          <w:u w:val="single"/>
        </w:rPr>
      </w:pPr>
      <w:r w:rsidRPr="00EA6591">
        <w:rPr>
          <w:rFonts w:cstheme="minorHAnsi"/>
          <w:noProof/>
        </w:rPr>
        <mc:AlternateContent>
          <mc:Choice Requires="wps">
            <w:drawing>
              <wp:anchor distT="0" distB="0" distL="114300" distR="114300" simplePos="0" relativeHeight="251670528" behindDoc="0" locked="0" layoutInCell="1" allowOverlap="1" wp14:anchorId="6356F9D0" wp14:editId="49131335">
                <wp:simplePos x="0" y="0"/>
                <wp:positionH relativeFrom="column">
                  <wp:posOffset>1416050</wp:posOffset>
                </wp:positionH>
                <wp:positionV relativeFrom="paragraph">
                  <wp:posOffset>2585085</wp:posOffset>
                </wp:positionV>
                <wp:extent cx="2787650" cy="88900"/>
                <wp:effectExtent l="0" t="0" r="12700" b="25400"/>
                <wp:wrapNone/>
                <wp:docPr id="1126" name="Oval 1126"/>
                <wp:cNvGraphicFramePr/>
                <a:graphic xmlns:a="http://schemas.openxmlformats.org/drawingml/2006/main">
                  <a:graphicData uri="http://schemas.microsoft.com/office/word/2010/wordprocessingShape">
                    <wps:wsp>
                      <wps:cNvSpPr/>
                      <wps:spPr>
                        <a:xfrm>
                          <a:off x="0" y="0"/>
                          <a:ext cx="2787650" cy="88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6E78A85" id="Oval 1126" o:spid="_x0000_s1026" style="position:absolute;margin-left:111.5pt;margin-top:203.55pt;width:219.5pt;height:7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" filled="f" strokecolor="red" strokeweight="1pt">
                <v:stroke joinstyle="miter"/>
              </v:oval>
            </w:pict>
          </mc:Fallback>
        </mc:AlternateContent>
      </w:r>
      <w:r w:rsidRPr="00EA6591">
        <w:rPr>
          <w:rFonts w:cstheme="minorHAnsi"/>
          <w:noProof/>
        </w:rPr>
        <mc:AlternateContent>
          <mc:Choice Requires="wps">
            <w:drawing>
              <wp:anchor distT="0" distB="0" distL="114300" distR="114300" simplePos="0" relativeHeight="251669504" behindDoc="0" locked="0" layoutInCell="1" allowOverlap="1" wp14:anchorId="011B9A65" wp14:editId="7BD4B1F1">
                <wp:simplePos x="0" y="0"/>
                <wp:positionH relativeFrom="column">
                  <wp:posOffset>2736850</wp:posOffset>
                </wp:positionH>
                <wp:positionV relativeFrom="paragraph">
                  <wp:posOffset>229235</wp:posOffset>
                </wp:positionV>
                <wp:extent cx="488950" cy="381000"/>
                <wp:effectExtent l="0" t="0" r="25400" b="19050"/>
                <wp:wrapNone/>
                <wp:docPr id="1127" name="Oval 1127"/>
                <wp:cNvGraphicFramePr/>
                <a:graphic xmlns:a="http://schemas.openxmlformats.org/drawingml/2006/main">
                  <a:graphicData uri="http://schemas.microsoft.com/office/word/2010/wordprocessingShape">
                    <wps:wsp>
                      <wps:cNvSpPr/>
                      <wps:spPr>
                        <a:xfrm>
                          <a:off x="0" y="0"/>
                          <a:ext cx="488950" cy="381000"/>
                        </a:xfrm>
                        <a:prstGeom prst="ellipse">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3D60BC4" id="Oval 1127" o:spid="_x0000_s1026" style="position:absolute;margin-left:215.5pt;margin-top:18.05pt;width:38.5pt;height:30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" filled="f" strokecolor="#70ad47 [3209]" strokeweight="1pt">
                <v:stroke joinstyle="miter"/>
              </v:oval>
            </w:pict>
          </mc:Fallback>
        </mc:AlternateContent>
      </w:r>
      <w:r w:rsidRPr="00EA6591">
        <w:rPr>
          <w:rFonts w:cstheme="minorHAnsi"/>
          <w:noProof/>
        </w:rPr>
        <w:drawing>
          <wp:inline distT="0" distB="0" distL="0" distR="0" wp14:anchorId="3846EE58" wp14:editId="29BB54A7">
            <wp:extent cx="5943600" cy="2797807"/>
            <wp:effectExtent l="0" t="0" r="0" b="3175"/>
            <wp:docPr id="1131"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18148" r="1157" b="7407"/>
                    <a:stretch/>
                  </pic:blipFill>
                  <pic:spPr bwMode="auto">
                    <a:xfrm>
                      <a:off x="0" y="0"/>
                      <a:ext cx="5943600" cy="2797807"/>
                    </a:xfrm>
                    <a:prstGeom prst="rect">
                      <a:avLst/>
                    </a:prstGeom>
                    <a:ln>
                      <a:noFill/>
                    </a:ln>
                    <a:extLst>
                      <a:ext uri="{53640926-AAD7-44D8-BBD7-CCE9431645EC}">
                        <a14:shadowObscured xmlns:a14="http://schemas.microsoft.com/office/drawing/2010/main"/>
                      </a:ext>
                    </a:extLst>
                  </pic:spPr>
                </pic:pic>
              </a:graphicData>
            </a:graphic>
          </wp:inline>
        </w:drawing>
      </w:r>
    </w:p>
    <w:p w14:paraId="4EC30C12" w14:textId="77777777" w:rsidR="00B10AEC" w:rsidRPr="00EA6591" w:rsidRDefault="00B10AEC" w:rsidP="00B10AEC">
      <w:pPr>
        <w:rPr>
          <w:rFonts w:cstheme="minorHAnsi"/>
        </w:rPr>
      </w:pPr>
      <w:r w:rsidRPr="00EA6591">
        <w:rPr>
          <w:rFonts w:cstheme="minorHAnsi"/>
        </w:rPr>
        <w:t>Spreadsheet controls:</w:t>
      </w:r>
    </w:p>
    <w:p w14:paraId="2BB2FBC9" w14:textId="77777777" w:rsidR="00B10AEC" w:rsidRPr="00EA6591" w:rsidRDefault="00B10AEC" w:rsidP="00B10AEC">
      <w:pPr>
        <w:rPr>
          <w:rFonts w:cstheme="minorHAnsi"/>
        </w:rPr>
      </w:pPr>
      <w:r w:rsidRPr="00EA6591">
        <w:rPr>
          <w:rFonts w:cstheme="minorHAnsi"/>
        </w:rPr>
        <w:t xml:space="preserve">The control on reconciliation: </w:t>
      </w:r>
    </w:p>
    <w:p w14:paraId="0C72216B" w14:textId="77777777" w:rsidR="00B10AEC" w:rsidRPr="00EA6591" w:rsidRDefault="00B10AEC" w:rsidP="00B10AEC">
      <w:pPr>
        <w:rPr>
          <w:rFonts w:cstheme="minorHAnsi"/>
        </w:rPr>
      </w:pPr>
      <w:r w:rsidRPr="00EA6591">
        <w:rPr>
          <w:rFonts w:cstheme="minorHAnsi"/>
        </w:rPr>
        <w:t xml:space="preserve">The red circle above indicates the control put in place to make sure the buffer results generated here is equivalent to the numbers from LST workbook. </w:t>
      </w:r>
    </w:p>
    <w:p w14:paraId="1178BFB8" w14:textId="77777777" w:rsidR="00B10AEC" w:rsidRPr="00EA6591" w:rsidRDefault="00B10AEC" w:rsidP="00B10AEC">
      <w:pPr>
        <w:rPr>
          <w:rFonts w:cstheme="minorHAnsi"/>
        </w:rPr>
      </w:pPr>
      <w:r w:rsidRPr="00EA6591">
        <w:rPr>
          <w:rFonts w:cstheme="minorHAnsi"/>
        </w:rPr>
        <w:t xml:space="preserve">The Run button on the right of this tab is a built-in macro to record the buffer results in three different scenarios both in 14 days and 30 days. After user clicks the Run button, circled in orange in the above screenshot, the results will be shown in the same tab as the below screenshot. </w:t>
      </w:r>
    </w:p>
    <w:p w14:paraId="605FB202" w14:textId="77777777" w:rsidR="00B10AEC" w:rsidRPr="00EA6591" w:rsidRDefault="00B10AEC" w:rsidP="00B10AEC">
      <w:pPr>
        <w:rPr>
          <w:rFonts w:cstheme="minorHAnsi"/>
          <w:u w:val="single"/>
        </w:rPr>
      </w:pPr>
      <w:r w:rsidRPr="00EA6591">
        <w:rPr>
          <w:rFonts w:cstheme="minorHAnsi"/>
          <w:noProof/>
        </w:rPr>
        <w:drawing>
          <wp:inline distT="0" distB="0" distL="0" distR="0" wp14:anchorId="6CEA1199" wp14:editId="6AB21816">
            <wp:extent cx="5975350" cy="2794029"/>
            <wp:effectExtent l="0" t="0" r="6350" b="6350"/>
            <wp:docPr id="1132"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18148" b="7037"/>
                    <a:stretch/>
                  </pic:blipFill>
                  <pic:spPr bwMode="auto">
                    <a:xfrm>
                      <a:off x="0" y="0"/>
                      <a:ext cx="5975412" cy="2794058"/>
                    </a:xfrm>
                    <a:prstGeom prst="rect">
                      <a:avLst/>
                    </a:prstGeom>
                    <a:ln>
                      <a:noFill/>
                    </a:ln>
                    <a:extLst>
                      <a:ext uri="{53640926-AAD7-44D8-BBD7-CCE9431645EC}">
                        <a14:shadowObscured xmlns:a14="http://schemas.microsoft.com/office/drawing/2010/main"/>
                      </a:ext>
                    </a:extLst>
                  </pic:spPr>
                </pic:pic>
              </a:graphicData>
            </a:graphic>
          </wp:inline>
        </w:drawing>
      </w:r>
    </w:p>
    <w:p w14:paraId="523CF175" w14:textId="7AFFEEAD" w:rsidR="00B10AEC" w:rsidRPr="00EA6591" w:rsidRDefault="00B10AEC" w:rsidP="00B10AEC">
      <w:pPr>
        <w:rPr>
          <w:rFonts w:cstheme="minorHAnsi"/>
          <w:b/>
        </w:rPr>
      </w:pPr>
      <w:r w:rsidRPr="00EA6591">
        <w:rPr>
          <w:rFonts w:cstheme="minorHAnsi"/>
          <w:b/>
        </w:rPr>
        <w:t>Step 5: Analyze the stress test results</w:t>
      </w:r>
    </w:p>
    <w:p w14:paraId="07080394" w14:textId="77777777" w:rsidR="00B10AEC" w:rsidRPr="00EA6591" w:rsidRDefault="00B10AEC" w:rsidP="00B10AEC">
      <w:pPr>
        <w:rPr>
          <w:rFonts w:cstheme="minorHAnsi"/>
          <w:lang w:eastAsia="en-US"/>
        </w:rPr>
      </w:pPr>
      <w:r w:rsidRPr="00EA6591">
        <w:rPr>
          <w:rFonts w:cstheme="minorHAnsi"/>
          <w:lang w:eastAsia="en-US"/>
        </w:rPr>
        <w:t>The stress test results are analyzed and compared with previous periods. The results will be shown in the following formats to facilitate communications.</w:t>
      </w:r>
    </w:p>
    <w:p w14:paraId="597DF1B9" w14:textId="77777777" w:rsidR="00B10AEC" w:rsidRPr="00EA6591" w:rsidRDefault="00B10AEC" w:rsidP="00B10AEC">
      <w:pPr>
        <w:rPr>
          <w:rFonts w:cstheme="minorHAnsi"/>
          <w:lang w:eastAsia="en-US"/>
        </w:rPr>
      </w:pPr>
      <w:r w:rsidRPr="00EA6591">
        <w:rPr>
          <w:rFonts w:cstheme="minorHAnsi"/>
          <w:lang w:eastAsia="en-US"/>
        </w:rPr>
        <w:t xml:space="preserve">The below chart is an example of buffer result presentation. The yellow bar represents the buffer from starting point to 14 days, followed by the 30 day buffer results. The red bar represents the outflows from liabilities, the green bar represents the inflows from assets, and the grey bar represents the outflows from off-balance sheet items. </w:t>
      </w:r>
    </w:p>
    <w:p w14:paraId="4FAF1F72" w14:textId="77777777" w:rsidR="00B10AEC" w:rsidRPr="00EA6591" w:rsidRDefault="00B10AEC" w:rsidP="00B10AEC">
      <w:pPr>
        <w:rPr>
          <w:rFonts w:cstheme="minorHAnsi"/>
        </w:rPr>
      </w:pPr>
      <w:r w:rsidRPr="00EA6591">
        <w:rPr>
          <w:rFonts w:cstheme="minorHAnsi"/>
          <w:lang w:eastAsia="en-US"/>
        </w:rPr>
        <w:t>Liquidity Buffer Waterfall Chart – Combined Crisis</w:t>
      </w:r>
    </w:p>
    <w:p w14:paraId="0C563F12" w14:textId="77777777" w:rsidR="00B10AEC" w:rsidRPr="00EA6591" w:rsidRDefault="00B10AEC" w:rsidP="00B10AEC">
      <w:pPr>
        <w:rPr>
          <w:rFonts w:cstheme="minorHAnsi"/>
          <w:noProof/>
        </w:rPr>
      </w:pPr>
    </w:p>
    <w:p w14:paraId="1523BA37" w14:textId="132AB1FC" w:rsidR="00B10AEC" w:rsidRPr="00EA6591" w:rsidRDefault="00B10AEC" w:rsidP="00B10AEC">
      <w:pPr>
        <w:rPr>
          <w:rFonts w:cstheme="minorHAnsi"/>
          <w:lang w:eastAsia="en-US"/>
        </w:rPr>
      </w:pPr>
      <w:r w:rsidRPr="00EA6591">
        <w:rPr>
          <w:rFonts w:cstheme="minorHAnsi"/>
          <w:noProof/>
        </w:rPr>
        <w:drawing>
          <wp:inline distT="0" distB="0" distL="0" distR="0" wp14:anchorId="4D52E76C" wp14:editId="43FB3AE7">
            <wp:extent cx="5937250" cy="4477814"/>
            <wp:effectExtent l="0" t="0" r="6350" b="0"/>
            <wp:docPr id="1133"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8449" r="8681"/>
                    <a:stretch/>
                  </pic:blipFill>
                  <pic:spPr bwMode="auto">
                    <a:xfrm>
                      <a:off x="0" y="0"/>
                      <a:ext cx="5937250" cy="4477814"/>
                    </a:xfrm>
                    <a:prstGeom prst="rect">
                      <a:avLst/>
                    </a:prstGeom>
                    <a:ln>
                      <a:noFill/>
                    </a:ln>
                    <a:extLst>
                      <a:ext uri="{53640926-AAD7-44D8-BBD7-CCE9431645EC}">
                        <a14:shadowObscured xmlns:a14="http://schemas.microsoft.com/office/drawing/2010/main"/>
                      </a:ext>
                    </a:extLst>
                  </pic:spPr>
                </pic:pic>
              </a:graphicData>
            </a:graphic>
          </wp:inline>
        </w:drawing>
      </w:r>
      <w:r w:rsidRPr="00EA6591">
        <w:rPr>
          <w:rFonts w:cstheme="minorHAnsi"/>
          <w:b/>
        </w:rPr>
        <w:t>Key steps to address common issues</w:t>
      </w:r>
    </w:p>
    <w:p w14:paraId="16AB918C" w14:textId="77777777" w:rsidR="00B10AEC" w:rsidRPr="00EA6591" w:rsidRDefault="00B10AEC" w:rsidP="00B10AEC">
      <w:pPr>
        <w:rPr>
          <w:rFonts w:cstheme="minorHAnsi"/>
          <w:b/>
        </w:rPr>
      </w:pPr>
      <w:r w:rsidRPr="00EA6591">
        <w:rPr>
          <w:rFonts w:cstheme="minorHAnsi"/>
          <w:b/>
        </w:rPr>
        <w:t>Scenario 1 – New TB line</w:t>
      </w:r>
    </w:p>
    <w:p w14:paraId="4EFB58DD" w14:textId="77777777" w:rsidR="00B10AEC" w:rsidRPr="00EA6591" w:rsidRDefault="00B10AEC" w:rsidP="00B10AEC">
      <w:pPr>
        <w:rPr>
          <w:rFonts w:cstheme="minorHAnsi"/>
          <w:lang w:eastAsia="en-US"/>
        </w:rPr>
      </w:pPr>
      <w:r w:rsidRPr="00EA6591">
        <w:rPr>
          <w:rFonts w:cstheme="minorHAnsi"/>
          <w:lang w:eastAsia="en-US"/>
        </w:rPr>
        <w:t>Workbook: LST Data Collection</w:t>
      </w:r>
    </w:p>
    <w:p w14:paraId="1B8CE82F" w14:textId="77777777" w:rsidR="00B10AEC" w:rsidRPr="00EA6591" w:rsidRDefault="00B10AEC" w:rsidP="00C70DDF">
      <w:pPr>
        <w:pStyle w:val="ListParagraph"/>
        <w:numPr>
          <w:ilvl w:val="0"/>
          <w:numId w:val="11"/>
        </w:numPr>
        <w:ind w:right="-29"/>
        <w:jc w:val="both"/>
        <w:rPr>
          <w:rFonts w:cstheme="minorHAnsi"/>
          <w:lang w:eastAsia="en-US"/>
        </w:rPr>
      </w:pPr>
      <w:r w:rsidRPr="00EA6591">
        <w:rPr>
          <w:rFonts w:cstheme="minorHAnsi"/>
          <w:lang w:eastAsia="en-US"/>
        </w:rPr>
        <w:t xml:space="preserve">Add new TB code and explanation in </w:t>
      </w:r>
      <w:r w:rsidRPr="00EA6591">
        <w:rPr>
          <w:rFonts w:cstheme="minorHAnsi"/>
          <w:u w:val="single"/>
          <w:lang w:eastAsia="en-US"/>
        </w:rPr>
        <w:t>TB EXPLAIN</w:t>
      </w:r>
      <w:r w:rsidRPr="00EA6591">
        <w:rPr>
          <w:rFonts w:cstheme="minorHAnsi"/>
          <w:lang w:eastAsia="en-US"/>
        </w:rPr>
        <w:t xml:space="preserve"> tab.</w:t>
      </w:r>
    </w:p>
    <w:p w14:paraId="07B41B02" w14:textId="77777777" w:rsidR="00B10AEC" w:rsidRPr="00EA6591" w:rsidRDefault="00B10AEC" w:rsidP="00C70DDF">
      <w:pPr>
        <w:pStyle w:val="ListParagraph"/>
        <w:numPr>
          <w:ilvl w:val="0"/>
          <w:numId w:val="11"/>
        </w:numPr>
        <w:ind w:right="-29"/>
        <w:jc w:val="both"/>
        <w:rPr>
          <w:rFonts w:cstheme="minorHAnsi"/>
          <w:lang w:eastAsia="en-US"/>
        </w:rPr>
      </w:pPr>
      <w:r w:rsidRPr="00EA6591">
        <w:rPr>
          <w:rFonts w:cstheme="minorHAnsi"/>
          <w:lang w:eastAsia="en-US"/>
        </w:rPr>
        <w:t xml:space="preserve">Add new row in </w:t>
      </w:r>
      <w:r w:rsidRPr="00EA6591">
        <w:rPr>
          <w:rFonts w:cstheme="minorHAnsi"/>
          <w:u w:val="single"/>
          <w:lang w:eastAsia="en-US"/>
        </w:rPr>
        <w:t>ALL TB DATA</w:t>
      </w:r>
      <w:r w:rsidRPr="00EA6591">
        <w:rPr>
          <w:rFonts w:cstheme="minorHAnsi"/>
          <w:lang w:eastAsia="en-US"/>
        </w:rPr>
        <w:t xml:space="preserve"> tab to map and aggregate new TB data from </w:t>
      </w:r>
      <w:r w:rsidRPr="00EA6591">
        <w:rPr>
          <w:rFonts w:cstheme="minorHAnsi"/>
          <w:u w:val="single"/>
          <w:lang w:eastAsia="en-US"/>
        </w:rPr>
        <w:t>T24/OPICS</w:t>
      </w:r>
      <w:r w:rsidRPr="00EA6591">
        <w:rPr>
          <w:rFonts w:cstheme="minorHAnsi"/>
          <w:lang w:eastAsia="en-US"/>
        </w:rPr>
        <w:t xml:space="preserve"> tab by LST category and maturity.</w:t>
      </w:r>
    </w:p>
    <w:p w14:paraId="237CDD97" w14:textId="77777777" w:rsidR="00B10AEC" w:rsidRPr="00EA6591" w:rsidRDefault="00B10AEC" w:rsidP="00B10AEC">
      <w:pPr>
        <w:rPr>
          <w:rFonts w:cstheme="minorHAnsi"/>
          <w:lang w:eastAsia="en-US"/>
        </w:rPr>
      </w:pPr>
      <w:r w:rsidRPr="00EA6591">
        <w:rPr>
          <w:rFonts w:cstheme="minorHAnsi"/>
          <w:lang w:eastAsia="en-US"/>
        </w:rPr>
        <w:t xml:space="preserve"> </w:t>
      </w:r>
    </w:p>
    <w:p w14:paraId="084DB6BC" w14:textId="77777777" w:rsidR="00B10AEC" w:rsidRPr="00EA6591" w:rsidRDefault="00B10AEC" w:rsidP="00B10AEC">
      <w:pPr>
        <w:rPr>
          <w:rFonts w:cstheme="minorHAnsi"/>
          <w:b/>
        </w:rPr>
      </w:pPr>
      <w:r w:rsidRPr="00EA6591">
        <w:rPr>
          <w:rFonts w:cstheme="minorHAnsi"/>
          <w:b/>
        </w:rPr>
        <w:t>Scenario 2 – New Key Client</w:t>
      </w:r>
    </w:p>
    <w:p w14:paraId="28680BB6" w14:textId="77777777" w:rsidR="00B10AEC" w:rsidRPr="00EA6591" w:rsidRDefault="00B10AEC" w:rsidP="00B10AEC">
      <w:pPr>
        <w:rPr>
          <w:rFonts w:cstheme="minorHAnsi"/>
          <w:lang w:eastAsia="en-US"/>
        </w:rPr>
      </w:pPr>
      <w:r w:rsidRPr="00EA6591">
        <w:rPr>
          <w:rFonts w:cstheme="minorHAnsi"/>
          <w:lang w:eastAsia="en-US"/>
        </w:rPr>
        <w:t>Workbook: OD Multiplier Runoff</w:t>
      </w:r>
    </w:p>
    <w:p w14:paraId="3A960E8C" w14:textId="77777777" w:rsidR="00B10AEC" w:rsidRPr="00EA6591" w:rsidRDefault="00B10AEC" w:rsidP="00C70DDF">
      <w:pPr>
        <w:pStyle w:val="ListParagraph"/>
        <w:numPr>
          <w:ilvl w:val="0"/>
          <w:numId w:val="12"/>
        </w:numPr>
        <w:ind w:right="-29"/>
        <w:jc w:val="both"/>
        <w:rPr>
          <w:rFonts w:cstheme="minorHAnsi"/>
          <w:lang w:eastAsia="en-US"/>
        </w:rPr>
      </w:pPr>
      <w:r w:rsidRPr="00EA6591">
        <w:rPr>
          <w:rFonts w:cstheme="minorHAnsi"/>
          <w:lang w:eastAsia="en-US"/>
        </w:rPr>
        <w:t xml:space="preserve">Identify new key client in </w:t>
      </w:r>
      <w:r w:rsidRPr="00EA6591">
        <w:rPr>
          <w:rFonts w:cstheme="minorHAnsi"/>
          <w:u w:val="single"/>
          <w:lang w:eastAsia="en-US"/>
        </w:rPr>
        <w:t>Multiplier</w:t>
      </w:r>
      <w:r w:rsidRPr="00EA6591">
        <w:rPr>
          <w:rFonts w:cstheme="minorHAnsi"/>
          <w:lang w:eastAsia="en-US"/>
        </w:rPr>
        <w:t xml:space="preserve"> tab and add new key client in </w:t>
      </w:r>
      <w:r w:rsidRPr="00EA6591">
        <w:rPr>
          <w:rFonts w:cstheme="minorHAnsi"/>
          <w:u w:val="single"/>
          <w:lang w:eastAsia="en-US"/>
        </w:rPr>
        <w:t>LargeCustCluster</w:t>
      </w:r>
      <w:r w:rsidRPr="00EA6591">
        <w:rPr>
          <w:rFonts w:cstheme="minorHAnsi"/>
          <w:lang w:eastAsia="en-US"/>
        </w:rPr>
        <w:t xml:space="preserve"> tab with index.</w:t>
      </w:r>
    </w:p>
    <w:p w14:paraId="29B8EB00" w14:textId="77777777" w:rsidR="00B10AEC" w:rsidRPr="00EA6591" w:rsidRDefault="00B10AEC" w:rsidP="00C70DDF">
      <w:pPr>
        <w:pStyle w:val="ListParagraph"/>
        <w:numPr>
          <w:ilvl w:val="0"/>
          <w:numId w:val="12"/>
        </w:numPr>
        <w:ind w:right="-29"/>
        <w:jc w:val="both"/>
        <w:rPr>
          <w:rFonts w:cstheme="minorHAnsi"/>
          <w:lang w:eastAsia="en-US"/>
        </w:rPr>
      </w:pPr>
      <w:r w:rsidRPr="00EA6591">
        <w:rPr>
          <w:rFonts w:cstheme="minorHAnsi"/>
          <w:lang w:eastAsia="en-US"/>
        </w:rPr>
        <w:t xml:space="preserve">Add new row in </w:t>
      </w:r>
      <w:r w:rsidRPr="00EA6591">
        <w:rPr>
          <w:rFonts w:cstheme="minorHAnsi"/>
          <w:u w:val="single"/>
          <w:lang w:eastAsia="en-US"/>
        </w:rPr>
        <w:t>LargeCustomerOP</w:t>
      </w:r>
      <w:r w:rsidRPr="00EA6591">
        <w:rPr>
          <w:rFonts w:cstheme="minorHAnsi"/>
          <w:lang w:eastAsia="en-US"/>
        </w:rPr>
        <w:t xml:space="preserve"> tab to aggregate new key client data </w:t>
      </w:r>
      <w:r w:rsidRPr="00EA6591">
        <w:rPr>
          <w:rFonts w:cstheme="minorHAnsi"/>
        </w:rPr>
        <w:t xml:space="preserve">from </w:t>
      </w:r>
      <w:r w:rsidRPr="00EA6591">
        <w:rPr>
          <w:rFonts w:cstheme="minorHAnsi"/>
          <w:u w:val="single"/>
        </w:rPr>
        <w:t>BalanceData</w:t>
      </w:r>
      <w:r w:rsidRPr="00EA6591">
        <w:rPr>
          <w:rFonts w:cstheme="minorHAnsi"/>
          <w:lang w:eastAsia="en-US"/>
        </w:rPr>
        <w:t xml:space="preserve"> and </w:t>
      </w:r>
      <w:r w:rsidRPr="00EA6591">
        <w:rPr>
          <w:rFonts w:cstheme="minorHAnsi"/>
          <w:u w:val="single"/>
          <w:lang w:eastAsia="en-US"/>
        </w:rPr>
        <w:t>TransactionData</w:t>
      </w:r>
      <w:r w:rsidRPr="00EA6591">
        <w:rPr>
          <w:rFonts w:cstheme="minorHAnsi"/>
          <w:lang w:eastAsia="en-US"/>
        </w:rPr>
        <w:t xml:space="preserve"> tab and exclude new key client data in related client segmentation accordingly.</w:t>
      </w:r>
    </w:p>
    <w:p w14:paraId="2F546085" w14:textId="3DDE0B83" w:rsidR="00FB5D8A" w:rsidRDefault="00FB5D8A" w:rsidP="00B10AEC">
      <w:pPr>
        <w:rPr>
          <w:rFonts w:cstheme="minorHAnsi"/>
          <w:lang w:eastAsia="en-US"/>
        </w:rPr>
      </w:pPr>
    </w:p>
    <w:p w14:paraId="0A6C77F6" w14:textId="618BFC56" w:rsidR="00197D7A" w:rsidRDefault="00197D7A" w:rsidP="00B10AEC">
      <w:pPr>
        <w:rPr>
          <w:rFonts w:cstheme="minorHAnsi"/>
          <w:lang w:eastAsia="en-US"/>
        </w:rPr>
      </w:pPr>
    </w:p>
    <w:p w14:paraId="525C5BD0" w14:textId="77777777" w:rsidR="00197D7A" w:rsidRPr="00EA6591" w:rsidRDefault="00197D7A" w:rsidP="00B10AEC">
      <w:pPr>
        <w:rPr>
          <w:rFonts w:cstheme="minorHAnsi"/>
          <w:lang w:eastAsia="en-US"/>
        </w:rPr>
      </w:pPr>
    </w:p>
    <w:p w14:paraId="70F1A1FA" w14:textId="77777777" w:rsidR="00B10AEC" w:rsidRPr="00EA6591" w:rsidRDefault="00B10AEC" w:rsidP="00B10AEC">
      <w:pPr>
        <w:rPr>
          <w:rFonts w:cstheme="minorHAnsi"/>
          <w:lang w:eastAsia="en-US"/>
        </w:rPr>
      </w:pPr>
      <w:r w:rsidRPr="00EA6591">
        <w:rPr>
          <w:rFonts w:cstheme="minorHAnsi"/>
          <w:lang w:eastAsia="en-US"/>
        </w:rPr>
        <w:t>Workbook: LST Data Collection</w:t>
      </w:r>
    </w:p>
    <w:p w14:paraId="00DFE9E9" w14:textId="77777777" w:rsidR="00B10AEC" w:rsidRPr="00EA6591" w:rsidRDefault="00B10AEC" w:rsidP="00C70DDF">
      <w:pPr>
        <w:pStyle w:val="ListParagraph"/>
        <w:numPr>
          <w:ilvl w:val="0"/>
          <w:numId w:val="13"/>
        </w:numPr>
        <w:ind w:right="-29"/>
        <w:jc w:val="both"/>
        <w:rPr>
          <w:rFonts w:cstheme="minorHAnsi"/>
          <w:lang w:eastAsia="en-US"/>
        </w:rPr>
      </w:pPr>
      <w:r w:rsidRPr="00EA6591">
        <w:rPr>
          <w:rFonts w:cstheme="minorHAnsi"/>
          <w:lang w:eastAsia="en-US"/>
        </w:rPr>
        <w:t xml:space="preserve">Add new row in </w:t>
      </w:r>
      <w:r w:rsidRPr="00EA6591">
        <w:rPr>
          <w:rFonts w:cstheme="minorHAnsi"/>
          <w:u w:val="single"/>
          <w:lang w:eastAsia="en-US"/>
        </w:rPr>
        <w:t>ALL CUSTTB DATA</w:t>
      </w:r>
      <w:r w:rsidRPr="00EA6591">
        <w:rPr>
          <w:rFonts w:cstheme="minorHAnsi"/>
          <w:lang w:eastAsia="en-US"/>
        </w:rPr>
        <w:t xml:space="preserve"> tab to retrieve new key client data from </w:t>
      </w:r>
      <w:r w:rsidRPr="00EA6591">
        <w:rPr>
          <w:rFonts w:cstheme="minorHAnsi"/>
          <w:u w:val="single"/>
          <w:lang w:eastAsia="en-US"/>
        </w:rPr>
        <w:t>T24/OPICS tab</w:t>
      </w:r>
      <w:r w:rsidRPr="00EA6591">
        <w:rPr>
          <w:rFonts w:cstheme="minorHAnsi"/>
          <w:lang w:eastAsia="en-US"/>
        </w:rPr>
        <w:t xml:space="preserve"> by TB code, customer number and aggregate by maturity.</w:t>
      </w:r>
    </w:p>
    <w:p w14:paraId="291D4D50" w14:textId="77777777" w:rsidR="00B10AEC" w:rsidRPr="00EA6591" w:rsidRDefault="00B10AEC" w:rsidP="00C70DDF">
      <w:pPr>
        <w:pStyle w:val="ListParagraph"/>
        <w:numPr>
          <w:ilvl w:val="0"/>
          <w:numId w:val="13"/>
        </w:numPr>
        <w:ind w:right="-29"/>
        <w:jc w:val="both"/>
        <w:rPr>
          <w:rFonts w:cstheme="minorHAnsi"/>
          <w:lang w:eastAsia="en-US"/>
        </w:rPr>
      </w:pPr>
      <w:r w:rsidRPr="00EA6591">
        <w:rPr>
          <w:rFonts w:cstheme="minorHAnsi"/>
          <w:lang w:eastAsia="en-US"/>
        </w:rPr>
        <w:t xml:space="preserve">Add new row in </w:t>
      </w:r>
      <w:r w:rsidRPr="00EA6591">
        <w:rPr>
          <w:rFonts w:cstheme="minorHAnsi"/>
          <w:u w:val="single"/>
          <w:lang w:eastAsia="en-US"/>
        </w:rPr>
        <w:t>ALL TB DATA tab</w:t>
      </w:r>
      <w:r w:rsidRPr="00EA6591">
        <w:rPr>
          <w:rFonts w:cstheme="minorHAnsi"/>
          <w:lang w:eastAsia="en-US"/>
        </w:rPr>
        <w:t xml:space="preserve"> to map new key client data from </w:t>
      </w:r>
      <w:r w:rsidRPr="00EA6591">
        <w:rPr>
          <w:rFonts w:cstheme="minorHAnsi"/>
          <w:u w:val="single"/>
          <w:lang w:eastAsia="en-US"/>
        </w:rPr>
        <w:t>ALL CUSTTB DATA</w:t>
      </w:r>
      <w:r w:rsidRPr="00EA6591">
        <w:rPr>
          <w:rFonts w:cstheme="minorHAnsi"/>
          <w:lang w:eastAsia="en-US"/>
        </w:rPr>
        <w:t xml:space="preserve"> tab into LST category and exclude new key client balance in related TB line accordingly.</w:t>
      </w:r>
    </w:p>
    <w:p w14:paraId="642BBC58" w14:textId="77777777" w:rsidR="00B10AEC" w:rsidRPr="00EA6591" w:rsidRDefault="00B10AEC" w:rsidP="00C70DDF">
      <w:pPr>
        <w:pStyle w:val="ListParagraph"/>
        <w:numPr>
          <w:ilvl w:val="0"/>
          <w:numId w:val="13"/>
        </w:numPr>
        <w:ind w:right="-29"/>
        <w:jc w:val="both"/>
        <w:rPr>
          <w:rFonts w:cstheme="minorHAnsi"/>
          <w:lang w:eastAsia="en-US"/>
        </w:rPr>
      </w:pPr>
      <w:r w:rsidRPr="00EA6591">
        <w:rPr>
          <w:rFonts w:cstheme="minorHAnsi"/>
          <w:lang w:eastAsia="en-US"/>
        </w:rPr>
        <w:t xml:space="preserve">Add new row in </w:t>
      </w:r>
      <w:r w:rsidRPr="00EA6591">
        <w:rPr>
          <w:rFonts w:cstheme="minorHAnsi"/>
          <w:u w:val="single"/>
          <w:lang w:eastAsia="en-US"/>
        </w:rPr>
        <w:t>OUTPUT INTERFACE (LST)</w:t>
      </w:r>
      <w:r w:rsidRPr="00EA6591">
        <w:rPr>
          <w:rFonts w:cstheme="minorHAnsi"/>
          <w:lang w:eastAsia="en-US"/>
        </w:rPr>
        <w:t xml:space="preserve"> to summarize new key client data from </w:t>
      </w:r>
      <w:r w:rsidRPr="00EA6591">
        <w:rPr>
          <w:rFonts w:cstheme="minorHAnsi"/>
          <w:u w:val="single"/>
          <w:lang w:eastAsia="en-US"/>
        </w:rPr>
        <w:t xml:space="preserve">ALL TB DATA </w:t>
      </w:r>
      <w:r w:rsidRPr="00EA6591">
        <w:rPr>
          <w:rFonts w:cstheme="minorHAnsi"/>
          <w:lang w:eastAsia="en-US"/>
        </w:rPr>
        <w:t>tab.</w:t>
      </w:r>
    </w:p>
    <w:p w14:paraId="7CE56FD8" w14:textId="77777777" w:rsidR="00B10AEC" w:rsidRPr="00EA6591" w:rsidRDefault="00B10AEC" w:rsidP="00B10AEC">
      <w:pPr>
        <w:rPr>
          <w:rFonts w:cstheme="minorHAnsi"/>
          <w:lang w:eastAsia="en-US"/>
        </w:rPr>
      </w:pPr>
      <w:r w:rsidRPr="00EA6591">
        <w:rPr>
          <w:rFonts w:cstheme="minorHAnsi"/>
          <w:lang w:eastAsia="en-US"/>
        </w:rPr>
        <w:t xml:space="preserve"> </w:t>
      </w:r>
    </w:p>
    <w:p w14:paraId="09009AF9" w14:textId="77777777" w:rsidR="00B10AEC" w:rsidRPr="00EA6591" w:rsidRDefault="00B10AEC" w:rsidP="00B10AEC">
      <w:pPr>
        <w:rPr>
          <w:rFonts w:cstheme="minorHAnsi"/>
          <w:lang w:eastAsia="en-US"/>
        </w:rPr>
      </w:pPr>
      <w:r w:rsidRPr="00EA6591">
        <w:rPr>
          <w:rFonts w:cstheme="minorHAnsi"/>
          <w:lang w:eastAsia="en-US"/>
        </w:rPr>
        <w:t>Workbook: LST Model</w:t>
      </w:r>
    </w:p>
    <w:p w14:paraId="7745EC57" w14:textId="77777777" w:rsidR="00B10AEC" w:rsidRPr="00EA6591" w:rsidRDefault="00B10AEC" w:rsidP="00C70DDF">
      <w:pPr>
        <w:pStyle w:val="ListParagraph"/>
        <w:numPr>
          <w:ilvl w:val="0"/>
          <w:numId w:val="14"/>
        </w:numPr>
        <w:ind w:right="-29"/>
        <w:jc w:val="both"/>
        <w:rPr>
          <w:rFonts w:cstheme="minorHAnsi"/>
          <w:lang w:eastAsia="en-US"/>
        </w:rPr>
      </w:pPr>
      <w:r w:rsidRPr="00EA6591">
        <w:rPr>
          <w:rFonts w:cstheme="minorHAnsi"/>
          <w:lang w:eastAsia="en-US"/>
        </w:rPr>
        <w:t xml:space="preserve">Add new row in </w:t>
      </w:r>
      <w:r w:rsidRPr="00EA6591">
        <w:rPr>
          <w:rFonts w:cstheme="minorHAnsi"/>
          <w:u w:val="single"/>
          <w:lang w:eastAsia="en-US"/>
        </w:rPr>
        <w:t>Monthly Run-off Change</w:t>
      </w:r>
      <w:r w:rsidRPr="00EA6591">
        <w:rPr>
          <w:rFonts w:cstheme="minorHAnsi"/>
          <w:lang w:eastAsia="en-US"/>
        </w:rPr>
        <w:t xml:space="preserve"> tab to allocate new key client’ blended runoff rate, which based on operation ratio and multiplier </w:t>
      </w:r>
      <w:r w:rsidRPr="00EA6591">
        <w:rPr>
          <w:rFonts w:cstheme="minorHAnsi"/>
        </w:rPr>
        <w:t>analysis</w:t>
      </w:r>
      <w:r w:rsidRPr="00EA6591">
        <w:rPr>
          <w:rFonts w:cstheme="minorHAnsi"/>
          <w:lang w:eastAsia="en-US"/>
        </w:rPr>
        <w:t xml:space="preserve"> (Runoff schedule: D1-D14, 3W, 1M-12M). Note: If new key clients is FI type, a new row in </w:t>
      </w:r>
      <w:r w:rsidRPr="00EA6591">
        <w:rPr>
          <w:rFonts w:cstheme="minorHAnsi"/>
          <w:u w:val="single"/>
          <w:lang w:eastAsia="en-US"/>
        </w:rPr>
        <w:t>FI Buckets</w:t>
      </w:r>
      <w:r w:rsidRPr="00EA6591">
        <w:rPr>
          <w:rFonts w:cstheme="minorHAnsi"/>
          <w:lang w:eastAsia="en-US"/>
        </w:rPr>
        <w:t xml:space="preserve"> tab need to be added to obtain new key client data from </w:t>
      </w:r>
      <w:r w:rsidRPr="00EA6591">
        <w:rPr>
          <w:rFonts w:cstheme="minorHAnsi"/>
          <w:u w:val="single"/>
          <w:lang w:eastAsia="en-US"/>
        </w:rPr>
        <w:t>Data Interface</w:t>
      </w:r>
      <w:r w:rsidRPr="00EA6591">
        <w:rPr>
          <w:rFonts w:cstheme="minorHAnsi"/>
          <w:lang w:eastAsia="en-US"/>
        </w:rPr>
        <w:t xml:space="preserve"> tab first.</w:t>
      </w:r>
    </w:p>
    <w:p w14:paraId="5088B40D" w14:textId="77777777" w:rsidR="00B10AEC" w:rsidRPr="00EA6591" w:rsidRDefault="00B10AEC" w:rsidP="00C70DDF">
      <w:pPr>
        <w:pStyle w:val="ListParagraph"/>
        <w:numPr>
          <w:ilvl w:val="0"/>
          <w:numId w:val="14"/>
        </w:numPr>
        <w:ind w:right="-29"/>
        <w:jc w:val="both"/>
        <w:rPr>
          <w:rFonts w:cstheme="minorHAnsi"/>
          <w:lang w:eastAsia="en-US"/>
        </w:rPr>
      </w:pPr>
      <w:r w:rsidRPr="00EA6591">
        <w:rPr>
          <w:rFonts w:cstheme="minorHAnsi"/>
          <w:lang w:eastAsia="en-US"/>
        </w:rPr>
        <w:t xml:space="preserve">Add new row in </w:t>
      </w:r>
      <w:r w:rsidRPr="00EA6591">
        <w:rPr>
          <w:rFonts w:cstheme="minorHAnsi"/>
          <w:u w:val="single"/>
          <w:lang w:eastAsia="en-US"/>
        </w:rPr>
        <w:t>Blended Maker</w:t>
      </w:r>
      <w:r w:rsidRPr="00EA6591">
        <w:rPr>
          <w:rFonts w:cstheme="minorHAnsi"/>
          <w:lang w:eastAsia="en-US"/>
        </w:rPr>
        <w:t xml:space="preserve"> tab to map new key client’ operation ratio and blended runoff rate from </w:t>
      </w:r>
      <w:r w:rsidRPr="00EA6591">
        <w:rPr>
          <w:rFonts w:cstheme="minorHAnsi"/>
          <w:u w:val="single"/>
          <w:lang w:eastAsia="en-US"/>
        </w:rPr>
        <w:t>Monthly Run-off Change</w:t>
      </w:r>
      <w:r w:rsidRPr="00EA6591">
        <w:rPr>
          <w:rFonts w:cstheme="minorHAnsi"/>
          <w:lang w:eastAsia="en-US"/>
        </w:rPr>
        <w:t xml:space="preserve"> tab.</w:t>
      </w:r>
    </w:p>
    <w:p w14:paraId="277026AC" w14:textId="77777777" w:rsidR="00B10AEC" w:rsidRPr="00EA6591" w:rsidRDefault="00B10AEC" w:rsidP="00C70DDF">
      <w:pPr>
        <w:pStyle w:val="ListParagraph"/>
        <w:numPr>
          <w:ilvl w:val="0"/>
          <w:numId w:val="14"/>
        </w:numPr>
        <w:spacing w:line="240" w:lineRule="auto"/>
        <w:ind w:right="-29"/>
        <w:jc w:val="both"/>
        <w:rPr>
          <w:rFonts w:cstheme="minorHAnsi"/>
          <w:lang w:eastAsia="en-US"/>
        </w:rPr>
      </w:pPr>
      <w:r w:rsidRPr="00EA6591">
        <w:rPr>
          <w:rFonts w:cstheme="minorHAnsi"/>
          <w:lang w:eastAsia="en-US"/>
        </w:rPr>
        <w:t xml:space="preserve">Add new row in </w:t>
      </w:r>
      <w:r w:rsidRPr="00EA6591">
        <w:rPr>
          <w:rFonts w:cstheme="minorHAnsi"/>
          <w:u w:val="single"/>
          <w:lang w:eastAsia="en-US"/>
        </w:rPr>
        <w:t>Assumption</w:t>
      </w:r>
      <w:r w:rsidRPr="00EA6591">
        <w:rPr>
          <w:rFonts w:cstheme="minorHAnsi"/>
          <w:lang w:eastAsia="en-US"/>
        </w:rPr>
        <w:t xml:space="preserve"> tab to summarize new key client’s runoff schedule </w:t>
      </w:r>
      <w:r w:rsidRPr="00EA6591">
        <w:rPr>
          <w:rFonts w:cstheme="minorHAnsi"/>
        </w:rPr>
        <w:t xml:space="preserve">from </w:t>
      </w:r>
      <w:r w:rsidRPr="00EA6591">
        <w:rPr>
          <w:rFonts w:cstheme="minorHAnsi"/>
          <w:u w:val="single"/>
          <w:lang w:eastAsia="en-US"/>
        </w:rPr>
        <w:t>Monthly Run-off Change</w:t>
      </w:r>
      <w:r w:rsidRPr="00EA6591">
        <w:rPr>
          <w:rFonts w:cstheme="minorHAnsi"/>
          <w:lang w:eastAsia="en-US"/>
        </w:rPr>
        <w:t xml:space="preserve"> tab</w:t>
      </w:r>
      <w:r w:rsidRPr="00EA6591">
        <w:rPr>
          <w:rFonts w:cstheme="minorHAnsi"/>
        </w:rPr>
        <w:t>.</w:t>
      </w:r>
    </w:p>
    <w:p w14:paraId="1488670F" w14:textId="77777777" w:rsidR="00B10AEC" w:rsidRPr="00EA6591" w:rsidRDefault="00B10AEC" w:rsidP="00C70DDF">
      <w:pPr>
        <w:pStyle w:val="ListParagraph"/>
        <w:numPr>
          <w:ilvl w:val="0"/>
          <w:numId w:val="14"/>
        </w:numPr>
        <w:spacing w:line="240" w:lineRule="auto"/>
        <w:ind w:right="-29"/>
        <w:jc w:val="both"/>
        <w:rPr>
          <w:rFonts w:cstheme="minorHAnsi"/>
          <w:lang w:eastAsia="en-US"/>
        </w:rPr>
      </w:pPr>
      <w:r w:rsidRPr="00EA6591">
        <w:rPr>
          <w:rFonts w:cstheme="minorHAnsi"/>
        </w:rPr>
        <w:t xml:space="preserve">Add new row in </w:t>
      </w:r>
      <w:r w:rsidRPr="00EA6591">
        <w:rPr>
          <w:rFonts w:cstheme="minorHAnsi"/>
          <w:u w:val="single"/>
        </w:rPr>
        <w:t>Data Processing</w:t>
      </w:r>
      <w:r w:rsidRPr="00EA6591">
        <w:rPr>
          <w:rFonts w:cstheme="minorHAnsi"/>
        </w:rPr>
        <w:t xml:space="preserve"> tab to pull new key client’s balance, maturity and assumptions from </w:t>
      </w:r>
      <w:r w:rsidRPr="00EA6591">
        <w:rPr>
          <w:rFonts w:cstheme="minorHAnsi"/>
          <w:u w:val="single"/>
        </w:rPr>
        <w:t>Data Interface</w:t>
      </w:r>
      <w:r w:rsidRPr="00EA6591">
        <w:rPr>
          <w:rFonts w:cstheme="minorHAnsi"/>
        </w:rPr>
        <w:t xml:space="preserve"> and </w:t>
      </w:r>
      <w:r w:rsidRPr="00EA6591">
        <w:rPr>
          <w:rFonts w:cstheme="minorHAnsi"/>
          <w:u w:val="single"/>
        </w:rPr>
        <w:t>Assumption</w:t>
      </w:r>
      <w:r w:rsidRPr="00EA6591">
        <w:rPr>
          <w:rFonts w:cstheme="minorHAnsi"/>
        </w:rPr>
        <w:t xml:space="preserve"> tab for stress testing calculations.</w:t>
      </w:r>
    </w:p>
    <w:p w14:paraId="4FE6645E" w14:textId="77777777" w:rsidR="00B10AEC" w:rsidRPr="00EA6591" w:rsidRDefault="00B10AEC" w:rsidP="00C70DDF">
      <w:pPr>
        <w:pStyle w:val="ListParagraph"/>
        <w:numPr>
          <w:ilvl w:val="0"/>
          <w:numId w:val="14"/>
        </w:numPr>
        <w:ind w:right="-29"/>
        <w:jc w:val="both"/>
        <w:rPr>
          <w:rFonts w:cstheme="minorHAnsi"/>
          <w:lang w:eastAsia="en-US"/>
        </w:rPr>
      </w:pPr>
      <w:r w:rsidRPr="00EA6591">
        <w:rPr>
          <w:rFonts w:cstheme="minorHAnsi"/>
          <w:lang w:eastAsia="en-US"/>
        </w:rPr>
        <w:t xml:space="preserve">Add new row in </w:t>
      </w:r>
      <w:r w:rsidRPr="00EA6591">
        <w:rPr>
          <w:rFonts w:cstheme="minorHAnsi"/>
          <w:u w:val="single"/>
          <w:lang w:eastAsia="en-US"/>
        </w:rPr>
        <w:t>Model Report Formalized</w:t>
      </w:r>
      <w:r w:rsidRPr="00EA6591">
        <w:rPr>
          <w:rFonts w:cstheme="minorHAnsi"/>
          <w:lang w:eastAsia="en-US"/>
        </w:rPr>
        <w:t xml:space="preserve"> tab to finalize result with new key customer added.</w:t>
      </w:r>
    </w:p>
    <w:p w14:paraId="54A553A6" w14:textId="77777777" w:rsidR="00B10AEC" w:rsidRPr="00EA6591" w:rsidRDefault="00B10AEC" w:rsidP="00B10AEC">
      <w:pPr>
        <w:rPr>
          <w:rFonts w:cstheme="minorHAnsi"/>
          <w:lang w:eastAsia="en-US"/>
        </w:rPr>
      </w:pPr>
      <w:r w:rsidRPr="00EA6591">
        <w:rPr>
          <w:rFonts w:cstheme="minorHAnsi"/>
          <w:lang w:eastAsia="en-US"/>
        </w:rPr>
        <w:t xml:space="preserve">Above process are the key steps to address these two common issues. Template formula could be auto filled down to perform calculations but additional adjustments and tests should to be considered. </w:t>
      </w:r>
    </w:p>
    <w:p w14:paraId="39AB7C4F" w14:textId="77777777" w:rsidR="00F87832" w:rsidRPr="00EA6591" w:rsidRDefault="00F87832" w:rsidP="00F87832">
      <w:pPr>
        <w:rPr>
          <w:rFonts w:cstheme="minorHAnsi"/>
        </w:rPr>
      </w:pPr>
    </w:p>
    <w:p w14:paraId="1FB8E45C" w14:textId="77777777" w:rsidR="00F87832" w:rsidRPr="00EA6591" w:rsidRDefault="00F87832" w:rsidP="00F87832">
      <w:pPr>
        <w:rPr>
          <w:rFonts w:cstheme="minorHAnsi"/>
        </w:rPr>
      </w:pPr>
    </w:p>
    <w:p w14:paraId="6CDE4DE7" w14:textId="77777777" w:rsidR="004F34BD" w:rsidRPr="00EA6591" w:rsidRDefault="004F34BD">
      <w:pPr>
        <w:rPr>
          <w:rFonts w:eastAsiaTheme="majorEastAsia" w:cstheme="minorHAnsi"/>
          <w:color w:val="2E74B5" w:themeColor="accent1" w:themeShade="BF"/>
          <w:sz w:val="32"/>
          <w:szCs w:val="32"/>
        </w:rPr>
      </w:pPr>
      <w:r w:rsidRPr="00EA6591">
        <w:rPr>
          <w:rFonts w:cstheme="minorHAnsi"/>
        </w:rPr>
        <w:br w:type="page"/>
      </w:r>
    </w:p>
    <w:p w14:paraId="4745A44E" w14:textId="5FFC4B36" w:rsidR="004A4BE5" w:rsidRPr="00EA6591" w:rsidRDefault="00EA2836" w:rsidP="00EA6591">
      <w:pPr>
        <w:pStyle w:val="Heading1"/>
      </w:pPr>
      <w:bookmarkStart w:id="156" w:name="_Toc62755018"/>
      <w:r w:rsidRPr="00EA6591">
        <w:t>Model Governance and Monitoring</w:t>
      </w:r>
      <w:bookmarkEnd w:id="156"/>
    </w:p>
    <w:p w14:paraId="4CD7C4F7" w14:textId="0980B821" w:rsidR="00DD019D" w:rsidRPr="00EA6591" w:rsidRDefault="002129C9" w:rsidP="00EA6591">
      <w:pPr>
        <w:pStyle w:val="Heading2"/>
      </w:pPr>
      <w:bookmarkStart w:id="157" w:name="_Toc62755019"/>
      <w:r w:rsidRPr="00EA6591">
        <w:t>Roles and Responsibilities</w:t>
      </w:r>
      <w:bookmarkEnd w:id="157"/>
    </w:p>
    <w:p w14:paraId="53BAEF51" w14:textId="77777777" w:rsidR="00DD019D" w:rsidRPr="00EA6591" w:rsidRDefault="00DD019D" w:rsidP="00DD019D">
      <w:pPr>
        <w:rPr>
          <w:rFonts w:cstheme="minorHAnsi"/>
          <w:b/>
        </w:rPr>
      </w:pPr>
      <w:r w:rsidRPr="00EA6591">
        <w:rPr>
          <w:rFonts w:cstheme="minorHAnsi"/>
          <w:b/>
        </w:rPr>
        <w:t>Treasury Department (TRY)</w:t>
      </w:r>
    </w:p>
    <w:p w14:paraId="4C2BD011" w14:textId="651DD7A4" w:rsidR="002129C9" w:rsidRPr="00EA6591" w:rsidRDefault="00DD019D" w:rsidP="00FD561C">
      <w:pPr>
        <w:rPr>
          <w:rFonts w:cstheme="minorHAnsi"/>
        </w:rPr>
      </w:pPr>
      <w:r w:rsidRPr="00EA6591">
        <w:rPr>
          <w:rFonts w:cstheme="minorHAnsi"/>
        </w:rPr>
        <w:t xml:space="preserve">TRY is the model owner of </w:t>
      </w:r>
      <w:r w:rsidR="008461EA" w:rsidRPr="00EA6591">
        <w:rPr>
          <w:rFonts w:cstheme="minorHAnsi"/>
        </w:rPr>
        <w:t>Liquidity Stress Test</w:t>
      </w:r>
      <w:r w:rsidRPr="00EA6591">
        <w:rPr>
          <w:rFonts w:cstheme="minorHAnsi"/>
        </w:rPr>
        <w:t xml:space="preserve"> and is ultimately accountable for model use and performanc</w:t>
      </w:r>
      <w:r w:rsidR="00AD5981" w:rsidRPr="00EA6591">
        <w:rPr>
          <w:rFonts w:cstheme="minorHAnsi"/>
        </w:rPr>
        <w:t>e</w:t>
      </w:r>
      <w:r w:rsidRPr="00EA6591">
        <w:rPr>
          <w:rFonts w:cstheme="minorHAnsi"/>
        </w:rPr>
        <w:t>. It is responsible for</w:t>
      </w:r>
    </w:p>
    <w:p w14:paraId="7A577086" w14:textId="77777777" w:rsidR="00FC52B7" w:rsidRDefault="00DD019D" w:rsidP="00C70DDF">
      <w:pPr>
        <w:pStyle w:val="ListParagraph"/>
        <w:numPr>
          <w:ilvl w:val="0"/>
          <w:numId w:val="10"/>
        </w:numPr>
        <w:spacing w:line="240" w:lineRule="auto"/>
        <w:ind w:right="-29"/>
        <w:jc w:val="both"/>
        <w:rPr>
          <w:rFonts w:cstheme="minorHAnsi"/>
        </w:rPr>
      </w:pPr>
      <w:r w:rsidRPr="00EA6591">
        <w:rPr>
          <w:rFonts w:cstheme="minorHAnsi"/>
        </w:rPr>
        <w:t>Coordinating with all Model Risk Management (MRM) stakeholders and be responsible for the entire model life cycle</w:t>
      </w:r>
    </w:p>
    <w:p w14:paraId="6B8945E6" w14:textId="5791BD3B" w:rsidR="00FC52B7" w:rsidRPr="00FC52B7" w:rsidRDefault="00FB2F28" w:rsidP="00C70DDF">
      <w:pPr>
        <w:pStyle w:val="ListParagraph"/>
        <w:numPr>
          <w:ilvl w:val="0"/>
          <w:numId w:val="10"/>
        </w:numPr>
        <w:spacing w:line="240" w:lineRule="auto"/>
        <w:ind w:right="-29"/>
        <w:jc w:val="both"/>
        <w:rPr>
          <w:rFonts w:cstheme="minorHAnsi"/>
        </w:rPr>
      </w:pPr>
      <w:r>
        <w:rPr>
          <w:rFonts w:cstheme="minorHAnsi"/>
        </w:rPr>
        <w:t>R</w:t>
      </w:r>
      <w:r w:rsidR="00FC52B7" w:rsidRPr="00FC52B7">
        <w:rPr>
          <w:rFonts w:cstheme="minorHAnsi"/>
        </w:rPr>
        <w:t xml:space="preserve">esponsible for overall function relating to </w:t>
      </w:r>
      <w:r>
        <w:rPr>
          <w:rFonts w:cstheme="minorHAnsi"/>
        </w:rPr>
        <w:t xml:space="preserve">model assumption, model operation, </w:t>
      </w:r>
      <w:r w:rsidR="00FC52B7" w:rsidRPr="00FC52B7">
        <w:rPr>
          <w:rFonts w:cstheme="minorHAnsi"/>
        </w:rPr>
        <w:t>risk measur</w:t>
      </w:r>
      <w:r>
        <w:rPr>
          <w:rFonts w:cstheme="minorHAnsi"/>
        </w:rPr>
        <w:t xml:space="preserve">ement and </w:t>
      </w:r>
      <w:r w:rsidR="00FC52B7" w:rsidRPr="00FC52B7">
        <w:rPr>
          <w:rFonts w:cstheme="minorHAnsi"/>
        </w:rPr>
        <w:t>risk reporting, includ</w:t>
      </w:r>
      <w:r>
        <w:rPr>
          <w:rFonts w:cstheme="minorHAnsi"/>
        </w:rPr>
        <w:t>ing</w:t>
      </w:r>
      <w:r w:rsidR="00FC52B7" w:rsidRPr="00FC52B7">
        <w:rPr>
          <w:rFonts w:cstheme="minorHAnsi"/>
        </w:rPr>
        <w:t>:</w:t>
      </w:r>
    </w:p>
    <w:p w14:paraId="0C4B8829" w14:textId="77777777" w:rsidR="00FC52B7" w:rsidRPr="00EA6591" w:rsidRDefault="00FC52B7" w:rsidP="00C70DDF">
      <w:pPr>
        <w:pStyle w:val="ListParagraph"/>
        <w:numPr>
          <w:ilvl w:val="1"/>
          <w:numId w:val="19"/>
        </w:numPr>
        <w:spacing w:line="240" w:lineRule="auto"/>
        <w:ind w:right="-29"/>
        <w:jc w:val="both"/>
        <w:rPr>
          <w:rFonts w:cstheme="minorHAnsi"/>
        </w:rPr>
      </w:pPr>
      <w:r w:rsidRPr="00EA6591">
        <w:rPr>
          <w:rFonts w:cstheme="minorHAnsi"/>
        </w:rPr>
        <w:t>Developing model and stress testing assumptions</w:t>
      </w:r>
    </w:p>
    <w:p w14:paraId="48B34D42" w14:textId="77777777" w:rsidR="00FC52B7" w:rsidRPr="00EA6591" w:rsidRDefault="00FC52B7" w:rsidP="00C70DDF">
      <w:pPr>
        <w:pStyle w:val="ListParagraph"/>
        <w:numPr>
          <w:ilvl w:val="1"/>
          <w:numId w:val="19"/>
        </w:numPr>
        <w:spacing w:line="240" w:lineRule="auto"/>
        <w:ind w:right="-29"/>
        <w:jc w:val="both"/>
        <w:rPr>
          <w:rFonts w:cstheme="minorHAnsi"/>
        </w:rPr>
      </w:pPr>
      <w:r w:rsidRPr="00EA6591">
        <w:rPr>
          <w:rFonts w:cstheme="minorHAnsi"/>
        </w:rPr>
        <w:t xml:space="preserve">Collecting model input, calculating and updating assumptions </w:t>
      </w:r>
    </w:p>
    <w:p w14:paraId="43CA04B4" w14:textId="77777777" w:rsidR="00FC52B7" w:rsidRDefault="00FC52B7" w:rsidP="00C70DDF">
      <w:pPr>
        <w:pStyle w:val="ListParagraph"/>
        <w:numPr>
          <w:ilvl w:val="1"/>
          <w:numId w:val="19"/>
        </w:numPr>
        <w:spacing w:line="240" w:lineRule="auto"/>
        <w:ind w:right="-29"/>
        <w:jc w:val="both"/>
        <w:rPr>
          <w:rFonts w:cstheme="minorHAnsi"/>
        </w:rPr>
      </w:pPr>
      <w:r w:rsidRPr="00EA6591">
        <w:rPr>
          <w:rFonts w:cstheme="minorHAnsi"/>
        </w:rPr>
        <w:t>Generating Internal Liquidity Stress Test reports and ensuring accuracy of risk result</w:t>
      </w:r>
    </w:p>
    <w:p w14:paraId="316C7861" w14:textId="2287836F" w:rsidR="00FC52B7" w:rsidRPr="00310444" w:rsidRDefault="00FC52B7" w:rsidP="00C70DDF">
      <w:pPr>
        <w:pStyle w:val="ListParagraph"/>
        <w:numPr>
          <w:ilvl w:val="1"/>
          <w:numId w:val="19"/>
        </w:numPr>
        <w:spacing w:line="240" w:lineRule="auto"/>
        <w:ind w:right="-29"/>
        <w:jc w:val="both"/>
        <w:rPr>
          <w:rFonts w:cstheme="minorHAnsi"/>
        </w:rPr>
      </w:pPr>
      <w:r w:rsidRPr="00FC52B7">
        <w:rPr>
          <w:rFonts w:cstheme="minorHAnsi"/>
        </w:rPr>
        <w:t>Conducting ad-hoc stress test, scenario analysis, and model back testing</w:t>
      </w:r>
    </w:p>
    <w:p w14:paraId="0737F14A" w14:textId="300E73F6" w:rsidR="00DD019D" w:rsidRPr="00EA6591" w:rsidRDefault="00DD019D" w:rsidP="00C70DDF">
      <w:pPr>
        <w:pStyle w:val="ListParagraph"/>
        <w:numPr>
          <w:ilvl w:val="0"/>
          <w:numId w:val="10"/>
        </w:numPr>
        <w:spacing w:line="240" w:lineRule="auto"/>
        <w:ind w:right="-29"/>
        <w:jc w:val="both"/>
        <w:rPr>
          <w:rFonts w:cstheme="minorHAnsi"/>
        </w:rPr>
      </w:pPr>
      <w:r w:rsidRPr="00EA6591">
        <w:rPr>
          <w:rFonts w:cstheme="minorHAnsi"/>
        </w:rPr>
        <w:t xml:space="preserve">Submitting the model </w:t>
      </w:r>
      <w:r w:rsidR="00FD561C" w:rsidRPr="00EA6591">
        <w:rPr>
          <w:rFonts w:cstheme="minorHAnsi"/>
        </w:rPr>
        <w:t>results</w:t>
      </w:r>
      <w:r w:rsidRPr="00EA6591">
        <w:rPr>
          <w:rFonts w:cstheme="minorHAnsi"/>
        </w:rPr>
        <w:t xml:space="preserve"> in line with the requirements defined by BOCNY MRM procedure</w:t>
      </w:r>
    </w:p>
    <w:p w14:paraId="083058B6" w14:textId="77777777" w:rsidR="00DD019D" w:rsidRPr="00EA6591" w:rsidRDefault="00DD019D" w:rsidP="00C70DDF">
      <w:pPr>
        <w:pStyle w:val="ListParagraph"/>
        <w:numPr>
          <w:ilvl w:val="0"/>
          <w:numId w:val="10"/>
        </w:numPr>
        <w:spacing w:line="240" w:lineRule="auto"/>
        <w:ind w:right="-29"/>
        <w:jc w:val="both"/>
        <w:rPr>
          <w:rFonts w:cstheme="minorHAnsi"/>
        </w:rPr>
      </w:pPr>
      <w:r w:rsidRPr="00EA6591">
        <w:rPr>
          <w:rFonts w:cstheme="minorHAnsi"/>
        </w:rPr>
        <w:t>Coordinating with different MRM roles to remediate internal (e.g. Model Validation and Internal Audit) and external (e.g. Regulators) findings</w:t>
      </w:r>
    </w:p>
    <w:p w14:paraId="4AABAEB1" w14:textId="7F5C5CD2" w:rsidR="00DD019D" w:rsidRDefault="00FC52B7" w:rsidP="00C70DDF">
      <w:pPr>
        <w:pStyle w:val="ListParagraph"/>
        <w:numPr>
          <w:ilvl w:val="0"/>
          <w:numId w:val="10"/>
        </w:numPr>
        <w:spacing w:line="240" w:lineRule="auto"/>
        <w:ind w:right="-29"/>
        <w:jc w:val="both"/>
        <w:rPr>
          <w:rFonts w:cstheme="minorHAnsi"/>
        </w:rPr>
      </w:pPr>
      <w:r>
        <w:rPr>
          <w:rFonts w:cstheme="minorHAnsi"/>
        </w:rPr>
        <w:t>M</w:t>
      </w:r>
      <w:r w:rsidR="00DD019D" w:rsidRPr="00EA6591">
        <w:rPr>
          <w:rFonts w:cstheme="minorHAnsi"/>
        </w:rPr>
        <w:t>onitor</w:t>
      </w:r>
      <w:r>
        <w:rPr>
          <w:rFonts w:cstheme="minorHAnsi"/>
        </w:rPr>
        <w:t>ing</w:t>
      </w:r>
      <w:r w:rsidR="00DD019D" w:rsidRPr="00EA6591">
        <w:rPr>
          <w:rFonts w:cstheme="minorHAnsi"/>
        </w:rPr>
        <w:t xml:space="preserve"> model performance and report issues to MRM</w:t>
      </w:r>
      <w:r>
        <w:rPr>
          <w:rFonts w:cstheme="minorHAnsi"/>
        </w:rPr>
        <w:t xml:space="preserve"> for model </w:t>
      </w:r>
      <w:r w:rsidR="00FB2F28">
        <w:rPr>
          <w:rFonts w:cstheme="minorHAnsi"/>
        </w:rPr>
        <w:t>risk management</w:t>
      </w:r>
    </w:p>
    <w:p w14:paraId="1561F188" w14:textId="77777777" w:rsidR="000D33B5" w:rsidRPr="000D33B5" w:rsidRDefault="000D33B5" w:rsidP="000D33B5">
      <w:pPr>
        <w:pStyle w:val="ListParagraph"/>
        <w:spacing w:line="240" w:lineRule="auto"/>
        <w:ind w:right="-29"/>
        <w:jc w:val="both"/>
        <w:rPr>
          <w:rFonts w:cstheme="minorHAnsi"/>
        </w:rPr>
      </w:pPr>
    </w:p>
    <w:p w14:paraId="5AA4768A" w14:textId="33F07993" w:rsidR="00DD019D" w:rsidRPr="00EA6591" w:rsidRDefault="00DD019D" w:rsidP="00DD019D">
      <w:pPr>
        <w:rPr>
          <w:rFonts w:cstheme="minorHAnsi"/>
        </w:rPr>
      </w:pPr>
      <w:r w:rsidRPr="00EA6591">
        <w:rPr>
          <w:rFonts w:cstheme="minorHAnsi"/>
        </w:rPr>
        <w:t xml:space="preserve">The following units help control the risk of </w:t>
      </w:r>
      <w:r w:rsidR="00672C62" w:rsidRPr="00EA6591">
        <w:rPr>
          <w:rFonts w:cstheme="minorHAnsi"/>
        </w:rPr>
        <w:t>model assumption &amp; model use</w:t>
      </w:r>
      <w:r w:rsidRPr="00EA6591">
        <w:rPr>
          <w:rFonts w:cstheme="minorHAnsi"/>
        </w:rPr>
        <w:t xml:space="preserve"> and provide independent review that challenge the existing model practice by conducting independent validation and review process:</w:t>
      </w:r>
    </w:p>
    <w:p w14:paraId="72647661" w14:textId="77777777" w:rsidR="00DD019D" w:rsidRPr="00EA6591" w:rsidRDefault="00DD019D" w:rsidP="002129C9">
      <w:pPr>
        <w:rPr>
          <w:rFonts w:cstheme="minorHAnsi"/>
        </w:rPr>
      </w:pPr>
      <w:r w:rsidRPr="00EA6591">
        <w:rPr>
          <w:rFonts w:cstheme="minorHAnsi"/>
        </w:rPr>
        <w:t>Market Risk Management Department (MRD)</w:t>
      </w:r>
    </w:p>
    <w:p w14:paraId="131E56CF" w14:textId="77777777" w:rsidR="00DD019D" w:rsidRPr="00EA6591" w:rsidRDefault="00DD019D" w:rsidP="002129C9">
      <w:pPr>
        <w:rPr>
          <w:rFonts w:cstheme="minorHAnsi"/>
        </w:rPr>
      </w:pPr>
      <w:r w:rsidRPr="00EA6591">
        <w:rPr>
          <w:rFonts w:cstheme="minorHAnsi"/>
        </w:rPr>
        <w:t xml:space="preserve">MRD, a model user and as the second line of defense, is responsible for: </w:t>
      </w:r>
    </w:p>
    <w:p w14:paraId="0DF50883" w14:textId="46AC2480" w:rsidR="00DD019D" w:rsidRPr="00EA6591" w:rsidRDefault="00DD019D" w:rsidP="00C70DDF">
      <w:pPr>
        <w:pStyle w:val="ListParagraph"/>
        <w:numPr>
          <w:ilvl w:val="0"/>
          <w:numId w:val="15"/>
        </w:numPr>
        <w:spacing w:line="240" w:lineRule="auto"/>
        <w:ind w:right="-29"/>
        <w:jc w:val="both"/>
        <w:rPr>
          <w:rFonts w:cstheme="minorHAnsi"/>
        </w:rPr>
      </w:pPr>
      <w:r w:rsidRPr="00EA6591">
        <w:rPr>
          <w:rFonts w:cstheme="minorHAnsi"/>
        </w:rPr>
        <w:t xml:space="preserve">Conducting independent review on key assumptions in </w:t>
      </w:r>
      <w:r w:rsidR="008461EA" w:rsidRPr="00EA6591">
        <w:rPr>
          <w:rFonts w:cstheme="minorHAnsi"/>
        </w:rPr>
        <w:t>Liquidity Stress Test model</w:t>
      </w:r>
      <w:r w:rsidRPr="00EA6591">
        <w:rPr>
          <w:rFonts w:cstheme="minorHAnsi"/>
        </w:rPr>
        <w:t xml:space="preserve"> specifically assumptions from market/liquidity risk management perspective.</w:t>
      </w:r>
    </w:p>
    <w:p w14:paraId="0C543DBE" w14:textId="77777777" w:rsidR="00DD019D" w:rsidRPr="00EA6591" w:rsidRDefault="00DD019D" w:rsidP="00DD019D">
      <w:pPr>
        <w:pStyle w:val="ListParagraph"/>
        <w:ind w:left="1440"/>
        <w:rPr>
          <w:rFonts w:cstheme="minorHAnsi"/>
        </w:rPr>
      </w:pPr>
    </w:p>
    <w:p w14:paraId="16D165B0" w14:textId="77777777" w:rsidR="00DD019D" w:rsidRPr="00EA6591" w:rsidRDefault="00DD019D" w:rsidP="002129C9">
      <w:pPr>
        <w:rPr>
          <w:rFonts w:cstheme="minorHAnsi"/>
        </w:rPr>
      </w:pPr>
      <w:r w:rsidRPr="00EA6591">
        <w:rPr>
          <w:rFonts w:cstheme="minorHAnsi"/>
        </w:rPr>
        <w:t>Enterprise Risk Management-ERM</w:t>
      </w:r>
    </w:p>
    <w:p w14:paraId="7A36C53C" w14:textId="09AB939B" w:rsidR="00DD019D" w:rsidRPr="00EA6591" w:rsidRDefault="00DD019D" w:rsidP="002129C9">
      <w:pPr>
        <w:rPr>
          <w:rFonts w:cstheme="minorHAnsi"/>
        </w:rPr>
      </w:pPr>
      <w:r w:rsidRPr="00EA6591">
        <w:rPr>
          <w:rFonts w:cstheme="minorHAnsi"/>
        </w:rPr>
        <w:t>ERM’s responsibilities include</w:t>
      </w:r>
    </w:p>
    <w:p w14:paraId="223986C2" w14:textId="019930E8" w:rsidR="00DD019D" w:rsidRPr="00EA6591" w:rsidRDefault="00DD019D" w:rsidP="00C70DDF">
      <w:pPr>
        <w:pStyle w:val="ListParagraph"/>
        <w:numPr>
          <w:ilvl w:val="0"/>
          <w:numId w:val="15"/>
        </w:numPr>
        <w:spacing w:line="240" w:lineRule="auto"/>
        <w:ind w:right="-29"/>
        <w:jc w:val="both"/>
        <w:rPr>
          <w:rFonts w:cstheme="minorHAnsi"/>
        </w:rPr>
      </w:pPr>
      <w:r w:rsidRPr="00EA6591">
        <w:rPr>
          <w:rFonts w:cstheme="minorHAnsi"/>
        </w:rPr>
        <w:t>Developing, implementing and maintaining the M</w:t>
      </w:r>
      <w:r w:rsidR="00672C62" w:rsidRPr="00EA6591">
        <w:rPr>
          <w:rFonts w:cstheme="minorHAnsi"/>
        </w:rPr>
        <w:t xml:space="preserve">odel </w:t>
      </w:r>
      <w:r w:rsidRPr="00EA6591">
        <w:rPr>
          <w:rFonts w:cstheme="minorHAnsi"/>
        </w:rPr>
        <w:t>R</w:t>
      </w:r>
      <w:r w:rsidR="00672C62" w:rsidRPr="00EA6591">
        <w:rPr>
          <w:rFonts w:cstheme="minorHAnsi"/>
        </w:rPr>
        <w:t xml:space="preserve">isk </w:t>
      </w:r>
      <w:r w:rsidRPr="00EA6591">
        <w:rPr>
          <w:rFonts w:cstheme="minorHAnsi"/>
        </w:rPr>
        <w:t>M</w:t>
      </w:r>
      <w:r w:rsidR="00672C62" w:rsidRPr="00EA6591">
        <w:rPr>
          <w:rFonts w:cstheme="minorHAnsi"/>
        </w:rPr>
        <w:t>anagement</w:t>
      </w:r>
      <w:r w:rsidRPr="00EA6591">
        <w:rPr>
          <w:rFonts w:cstheme="minorHAnsi"/>
        </w:rPr>
        <w:t xml:space="preserve"> framework for BOCNY, including </w:t>
      </w:r>
      <w:r w:rsidR="00672C62" w:rsidRPr="00EA6591">
        <w:rPr>
          <w:rFonts w:cstheme="minorHAnsi"/>
        </w:rPr>
        <w:t xml:space="preserve">model </w:t>
      </w:r>
      <w:r w:rsidRPr="00EA6591">
        <w:rPr>
          <w:rFonts w:cstheme="minorHAnsi"/>
        </w:rPr>
        <w:t>governance, policy and procedure</w:t>
      </w:r>
    </w:p>
    <w:p w14:paraId="5A3B39CE" w14:textId="13994E8D" w:rsidR="00FD561C" w:rsidRDefault="00DD019D" w:rsidP="00C70DDF">
      <w:pPr>
        <w:pStyle w:val="ListParagraph"/>
        <w:numPr>
          <w:ilvl w:val="0"/>
          <w:numId w:val="15"/>
        </w:numPr>
        <w:spacing w:line="240" w:lineRule="auto"/>
        <w:ind w:right="-29"/>
        <w:jc w:val="both"/>
        <w:rPr>
          <w:rFonts w:cstheme="minorHAnsi"/>
        </w:rPr>
      </w:pPr>
      <w:r w:rsidRPr="00EA6591">
        <w:rPr>
          <w:rFonts w:cstheme="minorHAnsi"/>
        </w:rPr>
        <w:t>Conducting model identification, model review and model validation</w:t>
      </w:r>
    </w:p>
    <w:p w14:paraId="7B672A18" w14:textId="77777777" w:rsidR="000D33B5" w:rsidRPr="000D33B5" w:rsidRDefault="000D33B5" w:rsidP="000D33B5">
      <w:pPr>
        <w:pStyle w:val="ListParagraph"/>
        <w:spacing w:line="240" w:lineRule="auto"/>
        <w:ind w:right="-29"/>
        <w:jc w:val="both"/>
        <w:rPr>
          <w:rFonts w:cstheme="minorHAnsi"/>
        </w:rPr>
      </w:pPr>
    </w:p>
    <w:p w14:paraId="5980FA2F" w14:textId="77777777" w:rsidR="00DD019D" w:rsidRPr="00EA6591" w:rsidRDefault="00DD019D" w:rsidP="002129C9">
      <w:pPr>
        <w:rPr>
          <w:rFonts w:cstheme="minorHAnsi"/>
        </w:rPr>
      </w:pPr>
      <w:r w:rsidRPr="00EA6591">
        <w:rPr>
          <w:rFonts w:cstheme="minorHAnsi"/>
        </w:rPr>
        <w:t>Internal Audit (IAD)</w:t>
      </w:r>
    </w:p>
    <w:p w14:paraId="440AD350" w14:textId="2E089423" w:rsidR="00DD019D" w:rsidRPr="00EA6591" w:rsidRDefault="00DD019D" w:rsidP="002129C9">
      <w:pPr>
        <w:rPr>
          <w:rFonts w:cstheme="minorHAnsi"/>
        </w:rPr>
      </w:pPr>
      <w:r w:rsidRPr="00EA6591">
        <w:rPr>
          <w:rFonts w:cstheme="minorHAnsi"/>
        </w:rPr>
        <w:t xml:space="preserve">IAD, is the 3rd line of defense, </w:t>
      </w:r>
      <w:r w:rsidR="007C343E">
        <w:rPr>
          <w:rFonts w:cstheme="minorHAnsi"/>
        </w:rPr>
        <w:t>i</w:t>
      </w:r>
      <w:r w:rsidRPr="00EA6591">
        <w:rPr>
          <w:rFonts w:cstheme="minorHAnsi"/>
        </w:rPr>
        <w:t xml:space="preserve">t is responsible for: </w:t>
      </w:r>
    </w:p>
    <w:p w14:paraId="6E5986AA" w14:textId="0D489E5F" w:rsidR="00DD019D" w:rsidRPr="00EA6591" w:rsidRDefault="002129C9" w:rsidP="00C70DDF">
      <w:pPr>
        <w:pStyle w:val="ListParagraph"/>
        <w:numPr>
          <w:ilvl w:val="0"/>
          <w:numId w:val="16"/>
        </w:numPr>
        <w:spacing w:line="240" w:lineRule="auto"/>
        <w:ind w:right="-29"/>
        <w:jc w:val="both"/>
        <w:rPr>
          <w:rFonts w:cstheme="minorHAnsi"/>
        </w:rPr>
      </w:pPr>
      <w:r w:rsidRPr="00EA6591">
        <w:rPr>
          <w:rFonts w:cstheme="minorHAnsi"/>
        </w:rPr>
        <w:t>V</w:t>
      </w:r>
      <w:r w:rsidR="00DD019D" w:rsidRPr="00EA6591">
        <w:rPr>
          <w:rFonts w:cstheme="minorHAnsi"/>
        </w:rPr>
        <w:t>erifying the consistency between MRM activities with MRM policy and regulatory requirements</w:t>
      </w:r>
    </w:p>
    <w:p w14:paraId="7B902975" w14:textId="77777777" w:rsidR="00DD019D" w:rsidRPr="00EA6591" w:rsidRDefault="00DD019D" w:rsidP="00C70DDF">
      <w:pPr>
        <w:pStyle w:val="ListParagraph"/>
        <w:numPr>
          <w:ilvl w:val="0"/>
          <w:numId w:val="16"/>
        </w:numPr>
        <w:spacing w:line="240" w:lineRule="auto"/>
        <w:ind w:right="-29"/>
        <w:jc w:val="both"/>
        <w:rPr>
          <w:rFonts w:cstheme="minorHAnsi"/>
        </w:rPr>
      </w:pPr>
      <w:r w:rsidRPr="00EA6591">
        <w:rPr>
          <w:rFonts w:cstheme="minorHAnsi"/>
        </w:rPr>
        <w:t>Verifying that MRM framework is well designed, effectively implemented and sustainably maintained</w:t>
      </w:r>
    </w:p>
    <w:p w14:paraId="64935787" w14:textId="77777777" w:rsidR="00DD019D" w:rsidRPr="00EA6591" w:rsidRDefault="00DD019D" w:rsidP="00DD019D">
      <w:pPr>
        <w:rPr>
          <w:rFonts w:cstheme="minorHAnsi"/>
          <w:b/>
        </w:rPr>
      </w:pPr>
    </w:p>
    <w:p w14:paraId="7ACCEFB8" w14:textId="77777777" w:rsidR="00DD019D" w:rsidRPr="00EA6591" w:rsidRDefault="00DD019D" w:rsidP="00EA6591">
      <w:pPr>
        <w:pStyle w:val="Heading2"/>
      </w:pPr>
      <w:bookmarkStart w:id="158" w:name="_Toc51919498"/>
      <w:bookmarkStart w:id="159" w:name="_Toc62755020"/>
      <w:r w:rsidRPr="00EA6591">
        <w:t>Ongoing Monitoring</w:t>
      </w:r>
      <w:bookmarkEnd w:id="158"/>
      <w:bookmarkEnd w:id="159"/>
    </w:p>
    <w:p w14:paraId="06889114" w14:textId="46C28D74" w:rsidR="00DD019D" w:rsidRPr="00EA6591" w:rsidRDefault="00DD019D" w:rsidP="00DD019D">
      <w:pPr>
        <w:rPr>
          <w:rFonts w:cstheme="minorHAnsi"/>
        </w:rPr>
      </w:pPr>
      <w:r w:rsidRPr="00EA6591">
        <w:rPr>
          <w:rFonts w:cstheme="minorHAnsi"/>
        </w:rPr>
        <w:t>As model characteristics and behaviors may evolve over time, to ensure the model still reflects the current reality that best estimate the risk, BOCNY conducts ongoing</w:t>
      </w:r>
      <w:r w:rsidR="00AD5981" w:rsidRPr="00EA6591">
        <w:rPr>
          <w:rFonts w:cstheme="minorHAnsi"/>
        </w:rPr>
        <w:t xml:space="preserve"> model monitoring periodically:</w:t>
      </w:r>
    </w:p>
    <w:p w14:paraId="4032668F" w14:textId="2C809396" w:rsidR="00DD019D" w:rsidRPr="00EA6591" w:rsidRDefault="00AD5981" w:rsidP="00DD019D">
      <w:pPr>
        <w:tabs>
          <w:tab w:val="left" w:pos="1127"/>
        </w:tabs>
        <w:rPr>
          <w:rFonts w:cstheme="minorHAnsi"/>
        </w:rPr>
      </w:pPr>
      <w:r w:rsidRPr="00EA6591">
        <w:rPr>
          <w:rFonts w:cstheme="minorHAnsi"/>
        </w:rPr>
        <w:t>Runoff rates</w:t>
      </w:r>
      <w:r w:rsidR="00DD019D" w:rsidRPr="00EA6591">
        <w:rPr>
          <w:rFonts w:cstheme="minorHAnsi"/>
        </w:rPr>
        <w:t xml:space="preserve"> back testing</w:t>
      </w:r>
    </w:p>
    <w:p w14:paraId="689561ED" w14:textId="34576EB8" w:rsidR="00DD019D" w:rsidRPr="00EA6591" w:rsidRDefault="00DD019D" w:rsidP="00DD019D">
      <w:pPr>
        <w:ind w:firstLine="720"/>
        <w:rPr>
          <w:rFonts w:cstheme="minorHAnsi"/>
        </w:rPr>
      </w:pPr>
      <w:r w:rsidRPr="00EA6591">
        <w:rPr>
          <w:rFonts w:cstheme="minorHAnsi"/>
        </w:rPr>
        <w:t>Update Frequency:</w:t>
      </w:r>
      <w:r w:rsidR="00AD5981" w:rsidRPr="00EA6591">
        <w:rPr>
          <w:rFonts w:cstheme="minorHAnsi"/>
        </w:rPr>
        <w:t xml:space="preserve"> </w:t>
      </w:r>
      <w:r w:rsidR="00843241">
        <w:rPr>
          <w:rFonts w:cstheme="minorHAnsi"/>
        </w:rPr>
        <w:t>Based on management needs</w:t>
      </w:r>
    </w:p>
    <w:p w14:paraId="45DAA31B" w14:textId="77777777" w:rsidR="00DD019D" w:rsidRPr="00EA6591" w:rsidRDefault="00DD019D" w:rsidP="00DD019D">
      <w:pPr>
        <w:ind w:firstLine="720"/>
        <w:rPr>
          <w:rFonts w:cstheme="minorHAnsi"/>
        </w:rPr>
      </w:pPr>
      <w:r w:rsidRPr="00EA6591">
        <w:rPr>
          <w:rFonts w:cstheme="minorHAnsi"/>
        </w:rPr>
        <w:t>Conducted by: TRY</w:t>
      </w:r>
    </w:p>
    <w:p w14:paraId="4FE67965" w14:textId="4E34232C" w:rsidR="00DD019D" w:rsidRPr="00EA6591" w:rsidRDefault="00DD019D" w:rsidP="00DD019D">
      <w:pPr>
        <w:ind w:firstLine="720"/>
        <w:rPr>
          <w:rFonts w:cstheme="minorHAnsi"/>
        </w:rPr>
      </w:pPr>
      <w:r w:rsidRPr="00EA6591">
        <w:rPr>
          <w:rFonts w:cstheme="minorHAnsi"/>
        </w:rPr>
        <w:t xml:space="preserve">Threshold: </w:t>
      </w:r>
      <w:r w:rsidR="00AD5981" w:rsidRPr="00EA6591">
        <w:rPr>
          <w:rFonts w:cstheme="minorHAnsi"/>
        </w:rPr>
        <w:t>Not Applicable</w:t>
      </w:r>
      <w:r w:rsidRPr="00EA6591">
        <w:rPr>
          <w:rFonts w:cstheme="minorHAnsi"/>
        </w:rPr>
        <w:t xml:space="preserve"> </w:t>
      </w:r>
    </w:p>
    <w:p w14:paraId="01BCF5C8" w14:textId="68266B2F" w:rsidR="00DD019D" w:rsidRPr="00EA6591" w:rsidRDefault="00DD019D" w:rsidP="00DD019D">
      <w:pPr>
        <w:tabs>
          <w:tab w:val="left" w:pos="1127"/>
        </w:tabs>
        <w:rPr>
          <w:rFonts w:cstheme="minorHAnsi"/>
        </w:rPr>
      </w:pPr>
      <w:r w:rsidRPr="00EA6591">
        <w:rPr>
          <w:rFonts w:cstheme="minorHAnsi"/>
        </w:rPr>
        <w:t>Assumptions</w:t>
      </w:r>
      <w:r w:rsidR="00407B32">
        <w:rPr>
          <w:rFonts w:cstheme="minorHAnsi"/>
        </w:rPr>
        <w:t xml:space="preserve"> Recalibration</w:t>
      </w:r>
    </w:p>
    <w:p w14:paraId="492D9AED" w14:textId="77777777" w:rsidR="00DD019D" w:rsidRPr="00EA6591" w:rsidRDefault="00DD019D" w:rsidP="00DD019D">
      <w:pPr>
        <w:ind w:firstLine="720"/>
        <w:rPr>
          <w:rFonts w:cstheme="minorHAnsi"/>
        </w:rPr>
      </w:pPr>
      <w:r w:rsidRPr="00EA6591">
        <w:rPr>
          <w:rFonts w:cstheme="minorHAnsi"/>
        </w:rPr>
        <w:t>Update Frequency: At least annually</w:t>
      </w:r>
    </w:p>
    <w:p w14:paraId="759D4273" w14:textId="77777777" w:rsidR="00DD019D" w:rsidRPr="00EA6591" w:rsidRDefault="00DD019D" w:rsidP="00DD019D">
      <w:pPr>
        <w:ind w:firstLine="720"/>
        <w:rPr>
          <w:rFonts w:cstheme="minorHAnsi"/>
        </w:rPr>
      </w:pPr>
      <w:r w:rsidRPr="00EA6591">
        <w:rPr>
          <w:rFonts w:cstheme="minorHAnsi"/>
        </w:rPr>
        <w:t>Conducted by: TRY</w:t>
      </w:r>
    </w:p>
    <w:p w14:paraId="2D0B2A24" w14:textId="77777777" w:rsidR="00DD019D" w:rsidRPr="00EA6591" w:rsidRDefault="00DD019D" w:rsidP="00DD019D">
      <w:pPr>
        <w:ind w:firstLine="720"/>
        <w:rPr>
          <w:rFonts w:cstheme="minorHAnsi"/>
        </w:rPr>
      </w:pPr>
      <w:r w:rsidRPr="00EA6591">
        <w:rPr>
          <w:rFonts w:cstheme="minorHAnsi"/>
        </w:rPr>
        <w:t>Reviewed by: MRD</w:t>
      </w:r>
    </w:p>
    <w:p w14:paraId="184EC319" w14:textId="40E9D417" w:rsidR="00DD019D" w:rsidRPr="00EA6591" w:rsidRDefault="00DD019D" w:rsidP="00DD019D">
      <w:pPr>
        <w:ind w:firstLine="720"/>
        <w:rPr>
          <w:rFonts w:cstheme="minorHAnsi"/>
        </w:rPr>
      </w:pPr>
      <w:r w:rsidRPr="00EA6591">
        <w:rPr>
          <w:rFonts w:cstheme="minorHAnsi"/>
        </w:rPr>
        <w:t xml:space="preserve">Threshold: Not Applicable </w:t>
      </w:r>
    </w:p>
    <w:p w14:paraId="7C626AEA" w14:textId="0C40903C" w:rsidR="00DD019D" w:rsidRDefault="00DD019D" w:rsidP="00DD019D">
      <w:pPr>
        <w:rPr>
          <w:ins w:id="160" w:author="Chen, Christine" w:date="2021-08-20T18:35:00Z"/>
          <w:rFonts w:cstheme="minorHAnsi"/>
        </w:rPr>
      </w:pPr>
      <w:r w:rsidRPr="00EA6591">
        <w:rPr>
          <w:rFonts w:cstheme="minorHAnsi"/>
        </w:rPr>
        <w:t>Additional Ad-hoc analysis are performed when needed.</w:t>
      </w:r>
    </w:p>
    <w:p w14:paraId="23EA167B" w14:textId="0691C48F" w:rsidR="00562C84" w:rsidRPr="00562C84" w:rsidRDefault="00562C84">
      <w:pPr>
        <w:pStyle w:val="Heading2"/>
        <w:rPr>
          <w:ins w:id="161" w:author="Chen, Christine" w:date="2021-08-20T18:34:00Z"/>
        </w:rPr>
        <w:pPrChange w:id="162" w:author="Chen, Christine" w:date="2021-08-20T18:35:00Z">
          <w:pPr/>
        </w:pPrChange>
      </w:pPr>
      <w:ins w:id="163" w:author="Chen, Christine" w:date="2021-08-20T18:35:00Z">
        <w:r>
          <w:t xml:space="preserve">Methodology Document </w:t>
        </w:r>
      </w:ins>
      <w:ins w:id="164" w:author="Chen, Christine" w:date="2021-08-20T18:36:00Z">
        <w:r>
          <w:t>Update</w:t>
        </w:r>
      </w:ins>
    </w:p>
    <w:p w14:paraId="5358D25D" w14:textId="788DBB29" w:rsidR="00562C84" w:rsidRPr="00562C84" w:rsidRDefault="00562C84" w:rsidP="00562C84">
      <w:pPr>
        <w:rPr>
          <w:ins w:id="165" w:author="Chen, Christine" w:date="2021-08-20T18:34:00Z"/>
          <w:rFonts w:cstheme="minorHAnsi"/>
        </w:rPr>
      </w:pPr>
      <w:ins w:id="166" w:author="Chen, Christine" w:date="2021-08-20T18:36:00Z">
        <w:r>
          <w:rPr>
            <w:rFonts w:cstheme="minorHAnsi"/>
          </w:rPr>
          <w:t xml:space="preserve">Following </w:t>
        </w:r>
        <w:r w:rsidRPr="00562C84">
          <w:rPr>
            <w:rFonts w:cstheme="minorHAnsi"/>
            <w:i/>
            <w:rPrChange w:id="167" w:author="Chen, Christine" w:date="2021-08-20T18:36:00Z">
              <w:rPr>
                <w:rFonts w:cstheme="minorHAnsi"/>
              </w:rPr>
            </w:rPrChange>
          </w:rPr>
          <w:t>Policy on Policies &amp; Procedures</w:t>
        </w:r>
        <w:r>
          <w:rPr>
            <w:rFonts w:cstheme="minorHAnsi"/>
          </w:rPr>
          <w:t xml:space="preserve"> of ORD</w:t>
        </w:r>
      </w:ins>
      <w:ins w:id="168" w:author="Chen, Christine" w:date="2021-08-20T18:37:00Z">
        <w:r>
          <w:rPr>
            <w:rFonts w:cstheme="minorHAnsi"/>
          </w:rPr>
          <w:t xml:space="preserve">, the LST methodology document will </w:t>
        </w:r>
      </w:ins>
      <w:ins w:id="169" w:author="Chen, Christine" w:date="2021-08-20T18:34:00Z">
        <w:r w:rsidRPr="00562C84">
          <w:rPr>
            <w:rFonts w:cstheme="minorHAnsi"/>
          </w:rPr>
          <w:t>be reviewed periodically for potential updates or approvals at least every three (3) years or more frequently to address potential trigger events.</w:t>
        </w:r>
      </w:ins>
    </w:p>
    <w:p w14:paraId="0B6DC6FC" w14:textId="0B13D061" w:rsidR="00562C84" w:rsidRPr="00EA6591" w:rsidDel="000B7651" w:rsidRDefault="000B7651" w:rsidP="00562C84">
      <w:pPr>
        <w:rPr>
          <w:del w:id="170" w:author="Chen, Christine" w:date="2021-08-23T13:32:00Z"/>
          <w:rFonts w:cstheme="minorHAnsi"/>
        </w:rPr>
      </w:pPr>
      <w:ins w:id="171" w:author="Chen, Christine" w:date="2021-08-23T13:32:00Z">
        <w:r w:rsidRPr="000B7651">
          <w:rPr>
            <w:rFonts w:cstheme="minorHAnsi"/>
          </w:rPr>
          <w:t xml:space="preserve">Trigger events may include but not limited to new methodology or </w:t>
        </w:r>
        <w:r>
          <w:rPr>
            <w:rFonts w:cstheme="minorHAnsi"/>
          </w:rPr>
          <w:t>changes</w:t>
        </w:r>
      </w:ins>
      <w:ins w:id="172" w:author="Chen, Christine" w:date="2021-08-23T14:00:00Z">
        <w:r w:rsidR="00094957">
          <w:rPr>
            <w:rFonts w:cstheme="minorHAnsi"/>
          </w:rPr>
          <w:t xml:space="preserve"> of existing</w:t>
        </w:r>
      </w:ins>
      <w:ins w:id="173" w:author="Chen, Christine" w:date="2021-08-23T14:01:00Z">
        <w:r w:rsidR="00094957">
          <w:rPr>
            <w:rFonts w:cstheme="minorHAnsi"/>
          </w:rPr>
          <w:t xml:space="preserve"> methodology</w:t>
        </w:r>
      </w:ins>
      <w:ins w:id="174" w:author="Chen, Christine" w:date="2021-08-23T13:32:00Z">
        <w:r>
          <w:rPr>
            <w:rFonts w:cstheme="minorHAnsi"/>
          </w:rPr>
          <w:t xml:space="preserve">, new products, </w:t>
        </w:r>
        <w:r w:rsidRPr="000B7651">
          <w:rPr>
            <w:rFonts w:cstheme="minorHAnsi"/>
          </w:rPr>
          <w:t>regulatory examination findings, audit findings, system or process changes, merger or divestiture or other major business event.</w:t>
        </w:r>
      </w:ins>
    </w:p>
    <w:p w14:paraId="0365FE87" w14:textId="77777777" w:rsidR="00DD019D" w:rsidRPr="00EA6591" w:rsidRDefault="00DD019D" w:rsidP="00DD019D">
      <w:pPr>
        <w:rPr>
          <w:rFonts w:cstheme="minorHAnsi"/>
        </w:rPr>
      </w:pPr>
    </w:p>
    <w:p w14:paraId="3328DD3B" w14:textId="77777777" w:rsidR="004F34BD" w:rsidRPr="00EA6591" w:rsidRDefault="004F34BD">
      <w:pPr>
        <w:rPr>
          <w:rFonts w:eastAsiaTheme="majorEastAsia" w:cstheme="minorHAnsi"/>
          <w:color w:val="2E74B5" w:themeColor="accent1" w:themeShade="BF"/>
          <w:sz w:val="32"/>
          <w:szCs w:val="32"/>
        </w:rPr>
      </w:pPr>
      <w:r w:rsidRPr="00EA6591">
        <w:rPr>
          <w:rFonts w:cstheme="minorHAnsi"/>
        </w:rPr>
        <w:br w:type="page"/>
      </w:r>
    </w:p>
    <w:p w14:paraId="77439A61" w14:textId="2CF7A2AF" w:rsidR="004A4BE5" w:rsidRPr="00EA6591" w:rsidRDefault="007A5680" w:rsidP="00EA6591">
      <w:pPr>
        <w:pStyle w:val="Heading1"/>
      </w:pPr>
      <w:bookmarkStart w:id="175" w:name="_Toc62755021"/>
      <w:r w:rsidRPr="00EA6591">
        <w:t>Appendices</w:t>
      </w:r>
      <w:bookmarkEnd w:id="175"/>
    </w:p>
    <w:p w14:paraId="3EC5CAFF" w14:textId="77777777" w:rsidR="00D32CBB" w:rsidRPr="00EA6591" w:rsidRDefault="00D32CBB" w:rsidP="00EA6591">
      <w:pPr>
        <w:pStyle w:val="Heading2"/>
      </w:pPr>
      <w:bookmarkStart w:id="176" w:name="_Toc62755022"/>
      <w:r w:rsidRPr="00EA6591">
        <w:t>Glossary</w:t>
      </w:r>
      <w:bookmarkEnd w:id="176"/>
    </w:p>
    <w:tbl>
      <w:tblPr>
        <w:tblStyle w:val="GridTable1Light"/>
        <w:tblW w:w="0" w:type="auto"/>
        <w:jc w:val="center"/>
        <w:tblLook w:val="04A0" w:firstRow="1" w:lastRow="0" w:firstColumn="1" w:lastColumn="0" w:noHBand="0" w:noVBand="1"/>
      </w:tblPr>
      <w:tblGrid>
        <w:gridCol w:w="1463"/>
        <w:gridCol w:w="5760"/>
      </w:tblGrid>
      <w:tr w:rsidR="00D32CBB" w:rsidRPr="00EA6591" w14:paraId="3F926027" w14:textId="77777777" w:rsidTr="00D32CBB">
        <w:trPr>
          <w:cnfStyle w:val="100000000000" w:firstRow="1" w:lastRow="0" w:firstColumn="0" w:lastColumn="0" w:oddVBand="0" w:evenVBand="0" w:oddHBand="0" w:evenHBand="0" w:firstRowFirstColumn="0" w:firstRowLastColumn="0" w:lastRowFirstColumn="0" w:lastRowLastColumn="0"/>
          <w:trHeight w:val="431"/>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45095CE5" w14:textId="77777777" w:rsidR="00D32CBB" w:rsidRPr="00EA6591" w:rsidRDefault="00D32CBB" w:rsidP="00D32CBB">
            <w:pPr>
              <w:jc w:val="center"/>
              <w:rPr>
                <w:rFonts w:cstheme="minorHAnsi"/>
              </w:rPr>
            </w:pPr>
            <w:r w:rsidRPr="00EA6591">
              <w:rPr>
                <w:rFonts w:cstheme="minorHAnsi"/>
              </w:rPr>
              <w:t>Abbreviation</w:t>
            </w:r>
          </w:p>
        </w:tc>
        <w:tc>
          <w:tcPr>
            <w:tcW w:w="5760" w:type="dxa"/>
            <w:vAlign w:val="center"/>
          </w:tcPr>
          <w:p w14:paraId="133DA93E" w14:textId="77777777" w:rsidR="00D32CBB" w:rsidRPr="00EA6591" w:rsidRDefault="00D32CBB" w:rsidP="00D32CBB">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EA6591">
              <w:rPr>
                <w:rFonts w:cstheme="minorHAnsi"/>
              </w:rPr>
              <w:t>Full Name</w:t>
            </w:r>
          </w:p>
        </w:tc>
      </w:tr>
      <w:tr w:rsidR="00D32CBB" w:rsidRPr="00EA6591" w14:paraId="0D0D42F9" w14:textId="77777777" w:rsidTr="00D32CBB">
        <w:trPr>
          <w:trHeight w:val="288"/>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6D7F8D95" w14:textId="77777777" w:rsidR="00D32CBB" w:rsidRPr="00EA6591" w:rsidRDefault="00D32CBB" w:rsidP="00D32CBB">
            <w:pPr>
              <w:rPr>
                <w:rFonts w:cstheme="minorHAnsi"/>
                <w:b w:val="0"/>
              </w:rPr>
            </w:pPr>
            <w:r w:rsidRPr="00EA6591">
              <w:rPr>
                <w:rFonts w:cstheme="minorHAnsi"/>
                <w:b w:val="0"/>
              </w:rPr>
              <w:t>BOC CUSO</w:t>
            </w:r>
          </w:p>
        </w:tc>
        <w:tc>
          <w:tcPr>
            <w:tcW w:w="5760" w:type="dxa"/>
            <w:vAlign w:val="center"/>
          </w:tcPr>
          <w:p w14:paraId="51679007" w14:textId="77777777" w:rsidR="00D32CBB" w:rsidRPr="00EA6591" w:rsidRDefault="00D32CBB" w:rsidP="00D32CBB">
            <w:pP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Bank of China Combined U.S. Operations</w:t>
            </w:r>
          </w:p>
        </w:tc>
      </w:tr>
      <w:tr w:rsidR="00D32CBB" w:rsidRPr="00EA6591" w14:paraId="7EC67D93" w14:textId="77777777" w:rsidTr="00D32CBB">
        <w:trPr>
          <w:trHeight w:val="288"/>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50CF098C" w14:textId="77777777" w:rsidR="00D32CBB" w:rsidRPr="00EA6591" w:rsidRDefault="00D32CBB" w:rsidP="00D32CBB">
            <w:pPr>
              <w:rPr>
                <w:rFonts w:cstheme="minorHAnsi"/>
                <w:b w:val="0"/>
              </w:rPr>
            </w:pPr>
            <w:r w:rsidRPr="00EA6591">
              <w:rPr>
                <w:rFonts w:cstheme="minorHAnsi"/>
                <w:b w:val="0"/>
              </w:rPr>
              <w:t>BOCNY</w:t>
            </w:r>
          </w:p>
        </w:tc>
        <w:tc>
          <w:tcPr>
            <w:tcW w:w="5760" w:type="dxa"/>
            <w:vAlign w:val="center"/>
          </w:tcPr>
          <w:p w14:paraId="31AE1774" w14:textId="77777777" w:rsidR="00D32CBB" w:rsidRPr="00EA6591" w:rsidRDefault="00D32CBB" w:rsidP="00D32CBB">
            <w:pP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Bank of China New York Branch</w:t>
            </w:r>
          </w:p>
        </w:tc>
      </w:tr>
      <w:tr w:rsidR="00D32CBB" w:rsidRPr="00EA6591" w14:paraId="4CD7F1A3" w14:textId="77777777" w:rsidTr="00D32CBB">
        <w:trPr>
          <w:trHeight w:val="288"/>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1FCC78B3" w14:textId="77777777" w:rsidR="00D32CBB" w:rsidRPr="00EA6591" w:rsidRDefault="00D32CBB" w:rsidP="00D32CBB">
            <w:pPr>
              <w:rPr>
                <w:rFonts w:cstheme="minorHAnsi"/>
                <w:b w:val="0"/>
              </w:rPr>
            </w:pPr>
            <w:r w:rsidRPr="00EA6591">
              <w:rPr>
                <w:rFonts w:cstheme="minorHAnsi"/>
                <w:b w:val="0"/>
              </w:rPr>
              <w:t>TRY</w:t>
            </w:r>
          </w:p>
        </w:tc>
        <w:tc>
          <w:tcPr>
            <w:tcW w:w="5760" w:type="dxa"/>
            <w:vAlign w:val="center"/>
          </w:tcPr>
          <w:p w14:paraId="023F2E18" w14:textId="77777777" w:rsidR="00D32CBB" w:rsidRPr="00EA6591" w:rsidRDefault="00D32CBB" w:rsidP="00D32CBB">
            <w:pP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BOC U.S. Branches Treasury</w:t>
            </w:r>
          </w:p>
        </w:tc>
      </w:tr>
      <w:tr w:rsidR="00D32CBB" w:rsidRPr="00EA6591" w14:paraId="69E3920F" w14:textId="77777777" w:rsidTr="00D32CBB">
        <w:trPr>
          <w:trHeight w:val="288"/>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135DC66C" w14:textId="77777777" w:rsidR="00D32CBB" w:rsidRPr="00EA6591" w:rsidRDefault="00D32CBB" w:rsidP="00D32CBB">
            <w:pPr>
              <w:rPr>
                <w:rFonts w:cstheme="minorHAnsi"/>
                <w:b w:val="0"/>
              </w:rPr>
            </w:pPr>
            <w:r w:rsidRPr="00EA6591">
              <w:rPr>
                <w:rFonts w:cstheme="minorHAnsi"/>
                <w:b w:val="0"/>
              </w:rPr>
              <w:t>CBD</w:t>
            </w:r>
          </w:p>
        </w:tc>
        <w:tc>
          <w:tcPr>
            <w:tcW w:w="5760" w:type="dxa"/>
            <w:vAlign w:val="center"/>
          </w:tcPr>
          <w:p w14:paraId="0F91DD4D" w14:textId="77777777" w:rsidR="00D32CBB" w:rsidRPr="00EA6591" w:rsidRDefault="00D32CBB" w:rsidP="00D32CBB">
            <w:pP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BOC U.S. Branches Corporate Banking Department</w:t>
            </w:r>
          </w:p>
        </w:tc>
      </w:tr>
      <w:tr w:rsidR="00D32CBB" w:rsidRPr="00EA6591" w14:paraId="5CA64346" w14:textId="77777777" w:rsidTr="00D32CBB">
        <w:trPr>
          <w:trHeight w:val="288"/>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5A674767" w14:textId="77777777" w:rsidR="00D32CBB" w:rsidRPr="00EA6591" w:rsidRDefault="00D32CBB" w:rsidP="00D32CBB">
            <w:pPr>
              <w:rPr>
                <w:rFonts w:cstheme="minorHAnsi"/>
                <w:b w:val="0"/>
              </w:rPr>
            </w:pPr>
            <w:r w:rsidRPr="00EA6591">
              <w:rPr>
                <w:rFonts w:cstheme="minorHAnsi"/>
                <w:b w:val="0"/>
              </w:rPr>
              <w:t>MKD</w:t>
            </w:r>
          </w:p>
        </w:tc>
        <w:tc>
          <w:tcPr>
            <w:tcW w:w="5760" w:type="dxa"/>
            <w:vAlign w:val="center"/>
          </w:tcPr>
          <w:p w14:paraId="472B2138" w14:textId="77777777" w:rsidR="00D32CBB" w:rsidRPr="00EA6591" w:rsidRDefault="00D32CBB" w:rsidP="00D32CBB">
            <w:pP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BOC U.S. Branches Global Market Department</w:t>
            </w:r>
          </w:p>
        </w:tc>
      </w:tr>
      <w:tr w:rsidR="00D32CBB" w:rsidRPr="00EA6591" w14:paraId="6397F17D" w14:textId="77777777" w:rsidTr="00D32CBB">
        <w:trPr>
          <w:trHeight w:val="288"/>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716FBDC7" w14:textId="77777777" w:rsidR="00D32CBB" w:rsidRPr="00EA6591" w:rsidRDefault="00D32CBB" w:rsidP="00D32CBB">
            <w:pPr>
              <w:rPr>
                <w:rFonts w:cstheme="minorHAnsi"/>
                <w:b w:val="0"/>
              </w:rPr>
            </w:pPr>
            <w:r w:rsidRPr="00EA6591">
              <w:rPr>
                <w:rFonts w:cstheme="minorHAnsi"/>
                <w:b w:val="0"/>
              </w:rPr>
              <w:t>MRD</w:t>
            </w:r>
          </w:p>
        </w:tc>
        <w:tc>
          <w:tcPr>
            <w:tcW w:w="5760" w:type="dxa"/>
            <w:vAlign w:val="center"/>
          </w:tcPr>
          <w:p w14:paraId="66D063F7" w14:textId="77777777" w:rsidR="00D32CBB" w:rsidRPr="00EA6591" w:rsidRDefault="00D32CBB" w:rsidP="00D32CBB">
            <w:pP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BOC U.S. Branches Market Risk Department</w:t>
            </w:r>
          </w:p>
        </w:tc>
      </w:tr>
      <w:tr w:rsidR="000B4DBD" w:rsidRPr="00EA6591" w14:paraId="5E97DC86" w14:textId="77777777" w:rsidTr="00D32CBB">
        <w:trPr>
          <w:trHeight w:val="288"/>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3C8A95C9" w14:textId="54B31B75" w:rsidR="000B4DBD" w:rsidRPr="00EA6591" w:rsidRDefault="000B4DBD" w:rsidP="00D32CBB">
            <w:pPr>
              <w:rPr>
                <w:rFonts w:cstheme="minorHAnsi"/>
                <w:b w:val="0"/>
              </w:rPr>
            </w:pPr>
            <w:r>
              <w:rPr>
                <w:rFonts w:cstheme="minorHAnsi"/>
                <w:b w:val="0"/>
              </w:rPr>
              <w:t>ERM</w:t>
            </w:r>
          </w:p>
        </w:tc>
        <w:tc>
          <w:tcPr>
            <w:tcW w:w="5760" w:type="dxa"/>
            <w:vAlign w:val="center"/>
          </w:tcPr>
          <w:p w14:paraId="2BA11B0F" w14:textId="57B2754A" w:rsidR="000B4DBD" w:rsidRPr="00EA6591" w:rsidRDefault="00B70A7C" w:rsidP="00D32CBB">
            <w:pP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BOC U.S. Branches Enterprise Risk Management</w:t>
            </w:r>
          </w:p>
        </w:tc>
      </w:tr>
      <w:tr w:rsidR="000B4DBD" w:rsidRPr="00EA6591" w14:paraId="28D818D8" w14:textId="77777777" w:rsidTr="00D32CBB">
        <w:trPr>
          <w:trHeight w:val="288"/>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189EEAE3" w14:textId="645E2053" w:rsidR="000B4DBD" w:rsidRPr="00EA6591" w:rsidRDefault="000B4DBD" w:rsidP="00D32CBB">
            <w:pPr>
              <w:rPr>
                <w:rFonts w:cstheme="minorHAnsi"/>
                <w:b w:val="0"/>
              </w:rPr>
            </w:pPr>
            <w:r>
              <w:rPr>
                <w:rFonts w:cstheme="minorHAnsi"/>
                <w:b w:val="0"/>
              </w:rPr>
              <w:t>IAD</w:t>
            </w:r>
          </w:p>
        </w:tc>
        <w:tc>
          <w:tcPr>
            <w:tcW w:w="5760" w:type="dxa"/>
            <w:vAlign w:val="center"/>
          </w:tcPr>
          <w:p w14:paraId="23A5C089" w14:textId="58989DC9" w:rsidR="000B4DBD" w:rsidRPr="00EA6591" w:rsidRDefault="00B70A7C" w:rsidP="00B70A7C">
            <w:pPr>
              <w:cnfStyle w:val="000000000000" w:firstRow="0" w:lastRow="0" w:firstColumn="0" w:lastColumn="0" w:oddVBand="0" w:evenVBand="0" w:oddHBand="0" w:evenHBand="0" w:firstRowFirstColumn="0" w:firstRowLastColumn="0" w:lastRowFirstColumn="0" w:lastRowLastColumn="0"/>
              <w:rPr>
                <w:rFonts w:cstheme="minorHAnsi"/>
              </w:rPr>
            </w:pPr>
            <w:r w:rsidRPr="00EA6591">
              <w:rPr>
                <w:rFonts w:cstheme="minorHAnsi"/>
              </w:rPr>
              <w:t xml:space="preserve">BOC U.S. Branches </w:t>
            </w:r>
            <w:r>
              <w:rPr>
                <w:rFonts w:cstheme="minorHAnsi"/>
              </w:rPr>
              <w:t>Internal Audit Department</w:t>
            </w:r>
          </w:p>
        </w:tc>
      </w:tr>
    </w:tbl>
    <w:p w14:paraId="50FECEBA" w14:textId="38E5064D" w:rsidR="00397987" w:rsidRPr="00EA6591" w:rsidRDefault="00623053" w:rsidP="00EA6591">
      <w:pPr>
        <w:pStyle w:val="Heading2"/>
      </w:pPr>
      <w:bookmarkStart w:id="177" w:name="_Toc62755023"/>
      <w:r w:rsidRPr="00EA6591">
        <w:t>Additional Analysis</w:t>
      </w:r>
      <w:bookmarkEnd w:id="177"/>
    </w:p>
    <w:p w14:paraId="0758E293" w14:textId="6727F0A8" w:rsidR="00623053" w:rsidRPr="00EA6591" w:rsidRDefault="00623053" w:rsidP="000F0B69">
      <w:pPr>
        <w:pStyle w:val="Heading3"/>
      </w:pPr>
      <w:r w:rsidRPr="00EA6591">
        <w:t>Federal Reserve Balance</w:t>
      </w:r>
    </w:p>
    <w:p w14:paraId="4CA2FE8D" w14:textId="77777777" w:rsidR="00623053" w:rsidRPr="00EA6591" w:rsidRDefault="00623053" w:rsidP="00623053">
      <w:pPr>
        <w:rPr>
          <w:rFonts w:cstheme="minorHAnsi"/>
        </w:rPr>
      </w:pPr>
      <w:r w:rsidRPr="00EA6591">
        <w:rPr>
          <w:rFonts w:cstheme="minorHAnsi"/>
        </w:rPr>
        <w:t xml:space="preserve">BOCNY generally parks excess cash in its Federal Reserve Bank account. The balances have been volatile given the nature of its liability portfolio. </w:t>
      </w:r>
    </w:p>
    <w:p w14:paraId="6D17328B" w14:textId="653F36A0" w:rsidR="00623053" w:rsidRPr="00EA6591" w:rsidRDefault="00623053" w:rsidP="00623053">
      <w:pPr>
        <w:rPr>
          <w:rFonts w:cstheme="minorHAnsi"/>
        </w:rPr>
      </w:pPr>
      <w:r w:rsidRPr="00EA6591">
        <w:rPr>
          <w:rFonts w:cstheme="minorHAnsi"/>
        </w:rPr>
        <w:t>Federal Reserve Bank balance of BOC U.S. Branches is very volatile from 2010 to 2018. The lowest balance was $0.8 billion in July 2010 and the highest balance was $79 billion in September 2015. Thus, it is critical for TRY to closely and frequently monitor the buffer balance to ensure proper control is in place.</w:t>
      </w:r>
    </w:p>
    <w:p w14:paraId="0BE31471" w14:textId="024854FF" w:rsidR="00623053" w:rsidRPr="00EA6591" w:rsidRDefault="00623053" w:rsidP="000F0B69">
      <w:pPr>
        <w:pStyle w:val="Heading3"/>
      </w:pPr>
      <w:r w:rsidRPr="00EA6591">
        <w:t>Deposits from Corporate Customers</w:t>
      </w:r>
    </w:p>
    <w:p w14:paraId="19B690F0" w14:textId="2D5820D2" w:rsidR="00623053" w:rsidRPr="00EA6591" w:rsidRDefault="00623053" w:rsidP="00B34582">
      <w:pPr>
        <w:rPr>
          <w:rFonts w:cstheme="minorHAnsi"/>
        </w:rPr>
      </w:pPr>
      <w:r w:rsidRPr="00EA6591">
        <w:rPr>
          <w:rFonts w:cstheme="minorHAnsi"/>
        </w:rPr>
        <w:t>To further understand the product mix and characteristic of corporate customers, we did additional analysis on four types of deposits from corporate customer’s profiles. Below table provides the information of the TB line and the corresponding name of the four deposits. The four types of corporate deposits represent the data from balance sheet line item Corporate Deposits</w:t>
      </w:r>
      <w:r w:rsidR="00635700" w:rsidRPr="00EA6591">
        <w:rPr>
          <w:rFonts w:cstheme="minorHAnsi"/>
        </w:rPr>
        <w:t>, as show</w:t>
      </w:r>
      <w:r w:rsidR="00EA183B" w:rsidRPr="00EA6591">
        <w:rPr>
          <w:rFonts w:cstheme="minorHAnsi"/>
        </w:rPr>
        <w:t>n</w:t>
      </w:r>
      <w:r w:rsidR="00635700" w:rsidRPr="00EA6591">
        <w:rPr>
          <w:rFonts w:cstheme="minorHAnsi"/>
        </w:rPr>
        <w:t xml:space="preserve"> in </w:t>
      </w:r>
      <w:r w:rsidR="002C6C14" w:rsidRPr="00EA6591">
        <w:rPr>
          <w:rFonts w:cstheme="minorHAnsi"/>
          <w:i/>
        </w:rPr>
        <w:fldChar w:fldCharType="begin"/>
      </w:r>
      <w:r w:rsidR="002C6C14" w:rsidRPr="00EA6591">
        <w:rPr>
          <w:rFonts w:cstheme="minorHAnsi"/>
          <w:i/>
        </w:rPr>
        <w:instrText xml:space="preserve"> REF _Ref25336779 \h  \* MERGEFORMAT </w:instrText>
      </w:r>
      <w:r w:rsidR="002C6C14" w:rsidRPr="00EA6591">
        <w:rPr>
          <w:rFonts w:cstheme="minorHAnsi"/>
          <w:i/>
        </w:rPr>
      </w:r>
      <w:r w:rsidR="002C6C14" w:rsidRPr="00EA6591">
        <w:rPr>
          <w:rFonts w:cstheme="minorHAnsi"/>
          <w:i/>
        </w:rPr>
        <w:fldChar w:fldCharType="separate"/>
      </w:r>
      <w:r w:rsidR="000777B4" w:rsidRPr="000777B4">
        <w:rPr>
          <w:rFonts w:cstheme="minorHAnsi"/>
          <w:i/>
        </w:rPr>
        <w:t>Table 62: Corporate Deposits Items and Trial Balance Lines</w:t>
      </w:r>
      <w:r w:rsidR="002C6C14" w:rsidRPr="00EA6591">
        <w:rPr>
          <w:rFonts w:cstheme="minorHAnsi"/>
          <w:i/>
        </w:rPr>
        <w:fldChar w:fldCharType="end"/>
      </w:r>
      <w:r w:rsidRPr="00EA6591">
        <w:rPr>
          <w:rFonts w:cstheme="minorHAnsi"/>
        </w:rPr>
        <w:t>.</w:t>
      </w:r>
    </w:p>
    <w:p w14:paraId="22F1E7D0" w14:textId="0383D1EA" w:rsidR="00635700" w:rsidRPr="00EA6591" w:rsidRDefault="00AE18CB" w:rsidP="00635700">
      <w:pPr>
        <w:pStyle w:val="Caption"/>
        <w:keepNext/>
        <w:rPr>
          <w:rFonts w:cstheme="minorHAnsi"/>
        </w:rPr>
      </w:pPr>
      <w:bookmarkStart w:id="178" w:name="_Ref25336779"/>
      <w:r w:rsidRPr="008859FB">
        <w:t xml:space="preserve">Table </w:t>
      </w:r>
      <w:fldSimple w:instr=" SEQ Table \* ARABIC ">
        <w:r w:rsidR="000777B4">
          <w:rPr>
            <w:noProof/>
          </w:rPr>
          <w:t>62</w:t>
        </w:r>
      </w:fldSimple>
      <w:r w:rsidRPr="008859FB">
        <w:t>:</w:t>
      </w:r>
      <w:r w:rsidRPr="00AE18CB">
        <w:t xml:space="preserve"> </w:t>
      </w:r>
      <w:r w:rsidR="00635700" w:rsidRPr="00EA6591">
        <w:rPr>
          <w:rFonts w:cstheme="minorHAnsi"/>
        </w:rPr>
        <w:t>Corporate Deposits Items and Trial Balance Lines</w:t>
      </w:r>
      <w:bookmarkEnd w:id="178"/>
    </w:p>
    <w:tbl>
      <w:tblPr>
        <w:tblStyle w:val="GridTable1Light"/>
        <w:tblW w:w="5580" w:type="dxa"/>
        <w:jc w:val="center"/>
        <w:tblLook w:val="04A0" w:firstRow="1" w:lastRow="0" w:firstColumn="1" w:lastColumn="0" w:noHBand="0" w:noVBand="1"/>
      </w:tblPr>
      <w:tblGrid>
        <w:gridCol w:w="1260"/>
        <w:gridCol w:w="4320"/>
      </w:tblGrid>
      <w:tr w:rsidR="00623053" w:rsidRPr="00EA6591" w14:paraId="4F57C6BF" w14:textId="77777777" w:rsidTr="00635700">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3A941690" w14:textId="561CA0BD" w:rsidR="00623053" w:rsidRPr="00EA6591" w:rsidRDefault="0051281B" w:rsidP="00635700">
            <w:pPr>
              <w:jc w:val="center"/>
              <w:rPr>
                <w:rFonts w:eastAsia="Times New Roman" w:cstheme="minorHAnsi"/>
              </w:rPr>
            </w:pPr>
            <w:r w:rsidRPr="00EA6591">
              <w:rPr>
                <w:rFonts w:eastAsia="Times New Roman" w:cstheme="minorHAnsi"/>
              </w:rPr>
              <w:t>TB Line</w:t>
            </w:r>
          </w:p>
        </w:tc>
        <w:tc>
          <w:tcPr>
            <w:tcW w:w="4320" w:type="dxa"/>
            <w:noWrap/>
            <w:vAlign w:val="center"/>
            <w:hideMark/>
          </w:tcPr>
          <w:p w14:paraId="5E326BA0" w14:textId="1672E0F3" w:rsidR="00623053" w:rsidRPr="00EA6591" w:rsidRDefault="0051281B" w:rsidP="0063570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EA6591">
              <w:rPr>
                <w:rFonts w:eastAsia="Times New Roman" w:cstheme="minorHAnsi"/>
              </w:rPr>
              <w:t>Description</w:t>
            </w:r>
          </w:p>
        </w:tc>
      </w:tr>
      <w:tr w:rsidR="00623053" w:rsidRPr="00EA6591" w14:paraId="62FC6807" w14:textId="77777777" w:rsidTr="00635700">
        <w:trPr>
          <w:trHeight w:val="288"/>
          <w:jc w:val="center"/>
        </w:trPr>
        <w:tc>
          <w:tcPr>
            <w:cnfStyle w:val="001000000000" w:firstRow="0" w:lastRow="0" w:firstColumn="1" w:lastColumn="0" w:oddVBand="0" w:evenVBand="0" w:oddHBand="0" w:evenHBand="0" w:firstRowFirstColumn="0" w:firstRowLastColumn="0" w:lastRowFirstColumn="0" w:lastRowLastColumn="0"/>
            <w:tcW w:w="1260" w:type="dxa"/>
            <w:vAlign w:val="center"/>
            <w:hideMark/>
          </w:tcPr>
          <w:p w14:paraId="75705D42" w14:textId="77777777" w:rsidR="00623053" w:rsidRPr="00EA6591" w:rsidRDefault="00623053" w:rsidP="00635700">
            <w:pPr>
              <w:jc w:val="center"/>
              <w:rPr>
                <w:rFonts w:eastAsia="Times New Roman" w:cstheme="minorHAnsi"/>
                <w:b w:val="0"/>
                <w:color w:val="000000"/>
              </w:rPr>
            </w:pPr>
            <w:r w:rsidRPr="00EA6591">
              <w:rPr>
                <w:rFonts w:eastAsia="Times New Roman" w:cstheme="minorHAnsi"/>
                <w:b w:val="0"/>
                <w:color w:val="000000"/>
              </w:rPr>
              <w:t>4131</w:t>
            </w:r>
          </w:p>
        </w:tc>
        <w:tc>
          <w:tcPr>
            <w:tcW w:w="4320" w:type="dxa"/>
            <w:vAlign w:val="center"/>
            <w:hideMark/>
          </w:tcPr>
          <w:p w14:paraId="72B69EF1" w14:textId="77777777" w:rsidR="00623053" w:rsidRPr="00EA6591" w:rsidRDefault="00623053" w:rsidP="0063570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A6591">
              <w:rPr>
                <w:rFonts w:eastAsia="Times New Roman" w:cstheme="minorHAnsi"/>
                <w:color w:val="000000"/>
              </w:rPr>
              <w:t>DEMAND DEPOSITS-NON PERSONAL</w:t>
            </w:r>
          </w:p>
        </w:tc>
      </w:tr>
      <w:tr w:rsidR="00623053" w:rsidRPr="00EA6591" w14:paraId="5A18153C" w14:textId="77777777" w:rsidTr="00635700">
        <w:trPr>
          <w:trHeight w:val="288"/>
          <w:jc w:val="center"/>
        </w:trPr>
        <w:tc>
          <w:tcPr>
            <w:cnfStyle w:val="001000000000" w:firstRow="0" w:lastRow="0" w:firstColumn="1" w:lastColumn="0" w:oddVBand="0" w:evenVBand="0" w:oddHBand="0" w:evenHBand="0" w:firstRowFirstColumn="0" w:firstRowLastColumn="0" w:lastRowFirstColumn="0" w:lastRowLastColumn="0"/>
            <w:tcW w:w="1260" w:type="dxa"/>
            <w:vAlign w:val="center"/>
            <w:hideMark/>
          </w:tcPr>
          <w:p w14:paraId="082FC4B7" w14:textId="77777777" w:rsidR="00623053" w:rsidRPr="00EA6591" w:rsidRDefault="00623053" w:rsidP="00635700">
            <w:pPr>
              <w:jc w:val="center"/>
              <w:rPr>
                <w:rFonts w:eastAsia="Times New Roman" w:cstheme="minorHAnsi"/>
                <w:b w:val="0"/>
                <w:color w:val="000000"/>
              </w:rPr>
            </w:pPr>
            <w:r w:rsidRPr="00EA6591">
              <w:rPr>
                <w:rFonts w:eastAsia="Times New Roman" w:cstheme="minorHAnsi"/>
                <w:b w:val="0"/>
                <w:color w:val="000000"/>
              </w:rPr>
              <w:t>4154</w:t>
            </w:r>
          </w:p>
        </w:tc>
        <w:tc>
          <w:tcPr>
            <w:tcW w:w="4320" w:type="dxa"/>
            <w:vAlign w:val="center"/>
            <w:hideMark/>
          </w:tcPr>
          <w:p w14:paraId="2B9A50BC" w14:textId="77777777" w:rsidR="00623053" w:rsidRPr="00EA6591" w:rsidRDefault="00623053" w:rsidP="0063570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A6591">
              <w:rPr>
                <w:rFonts w:eastAsia="Times New Roman" w:cstheme="minorHAnsi"/>
                <w:color w:val="000000"/>
              </w:rPr>
              <w:t>DEMAND DEPOSIT-INT CHECKING</w:t>
            </w:r>
          </w:p>
        </w:tc>
      </w:tr>
      <w:tr w:rsidR="00623053" w:rsidRPr="00EA6591" w14:paraId="25363FDA" w14:textId="77777777" w:rsidTr="00635700">
        <w:trPr>
          <w:trHeight w:val="288"/>
          <w:jc w:val="center"/>
        </w:trPr>
        <w:tc>
          <w:tcPr>
            <w:cnfStyle w:val="001000000000" w:firstRow="0" w:lastRow="0" w:firstColumn="1" w:lastColumn="0" w:oddVBand="0" w:evenVBand="0" w:oddHBand="0" w:evenHBand="0" w:firstRowFirstColumn="0" w:firstRowLastColumn="0" w:lastRowFirstColumn="0" w:lastRowLastColumn="0"/>
            <w:tcW w:w="1260" w:type="dxa"/>
            <w:vAlign w:val="center"/>
            <w:hideMark/>
          </w:tcPr>
          <w:p w14:paraId="68F38FF0" w14:textId="77777777" w:rsidR="00623053" w:rsidRPr="00EA6591" w:rsidRDefault="00623053" w:rsidP="00635700">
            <w:pPr>
              <w:jc w:val="center"/>
              <w:rPr>
                <w:rFonts w:eastAsia="Times New Roman" w:cstheme="minorHAnsi"/>
                <w:b w:val="0"/>
                <w:color w:val="000000"/>
              </w:rPr>
            </w:pPr>
            <w:r w:rsidRPr="00EA6591">
              <w:rPr>
                <w:rFonts w:eastAsia="Times New Roman" w:cstheme="minorHAnsi"/>
                <w:b w:val="0"/>
                <w:color w:val="000000"/>
              </w:rPr>
              <w:t>4200</w:t>
            </w:r>
          </w:p>
        </w:tc>
        <w:tc>
          <w:tcPr>
            <w:tcW w:w="4320" w:type="dxa"/>
            <w:vAlign w:val="center"/>
            <w:hideMark/>
          </w:tcPr>
          <w:p w14:paraId="62E5CEAA" w14:textId="77777777" w:rsidR="00623053" w:rsidRPr="00EA6591" w:rsidRDefault="00623053" w:rsidP="0063570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A6591">
              <w:rPr>
                <w:rFonts w:eastAsia="Times New Roman" w:cstheme="minorHAnsi"/>
                <w:color w:val="000000"/>
              </w:rPr>
              <w:t>MONEY MARKETS-NON PERSONAL</w:t>
            </w:r>
          </w:p>
        </w:tc>
      </w:tr>
      <w:tr w:rsidR="00623053" w:rsidRPr="00EA6591" w14:paraId="295F9FD0" w14:textId="77777777" w:rsidTr="00635700">
        <w:trPr>
          <w:trHeight w:val="288"/>
          <w:jc w:val="center"/>
        </w:trPr>
        <w:tc>
          <w:tcPr>
            <w:cnfStyle w:val="001000000000" w:firstRow="0" w:lastRow="0" w:firstColumn="1" w:lastColumn="0" w:oddVBand="0" w:evenVBand="0" w:oddHBand="0" w:evenHBand="0" w:firstRowFirstColumn="0" w:firstRowLastColumn="0" w:lastRowFirstColumn="0" w:lastRowLastColumn="0"/>
            <w:tcW w:w="1260" w:type="dxa"/>
            <w:vAlign w:val="center"/>
            <w:hideMark/>
          </w:tcPr>
          <w:p w14:paraId="2D3C5DD8" w14:textId="77777777" w:rsidR="00623053" w:rsidRPr="00EA6591" w:rsidRDefault="00623053" w:rsidP="00635700">
            <w:pPr>
              <w:jc w:val="center"/>
              <w:rPr>
                <w:rFonts w:eastAsia="Times New Roman" w:cstheme="minorHAnsi"/>
                <w:b w:val="0"/>
                <w:color w:val="000000"/>
              </w:rPr>
            </w:pPr>
            <w:r w:rsidRPr="00EA6591">
              <w:rPr>
                <w:rFonts w:eastAsia="Times New Roman" w:cstheme="minorHAnsi"/>
                <w:b w:val="0"/>
                <w:color w:val="000000"/>
              </w:rPr>
              <w:t>4208</w:t>
            </w:r>
          </w:p>
        </w:tc>
        <w:tc>
          <w:tcPr>
            <w:tcW w:w="4320" w:type="dxa"/>
            <w:vAlign w:val="center"/>
            <w:hideMark/>
          </w:tcPr>
          <w:p w14:paraId="7FE90487" w14:textId="77777777" w:rsidR="00623053" w:rsidRPr="00EA6591" w:rsidRDefault="00623053" w:rsidP="00635700">
            <w:pPr>
              <w:keepNext/>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A6591">
              <w:rPr>
                <w:rFonts w:eastAsia="Times New Roman" w:cstheme="minorHAnsi"/>
                <w:color w:val="000000"/>
              </w:rPr>
              <w:t>CORPORATE MONEY MARKET FUNDS</w:t>
            </w:r>
          </w:p>
        </w:tc>
      </w:tr>
    </w:tbl>
    <w:p w14:paraId="6AB72CE2" w14:textId="1E9277C9" w:rsidR="00623053" w:rsidRPr="00EA6591" w:rsidRDefault="00623053" w:rsidP="00B34582">
      <w:pPr>
        <w:rPr>
          <w:rFonts w:cstheme="minorHAnsi"/>
        </w:rPr>
      </w:pPr>
      <w:r w:rsidRPr="00EA6591">
        <w:rPr>
          <w:rFonts w:cstheme="minorHAnsi"/>
        </w:rPr>
        <w:t xml:space="preserve">For each type of the above four corporate deposits, we extracted the daily balance of each customer, and broke the customers into five quantiles. (For more information about the quantiles, please refer to below quantile description). Then we put into analysis to see the distribution of these quantiles to understand the nature of these deposits. </w:t>
      </w:r>
    </w:p>
    <w:p w14:paraId="5AA1AC39" w14:textId="637139A0" w:rsidR="00623053" w:rsidRPr="00EA6591" w:rsidRDefault="00623053" w:rsidP="00B34582">
      <w:pPr>
        <w:rPr>
          <w:rFonts w:cstheme="minorHAnsi"/>
        </w:rPr>
      </w:pPr>
      <w:r w:rsidRPr="00EA6591">
        <w:rPr>
          <w:rFonts w:cstheme="minorHAnsi"/>
        </w:rPr>
        <w:t>The conclusion can be inferred from the analysis is, significant volatility was statistically related to highly concentrated deposit (few customers counts for large portion of total deposit), with weight of daily balance into consideration.</w:t>
      </w:r>
    </w:p>
    <w:p w14:paraId="75C63EB2" w14:textId="2C83152A" w:rsidR="00623053" w:rsidRPr="00EA6591" w:rsidRDefault="00623053" w:rsidP="00EA6591">
      <w:pPr>
        <w:pStyle w:val="Heading2"/>
      </w:pPr>
      <w:bookmarkStart w:id="179" w:name="_Ref25588996"/>
      <w:bookmarkStart w:id="180" w:name="_Ref25589004"/>
      <w:bookmarkStart w:id="181" w:name="_Toc62755024"/>
      <w:r w:rsidRPr="00EA6591">
        <w:t>Cash Flow Projection Research &amp; Study References</w:t>
      </w:r>
      <w:bookmarkEnd w:id="179"/>
      <w:bookmarkEnd w:id="180"/>
      <w:bookmarkEnd w:id="181"/>
    </w:p>
    <w:p w14:paraId="3633D770" w14:textId="620B2879" w:rsidR="00397987" w:rsidRPr="00EA6591" w:rsidRDefault="00197D7A" w:rsidP="00197D7A">
      <w:pPr>
        <w:pStyle w:val="Heading4"/>
        <w:numPr>
          <w:ilvl w:val="0"/>
          <w:numId w:val="0"/>
        </w:numPr>
      </w:pPr>
      <w:r>
        <w:t>Reference I</w:t>
      </w:r>
    </w:p>
    <w:p w14:paraId="4BDDC417" w14:textId="77E757C0" w:rsidR="00397987" w:rsidRPr="00EA6591" w:rsidRDefault="00397987" w:rsidP="009166E8">
      <w:pPr>
        <w:rPr>
          <w:rFonts w:cstheme="minorHAnsi"/>
        </w:rPr>
      </w:pPr>
      <w:r w:rsidRPr="00EA6591">
        <w:rPr>
          <w:rFonts w:cstheme="minorHAnsi"/>
        </w:rPr>
        <w:t>A research paper titled “Old-Fashioned Deposit Runs” by Jonathan D Rose exhibited deposit outflows at large institution</w:t>
      </w:r>
      <w:r w:rsidR="009166E8" w:rsidRPr="00EA6591">
        <w:rPr>
          <w:rFonts w:cstheme="minorHAnsi"/>
        </w:rPr>
        <w:t xml:space="preserve">s during the financial crisis. </w:t>
      </w:r>
    </w:p>
    <w:p w14:paraId="04981BDC" w14:textId="77777777" w:rsidR="009166E8" w:rsidRPr="00EA6591" w:rsidRDefault="009166E8" w:rsidP="009166E8">
      <w:pPr>
        <w:keepNext/>
        <w:jc w:val="both"/>
        <w:rPr>
          <w:rFonts w:cstheme="minorHAnsi"/>
        </w:rPr>
      </w:pPr>
      <w:r w:rsidRPr="00EA6591">
        <w:rPr>
          <w:rFonts w:cstheme="minorHAnsi"/>
          <w:noProof/>
        </w:rPr>
        <w:drawing>
          <wp:inline distT="0" distB="0" distL="0" distR="0" wp14:anchorId="66BEF9AF" wp14:editId="46BBC020">
            <wp:extent cx="6115050" cy="3139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3139440"/>
                    </a:xfrm>
                    <a:prstGeom prst="rect">
                      <a:avLst/>
                    </a:prstGeom>
                    <a:noFill/>
                  </pic:spPr>
                </pic:pic>
              </a:graphicData>
            </a:graphic>
          </wp:inline>
        </w:drawing>
      </w:r>
    </w:p>
    <w:p w14:paraId="5D79C284" w14:textId="7811B8E1" w:rsidR="00CB6D9E" w:rsidRPr="00EA6591" w:rsidRDefault="00CB6D9E" w:rsidP="00CB6D9E">
      <w:pPr>
        <w:pStyle w:val="Caption"/>
        <w:jc w:val="center"/>
        <w:rPr>
          <w:rFonts w:cstheme="minorHAnsi"/>
        </w:rPr>
      </w:pPr>
      <w:r w:rsidRPr="00EA6591">
        <w:rPr>
          <w:rFonts w:cstheme="minorHAnsi"/>
        </w:rPr>
        <w:t xml:space="preserve">Figure </w:t>
      </w:r>
      <w:r w:rsidRPr="00EA6591">
        <w:rPr>
          <w:rFonts w:cstheme="minorHAnsi"/>
        </w:rPr>
        <w:fldChar w:fldCharType="begin"/>
      </w:r>
      <w:r w:rsidRPr="00EA6591">
        <w:rPr>
          <w:rFonts w:cstheme="minorHAnsi"/>
        </w:rPr>
        <w:instrText xml:space="preserve"> SEQ Figure \* ARABIC </w:instrText>
      </w:r>
      <w:r w:rsidRPr="00EA6591">
        <w:rPr>
          <w:rFonts w:cstheme="minorHAnsi"/>
        </w:rPr>
        <w:fldChar w:fldCharType="separate"/>
      </w:r>
      <w:r w:rsidR="000777B4">
        <w:rPr>
          <w:rFonts w:cstheme="minorHAnsi"/>
          <w:noProof/>
        </w:rPr>
        <w:t>13</w:t>
      </w:r>
      <w:r w:rsidRPr="00EA6591">
        <w:rPr>
          <w:rFonts w:cstheme="minorHAnsi"/>
        </w:rPr>
        <w:fldChar w:fldCharType="end"/>
      </w:r>
      <w:r w:rsidRPr="00EA6591">
        <w:rPr>
          <w:rFonts w:cstheme="minorHAnsi"/>
        </w:rPr>
        <w:t>: Deposit Outflows at Large Institutions during the Financial Crisis</w:t>
      </w:r>
    </w:p>
    <w:p w14:paraId="0671E08C" w14:textId="77777777" w:rsidR="00CB6D9E" w:rsidRPr="00CB6D9E" w:rsidRDefault="00CB6D9E" w:rsidP="00CB6D9E"/>
    <w:p w14:paraId="433B69AF" w14:textId="1CD282EB" w:rsidR="00197D7A" w:rsidRDefault="00197D7A" w:rsidP="00197D7A">
      <w:pPr>
        <w:rPr>
          <w:rFonts w:eastAsiaTheme="majorEastAsia" w:cstheme="majorBidi"/>
          <w:b/>
          <w:iCs/>
        </w:rPr>
      </w:pPr>
    </w:p>
    <w:p w14:paraId="52F53495" w14:textId="0582B1E2" w:rsidR="00197D7A" w:rsidRDefault="00197D7A" w:rsidP="00197D7A">
      <w:pPr>
        <w:rPr>
          <w:rFonts w:eastAsiaTheme="majorEastAsia" w:cstheme="majorBidi"/>
          <w:b/>
          <w:iCs/>
        </w:rPr>
      </w:pPr>
    </w:p>
    <w:p w14:paraId="01EEEEEA" w14:textId="46C48F3E" w:rsidR="00197D7A" w:rsidRDefault="00197D7A" w:rsidP="00197D7A">
      <w:pPr>
        <w:rPr>
          <w:rFonts w:eastAsiaTheme="majorEastAsia" w:cstheme="majorBidi"/>
          <w:b/>
          <w:iCs/>
        </w:rPr>
      </w:pPr>
    </w:p>
    <w:p w14:paraId="7DB81FC0" w14:textId="439E7B17" w:rsidR="00197D7A" w:rsidRDefault="00197D7A" w:rsidP="00197D7A">
      <w:pPr>
        <w:rPr>
          <w:rFonts w:eastAsiaTheme="majorEastAsia" w:cstheme="majorBidi"/>
          <w:b/>
          <w:iCs/>
        </w:rPr>
      </w:pPr>
    </w:p>
    <w:p w14:paraId="31E504DD" w14:textId="5D024CCD" w:rsidR="00197D7A" w:rsidRDefault="00197D7A" w:rsidP="00197D7A">
      <w:pPr>
        <w:rPr>
          <w:rFonts w:eastAsiaTheme="majorEastAsia" w:cstheme="majorBidi"/>
          <w:b/>
          <w:iCs/>
        </w:rPr>
      </w:pPr>
    </w:p>
    <w:p w14:paraId="3C4945B1" w14:textId="33DFBE9E" w:rsidR="00197D7A" w:rsidRDefault="00197D7A" w:rsidP="00197D7A">
      <w:pPr>
        <w:rPr>
          <w:rFonts w:eastAsiaTheme="majorEastAsia" w:cstheme="majorBidi"/>
          <w:b/>
          <w:iCs/>
        </w:rPr>
      </w:pPr>
    </w:p>
    <w:p w14:paraId="29A082AD" w14:textId="13854FC8" w:rsidR="00197D7A" w:rsidRDefault="00197D7A" w:rsidP="00197D7A">
      <w:pPr>
        <w:rPr>
          <w:rFonts w:eastAsiaTheme="majorEastAsia" w:cstheme="majorBidi"/>
          <w:b/>
          <w:iCs/>
        </w:rPr>
      </w:pPr>
    </w:p>
    <w:p w14:paraId="7C525E61" w14:textId="77777777" w:rsidR="00197D7A" w:rsidRDefault="00197D7A" w:rsidP="00197D7A"/>
    <w:p w14:paraId="0A033591" w14:textId="77777777" w:rsidR="00197D7A" w:rsidRDefault="00197D7A" w:rsidP="00677453"/>
    <w:p w14:paraId="707245E6" w14:textId="5E0F3F7B" w:rsidR="00397987" w:rsidRPr="00EA6591" w:rsidRDefault="00397987" w:rsidP="00197D7A">
      <w:pPr>
        <w:pStyle w:val="Heading4"/>
        <w:numPr>
          <w:ilvl w:val="0"/>
          <w:numId w:val="0"/>
        </w:numPr>
      </w:pPr>
      <w:r w:rsidRPr="00EA6591">
        <w:t>Reference II</w:t>
      </w:r>
    </w:p>
    <w:p w14:paraId="4605538C" w14:textId="5AC07A52" w:rsidR="00467F3A" w:rsidRPr="00EA6591" w:rsidRDefault="009166E8" w:rsidP="009166E8">
      <w:pPr>
        <w:rPr>
          <w:rFonts w:cstheme="minorHAnsi"/>
        </w:rPr>
      </w:pPr>
      <w:r w:rsidRPr="00EA6591">
        <w:rPr>
          <w:rFonts w:cstheme="minorHAnsi"/>
        </w:rPr>
        <w:t>Industry study provided by KPMG shows the quarterly outflows for failed banks during the 2008-2009 Financial Cris</w:t>
      </w:r>
      <w:r w:rsidR="00197D7A">
        <w:rPr>
          <w:rFonts w:cstheme="minorHAnsi"/>
        </w:rPr>
        <w:t>is.</w:t>
      </w:r>
    </w:p>
    <w:p w14:paraId="3F3E3150" w14:textId="77777777" w:rsidR="007A0070" w:rsidRPr="00EA6591" w:rsidRDefault="009166E8" w:rsidP="007A0070">
      <w:pPr>
        <w:keepNext/>
        <w:rPr>
          <w:rFonts w:cstheme="minorHAnsi"/>
        </w:rPr>
      </w:pPr>
      <w:r w:rsidRPr="00EA6591">
        <w:rPr>
          <w:rFonts w:cstheme="minorHAnsi"/>
          <w:noProof/>
        </w:rPr>
        <w:drawing>
          <wp:inline distT="0" distB="0" distL="0" distR="0" wp14:anchorId="5DE7422B" wp14:editId="197CAA5E">
            <wp:extent cx="6163310" cy="1993265"/>
            <wp:effectExtent l="0" t="0" r="889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3310" cy="1993265"/>
                    </a:xfrm>
                    <a:prstGeom prst="rect">
                      <a:avLst/>
                    </a:prstGeom>
                    <a:noFill/>
                  </pic:spPr>
                </pic:pic>
              </a:graphicData>
            </a:graphic>
          </wp:inline>
        </w:drawing>
      </w:r>
    </w:p>
    <w:p w14:paraId="2E19FC29" w14:textId="1D84DD4D" w:rsidR="00CB6D9E" w:rsidRPr="00CB6D9E" w:rsidRDefault="00CB6D9E" w:rsidP="00CB6D9E">
      <w:pPr>
        <w:pStyle w:val="Caption"/>
        <w:jc w:val="center"/>
      </w:pPr>
      <w:r w:rsidRPr="00EA6591">
        <w:rPr>
          <w:rFonts w:cstheme="minorHAnsi"/>
        </w:rPr>
        <w:t xml:space="preserve">Figure </w:t>
      </w:r>
      <w:r w:rsidRPr="00EA6591">
        <w:rPr>
          <w:rFonts w:cstheme="minorHAnsi"/>
        </w:rPr>
        <w:fldChar w:fldCharType="begin"/>
      </w:r>
      <w:r w:rsidRPr="00EA6591">
        <w:rPr>
          <w:rFonts w:cstheme="minorHAnsi"/>
        </w:rPr>
        <w:instrText xml:space="preserve"> SEQ Figure \* ARABIC </w:instrText>
      </w:r>
      <w:r w:rsidRPr="00EA6591">
        <w:rPr>
          <w:rFonts w:cstheme="minorHAnsi"/>
        </w:rPr>
        <w:fldChar w:fldCharType="separate"/>
      </w:r>
      <w:r w:rsidR="000777B4">
        <w:rPr>
          <w:rFonts w:cstheme="minorHAnsi"/>
          <w:noProof/>
        </w:rPr>
        <w:t>14</w:t>
      </w:r>
      <w:r w:rsidRPr="00EA6591">
        <w:rPr>
          <w:rFonts w:cstheme="minorHAnsi"/>
        </w:rPr>
        <w:fldChar w:fldCharType="end"/>
      </w:r>
      <w:r w:rsidRPr="00EA6591">
        <w:rPr>
          <w:rFonts w:cstheme="minorHAnsi"/>
        </w:rPr>
        <w:t>: Most Severe Rolling Period Outflows for the Failed Banks</w:t>
      </w:r>
    </w:p>
    <w:p w14:paraId="414604D3" w14:textId="2D463FA1" w:rsidR="00397987" w:rsidRDefault="009166E8" w:rsidP="009166E8">
      <w:pPr>
        <w:rPr>
          <w:rFonts w:cstheme="minorHAnsi"/>
        </w:rPr>
      </w:pPr>
      <w:r w:rsidRPr="00EA6591">
        <w:rPr>
          <w:rFonts w:cstheme="minorHAnsi"/>
        </w:rPr>
        <w:t xml:space="preserve">As aforementioned, there is not any industry or research paper assessable that is granular enough to derive the daily </w:t>
      </w:r>
      <w:r w:rsidR="002142E9" w:rsidRPr="00EA6591">
        <w:rPr>
          <w:rFonts w:cstheme="minorHAnsi"/>
        </w:rPr>
        <w:t>run-off</w:t>
      </w:r>
      <w:r w:rsidRPr="00EA6591">
        <w:rPr>
          <w:rFonts w:cstheme="minorHAnsi"/>
        </w:rPr>
        <w:t>s.</w:t>
      </w:r>
      <w:r w:rsidR="005420E7" w:rsidRPr="00EA6591">
        <w:rPr>
          <w:rFonts w:cstheme="minorHAnsi"/>
        </w:rPr>
        <w:t xml:space="preserve"> </w:t>
      </w:r>
      <w:r w:rsidRPr="00EA6591">
        <w:rPr>
          <w:rFonts w:cstheme="minorHAnsi"/>
        </w:rPr>
        <w:t>After discussing with external consulting firms, the Bank confirmed that most peer banks face similar issues when estimating the daily cash flow projection for liquidity stress testing. One widely used approach is a linear method for daily</w:t>
      </w:r>
      <w:r w:rsidR="00364298" w:rsidRPr="00EA6591">
        <w:rPr>
          <w:rFonts w:cstheme="minorHAnsi"/>
        </w:rPr>
        <w:t xml:space="preserve"> </w:t>
      </w:r>
      <w:r w:rsidR="002142E9" w:rsidRPr="00EA6591">
        <w:rPr>
          <w:rFonts w:cstheme="minorHAnsi"/>
        </w:rPr>
        <w:t>run-off</w:t>
      </w:r>
      <w:r w:rsidRPr="00EA6591">
        <w:rPr>
          <w:rFonts w:cstheme="minorHAnsi"/>
        </w:rPr>
        <w:t xml:space="preserve"> projection, while some large banks may use sophisticated approaches that based on their own historical data or expert judgements. Given the Banks’ business and product portfolio, complex models are not necessary for BOC.</w:t>
      </w:r>
    </w:p>
    <w:p w14:paraId="7B03CC64" w14:textId="1CD2726E" w:rsidR="00197D7A" w:rsidRDefault="00197D7A" w:rsidP="009166E8">
      <w:pPr>
        <w:rPr>
          <w:rFonts w:cstheme="minorHAnsi"/>
        </w:rPr>
      </w:pPr>
    </w:p>
    <w:p w14:paraId="507CB0BD" w14:textId="76E49D6C" w:rsidR="00197D7A" w:rsidRDefault="00197D7A" w:rsidP="009166E8">
      <w:pPr>
        <w:rPr>
          <w:rFonts w:cstheme="minorHAnsi"/>
        </w:rPr>
      </w:pPr>
    </w:p>
    <w:p w14:paraId="3B7826E7" w14:textId="6181CCBC" w:rsidR="00197D7A" w:rsidRDefault="00197D7A" w:rsidP="009166E8">
      <w:pPr>
        <w:rPr>
          <w:rFonts w:cstheme="minorHAnsi"/>
        </w:rPr>
      </w:pPr>
    </w:p>
    <w:p w14:paraId="4B983CF6" w14:textId="7D659D44" w:rsidR="00197D7A" w:rsidRDefault="00197D7A" w:rsidP="009166E8">
      <w:pPr>
        <w:rPr>
          <w:rFonts w:cstheme="minorHAnsi"/>
        </w:rPr>
      </w:pPr>
    </w:p>
    <w:p w14:paraId="3E4F2B72" w14:textId="142E3971" w:rsidR="00197D7A" w:rsidRDefault="00197D7A" w:rsidP="009166E8">
      <w:pPr>
        <w:rPr>
          <w:rFonts w:cstheme="minorHAnsi"/>
        </w:rPr>
      </w:pPr>
    </w:p>
    <w:p w14:paraId="4C5E4F49" w14:textId="5FF04D9A" w:rsidR="00197D7A" w:rsidRDefault="00197D7A" w:rsidP="009166E8">
      <w:pPr>
        <w:rPr>
          <w:rFonts w:cstheme="minorHAnsi"/>
        </w:rPr>
      </w:pPr>
    </w:p>
    <w:p w14:paraId="20DDEE21" w14:textId="74E18A74" w:rsidR="00197D7A" w:rsidRDefault="00197D7A" w:rsidP="009166E8">
      <w:pPr>
        <w:rPr>
          <w:rFonts w:cstheme="minorHAnsi"/>
        </w:rPr>
      </w:pPr>
    </w:p>
    <w:p w14:paraId="0B897FC7" w14:textId="023B7EE6" w:rsidR="00197D7A" w:rsidRDefault="00197D7A" w:rsidP="009166E8">
      <w:pPr>
        <w:rPr>
          <w:rFonts w:cstheme="minorHAnsi"/>
        </w:rPr>
      </w:pPr>
    </w:p>
    <w:p w14:paraId="3F7FFA66" w14:textId="423C8187" w:rsidR="00197D7A" w:rsidRDefault="00197D7A" w:rsidP="009166E8">
      <w:pPr>
        <w:rPr>
          <w:rFonts w:cstheme="minorHAnsi"/>
        </w:rPr>
      </w:pPr>
    </w:p>
    <w:p w14:paraId="2641F9D4" w14:textId="1F2B2FD6" w:rsidR="00197D7A" w:rsidRDefault="00197D7A" w:rsidP="009166E8">
      <w:pPr>
        <w:rPr>
          <w:rFonts w:cstheme="minorHAnsi"/>
        </w:rPr>
      </w:pPr>
    </w:p>
    <w:p w14:paraId="56D6DA64" w14:textId="22E9397F" w:rsidR="00197D7A" w:rsidRDefault="00197D7A" w:rsidP="009166E8">
      <w:pPr>
        <w:rPr>
          <w:rFonts w:cstheme="minorHAnsi"/>
        </w:rPr>
      </w:pPr>
    </w:p>
    <w:p w14:paraId="684F8717" w14:textId="144A4598" w:rsidR="00197D7A" w:rsidRDefault="00197D7A" w:rsidP="009166E8">
      <w:pPr>
        <w:rPr>
          <w:rFonts w:cstheme="minorHAnsi"/>
        </w:rPr>
      </w:pPr>
    </w:p>
    <w:p w14:paraId="005C8541" w14:textId="77777777" w:rsidR="00197D7A" w:rsidRPr="00EA6591" w:rsidRDefault="00197D7A" w:rsidP="009166E8">
      <w:pPr>
        <w:rPr>
          <w:rFonts w:cstheme="minorHAnsi"/>
        </w:rPr>
      </w:pPr>
    </w:p>
    <w:p w14:paraId="55D2C684" w14:textId="08555DD7" w:rsidR="00623053" w:rsidRPr="00EA6591" w:rsidRDefault="00623053" w:rsidP="00EA6591">
      <w:pPr>
        <w:pStyle w:val="Heading2"/>
      </w:pPr>
      <w:bookmarkStart w:id="182" w:name="_Toc62755025"/>
      <w:r w:rsidRPr="00EA6591">
        <w:t>CUSO Risk and Finance Officers</w:t>
      </w:r>
      <w:bookmarkEnd w:id="182"/>
    </w:p>
    <w:tbl>
      <w:tblPr>
        <w:tblStyle w:val="GridTable1Light"/>
        <w:tblW w:w="0" w:type="auto"/>
        <w:tblLayout w:type="fixed"/>
        <w:tblLook w:val="04A0" w:firstRow="1" w:lastRow="0" w:firstColumn="1" w:lastColumn="0" w:noHBand="0" w:noVBand="1"/>
      </w:tblPr>
      <w:tblGrid>
        <w:gridCol w:w="2065"/>
        <w:gridCol w:w="2520"/>
        <w:gridCol w:w="2520"/>
        <w:gridCol w:w="1913"/>
      </w:tblGrid>
      <w:tr w:rsidR="00623053" w:rsidRPr="00EA6591" w14:paraId="728A30F4" w14:textId="77777777" w:rsidTr="0051281B">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065" w:type="dxa"/>
            <w:vAlign w:val="center"/>
          </w:tcPr>
          <w:p w14:paraId="6F0D9A25" w14:textId="77777777" w:rsidR="00623053" w:rsidRPr="00EA6591" w:rsidRDefault="00623053" w:rsidP="0051281B">
            <w:pPr>
              <w:spacing w:line="276" w:lineRule="auto"/>
              <w:ind w:right="169"/>
              <w:jc w:val="center"/>
              <w:rPr>
                <w:rFonts w:cstheme="minorHAnsi"/>
                <w:szCs w:val="18"/>
              </w:rPr>
            </w:pPr>
            <w:r w:rsidRPr="00EA6591">
              <w:rPr>
                <w:rFonts w:cstheme="minorHAnsi"/>
                <w:szCs w:val="18"/>
              </w:rPr>
              <w:t>Name</w:t>
            </w:r>
          </w:p>
        </w:tc>
        <w:tc>
          <w:tcPr>
            <w:tcW w:w="2520" w:type="dxa"/>
            <w:vAlign w:val="center"/>
          </w:tcPr>
          <w:p w14:paraId="77DF777F" w14:textId="77777777" w:rsidR="00623053" w:rsidRPr="00EA6591" w:rsidRDefault="00623053" w:rsidP="0051281B">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Cs w:val="18"/>
              </w:rPr>
            </w:pPr>
            <w:r w:rsidRPr="00EA6591">
              <w:rPr>
                <w:rFonts w:cstheme="minorHAnsi"/>
                <w:szCs w:val="18"/>
              </w:rPr>
              <w:t>Title</w:t>
            </w:r>
          </w:p>
        </w:tc>
        <w:tc>
          <w:tcPr>
            <w:tcW w:w="2520" w:type="dxa"/>
            <w:vAlign w:val="center"/>
          </w:tcPr>
          <w:p w14:paraId="52F83F4B" w14:textId="77777777" w:rsidR="00623053" w:rsidRPr="00EA6591" w:rsidRDefault="00623053" w:rsidP="0051281B">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Cs w:val="18"/>
              </w:rPr>
            </w:pPr>
            <w:r w:rsidRPr="00EA6591">
              <w:rPr>
                <w:rFonts w:cstheme="minorHAnsi"/>
                <w:szCs w:val="18"/>
              </w:rPr>
              <w:t>Email</w:t>
            </w:r>
          </w:p>
        </w:tc>
        <w:tc>
          <w:tcPr>
            <w:tcW w:w="1913" w:type="dxa"/>
            <w:vAlign w:val="center"/>
          </w:tcPr>
          <w:p w14:paraId="18A0F957" w14:textId="77777777" w:rsidR="00623053" w:rsidRPr="00EA6591" w:rsidRDefault="00623053" w:rsidP="0051281B">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Cs w:val="18"/>
              </w:rPr>
            </w:pPr>
            <w:r w:rsidRPr="00EA6591">
              <w:rPr>
                <w:rFonts w:cstheme="minorHAnsi"/>
                <w:szCs w:val="18"/>
              </w:rPr>
              <w:t>Office Phone</w:t>
            </w:r>
          </w:p>
        </w:tc>
      </w:tr>
      <w:tr w:rsidR="00623053" w:rsidRPr="00EA6591" w14:paraId="35559159" w14:textId="77777777" w:rsidTr="0051281B">
        <w:tc>
          <w:tcPr>
            <w:cnfStyle w:val="001000000000" w:firstRow="0" w:lastRow="0" w:firstColumn="1" w:lastColumn="0" w:oddVBand="0" w:evenVBand="0" w:oddHBand="0" w:evenHBand="0" w:firstRowFirstColumn="0" w:firstRowLastColumn="0" w:lastRowFirstColumn="0" w:lastRowLastColumn="0"/>
            <w:tcW w:w="2065" w:type="dxa"/>
            <w:vAlign w:val="center"/>
          </w:tcPr>
          <w:p w14:paraId="3A85033E" w14:textId="77777777" w:rsidR="00623053" w:rsidRPr="00EA6591" w:rsidRDefault="00623053" w:rsidP="0051281B">
            <w:pPr>
              <w:spacing w:line="276" w:lineRule="auto"/>
              <w:rPr>
                <w:rFonts w:cstheme="minorHAnsi"/>
                <w:b w:val="0"/>
                <w:szCs w:val="18"/>
              </w:rPr>
            </w:pPr>
            <w:r w:rsidRPr="00EA6591">
              <w:rPr>
                <w:rFonts w:cstheme="minorHAnsi"/>
                <w:b w:val="0"/>
                <w:szCs w:val="18"/>
              </w:rPr>
              <w:t>Mr. David Farrell</w:t>
            </w:r>
          </w:p>
        </w:tc>
        <w:tc>
          <w:tcPr>
            <w:tcW w:w="2520" w:type="dxa"/>
            <w:vAlign w:val="center"/>
          </w:tcPr>
          <w:p w14:paraId="1BDA2C14" w14:textId="77777777" w:rsidR="00623053" w:rsidRPr="00EA6591" w:rsidRDefault="00623053" w:rsidP="0051281B">
            <w:pPr>
              <w:spacing w:line="276" w:lineRule="auto"/>
              <w:cnfStyle w:val="000000000000" w:firstRow="0" w:lastRow="0" w:firstColumn="0" w:lastColumn="0" w:oddVBand="0" w:evenVBand="0" w:oddHBand="0" w:evenHBand="0" w:firstRowFirstColumn="0" w:firstRowLastColumn="0" w:lastRowFirstColumn="0" w:lastRowLastColumn="0"/>
              <w:rPr>
                <w:rFonts w:cstheme="minorHAnsi"/>
                <w:szCs w:val="18"/>
              </w:rPr>
            </w:pPr>
            <w:r w:rsidRPr="00EA6591">
              <w:rPr>
                <w:rFonts w:cstheme="minorHAnsi"/>
                <w:szCs w:val="18"/>
              </w:rPr>
              <w:t>CRO, BOCA</w:t>
            </w:r>
          </w:p>
        </w:tc>
        <w:tc>
          <w:tcPr>
            <w:tcW w:w="2520" w:type="dxa"/>
            <w:vAlign w:val="center"/>
          </w:tcPr>
          <w:p w14:paraId="1BD9CAD8" w14:textId="77777777" w:rsidR="00623053" w:rsidRPr="00EA6591" w:rsidRDefault="00623053" w:rsidP="0051281B">
            <w:pPr>
              <w:spacing w:line="276" w:lineRule="auto"/>
              <w:cnfStyle w:val="000000000000" w:firstRow="0" w:lastRow="0" w:firstColumn="0" w:lastColumn="0" w:oddVBand="0" w:evenVBand="0" w:oddHBand="0" w:evenHBand="0" w:firstRowFirstColumn="0" w:firstRowLastColumn="0" w:lastRowFirstColumn="0" w:lastRowLastColumn="0"/>
              <w:rPr>
                <w:rFonts w:cstheme="minorHAnsi"/>
                <w:szCs w:val="18"/>
              </w:rPr>
            </w:pPr>
            <w:r w:rsidRPr="00EA6591">
              <w:rPr>
                <w:rFonts w:cstheme="minorHAnsi"/>
                <w:szCs w:val="18"/>
              </w:rPr>
              <w:t>david.farrell@bocaviation.com</w:t>
            </w:r>
          </w:p>
        </w:tc>
        <w:tc>
          <w:tcPr>
            <w:tcW w:w="1913" w:type="dxa"/>
            <w:vAlign w:val="center"/>
          </w:tcPr>
          <w:p w14:paraId="0D477034" w14:textId="77777777" w:rsidR="00623053" w:rsidRPr="00EA6591" w:rsidRDefault="00623053" w:rsidP="0051281B">
            <w:pPr>
              <w:spacing w:line="276" w:lineRule="auto"/>
              <w:cnfStyle w:val="000000000000" w:firstRow="0" w:lastRow="0" w:firstColumn="0" w:lastColumn="0" w:oddVBand="0" w:evenVBand="0" w:oddHBand="0" w:evenHBand="0" w:firstRowFirstColumn="0" w:firstRowLastColumn="0" w:lastRowFirstColumn="0" w:lastRowLastColumn="0"/>
              <w:rPr>
                <w:rFonts w:cstheme="minorHAnsi"/>
                <w:szCs w:val="18"/>
              </w:rPr>
            </w:pPr>
            <w:r w:rsidRPr="00EA6591">
              <w:rPr>
                <w:rFonts w:cstheme="minorHAnsi"/>
                <w:szCs w:val="18"/>
              </w:rPr>
              <w:t>+65 63259508</w:t>
            </w:r>
          </w:p>
          <w:p w14:paraId="08A8230E" w14:textId="77777777" w:rsidR="00623053" w:rsidRPr="00EA6591" w:rsidRDefault="00623053" w:rsidP="0051281B">
            <w:pPr>
              <w:spacing w:line="276" w:lineRule="auto"/>
              <w:cnfStyle w:val="000000000000" w:firstRow="0" w:lastRow="0" w:firstColumn="0" w:lastColumn="0" w:oddVBand="0" w:evenVBand="0" w:oddHBand="0" w:evenHBand="0" w:firstRowFirstColumn="0" w:firstRowLastColumn="0" w:lastRowFirstColumn="0" w:lastRowLastColumn="0"/>
              <w:rPr>
                <w:rFonts w:cstheme="minorHAnsi"/>
                <w:szCs w:val="18"/>
              </w:rPr>
            </w:pPr>
            <w:r w:rsidRPr="00EA6591">
              <w:rPr>
                <w:rFonts w:cstheme="minorHAnsi"/>
                <w:szCs w:val="18"/>
              </w:rPr>
              <w:t>M: +65 9299 6360</w:t>
            </w:r>
          </w:p>
        </w:tc>
      </w:tr>
      <w:tr w:rsidR="00623053" w:rsidRPr="00EA6591" w14:paraId="0F84981B" w14:textId="77777777" w:rsidTr="0051281B">
        <w:tc>
          <w:tcPr>
            <w:cnfStyle w:val="001000000000" w:firstRow="0" w:lastRow="0" w:firstColumn="1" w:lastColumn="0" w:oddVBand="0" w:evenVBand="0" w:oddHBand="0" w:evenHBand="0" w:firstRowFirstColumn="0" w:firstRowLastColumn="0" w:lastRowFirstColumn="0" w:lastRowLastColumn="0"/>
            <w:tcW w:w="2065" w:type="dxa"/>
            <w:vAlign w:val="center"/>
          </w:tcPr>
          <w:p w14:paraId="2EB5E531" w14:textId="77777777" w:rsidR="00623053" w:rsidRPr="00EA6591" w:rsidRDefault="00623053" w:rsidP="0051281B">
            <w:pPr>
              <w:spacing w:line="276" w:lineRule="auto"/>
              <w:rPr>
                <w:rFonts w:cstheme="minorHAnsi"/>
                <w:b w:val="0"/>
                <w:szCs w:val="18"/>
              </w:rPr>
            </w:pPr>
            <w:r w:rsidRPr="00EA6591">
              <w:rPr>
                <w:rFonts w:cstheme="minorHAnsi"/>
                <w:b w:val="0"/>
                <w:szCs w:val="18"/>
              </w:rPr>
              <w:t>Mr. Kenneth Ng</w:t>
            </w:r>
          </w:p>
        </w:tc>
        <w:tc>
          <w:tcPr>
            <w:tcW w:w="2520" w:type="dxa"/>
            <w:vAlign w:val="center"/>
          </w:tcPr>
          <w:p w14:paraId="132644D2" w14:textId="77777777" w:rsidR="00623053" w:rsidRPr="00EA6591" w:rsidRDefault="00623053" w:rsidP="0051281B">
            <w:pPr>
              <w:spacing w:line="276" w:lineRule="auto"/>
              <w:cnfStyle w:val="000000000000" w:firstRow="0" w:lastRow="0" w:firstColumn="0" w:lastColumn="0" w:oddVBand="0" w:evenVBand="0" w:oddHBand="0" w:evenHBand="0" w:firstRowFirstColumn="0" w:firstRowLastColumn="0" w:lastRowFirstColumn="0" w:lastRowLastColumn="0"/>
              <w:rPr>
                <w:rFonts w:cstheme="minorHAnsi"/>
                <w:szCs w:val="18"/>
              </w:rPr>
            </w:pPr>
            <w:r w:rsidRPr="00EA6591">
              <w:rPr>
                <w:rFonts w:cstheme="minorHAnsi"/>
                <w:szCs w:val="18"/>
              </w:rPr>
              <w:t>Deputy Head, Risk Management, BOCA</w:t>
            </w:r>
          </w:p>
        </w:tc>
        <w:tc>
          <w:tcPr>
            <w:tcW w:w="2520" w:type="dxa"/>
            <w:vAlign w:val="center"/>
          </w:tcPr>
          <w:p w14:paraId="3E2AF2B9" w14:textId="77777777" w:rsidR="00623053" w:rsidRPr="00EA6591" w:rsidRDefault="00623053" w:rsidP="0051281B">
            <w:pPr>
              <w:spacing w:line="276" w:lineRule="auto"/>
              <w:cnfStyle w:val="000000000000" w:firstRow="0" w:lastRow="0" w:firstColumn="0" w:lastColumn="0" w:oddVBand="0" w:evenVBand="0" w:oddHBand="0" w:evenHBand="0" w:firstRowFirstColumn="0" w:firstRowLastColumn="0" w:lastRowFirstColumn="0" w:lastRowLastColumn="0"/>
              <w:rPr>
                <w:rFonts w:cstheme="minorHAnsi"/>
                <w:szCs w:val="18"/>
              </w:rPr>
            </w:pPr>
            <w:r w:rsidRPr="00EA6591">
              <w:rPr>
                <w:rFonts w:cstheme="minorHAnsi"/>
                <w:szCs w:val="18"/>
              </w:rPr>
              <w:t>kenneth.ng@bocaviation.com</w:t>
            </w:r>
          </w:p>
        </w:tc>
        <w:tc>
          <w:tcPr>
            <w:tcW w:w="1913" w:type="dxa"/>
            <w:vAlign w:val="center"/>
          </w:tcPr>
          <w:p w14:paraId="10AE7329" w14:textId="77777777" w:rsidR="00623053" w:rsidRPr="00EA6591" w:rsidRDefault="00623053" w:rsidP="0051281B">
            <w:pPr>
              <w:spacing w:line="276" w:lineRule="auto"/>
              <w:cnfStyle w:val="000000000000" w:firstRow="0" w:lastRow="0" w:firstColumn="0" w:lastColumn="0" w:oddVBand="0" w:evenVBand="0" w:oddHBand="0" w:evenHBand="0" w:firstRowFirstColumn="0" w:firstRowLastColumn="0" w:lastRowFirstColumn="0" w:lastRowLastColumn="0"/>
              <w:rPr>
                <w:rFonts w:cstheme="minorHAnsi"/>
                <w:szCs w:val="18"/>
              </w:rPr>
            </w:pPr>
          </w:p>
        </w:tc>
      </w:tr>
      <w:tr w:rsidR="00623053" w:rsidRPr="00EA6591" w14:paraId="4EC1F98A" w14:textId="77777777" w:rsidTr="0051281B">
        <w:tc>
          <w:tcPr>
            <w:cnfStyle w:val="001000000000" w:firstRow="0" w:lastRow="0" w:firstColumn="1" w:lastColumn="0" w:oddVBand="0" w:evenVBand="0" w:oddHBand="0" w:evenHBand="0" w:firstRowFirstColumn="0" w:firstRowLastColumn="0" w:lastRowFirstColumn="0" w:lastRowLastColumn="0"/>
            <w:tcW w:w="2065" w:type="dxa"/>
            <w:vAlign w:val="center"/>
          </w:tcPr>
          <w:p w14:paraId="6CCBFDBA" w14:textId="77777777" w:rsidR="00623053" w:rsidRPr="00EA6591" w:rsidRDefault="00623053" w:rsidP="0051281B">
            <w:pPr>
              <w:spacing w:line="276" w:lineRule="auto"/>
              <w:rPr>
                <w:rFonts w:cstheme="minorHAnsi"/>
                <w:b w:val="0"/>
                <w:szCs w:val="18"/>
              </w:rPr>
            </w:pPr>
            <w:r w:rsidRPr="00EA6591">
              <w:rPr>
                <w:rFonts w:cstheme="minorHAnsi"/>
                <w:b w:val="0"/>
                <w:szCs w:val="18"/>
              </w:rPr>
              <w:t>Ms. Felicia Ng</w:t>
            </w:r>
          </w:p>
        </w:tc>
        <w:tc>
          <w:tcPr>
            <w:tcW w:w="2520" w:type="dxa"/>
            <w:vAlign w:val="center"/>
          </w:tcPr>
          <w:p w14:paraId="68D1B211" w14:textId="77777777" w:rsidR="00623053" w:rsidRPr="00EA6591" w:rsidRDefault="00623053" w:rsidP="0051281B">
            <w:pPr>
              <w:spacing w:line="276" w:lineRule="auto"/>
              <w:cnfStyle w:val="000000000000" w:firstRow="0" w:lastRow="0" w:firstColumn="0" w:lastColumn="0" w:oddVBand="0" w:evenVBand="0" w:oddHBand="0" w:evenHBand="0" w:firstRowFirstColumn="0" w:firstRowLastColumn="0" w:lastRowFirstColumn="0" w:lastRowLastColumn="0"/>
              <w:rPr>
                <w:rFonts w:cstheme="minorHAnsi"/>
                <w:szCs w:val="18"/>
              </w:rPr>
            </w:pPr>
            <w:r w:rsidRPr="00EA6591">
              <w:rPr>
                <w:rFonts w:cstheme="minorHAnsi"/>
                <w:szCs w:val="18"/>
              </w:rPr>
              <w:t>Head of Accounting Department, BOCA</w:t>
            </w:r>
          </w:p>
        </w:tc>
        <w:tc>
          <w:tcPr>
            <w:tcW w:w="2520" w:type="dxa"/>
            <w:vAlign w:val="center"/>
          </w:tcPr>
          <w:p w14:paraId="4FA92CC9" w14:textId="77777777" w:rsidR="00623053" w:rsidRPr="00EA6591" w:rsidRDefault="00623053" w:rsidP="0051281B">
            <w:pPr>
              <w:spacing w:line="276" w:lineRule="auto"/>
              <w:cnfStyle w:val="000000000000" w:firstRow="0" w:lastRow="0" w:firstColumn="0" w:lastColumn="0" w:oddVBand="0" w:evenVBand="0" w:oddHBand="0" w:evenHBand="0" w:firstRowFirstColumn="0" w:firstRowLastColumn="0" w:lastRowFirstColumn="0" w:lastRowLastColumn="0"/>
              <w:rPr>
                <w:rFonts w:cstheme="minorHAnsi"/>
                <w:szCs w:val="18"/>
              </w:rPr>
            </w:pPr>
            <w:r w:rsidRPr="00EA6591">
              <w:rPr>
                <w:rFonts w:cstheme="minorHAnsi"/>
                <w:szCs w:val="18"/>
              </w:rPr>
              <w:t>Felicia.Ng@bocaviation.com</w:t>
            </w:r>
          </w:p>
        </w:tc>
        <w:tc>
          <w:tcPr>
            <w:tcW w:w="1913" w:type="dxa"/>
            <w:vAlign w:val="center"/>
          </w:tcPr>
          <w:p w14:paraId="28280977" w14:textId="77777777" w:rsidR="00623053" w:rsidRPr="00EA6591" w:rsidRDefault="00623053" w:rsidP="0051281B">
            <w:pPr>
              <w:spacing w:line="276" w:lineRule="auto"/>
              <w:cnfStyle w:val="000000000000" w:firstRow="0" w:lastRow="0" w:firstColumn="0" w:lastColumn="0" w:oddVBand="0" w:evenVBand="0" w:oddHBand="0" w:evenHBand="0" w:firstRowFirstColumn="0" w:firstRowLastColumn="0" w:lastRowFirstColumn="0" w:lastRowLastColumn="0"/>
              <w:rPr>
                <w:rFonts w:cstheme="minorHAnsi"/>
                <w:szCs w:val="18"/>
              </w:rPr>
            </w:pPr>
            <w:r w:rsidRPr="00EA6591">
              <w:rPr>
                <w:rFonts w:cstheme="minorHAnsi"/>
                <w:szCs w:val="18"/>
              </w:rPr>
              <w:t>+65 6325 9518</w:t>
            </w:r>
          </w:p>
          <w:p w14:paraId="22FFEA08" w14:textId="77777777" w:rsidR="00623053" w:rsidRPr="00EA6591" w:rsidRDefault="00623053" w:rsidP="0051281B">
            <w:pPr>
              <w:spacing w:line="276" w:lineRule="auto"/>
              <w:cnfStyle w:val="000000000000" w:firstRow="0" w:lastRow="0" w:firstColumn="0" w:lastColumn="0" w:oddVBand="0" w:evenVBand="0" w:oddHBand="0" w:evenHBand="0" w:firstRowFirstColumn="0" w:firstRowLastColumn="0" w:lastRowFirstColumn="0" w:lastRowLastColumn="0"/>
              <w:rPr>
                <w:rFonts w:cstheme="minorHAnsi"/>
                <w:szCs w:val="18"/>
              </w:rPr>
            </w:pPr>
            <w:r w:rsidRPr="00EA6591">
              <w:rPr>
                <w:rFonts w:cstheme="minorHAnsi"/>
                <w:szCs w:val="18"/>
              </w:rPr>
              <w:t>M:+65 9727 1160</w:t>
            </w:r>
          </w:p>
        </w:tc>
      </w:tr>
      <w:tr w:rsidR="00623053" w:rsidRPr="00EA6591" w14:paraId="491061AE" w14:textId="77777777" w:rsidTr="0051281B">
        <w:tc>
          <w:tcPr>
            <w:cnfStyle w:val="001000000000" w:firstRow="0" w:lastRow="0" w:firstColumn="1" w:lastColumn="0" w:oddVBand="0" w:evenVBand="0" w:oddHBand="0" w:evenHBand="0" w:firstRowFirstColumn="0" w:firstRowLastColumn="0" w:lastRowFirstColumn="0" w:lastRowLastColumn="0"/>
            <w:tcW w:w="2065" w:type="dxa"/>
            <w:vAlign w:val="center"/>
          </w:tcPr>
          <w:p w14:paraId="028F0BA9" w14:textId="77777777" w:rsidR="00623053" w:rsidRPr="00EA6591" w:rsidRDefault="00623053" w:rsidP="0051281B">
            <w:pPr>
              <w:spacing w:line="276" w:lineRule="auto"/>
              <w:rPr>
                <w:rFonts w:cstheme="minorHAnsi"/>
                <w:b w:val="0"/>
                <w:szCs w:val="18"/>
              </w:rPr>
            </w:pPr>
            <w:r w:rsidRPr="00EA6591">
              <w:rPr>
                <w:rFonts w:cstheme="minorHAnsi"/>
                <w:b w:val="0"/>
                <w:szCs w:val="18"/>
              </w:rPr>
              <w:t>Ms. Sabeena Ahmed</w:t>
            </w:r>
          </w:p>
        </w:tc>
        <w:tc>
          <w:tcPr>
            <w:tcW w:w="2520" w:type="dxa"/>
            <w:vAlign w:val="center"/>
          </w:tcPr>
          <w:p w14:paraId="44BF14C8" w14:textId="77777777" w:rsidR="00623053" w:rsidRPr="00EA6591" w:rsidRDefault="00623053" w:rsidP="0051281B">
            <w:pPr>
              <w:spacing w:line="276" w:lineRule="auto"/>
              <w:cnfStyle w:val="000000000000" w:firstRow="0" w:lastRow="0" w:firstColumn="0" w:lastColumn="0" w:oddVBand="0" w:evenVBand="0" w:oddHBand="0" w:evenHBand="0" w:firstRowFirstColumn="0" w:firstRowLastColumn="0" w:lastRowFirstColumn="0" w:lastRowLastColumn="0"/>
              <w:rPr>
                <w:rFonts w:cstheme="minorHAnsi"/>
                <w:szCs w:val="18"/>
              </w:rPr>
            </w:pPr>
            <w:r w:rsidRPr="00EA6591">
              <w:rPr>
                <w:rFonts w:cstheme="minorHAnsi"/>
                <w:szCs w:val="18"/>
              </w:rPr>
              <w:t>General Counsel/Head of Risk Management Unit for all BOCI US entities</w:t>
            </w:r>
          </w:p>
        </w:tc>
        <w:tc>
          <w:tcPr>
            <w:tcW w:w="2520" w:type="dxa"/>
            <w:vAlign w:val="center"/>
          </w:tcPr>
          <w:p w14:paraId="718D13F3" w14:textId="77777777" w:rsidR="00623053" w:rsidRPr="00EA6591" w:rsidRDefault="00623053" w:rsidP="0051281B">
            <w:pPr>
              <w:spacing w:line="276" w:lineRule="auto"/>
              <w:cnfStyle w:val="000000000000" w:firstRow="0" w:lastRow="0" w:firstColumn="0" w:lastColumn="0" w:oddVBand="0" w:evenVBand="0" w:oddHBand="0" w:evenHBand="0" w:firstRowFirstColumn="0" w:firstRowLastColumn="0" w:lastRowFirstColumn="0" w:lastRowLastColumn="0"/>
              <w:rPr>
                <w:rFonts w:cstheme="minorHAnsi"/>
                <w:szCs w:val="18"/>
              </w:rPr>
            </w:pPr>
            <w:r w:rsidRPr="00EA6591">
              <w:rPr>
                <w:rFonts w:cstheme="minorHAnsi"/>
                <w:szCs w:val="18"/>
              </w:rPr>
              <w:t>Sabeena.Ahmed@bocigroup.com</w:t>
            </w:r>
          </w:p>
        </w:tc>
        <w:tc>
          <w:tcPr>
            <w:tcW w:w="1913" w:type="dxa"/>
            <w:vAlign w:val="center"/>
          </w:tcPr>
          <w:p w14:paraId="4C433335" w14:textId="77777777" w:rsidR="00623053" w:rsidRPr="00EA6591" w:rsidRDefault="00623053" w:rsidP="0051281B">
            <w:pPr>
              <w:spacing w:line="276" w:lineRule="auto"/>
              <w:cnfStyle w:val="000000000000" w:firstRow="0" w:lastRow="0" w:firstColumn="0" w:lastColumn="0" w:oddVBand="0" w:evenVBand="0" w:oddHBand="0" w:evenHBand="0" w:firstRowFirstColumn="0" w:firstRowLastColumn="0" w:lastRowFirstColumn="0" w:lastRowLastColumn="0"/>
              <w:rPr>
                <w:rFonts w:cstheme="minorHAnsi"/>
                <w:szCs w:val="18"/>
              </w:rPr>
            </w:pPr>
            <w:r w:rsidRPr="00EA6591">
              <w:rPr>
                <w:rFonts w:cstheme="minorHAnsi"/>
                <w:szCs w:val="18"/>
              </w:rPr>
              <w:t>212 554 8811 </w:t>
            </w:r>
          </w:p>
        </w:tc>
      </w:tr>
      <w:tr w:rsidR="00623053" w:rsidRPr="00EA6591" w14:paraId="3527F1D7" w14:textId="77777777" w:rsidTr="0051281B">
        <w:tc>
          <w:tcPr>
            <w:cnfStyle w:val="001000000000" w:firstRow="0" w:lastRow="0" w:firstColumn="1" w:lastColumn="0" w:oddVBand="0" w:evenVBand="0" w:oddHBand="0" w:evenHBand="0" w:firstRowFirstColumn="0" w:firstRowLastColumn="0" w:lastRowFirstColumn="0" w:lastRowLastColumn="0"/>
            <w:tcW w:w="2065" w:type="dxa"/>
            <w:vAlign w:val="center"/>
          </w:tcPr>
          <w:p w14:paraId="1480197E" w14:textId="77777777" w:rsidR="00623053" w:rsidRPr="00EA6591" w:rsidRDefault="00623053" w:rsidP="0051281B">
            <w:pPr>
              <w:spacing w:line="276" w:lineRule="auto"/>
              <w:rPr>
                <w:rFonts w:cstheme="minorHAnsi"/>
                <w:b w:val="0"/>
                <w:szCs w:val="18"/>
              </w:rPr>
            </w:pPr>
            <w:r w:rsidRPr="00EA6591">
              <w:rPr>
                <w:rFonts w:cstheme="minorHAnsi"/>
                <w:b w:val="0"/>
                <w:szCs w:val="18"/>
              </w:rPr>
              <w:t>Ms. Grace Zhou</w:t>
            </w:r>
          </w:p>
        </w:tc>
        <w:tc>
          <w:tcPr>
            <w:tcW w:w="2520" w:type="dxa"/>
            <w:vAlign w:val="center"/>
          </w:tcPr>
          <w:p w14:paraId="115EC2FB" w14:textId="77777777" w:rsidR="00623053" w:rsidRPr="00EA6591" w:rsidRDefault="00623053" w:rsidP="0051281B">
            <w:pPr>
              <w:spacing w:line="276" w:lineRule="auto"/>
              <w:cnfStyle w:val="000000000000" w:firstRow="0" w:lastRow="0" w:firstColumn="0" w:lastColumn="0" w:oddVBand="0" w:evenVBand="0" w:oddHBand="0" w:evenHBand="0" w:firstRowFirstColumn="0" w:firstRowLastColumn="0" w:lastRowFirstColumn="0" w:lastRowLastColumn="0"/>
              <w:rPr>
                <w:rFonts w:cstheme="minorHAnsi"/>
                <w:szCs w:val="18"/>
              </w:rPr>
            </w:pPr>
            <w:r w:rsidRPr="00EA6591">
              <w:rPr>
                <w:rFonts w:cstheme="minorHAnsi"/>
                <w:szCs w:val="18"/>
              </w:rPr>
              <w:t>Executive Director and Front Office Business Manager, BOCI CFUS</w:t>
            </w:r>
          </w:p>
        </w:tc>
        <w:tc>
          <w:tcPr>
            <w:tcW w:w="2520" w:type="dxa"/>
            <w:vAlign w:val="center"/>
          </w:tcPr>
          <w:p w14:paraId="7B6AC03E" w14:textId="77777777" w:rsidR="00623053" w:rsidRPr="00EA6591" w:rsidRDefault="00623053" w:rsidP="0051281B">
            <w:pPr>
              <w:spacing w:line="276" w:lineRule="auto"/>
              <w:cnfStyle w:val="000000000000" w:firstRow="0" w:lastRow="0" w:firstColumn="0" w:lastColumn="0" w:oddVBand="0" w:evenVBand="0" w:oddHBand="0" w:evenHBand="0" w:firstRowFirstColumn="0" w:firstRowLastColumn="0" w:lastRowFirstColumn="0" w:lastRowLastColumn="0"/>
              <w:rPr>
                <w:rFonts w:cstheme="minorHAnsi"/>
                <w:szCs w:val="18"/>
              </w:rPr>
            </w:pPr>
            <w:r w:rsidRPr="00EA6591">
              <w:rPr>
                <w:rFonts w:cstheme="minorHAnsi"/>
                <w:szCs w:val="18"/>
              </w:rPr>
              <w:t>grace.zhou@bocigroup.com</w:t>
            </w:r>
          </w:p>
        </w:tc>
        <w:tc>
          <w:tcPr>
            <w:tcW w:w="1913" w:type="dxa"/>
            <w:vAlign w:val="center"/>
          </w:tcPr>
          <w:p w14:paraId="495DF90B" w14:textId="77777777" w:rsidR="00623053" w:rsidRPr="00EA6591" w:rsidRDefault="00623053" w:rsidP="0051281B">
            <w:pPr>
              <w:spacing w:line="276" w:lineRule="auto"/>
              <w:cnfStyle w:val="000000000000" w:firstRow="0" w:lastRow="0" w:firstColumn="0" w:lastColumn="0" w:oddVBand="0" w:evenVBand="0" w:oddHBand="0" w:evenHBand="0" w:firstRowFirstColumn="0" w:firstRowLastColumn="0" w:lastRowFirstColumn="0" w:lastRowLastColumn="0"/>
              <w:rPr>
                <w:rFonts w:cstheme="minorHAnsi"/>
                <w:szCs w:val="18"/>
              </w:rPr>
            </w:pPr>
            <w:r w:rsidRPr="00EA6591">
              <w:rPr>
                <w:rFonts w:cstheme="minorHAnsi"/>
                <w:szCs w:val="18"/>
              </w:rPr>
              <w:t>212 554 8810</w:t>
            </w:r>
          </w:p>
        </w:tc>
      </w:tr>
      <w:tr w:rsidR="00623053" w:rsidRPr="00EA6591" w14:paraId="5AA052DD" w14:textId="77777777" w:rsidTr="0051281B">
        <w:tc>
          <w:tcPr>
            <w:cnfStyle w:val="001000000000" w:firstRow="0" w:lastRow="0" w:firstColumn="1" w:lastColumn="0" w:oddVBand="0" w:evenVBand="0" w:oddHBand="0" w:evenHBand="0" w:firstRowFirstColumn="0" w:firstRowLastColumn="0" w:lastRowFirstColumn="0" w:lastRowLastColumn="0"/>
            <w:tcW w:w="2065" w:type="dxa"/>
            <w:vAlign w:val="center"/>
          </w:tcPr>
          <w:p w14:paraId="58758C96" w14:textId="77777777" w:rsidR="00623053" w:rsidRPr="00EA6591" w:rsidRDefault="00623053" w:rsidP="0051281B">
            <w:pPr>
              <w:spacing w:line="276" w:lineRule="auto"/>
              <w:rPr>
                <w:rFonts w:cstheme="minorHAnsi"/>
                <w:b w:val="0"/>
                <w:szCs w:val="18"/>
              </w:rPr>
            </w:pPr>
            <w:r w:rsidRPr="00EA6591">
              <w:rPr>
                <w:rFonts w:cstheme="minorHAnsi"/>
                <w:b w:val="0"/>
                <w:szCs w:val="18"/>
              </w:rPr>
              <w:t>Mr. Kyle Lo</w:t>
            </w:r>
          </w:p>
        </w:tc>
        <w:tc>
          <w:tcPr>
            <w:tcW w:w="2520" w:type="dxa"/>
            <w:vAlign w:val="center"/>
          </w:tcPr>
          <w:p w14:paraId="309F3B46" w14:textId="77777777" w:rsidR="00623053" w:rsidRPr="00EA6591" w:rsidRDefault="00623053" w:rsidP="0051281B">
            <w:pPr>
              <w:spacing w:line="276" w:lineRule="auto"/>
              <w:cnfStyle w:val="000000000000" w:firstRow="0" w:lastRow="0" w:firstColumn="0" w:lastColumn="0" w:oddVBand="0" w:evenVBand="0" w:oddHBand="0" w:evenHBand="0" w:firstRowFirstColumn="0" w:firstRowLastColumn="0" w:lastRowFirstColumn="0" w:lastRowLastColumn="0"/>
              <w:rPr>
                <w:rFonts w:cstheme="minorHAnsi"/>
                <w:szCs w:val="18"/>
              </w:rPr>
            </w:pPr>
            <w:r w:rsidRPr="00EA6591">
              <w:rPr>
                <w:rFonts w:cstheme="minorHAnsi"/>
                <w:szCs w:val="18"/>
              </w:rPr>
              <w:t>Head of Finance and Treasury, BOCI USA</w:t>
            </w:r>
          </w:p>
        </w:tc>
        <w:tc>
          <w:tcPr>
            <w:tcW w:w="2520" w:type="dxa"/>
            <w:vAlign w:val="center"/>
          </w:tcPr>
          <w:p w14:paraId="67B1ABAB" w14:textId="77777777" w:rsidR="00623053" w:rsidRPr="00EA6591" w:rsidRDefault="00623053" w:rsidP="0051281B">
            <w:pPr>
              <w:spacing w:line="276" w:lineRule="auto"/>
              <w:cnfStyle w:val="000000000000" w:firstRow="0" w:lastRow="0" w:firstColumn="0" w:lastColumn="0" w:oddVBand="0" w:evenVBand="0" w:oddHBand="0" w:evenHBand="0" w:firstRowFirstColumn="0" w:firstRowLastColumn="0" w:lastRowFirstColumn="0" w:lastRowLastColumn="0"/>
              <w:rPr>
                <w:rFonts w:cstheme="minorHAnsi"/>
                <w:szCs w:val="18"/>
              </w:rPr>
            </w:pPr>
            <w:r w:rsidRPr="00EA6591">
              <w:rPr>
                <w:rFonts w:cstheme="minorHAnsi"/>
                <w:szCs w:val="18"/>
              </w:rPr>
              <w:t>KyleKL.Lo@bocigroup.com</w:t>
            </w:r>
          </w:p>
        </w:tc>
        <w:tc>
          <w:tcPr>
            <w:tcW w:w="1913" w:type="dxa"/>
            <w:vAlign w:val="center"/>
          </w:tcPr>
          <w:p w14:paraId="2613A4A7" w14:textId="77777777" w:rsidR="00623053" w:rsidRPr="00EA6591" w:rsidRDefault="00623053" w:rsidP="0051281B">
            <w:pPr>
              <w:spacing w:line="276" w:lineRule="auto"/>
              <w:cnfStyle w:val="000000000000" w:firstRow="0" w:lastRow="0" w:firstColumn="0" w:lastColumn="0" w:oddVBand="0" w:evenVBand="0" w:oddHBand="0" w:evenHBand="0" w:firstRowFirstColumn="0" w:firstRowLastColumn="0" w:lastRowFirstColumn="0" w:lastRowLastColumn="0"/>
              <w:rPr>
                <w:rFonts w:cstheme="minorHAnsi"/>
                <w:szCs w:val="18"/>
              </w:rPr>
            </w:pPr>
            <w:r w:rsidRPr="00EA6591">
              <w:rPr>
                <w:rFonts w:cstheme="minorHAnsi"/>
                <w:szCs w:val="18"/>
              </w:rPr>
              <w:t>212 554-8808</w:t>
            </w:r>
          </w:p>
        </w:tc>
      </w:tr>
      <w:tr w:rsidR="00623053" w:rsidRPr="00EA6591" w14:paraId="5077FBD4" w14:textId="77777777" w:rsidTr="0051281B">
        <w:tc>
          <w:tcPr>
            <w:cnfStyle w:val="001000000000" w:firstRow="0" w:lastRow="0" w:firstColumn="1" w:lastColumn="0" w:oddVBand="0" w:evenVBand="0" w:oddHBand="0" w:evenHBand="0" w:firstRowFirstColumn="0" w:firstRowLastColumn="0" w:lastRowFirstColumn="0" w:lastRowLastColumn="0"/>
            <w:tcW w:w="2065" w:type="dxa"/>
            <w:vAlign w:val="center"/>
          </w:tcPr>
          <w:p w14:paraId="5397CAF7" w14:textId="2103BAA3" w:rsidR="00623053" w:rsidRPr="00EA6591" w:rsidRDefault="00623053" w:rsidP="0051281B">
            <w:pPr>
              <w:spacing w:line="276" w:lineRule="auto"/>
              <w:rPr>
                <w:rFonts w:cstheme="minorHAnsi"/>
                <w:b w:val="0"/>
                <w:szCs w:val="18"/>
              </w:rPr>
            </w:pPr>
            <w:r w:rsidRPr="00EA6591">
              <w:rPr>
                <w:rFonts w:cstheme="minorHAnsi"/>
                <w:b w:val="0"/>
                <w:szCs w:val="18"/>
              </w:rPr>
              <w:t>Ms. Carman Zhou</w:t>
            </w:r>
          </w:p>
        </w:tc>
        <w:tc>
          <w:tcPr>
            <w:tcW w:w="2520" w:type="dxa"/>
            <w:vAlign w:val="center"/>
          </w:tcPr>
          <w:p w14:paraId="0152480A" w14:textId="77777777" w:rsidR="00623053" w:rsidRPr="00EA6591" w:rsidRDefault="00623053" w:rsidP="0051281B">
            <w:pPr>
              <w:spacing w:line="276" w:lineRule="auto"/>
              <w:cnfStyle w:val="000000000000" w:firstRow="0" w:lastRow="0" w:firstColumn="0" w:lastColumn="0" w:oddVBand="0" w:evenVBand="0" w:oddHBand="0" w:evenHBand="0" w:firstRowFirstColumn="0" w:firstRowLastColumn="0" w:lastRowFirstColumn="0" w:lastRowLastColumn="0"/>
              <w:rPr>
                <w:rFonts w:cstheme="minorHAnsi"/>
                <w:szCs w:val="18"/>
              </w:rPr>
            </w:pPr>
            <w:r w:rsidRPr="00EA6591">
              <w:rPr>
                <w:rFonts w:cstheme="minorHAnsi"/>
                <w:szCs w:val="18"/>
              </w:rPr>
              <w:t>Chief Operating Officer, BOCI USA</w:t>
            </w:r>
          </w:p>
        </w:tc>
        <w:tc>
          <w:tcPr>
            <w:tcW w:w="2520" w:type="dxa"/>
            <w:vAlign w:val="center"/>
          </w:tcPr>
          <w:p w14:paraId="4CA26719" w14:textId="77777777" w:rsidR="00623053" w:rsidRPr="00EA6591" w:rsidRDefault="00623053" w:rsidP="0051281B">
            <w:pPr>
              <w:spacing w:line="276" w:lineRule="auto"/>
              <w:cnfStyle w:val="000000000000" w:firstRow="0" w:lastRow="0" w:firstColumn="0" w:lastColumn="0" w:oddVBand="0" w:evenVBand="0" w:oddHBand="0" w:evenHBand="0" w:firstRowFirstColumn="0" w:firstRowLastColumn="0" w:lastRowFirstColumn="0" w:lastRowLastColumn="0"/>
              <w:rPr>
                <w:rFonts w:cstheme="minorHAnsi"/>
                <w:szCs w:val="18"/>
              </w:rPr>
            </w:pPr>
            <w:r w:rsidRPr="00EA6591">
              <w:rPr>
                <w:rFonts w:cstheme="minorHAnsi"/>
                <w:szCs w:val="18"/>
              </w:rPr>
              <w:t>Carmen.Zhou@bocigroup.com</w:t>
            </w:r>
          </w:p>
        </w:tc>
        <w:tc>
          <w:tcPr>
            <w:tcW w:w="1913" w:type="dxa"/>
            <w:vAlign w:val="center"/>
          </w:tcPr>
          <w:p w14:paraId="0D59FE28" w14:textId="77777777" w:rsidR="00623053" w:rsidRPr="00EA6591" w:rsidRDefault="00623053" w:rsidP="0051281B">
            <w:pPr>
              <w:spacing w:line="276" w:lineRule="auto"/>
              <w:cnfStyle w:val="000000000000" w:firstRow="0" w:lastRow="0" w:firstColumn="0" w:lastColumn="0" w:oddVBand="0" w:evenVBand="0" w:oddHBand="0" w:evenHBand="0" w:firstRowFirstColumn="0" w:firstRowLastColumn="0" w:lastRowFirstColumn="0" w:lastRowLastColumn="0"/>
              <w:rPr>
                <w:rFonts w:cstheme="minorHAnsi"/>
                <w:szCs w:val="18"/>
              </w:rPr>
            </w:pPr>
            <w:r w:rsidRPr="00EA6591">
              <w:rPr>
                <w:rFonts w:cstheme="minorHAnsi"/>
                <w:szCs w:val="18"/>
              </w:rPr>
              <w:t>212 259 0890</w:t>
            </w:r>
          </w:p>
        </w:tc>
      </w:tr>
    </w:tbl>
    <w:p w14:paraId="69F05B72" w14:textId="15AD8A4C" w:rsidR="004F34BD" w:rsidRPr="00EA6591" w:rsidRDefault="004F34BD" w:rsidP="004F34BD">
      <w:pPr>
        <w:rPr>
          <w:rFonts w:eastAsia="Times New Roman" w:cstheme="minorHAnsi"/>
          <w:lang w:val="es-ES_tradnl" w:eastAsia="en-US" w:bidi="en-US"/>
        </w:rPr>
      </w:pPr>
    </w:p>
    <w:p w14:paraId="3D9F5376" w14:textId="5E478227" w:rsidR="004F34BD" w:rsidRPr="00EA6591" w:rsidRDefault="004F34BD" w:rsidP="004F34BD">
      <w:pPr>
        <w:rPr>
          <w:rFonts w:eastAsia="Times New Roman" w:cstheme="minorHAnsi"/>
          <w:lang w:val="es-ES_tradnl" w:eastAsia="en-US" w:bidi="en-US"/>
        </w:rPr>
      </w:pPr>
    </w:p>
    <w:p w14:paraId="7858F7EB" w14:textId="525A17C0" w:rsidR="004F34BD" w:rsidRPr="00EA6591" w:rsidRDefault="004F34BD" w:rsidP="004F34BD">
      <w:pPr>
        <w:rPr>
          <w:rFonts w:eastAsia="Times New Roman" w:cstheme="minorHAnsi"/>
          <w:lang w:val="es-ES_tradnl" w:eastAsia="en-US" w:bidi="en-US"/>
        </w:rPr>
      </w:pPr>
    </w:p>
    <w:p w14:paraId="654DF7E4" w14:textId="6432D153" w:rsidR="004F34BD" w:rsidRPr="00EA6591" w:rsidRDefault="004F34BD" w:rsidP="004F34BD">
      <w:pPr>
        <w:rPr>
          <w:rFonts w:eastAsia="Times New Roman" w:cstheme="minorHAnsi"/>
          <w:lang w:val="es-ES_tradnl" w:eastAsia="en-US" w:bidi="en-US"/>
        </w:rPr>
      </w:pPr>
    </w:p>
    <w:p w14:paraId="0C953B91" w14:textId="2C96DAEE" w:rsidR="004F34BD" w:rsidRPr="00EA6591" w:rsidRDefault="004F34BD" w:rsidP="004F34BD">
      <w:pPr>
        <w:rPr>
          <w:rFonts w:eastAsia="Times New Roman" w:cstheme="minorHAnsi"/>
          <w:lang w:val="es-ES_tradnl" w:eastAsia="en-US" w:bidi="en-US"/>
        </w:rPr>
      </w:pPr>
    </w:p>
    <w:p w14:paraId="3259B793" w14:textId="13ADFA62" w:rsidR="004F34BD" w:rsidRPr="00EA6591" w:rsidRDefault="004F34BD" w:rsidP="004F34BD">
      <w:pPr>
        <w:rPr>
          <w:rFonts w:eastAsia="Times New Roman" w:cstheme="minorHAnsi"/>
          <w:lang w:val="es-ES_tradnl" w:eastAsia="en-US" w:bidi="en-US"/>
        </w:rPr>
      </w:pPr>
    </w:p>
    <w:p w14:paraId="146B36E1" w14:textId="085EB815" w:rsidR="004F34BD" w:rsidRPr="00EA6591" w:rsidRDefault="004F34BD" w:rsidP="004F34BD">
      <w:pPr>
        <w:rPr>
          <w:rFonts w:eastAsia="Times New Roman" w:cstheme="minorHAnsi"/>
          <w:lang w:val="es-ES_tradnl" w:eastAsia="en-US" w:bidi="en-US"/>
        </w:rPr>
      </w:pPr>
    </w:p>
    <w:p w14:paraId="34C8A558" w14:textId="783D4CF8" w:rsidR="004F34BD" w:rsidRPr="00EA6591" w:rsidRDefault="004F34BD" w:rsidP="004F34BD">
      <w:pPr>
        <w:rPr>
          <w:rFonts w:eastAsia="Times New Roman" w:cstheme="minorHAnsi"/>
          <w:lang w:val="es-ES_tradnl" w:eastAsia="en-US" w:bidi="en-US"/>
        </w:rPr>
      </w:pPr>
    </w:p>
    <w:p w14:paraId="62BEB762" w14:textId="2CA7A9E8" w:rsidR="004F34BD" w:rsidRPr="00EA6591" w:rsidRDefault="004F34BD" w:rsidP="004F34BD">
      <w:pPr>
        <w:rPr>
          <w:rFonts w:eastAsia="Times New Roman" w:cstheme="minorHAnsi"/>
          <w:lang w:val="es-ES_tradnl" w:eastAsia="en-US" w:bidi="en-US"/>
        </w:rPr>
      </w:pPr>
    </w:p>
    <w:p w14:paraId="372DEBAB" w14:textId="77777777" w:rsidR="004F34BD" w:rsidRPr="00EA6591" w:rsidRDefault="004F34BD" w:rsidP="004F34BD">
      <w:pPr>
        <w:rPr>
          <w:rFonts w:cstheme="minorHAnsi"/>
        </w:rPr>
      </w:pPr>
    </w:p>
    <w:p w14:paraId="76B2A7A1" w14:textId="69B2CF67" w:rsidR="004F34BD" w:rsidRPr="00EA6591" w:rsidRDefault="004F34BD" w:rsidP="004F34BD">
      <w:pPr>
        <w:rPr>
          <w:rFonts w:cstheme="minorHAnsi"/>
        </w:rPr>
      </w:pPr>
    </w:p>
    <w:p w14:paraId="0BCB87E0" w14:textId="77777777" w:rsidR="004F34BD" w:rsidRPr="00EA6591" w:rsidRDefault="004F34BD" w:rsidP="004F34BD">
      <w:pPr>
        <w:rPr>
          <w:rFonts w:cstheme="minorHAnsi"/>
        </w:rPr>
      </w:pPr>
    </w:p>
    <w:p w14:paraId="289B2176" w14:textId="77777777" w:rsidR="004F34BD" w:rsidRPr="00EA6591" w:rsidRDefault="004F34BD">
      <w:pPr>
        <w:rPr>
          <w:rFonts w:eastAsiaTheme="majorEastAsia" w:cstheme="minorHAnsi"/>
          <w:color w:val="2E74B5" w:themeColor="accent1" w:themeShade="BF"/>
          <w:sz w:val="26"/>
          <w:szCs w:val="26"/>
        </w:rPr>
      </w:pPr>
      <w:r w:rsidRPr="00EA6591">
        <w:rPr>
          <w:rFonts w:cstheme="minorHAnsi"/>
        </w:rPr>
        <w:br w:type="page"/>
      </w:r>
    </w:p>
    <w:p w14:paraId="0E481B37" w14:textId="79ABE0E0" w:rsidR="00467F3A" w:rsidRPr="00197D7A" w:rsidRDefault="00467F3A" w:rsidP="00197D7A">
      <w:pPr>
        <w:pStyle w:val="Heading1"/>
        <w:numPr>
          <w:ilvl w:val="0"/>
          <w:numId w:val="0"/>
        </w:numPr>
      </w:pPr>
      <w:bookmarkStart w:id="183" w:name="_Toc62755026"/>
      <w:r w:rsidRPr="00EA6591">
        <w:t>Reference</w:t>
      </w:r>
      <w:bookmarkEnd w:id="183"/>
    </w:p>
    <w:p w14:paraId="0B044871" w14:textId="0CBA1463" w:rsidR="00C15AFB" w:rsidRDefault="00C15AFB" w:rsidP="00C70DDF">
      <w:pPr>
        <w:pStyle w:val="Heading5"/>
        <w:numPr>
          <w:ilvl w:val="0"/>
          <w:numId w:val="6"/>
        </w:numPr>
      </w:pPr>
      <w:bookmarkStart w:id="184" w:name="_Ref25593476"/>
      <w:bookmarkStart w:id="185" w:name="_Ref25158082"/>
      <w:bookmarkStart w:id="186" w:name="_Ref25079594"/>
      <w:r w:rsidRPr="00EA6591">
        <w:t>Treasury (Aug 2019), Contingency Funding Plan – BOC Combined U.S. Operations</w:t>
      </w:r>
      <w:bookmarkEnd w:id="184"/>
    </w:p>
    <w:p w14:paraId="2FBEE827" w14:textId="6071C9C9" w:rsidR="00411661" w:rsidRPr="00EA6591" w:rsidRDefault="00411661" w:rsidP="00C70DDF">
      <w:pPr>
        <w:pStyle w:val="Heading5"/>
        <w:numPr>
          <w:ilvl w:val="0"/>
          <w:numId w:val="6"/>
        </w:numPr>
      </w:pPr>
      <w:bookmarkStart w:id="187" w:name="_Ref54600916"/>
      <w:bookmarkStart w:id="188" w:name="_Ref25593695"/>
      <w:r w:rsidRPr="00EA6591">
        <w:t>Federal Reserve Bank</w:t>
      </w:r>
      <w:r>
        <w:t xml:space="preserve"> (Jan 2020</w:t>
      </w:r>
      <w:r w:rsidRPr="00EA6591">
        <w:t>), Enhanced Prudential Standards (Regulation YY), www.govinfo.gov/app/details/</w:t>
      </w:r>
      <w:r>
        <w:t>CFR-2020-title12-vol4/CFR-2020-title12-vol4-sec252-145</w:t>
      </w:r>
      <w:r w:rsidRPr="00EA6591">
        <w:t>/context</w:t>
      </w:r>
      <w:bookmarkEnd w:id="187"/>
    </w:p>
    <w:p w14:paraId="2BDAA92E" w14:textId="3DB1185D" w:rsidR="00906EFD" w:rsidRDefault="00906EFD" w:rsidP="00C70DDF">
      <w:pPr>
        <w:pStyle w:val="Heading5"/>
        <w:numPr>
          <w:ilvl w:val="0"/>
          <w:numId w:val="6"/>
        </w:numPr>
      </w:pPr>
      <w:bookmarkStart w:id="189" w:name="_Ref54119820"/>
      <w:r w:rsidRPr="00EA6591">
        <w:t>Federal Reserve Bank</w:t>
      </w:r>
      <w:r w:rsidR="000733DF" w:rsidRPr="00EA6591">
        <w:t xml:space="preserve"> (Jan 2015)</w:t>
      </w:r>
      <w:r w:rsidRPr="00EA6591">
        <w:t xml:space="preserve">, Enhanced Prudential Standards (Regulation YY), </w:t>
      </w:r>
      <w:r w:rsidR="00677453" w:rsidRPr="00677453">
        <w:t>www.govinfo.gov/app/details/CFR-2015-title12-vol4/CFR-2015-title12-vol4-sec252-157/context</w:t>
      </w:r>
      <w:bookmarkEnd w:id="185"/>
      <w:bookmarkEnd w:id="188"/>
      <w:bookmarkEnd w:id="189"/>
    </w:p>
    <w:p w14:paraId="328352D2" w14:textId="77777777" w:rsidR="00677453" w:rsidRPr="00EA6591" w:rsidRDefault="00677453" w:rsidP="00C70DDF">
      <w:pPr>
        <w:pStyle w:val="Heading5"/>
        <w:numPr>
          <w:ilvl w:val="0"/>
          <w:numId w:val="6"/>
        </w:numPr>
      </w:pPr>
      <w:bookmarkStart w:id="190" w:name="_Ref54118877"/>
      <w:r w:rsidRPr="00EA6591">
        <w:t>Financial Management Department (2019), Operational Deposit Methodology Document</w:t>
      </w:r>
      <w:bookmarkEnd w:id="190"/>
    </w:p>
    <w:p w14:paraId="12D16465" w14:textId="77777777" w:rsidR="00677453" w:rsidRPr="00EA6591" w:rsidRDefault="00677453" w:rsidP="00C70DDF">
      <w:pPr>
        <w:pStyle w:val="Heading5"/>
        <w:numPr>
          <w:ilvl w:val="0"/>
          <w:numId w:val="6"/>
        </w:numPr>
      </w:pPr>
      <w:bookmarkStart w:id="191" w:name="_Ref54118896"/>
      <w:r w:rsidRPr="00EA6591">
        <w:t>Financial Management Department (2019), Liquidity Stress Testing – Wholesale Deposit Run-off Assumptions</w:t>
      </w:r>
      <w:bookmarkEnd w:id="191"/>
    </w:p>
    <w:p w14:paraId="05B2795E" w14:textId="4C040CD1" w:rsidR="00677453" w:rsidRPr="00677453" w:rsidRDefault="00677453" w:rsidP="00C70DDF">
      <w:pPr>
        <w:pStyle w:val="Heading5"/>
        <w:numPr>
          <w:ilvl w:val="0"/>
          <w:numId w:val="6"/>
        </w:numPr>
      </w:pPr>
      <w:bookmarkStart w:id="192" w:name="_Ref54118915"/>
      <w:r w:rsidRPr="00EA6591">
        <w:t>Treasury (Oct 2019), EPS LST MRA Remediation Resolution – Financial Institution Run-off and Unfunded Loan Commitment Drawdown Assumptions</w:t>
      </w:r>
      <w:bookmarkEnd w:id="192"/>
    </w:p>
    <w:p w14:paraId="7E990893" w14:textId="2782A904" w:rsidR="007A5680" w:rsidRDefault="00843C86" w:rsidP="00C70DDF">
      <w:pPr>
        <w:pStyle w:val="Heading5"/>
        <w:numPr>
          <w:ilvl w:val="0"/>
          <w:numId w:val="6"/>
        </w:numPr>
        <w:rPr>
          <w:u w:val="single"/>
        </w:rPr>
      </w:pPr>
      <w:bookmarkStart w:id="193" w:name="_Ref25584504"/>
      <w:r w:rsidRPr="00EA6591">
        <w:t>Bank of China (</w:t>
      </w:r>
      <w:r w:rsidR="00325F06">
        <w:t>Dec</w:t>
      </w:r>
      <w:r w:rsidRPr="00EA6591">
        <w:t xml:space="preserve">, 2019), </w:t>
      </w:r>
      <w:r w:rsidR="00F655E1" w:rsidRPr="00EA6591">
        <w:t xml:space="preserve">Bank of China Credit Rating History </w:t>
      </w:r>
      <w:hyperlink r:id="rId30" w:history="1">
        <w:r w:rsidR="0090500F" w:rsidRPr="00EA6591">
          <w:rPr>
            <w:u w:val="single"/>
          </w:rPr>
          <w:t>www.boc.cn/en/investor/ir4/201311/t20131114_2637906.html</w:t>
        </w:r>
      </w:hyperlink>
      <w:bookmarkEnd w:id="186"/>
      <w:bookmarkEnd w:id="193"/>
    </w:p>
    <w:p w14:paraId="06327936" w14:textId="77777777" w:rsidR="00677453" w:rsidRPr="00EA6591" w:rsidRDefault="00677453" w:rsidP="00C70DDF">
      <w:pPr>
        <w:pStyle w:val="Heading5"/>
        <w:numPr>
          <w:ilvl w:val="0"/>
          <w:numId w:val="6"/>
        </w:numPr>
      </w:pPr>
      <w:bookmarkStart w:id="194" w:name="_Ref54119157"/>
      <w:r w:rsidRPr="00EA6591">
        <w:t>The Clearing House (Nov, 2011), The Clearing House: Assessing The Liquidity Coverage Ratio</w:t>
      </w:r>
      <w:bookmarkEnd w:id="194"/>
    </w:p>
    <w:p w14:paraId="71408298" w14:textId="04AB49CB" w:rsidR="00677453" w:rsidRPr="00677453" w:rsidRDefault="00C30ED6" w:rsidP="00C70DDF">
      <w:pPr>
        <w:pStyle w:val="Heading5"/>
        <w:numPr>
          <w:ilvl w:val="0"/>
          <w:numId w:val="6"/>
        </w:numPr>
      </w:pPr>
      <w:bookmarkStart w:id="195" w:name="_Ref54119278"/>
      <w:r w:rsidRPr="00EA6591">
        <w:t>Bank for International Settlements (Jan, 2013), Basel III: The Liquidity Coverage Ratio and Liquidity Risk Monitoring Tools</w:t>
      </w:r>
      <w:bookmarkEnd w:id="195"/>
    </w:p>
    <w:p w14:paraId="71E46A44" w14:textId="324E317A" w:rsidR="00CF482C" w:rsidRPr="00EA6591" w:rsidRDefault="00CF482C" w:rsidP="00C70DDF">
      <w:pPr>
        <w:pStyle w:val="Heading5"/>
        <w:numPr>
          <w:ilvl w:val="0"/>
          <w:numId w:val="6"/>
        </w:numPr>
      </w:pPr>
      <w:bookmarkStart w:id="196" w:name="_Ref25585197"/>
      <w:r w:rsidRPr="00EA6591">
        <w:t>Federal Reserve Bank (Oct 25, 2018), Policy Tools: Regulatory Changes in Reserve Requirements and Indexation of the Low Reserve Tranche and the Reserve Requirement Exemption, 83</w:t>
      </w:r>
      <w:r w:rsidR="000178FA" w:rsidRPr="00EA6591">
        <w:t>,</w:t>
      </w:r>
      <w:r w:rsidRPr="00EA6591">
        <w:t xml:space="preserve"> </w:t>
      </w:r>
      <w:r w:rsidRPr="00EA6591">
        <w:rPr>
          <w:u w:val="single"/>
        </w:rPr>
        <w:t>https://www.federalreserve.gov/monetarypolicy/reservereq.htm</w:t>
      </w:r>
      <w:bookmarkEnd w:id="196"/>
    </w:p>
    <w:p w14:paraId="296312F3" w14:textId="2747DA29" w:rsidR="00411661" w:rsidRPr="00411661" w:rsidRDefault="00633700" w:rsidP="00C70DDF">
      <w:pPr>
        <w:pStyle w:val="Heading5"/>
        <w:numPr>
          <w:ilvl w:val="0"/>
          <w:numId w:val="6"/>
        </w:numPr>
      </w:pPr>
      <w:bookmarkStart w:id="197" w:name="_Ref25082283"/>
      <w:r w:rsidRPr="00EA6591">
        <w:t>Global Market Department (Oct, 2017), EPS LST MRA #2 Remediation Resolution - Asset Haircuts Proposal</w:t>
      </w:r>
      <w:bookmarkEnd w:id="197"/>
    </w:p>
    <w:p w14:paraId="72261FED" w14:textId="350C4F5F" w:rsidR="00491888" w:rsidRPr="00EA6591" w:rsidRDefault="00491888" w:rsidP="00C70DDF">
      <w:pPr>
        <w:pStyle w:val="Heading5"/>
        <w:numPr>
          <w:ilvl w:val="0"/>
          <w:numId w:val="6"/>
        </w:numPr>
      </w:pPr>
      <w:bookmarkStart w:id="198" w:name="_Ref25156488"/>
      <w:r w:rsidRPr="00EA6591">
        <w:t>Financial Management Department (Aug 2017</w:t>
      </w:r>
      <w:r w:rsidR="00CF482C" w:rsidRPr="00EA6591">
        <w:t>),</w:t>
      </w:r>
      <w:r w:rsidRPr="00EA6591">
        <w:t xml:space="preserve"> EPS LST MRA #1 Remediation Resolution – Daily Cash Flow Projection</w:t>
      </w:r>
      <w:bookmarkEnd w:id="198"/>
    </w:p>
    <w:p w14:paraId="3BA3BD09" w14:textId="2AFDA05C" w:rsidR="00136321" w:rsidRPr="00EA6591" w:rsidRDefault="00136321" w:rsidP="00C70DDF">
      <w:pPr>
        <w:pStyle w:val="Heading5"/>
        <w:numPr>
          <w:ilvl w:val="0"/>
          <w:numId w:val="6"/>
        </w:numPr>
      </w:pPr>
      <w:bookmarkStart w:id="199" w:name="_Ref54119440"/>
      <w:r w:rsidRPr="00EA6591">
        <w:t>Financial Management Department (Aug 2017</w:t>
      </w:r>
      <w:r w:rsidR="00CF482C" w:rsidRPr="00EA6591">
        <w:t>),</w:t>
      </w:r>
      <w:r w:rsidRPr="00EA6591">
        <w:t xml:space="preserve"> EPS LST MRA #2 Remediation Resolution – Commercial Paper Direct Pay and 80/20 </w:t>
      </w:r>
      <w:r w:rsidR="002142E9" w:rsidRPr="00EA6591">
        <w:t>Run-off</w:t>
      </w:r>
      <w:r w:rsidRPr="00EA6591">
        <w:t xml:space="preserve"> Rates</w:t>
      </w:r>
      <w:bookmarkEnd w:id="199"/>
    </w:p>
    <w:p w14:paraId="1397D884" w14:textId="3CA94D1E" w:rsidR="00136321" w:rsidRPr="00EA6591" w:rsidRDefault="00136321" w:rsidP="00C70DDF">
      <w:pPr>
        <w:pStyle w:val="Heading5"/>
        <w:numPr>
          <w:ilvl w:val="0"/>
          <w:numId w:val="6"/>
        </w:numPr>
      </w:pPr>
      <w:bookmarkStart w:id="200" w:name="_Ref25160677"/>
      <w:r w:rsidRPr="00EA6591">
        <w:t>Financial Management Department (Aug 2017</w:t>
      </w:r>
      <w:r w:rsidR="00CF482C" w:rsidRPr="00EA6591">
        <w:t>),</w:t>
      </w:r>
      <w:r w:rsidRPr="00EA6591">
        <w:t xml:space="preserve"> EPS LST MRA #3 Remediation Resolution – Early Redemption Rate for Directly Issued Time Deposits</w:t>
      </w:r>
      <w:bookmarkEnd w:id="200"/>
    </w:p>
    <w:p w14:paraId="6D41301B" w14:textId="4ADBD142" w:rsidR="00136321" w:rsidRPr="00EA6591" w:rsidRDefault="00DF0E9F" w:rsidP="00C70DDF">
      <w:pPr>
        <w:pStyle w:val="Heading5"/>
        <w:numPr>
          <w:ilvl w:val="0"/>
          <w:numId w:val="6"/>
        </w:numPr>
      </w:pPr>
      <w:bookmarkStart w:id="201" w:name="_Ref25238236"/>
      <w:r w:rsidRPr="00EA6591">
        <w:t>Federal Reserve Bank of New York (May 2019</w:t>
      </w:r>
      <w:r w:rsidR="00CF482C" w:rsidRPr="00EA6591">
        <w:t>),</w:t>
      </w:r>
      <w:r w:rsidRPr="00EA6591">
        <w:t xml:space="preserve"> 2019 Horizontal Liquidity Review (HLR)</w:t>
      </w:r>
      <w:bookmarkEnd w:id="201"/>
    </w:p>
    <w:p w14:paraId="429290DC" w14:textId="77777777" w:rsidR="00C63CA8" w:rsidRDefault="00C07D03" w:rsidP="00C70DDF">
      <w:pPr>
        <w:pStyle w:val="Heading5"/>
        <w:numPr>
          <w:ilvl w:val="0"/>
          <w:numId w:val="6"/>
        </w:numPr>
      </w:pPr>
      <w:bookmarkStart w:id="202" w:name="_Ref26351001"/>
      <w:r w:rsidRPr="00EA6591">
        <w:t>BOC Head Office (2019), BOCNY Business Authorization</w:t>
      </w:r>
      <w:bookmarkEnd w:id="202"/>
      <w:r w:rsidR="00C63CA8" w:rsidRPr="00C63CA8">
        <w:t xml:space="preserve"> </w:t>
      </w:r>
    </w:p>
    <w:p w14:paraId="1C0A1202" w14:textId="5F125E2C" w:rsidR="00C07D03" w:rsidRPr="00EA6591" w:rsidRDefault="00C63CA8" w:rsidP="00C70DDF">
      <w:pPr>
        <w:pStyle w:val="Heading5"/>
        <w:numPr>
          <w:ilvl w:val="0"/>
          <w:numId w:val="6"/>
        </w:numPr>
      </w:pPr>
      <w:bookmarkStart w:id="203" w:name="_Ref54366055"/>
      <w:r w:rsidRPr="00C63CA8">
        <w:t>Enterprise Risk Management Department</w:t>
      </w:r>
      <w:r>
        <w:t xml:space="preserve"> (Aug 2020), </w:t>
      </w:r>
      <w:r w:rsidRPr="00C63CA8">
        <w:t>Bank of China US Branches Risk Governance Framework</w:t>
      </w:r>
      <w:bookmarkEnd w:id="203"/>
    </w:p>
    <w:sectPr w:rsidR="00C07D03" w:rsidRPr="00EA6591" w:rsidSect="00CF482C">
      <w:footerReference w:type="default" r:id="rId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6EFA2B" w14:textId="77777777" w:rsidR="000777B4" w:rsidRDefault="000777B4" w:rsidP="00B55BD5">
      <w:pPr>
        <w:spacing w:line="240" w:lineRule="auto"/>
      </w:pPr>
      <w:r>
        <w:separator/>
      </w:r>
    </w:p>
  </w:endnote>
  <w:endnote w:type="continuationSeparator" w:id="0">
    <w:p w14:paraId="01C90B9D" w14:textId="77777777" w:rsidR="000777B4" w:rsidRDefault="000777B4" w:rsidP="00B55B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0548C" w14:textId="1F53D8D8" w:rsidR="000777B4" w:rsidRPr="00EC057A" w:rsidRDefault="000777B4">
    <w:pPr>
      <w:pStyle w:val="Footer"/>
      <w:jc w:val="right"/>
      <w:rPr>
        <w:rFonts w:ascii="Times New Roman" w:hAnsi="Times New Roman" w:cs="Times New Roman"/>
        <w:sz w:val="20"/>
        <w:szCs w:val="20"/>
      </w:rPr>
    </w:pPr>
  </w:p>
  <w:p w14:paraId="629EB988" w14:textId="77777777" w:rsidR="000777B4" w:rsidRPr="00EC057A" w:rsidRDefault="000777B4">
    <w:pPr>
      <w:pStyle w:val="Footer"/>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0"/>
        <w:szCs w:val="20"/>
      </w:rPr>
      <w:id w:val="-404845775"/>
      <w:docPartObj>
        <w:docPartGallery w:val="Page Numbers (Bottom of Page)"/>
        <w:docPartUnique/>
      </w:docPartObj>
    </w:sdtPr>
    <w:sdtEndPr/>
    <w:sdtContent>
      <w:sdt>
        <w:sdtPr>
          <w:rPr>
            <w:rFonts w:ascii="Times New Roman" w:hAnsi="Times New Roman" w:cs="Times New Roman"/>
            <w:sz w:val="20"/>
            <w:szCs w:val="20"/>
          </w:rPr>
          <w:id w:val="1120111355"/>
          <w:docPartObj>
            <w:docPartGallery w:val="Page Numbers (Top of Page)"/>
            <w:docPartUnique/>
          </w:docPartObj>
        </w:sdtPr>
        <w:sdtEndPr/>
        <w:sdtContent>
          <w:p w14:paraId="07827F57" w14:textId="0D6D391D" w:rsidR="000777B4" w:rsidRPr="00EC057A" w:rsidRDefault="000777B4">
            <w:pPr>
              <w:pStyle w:val="Footer"/>
              <w:jc w:val="right"/>
              <w:rPr>
                <w:rFonts w:ascii="Times New Roman" w:hAnsi="Times New Roman" w:cs="Times New Roman"/>
                <w:sz w:val="20"/>
                <w:szCs w:val="20"/>
              </w:rPr>
            </w:pPr>
            <w:r w:rsidRPr="00EC057A">
              <w:rPr>
                <w:rFonts w:ascii="Times New Roman" w:hAnsi="Times New Roman" w:cs="Times New Roman"/>
                <w:bCs/>
                <w:sz w:val="20"/>
                <w:szCs w:val="20"/>
              </w:rPr>
              <w:fldChar w:fldCharType="begin"/>
            </w:r>
            <w:r w:rsidRPr="00EC057A">
              <w:rPr>
                <w:rFonts w:ascii="Times New Roman" w:hAnsi="Times New Roman" w:cs="Times New Roman"/>
                <w:bCs/>
                <w:sz w:val="20"/>
                <w:szCs w:val="20"/>
              </w:rPr>
              <w:instrText xml:space="preserve"> PAGE </w:instrText>
            </w:r>
            <w:r w:rsidRPr="00EC057A">
              <w:rPr>
                <w:rFonts w:ascii="Times New Roman" w:hAnsi="Times New Roman" w:cs="Times New Roman"/>
                <w:bCs/>
                <w:sz w:val="20"/>
                <w:szCs w:val="20"/>
              </w:rPr>
              <w:fldChar w:fldCharType="separate"/>
            </w:r>
            <w:r w:rsidR="007B3409">
              <w:rPr>
                <w:rFonts w:ascii="Times New Roman" w:hAnsi="Times New Roman" w:cs="Times New Roman"/>
                <w:bCs/>
                <w:noProof/>
                <w:sz w:val="20"/>
                <w:szCs w:val="20"/>
              </w:rPr>
              <w:t>17</w:t>
            </w:r>
            <w:r w:rsidRPr="00EC057A">
              <w:rPr>
                <w:rFonts w:ascii="Times New Roman" w:hAnsi="Times New Roman" w:cs="Times New Roman"/>
                <w:bCs/>
                <w:sz w:val="20"/>
                <w:szCs w:val="20"/>
              </w:rPr>
              <w:fldChar w:fldCharType="end"/>
            </w:r>
            <w:r>
              <w:rPr>
                <w:rFonts w:ascii="Times New Roman" w:hAnsi="Times New Roman" w:cs="Times New Roman"/>
                <w:bCs/>
                <w:sz w:val="20"/>
                <w:szCs w:val="20"/>
              </w:rPr>
              <w:t xml:space="preserve"> / 84</w:t>
            </w:r>
          </w:p>
        </w:sdtContent>
      </w:sdt>
    </w:sdtContent>
  </w:sdt>
  <w:p w14:paraId="345BF057" w14:textId="77777777" w:rsidR="000777B4" w:rsidRPr="00EC057A" w:rsidRDefault="000777B4">
    <w:pPr>
      <w:pStyle w:val="Footer"/>
      <w:rPr>
        <w:color w:val="FFFFFF" w:themeColor="background1"/>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996245" w14:textId="77777777" w:rsidR="000777B4" w:rsidRDefault="000777B4" w:rsidP="00B55BD5">
      <w:pPr>
        <w:spacing w:line="240" w:lineRule="auto"/>
      </w:pPr>
      <w:r>
        <w:separator/>
      </w:r>
    </w:p>
  </w:footnote>
  <w:footnote w:type="continuationSeparator" w:id="0">
    <w:p w14:paraId="0C6A9BA7" w14:textId="77777777" w:rsidR="000777B4" w:rsidRDefault="000777B4" w:rsidP="00B55BD5">
      <w:pPr>
        <w:spacing w:line="240" w:lineRule="auto"/>
      </w:pPr>
      <w:r>
        <w:continuationSeparator/>
      </w:r>
    </w:p>
  </w:footnote>
  <w:footnote w:id="1">
    <w:p w14:paraId="5AF2834B" w14:textId="77777777" w:rsidR="000777B4" w:rsidRDefault="000777B4">
      <w:pPr>
        <w:pStyle w:val="FootnoteText"/>
      </w:pPr>
      <w:r>
        <w:rPr>
          <w:rStyle w:val="FootnoteReference"/>
        </w:rPr>
        <w:footnoteRef/>
      </w:r>
      <w:r>
        <w:t xml:space="preserve"> </w:t>
      </w:r>
      <w:r w:rsidRPr="004D768C">
        <w:rPr>
          <w:rFonts w:ascii="Times New Roman" w:hAnsi="Times New Roman" w:cs="Times New Roman"/>
          <w:sz w:val="20"/>
          <w:lang w:eastAsia="zh-CN"/>
        </w:rPr>
        <w:t>Basel III: The Liquidity Coverage Ratio and Liquidity Risk Monitoring Tools – Paragraph 154</w:t>
      </w:r>
    </w:p>
  </w:footnote>
  <w:footnote w:id="2">
    <w:p w14:paraId="24A3C05F" w14:textId="77777777" w:rsidR="000777B4" w:rsidRDefault="000777B4">
      <w:pPr>
        <w:pStyle w:val="FootnoteText"/>
      </w:pPr>
      <w:r>
        <w:rPr>
          <w:rStyle w:val="FootnoteReference"/>
        </w:rPr>
        <w:footnoteRef/>
      </w:r>
      <w:r>
        <w:t xml:space="preserve"> </w:t>
      </w:r>
      <w:r w:rsidRPr="0093142C">
        <w:rPr>
          <w:rFonts w:ascii="Times New Roman" w:hAnsi="Times New Roman" w:cs="Times New Roman"/>
          <w:sz w:val="20"/>
          <w:lang w:eastAsia="zh-CN"/>
        </w:rPr>
        <w:t>Basel III: The Liquidity Coverage Ratio and Liquidity Risk Monitoring Tools – Paragraph 153 &amp; 154</w:t>
      </w:r>
    </w:p>
  </w:footnote>
  <w:footnote w:id="3">
    <w:p w14:paraId="3917B41C" w14:textId="77777777" w:rsidR="000777B4" w:rsidRDefault="000777B4">
      <w:pPr>
        <w:pStyle w:val="FootnoteText"/>
      </w:pPr>
      <w:r>
        <w:rPr>
          <w:rStyle w:val="FootnoteReference"/>
        </w:rPr>
        <w:footnoteRef/>
      </w:r>
      <w:r>
        <w:t xml:space="preserve"> </w:t>
      </w:r>
      <w:r w:rsidRPr="0093142C">
        <w:rPr>
          <w:rFonts w:ascii="Times New Roman" w:hAnsi="Times New Roman" w:cs="Times New Roman"/>
          <w:sz w:val="20"/>
          <w:lang w:eastAsia="zh-CN"/>
        </w:rPr>
        <w:t xml:space="preserve">Basel III: The Liquidity Coverage Ratio and Liquidity Risk Monitoring Tools – </w:t>
      </w:r>
      <w:r>
        <w:rPr>
          <w:rFonts w:ascii="Times New Roman" w:hAnsi="Times New Roman" w:cs="Times New Roman"/>
          <w:sz w:val="20"/>
          <w:lang w:eastAsia="zh-CN"/>
        </w:rPr>
        <w:t>Paragraph 145</w:t>
      </w:r>
    </w:p>
  </w:footnote>
  <w:footnote w:id="4">
    <w:p w14:paraId="65DF5677" w14:textId="77777777" w:rsidR="000777B4" w:rsidRDefault="000777B4" w:rsidP="00FC44C7">
      <w:pPr>
        <w:pStyle w:val="FootnoteText"/>
      </w:pPr>
      <w:r>
        <w:rPr>
          <w:rStyle w:val="FootnoteReference"/>
        </w:rPr>
        <w:footnoteRef/>
      </w:r>
      <w:r>
        <w:t xml:space="preserve"> </w:t>
      </w:r>
      <w:r w:rsidRPr="0093142C">
        <w:rPr>
          <w:rFonts w:ascii="Times New Roman" w:hAnsi="Times New Roman" w:cs="Times New Roman"/>
          <w:sz w:val="20"/>
          <w:lang w:eastAsia="zh-CN"/>
        </w:rPr>
        <w:t xml:space="preserve">Basel III: The Liquidity Coverage Ratio and Liquidity Risk Monitoring Tools – </w:t>
      </w:r>
      <w:r>
        <w:rPr>
          <w:rFonts w:ascii="Times New Roman" w:hAnsi="Times New Roman" w:cs="Times New Roman"/>
          <w:sz w:val="20"/>
          <w:lang w:eastAsia="zh-CN"/>
        </w:rPr>
        <w:t>Paragraph 106</w:t>
      </w:r>
    </w:p>
  </w:footnote>
  <w:footnote w:id="5">
    <w:p w14:paraId="163F4382" w14:textId="77777777" w:rsidR="000777B4" w:rsidRDefault="000777B4">
      <w:pPr>
        <w:pStyle w:val="FootnoteText"/>
      </w:pPr>
      <w:r>
        <w:rPr>
          <w:rStyle w:val="FootnoteReference"/>
        </w:rPr>
        <w:footnoteRef/>
      </w:r>
      <w:r>
        <w:t xml:space="preserve"> </w:t>
      </w:r>
      <w:r w:rsidRPr="00211A33">
        <w:rPr>
          <w:rFonts w:ascii="Times New Roman" w:eastAsia="宋体" w:hAnsi="Times New Roman" w:cs="Times New Roman"/>
          <w:sz w:val="20"/>
          <w:lang w:eastAsia="zh-CN"/>
        </w:rPr>
        <w:t>The Clearing House: Assessing the Liquidity Coverage Ratio</w:t>
      </w:r>
      <w:r>
        <w:rPr>
          <w:rFonts w:ascii="Times New Roman" w:eastAsia="宋体" w:hAnsi="Times New Roman" w:cs="Times New Roman"/>
          <w:sz w:val="20"/>
          <w:lang w:eastAsia="zh-CN"/>
        </w:rPr>
        <w:t xml:space="preserve"> – Page 16</w:t>
      </w:r>
      <w:r w:rsidRPr="00211A33">
        <w:rPr>
          <w:rFonts w:ascii="Times New Roman" w:eastAsia="宋体" w:hAnsi="Times New Roman" w:cs="Times New Roman"/>
          <w:sz w:val="20"/>
          <w:lang w:eastAsia="zh-CN"/>
        </w:rPr>
        <w:t xml:space="preserve"> “Retail Deposit Run-off”</w:t>
      </w:r>
    </w:p>
  </w:footnote>
  <w:footnote w:id="6">
    <w:p w14:paraId="140D8EB2" w14:textId="38236585" w:rsidR="000777B4" w:rsidRPr="00CE4F6D" w:rsidRDefault="000777B4">
      <w:pPr>
        <w:pStyle w:val="FootnoteText"/>
        <w:rPr>
          <w:rFonts w:ascii="Times New Roman" w:hAnsi="Times New Roman" w:cs="Times New Roman"/>
          <w:sz w:val="20"/>
          <w:szCs w:val="20"/>
        </w:rPr>
      </w:pPr>
      <w:r>
        <w:rPr>
          <w:rStyle w:val="FootnoteReference"/>
        </w:rPr>
        <w:footnoteRef/>
      </w:r>
      <w:r>
        <w:t xml:space="preserve"> </w:t>
      </w:r>
      <w:r w:rsidRPr="00CE4F6D">
        <w:rPr>
          <w:rFonts w:ascii="Times New Roman" w:eastAsia="宋体" w:hAnsi="Times New Roman" w:cs="Times New Roman"/>
          <w:sz w:val="20"/>
          <w:szCs w:val="20"/>
          <w:lang w:eastAsia="zh-CN"/>
        </w:rPr>
        <w:t xml:space="preserve">In the original LST methodology, the overnight </w:t>
      </w:r>
      <w:r>
        <w:rPr>
          <w:rFonts w:ascii="Times New Roman" w:eastAsia="宋体" w:hAnsi="Times New Roman" w:cs="Times New Roman"/>
          <w:sz w:val="20"/>
          <w:szCs w:val="20"/>
          <w:lang w:eastAsia="zh-CN"/>
        </w:rPr>
        <w:t>run-off</w:t>
      </w:r>
      <w:r w:rsidRPr="00CE4F6D">
        <w:rPr>
          <w:rFonts w:ascii="Times New Roman" w:eastAsia="宋体" w:hAnsi="Times New Roman" w:cs="Times New Roman"/>
          <w:sz w:val="20"/>
          <w:szCs w:val="20"/>
          <w:lang w:eastAsia="zh-CN"/>
        </w:rPr>
        <w:t xml:space="preserve"> rate of retail </w:t>
      </w:r>
      <w:r w:rsidRPr="00CE4F6D">
        <w:rPr>
          <w:rFonts w:ascii="Times New Roman" w:hAnsi="Times New Roman" w:cs="Times New Roman"/>
          <w:sz w:val="20"/>
          <w:szCs w:val="20"/>
        </w:rPr>
        <w:t>demand, MM, and savings</w:t>
      </w:r>
      <w:r w:rsidRPr="00CE4F6D">
        <w:rPr>
          <w:rFonts w:ascii="Times New Roman" w:eastAsia="宋体" w:hAnsi="Times New Roman" w:cs="Times New Roman"/>
          <w:sz w:val="20"/>
          <w:szCs w:val="20"/>
          <w:lang w:eastAsia="zh-CN"/>
        </w:rPr>
        <w:t xml:space="preserve"> deposits is 2% for combined scenario, aligns with the underlying assumptions that 20% of the 30-day deposit </w:t>
      </w:r>
      <w:r>
        <w:rPr>
          <w:rFonts w:ascii="Times New Roman" w:eastAsia="宋体" w:hAnsi="Times New Roman" w:cs="Times New Roman"/>
          <w:sz w:val="20"/>
          <w:szCs w:val="20"/>
          <w:lang w:eastAsia="zh-CN"/>
        </w:rPr>
        <w:t>run-off</w:t>
      </w:r>
      <w:r w:rsidRPr="00CE4F6D">
        <w:rPr>
          <w:rFonts w:ascii="Times New Roman" w:eastAsia="宋体" w:hAnsi="Times New Roman" w:cs="Times New Roman"/>
          <w:sz w:val="20"/>
          <w:szCs w:val="20"/>
          <w:lang w:eastAsia="zh-CN"/>
        </w:rPr>
        <w:t xml:space="preserve"> occur on the overnight horizon; however, after MRA #1 remediation resolution was implemented, the </w:t>
      </w:r>
      <w:r>
        <w:rPr>
          <w:rFonts w:ascii="Times New Roman" w:eastAsia="宋体" w:hAnsi="Times New Roman" w:cs="Times New Roman"/>
          <w:sz w:val="20"/>
          <w:szCs w:val="20"/>
          <w:lang w:eastAsia="zh-CN"/>
        </w:rPr>
        <w:t>run-off</w:t>
      </w:r>
      <w:r w:rsidRPr="00CE4F6D">
        <w:rPr>
          <w:rFonts w:ascii="Times New Roman" w:eastAsia="宋体" w:hAnsi="Times New Roman" w:cs="Times New Roman"/>
          <w:sz w:val="20"/>
          <w:szCs w:val="20"/>
          <w:lang w:eastAsia="zh-CN"/>
        </w:rPr>
        <w:t xml:space="preserve"> schedule within 14 days has changed</w:t>
      </w:r>
      <w:r>
        <w:rPr>
          <w:rFonts w:ascii="Times New Roman" w:eastAsia="宋体" w:hAnsi="Times New Roman" w:cs="Times New Roman"/>
          <w:sz w:val="20"/>
          <w:szCs w:val="20"/>
          <w:lang w:eastAsia="zh-CN"/>
        </w:rPr>
        <w:t xml:space="preserve"> and the overnight run-off for customers other than interbranches, affiliates, or third party FIs becomes 20% of the total runoff</w:t>
      </w:r>
      <w:r w:rsidRPr="00CE4F6D">
        <w:rPr>
          <w:rFonts w:ascii="Times New Roman" w:eastAsia="宋体" w:hAnsi="Times New Roman" w:cs="Times New Roman"/>
          <w:sz w:val="20"/>
          <w:szCs w:val="20"/>
          <w:lang w:eastAsia="zh-CN"/>
        </w:rPr>
        <w:t xml:space="preserve"> </w:t>
      </w:r>
      <w:r>
        <w:rPr>
          <w:rFonts w:ascii="Times New Roman" w:eastAsia="宋体" w:hAnsi="Times New Roman" w:cs="Times New Roman"/>
          <w:sz w:val="20"/>
          <w:szCs w:val="20"/>
          <w:lang w:eastAsia="zh-CN"/>
        </w:rPr>
        <w:t xml:space="preserve">on 14-day horizon </w:t>
      </w:r>
      <w:r>
        <w:rPr>
          <w:rFonts w:ascii="Times New Roman" w:eastAsia="宋体" w:hAnsi="Times New Roman" w:cs="Times New Roman"/>
          <w:sz w:val="20"/>
          <w:szCs w:val="20"/>
          <w:lang w:eastAsia="zh-CN"/>
        </w:rPr>
        <w:fldChar w:fldCharType="begin"/>
      </w:r>
      <w:r>
        <w:rPr>
          <w:rFonts w:ascii="Times New Roman" w:eastAsia="宋体" w:hAnsi="Times New Roman" w:cs="Times New Roman"/>
          <w:sz w:val="20"/>
          <w:szCs w:val="20"/>
          <w:lang w:eastAsia="zh-CN"/>
        </w:rPr>
        <w:instrText xml:space="preserve"> REF _Ref25156488 \r \h </w:instrText>
      </w:r>
      <w:r>
        <w:rPr>
          <w:rFonts w:ascii="Times New Roman" w:eastAsia="宋体" w:hAnsi="Times New Roman" w:cs="Times New Roman"/>
          <w:sz w:val="20"/>
          <w:szCs w:val="20"/>
          <w:lang w:eastAsia="zh-CN"/>
        </w:rPr>
      </w:r>
      <w:r>
        <w:rPr>
          <w:rFonts w:ascii="Times New Roman" w:eastAsia="宋体" w:hAnsi="Times New Roman" w:cs="Times New Roman"/>
          <w:sz w:val="20"/>
          <w:szCs w:val="20"/>
          <w:lang w:eastAsia="zh-CN"/>
        </w:rPr>
        <w:fldChar w:fldCharType="separate"/>
      </w:r>
      <w:r>
        <w:rPr>
          <w:rFonts w:ascii="Times New Roman" w:eastAsia="宋体" w:hAnsi="Times New Roman" w:cs="Times New Roman"/>
          <w:sz w:val="20"/>
          <w:szCs w:val="20"/>
          <w:lang w:eastAsia="zh-CN"/>
        </w:rPr>
        <w:t>[12]</w:t>
      </w:r>
      <w:r>
        <w:rPr>
          <w:rFonts w:ascii="Times New Roman" w:eastAsia="宋体" w:hAnsi="Times New Roman" w:cs="Times New Roman"/>
          <w:sz w:val="20"/>
          <w:szCs w:val="20"/>
          <w:lang w:eastAsia="zh-CN"/>
        </w:rPr>
        <w:fldChar w:fldCharType="end"/>
      </w:r>
      <w:r w:rsidRPr="00CE4F6D">
        <w:rPr>
          <w:rFonts w:ascii="Times New Roman" w:eastAsia="宋体" w:hAnsi="Times New Roman" w:cs="Times New Roman"/>
          <w:sz w:val="20"/>
          <w:szCs w:val="20"/>
          <w:lang w:eastAsia="zh-CN"/>
        </w:rPr>
        <w:t>. Similar changes were also made to idiosyncratic and systemic scenario assumptions.</w:t>
      </w:r>
    </w:p>
  </w:footnote>
  <w:footnote w:id="7">
    <w:p w14:paraId="67280C8B" w14:textId="77777777" w:rsidR="000777B4" w:rsidRDefault="000777B4">
      <w:pPr>
        <w:pStyle w:val="FootnoteText"/>
      </w:pPr>
      <w:r>
        <w:rPr>
          <w:rStyle w:val="FootnoteReference"/>
        </w:rPr>
        <w:footnoteRef/>
      </w:r>
      <w:r>
        <w:t xml:space="preserve"> </w:t>
      </w:r>
      <w:r w:rsidRPr="0093142C">
        <w:rPr>
          <w:rFonts w:ascii="Times New Roman" w:hAnsi="Times New Roman" w:cs="Times New Roman"/>
          <w:sz w:val="20"/>
          <w:lang w:eastAsia="zh-CN"/>
        </w:rPr>
        <w:t xml:space="preserve">Basel III: The Liquidity Coverage Ratio and Liquidity Risk Monitoring Tools – </w:t>
      </w:r>
      <w:r>
        <w:rPr>
          <w:rFonts w:ascii="Times New Roman" w:hAnsi="Times New Roman" w:cs="Times New Roman"/>
          <w:sz w:val="20"/>
          <w:lang w:eastAsia="zh-CN"/>
        </w:rPr>
        <w:t>Paragraph 79</w:t>
      </w:r>
    </w:p>
  </w:footnote>
  <w:footnote w:id="8">
    <w:p w14:paraId="06760E16" w14:textId="77777777" w:rsidR="000777B4" w:rsidRDefault="000777B4">
      <w:pPr>
        <w:pStyle w:val="FootnoteText"/>
      </w:pPr>
      <w:r>
        <w:rPr>
          <w:rStyle w:val="FootnoteReference"/>
        </w:rPr>
        <w:footnoteRef/>
      </w:r>
      <w:r>
        <w:t xml:space="preserve"> </w:t>
      </w:r>
      <w:r w:rsidRPr="00E07AA6">
        <w:rPr>
          <w:rFonts w:ascii="Times New Roman" w:hAnsi="Times New Roman" w:cs="Times New Roman"/>
          <w:sz w:val="20"/>
          <w:szCs w:val="20"/>
        </w:rPr>
        <w:t>The Clearing House: Assessing the Liquidity Coverage Ratio – Page 18. “Wholesale Deposit Run-off”</w:t>
      </w:r>
    </w:p>
  </w:footnote>
  <w:footnote w:id="9">
    <w:p w14:paraId="08EAB1D8" w14:textId="0E51AEBA" w:rsidR="000777B4" w:rsidRDefault="000777B4">
      <w:pPr>
        <w:pStyle w:val="FootnoteText"/>
      </w:pPr>
      <w:r>
        <w:rPr>
          <w:rStyle w:val="FootnoteReference"/>
        </w:rPr>
        <w:footnoteRef/>
      </w:r>
      <w:r>
        <w:t xml:space="preserve"> </w:t>
      </w:r>
      <w:r w:rsidRPr="00F12EEB">
        <w:rPr>
          <w:rFonts w:ascii="Times New Roman" w:hAnsi="Times New Roman" w:cs="Times New Roman"/>
          <w:sz w:val="20"/>
          <w:szCs w:val="20"/>
        </w:rPr>
        <w:t>Basel III: The Liquidity Coverage Ratio and Liquidity Risk Monitoring Tools – Paragraph 107</w:t>
      </w:r>
    </w:p>
  </w:footnote>
  <w:footnote w:id="10">
    <w:p w14:paraId="5509638A" w14:textId="095D5E17" w:rsidR="000777B4" w:rsidRDefault="000777B4">
      <w:pPr>
        <w:pStyle w:val="FootnoteText"/>
      </w:pPr>
      <w:r>
        <w:rPr>
          <w:rStyle w:val="FootnoteReference"/>
        </w:rPr>
        <w:footnoteRef/>
      </w:r>
      <w:r>
        <w:t xml:space="preserve"> </w:t>
      </w:r>
      <w:r w:rsidRPr="0093142C">
        <w:rPr>
          <w:rFonts w:ascii="Times New Roman" w:hAnsi="Times New Roman" w:cs="Times New Roman"/>
          <w:sz w:val="20"/>
          <w:lang w:eastAsia="zh-CN"/>
        </w:rPr>
        <w:t xml:space="preserve">Basel III: The Liquidity Coverage Ratio and Liquidity Risk Monitoring Tools – </w:t>
      </w:r>
      <w:r>
        <w:rPr>
          <w:rFonts w:ascii="Times New Roman" w:hAnsi="Times New Roman" w:cs="Times New Roman"/>
          <w:sz w:val="20"/>
          <w:lang w:eastAsia="zh-CN"/>
        </w:rPr>
        <w:t>Paragraph 113 &amp; 114</w:t>
      </w:r>
    </w:p>
  </w:footnote>
  <w:footnote w:id="11">
    <w:p w14:paraId="7C0ED6ED" w14:textId="77777777" w:rsidR="000777B4" w:rsidRDefault="000777B4" w:rsidP="0020140E">
      <w:r>
        <w:rPr>
          <w:rStyle w:val="FootnoteReference"/>
        </w:rPr>
        <w:footnoteRef/>
      </w:r>
      <w:r>
        <w:t xml:space="preserve"> </w:t>
      </w:r>
      <w:r w:rsidRPr="00011022">
        <w:rPr>
          <w:rFonts w:ascii="Times New Roman" w:hAnsi="Times New Roman" w:cs="Times New Roman"/>
          <w:sz w:val="20"/>
          <w:szCs w:val="20"/>
        </w:rPr>
        <w:t>100% outflow rate was also employed under idiosyncratic and systemic scenarios within the 14-day and 30-day horizons to fit conservative purpose.</w:t>
      </w:r>
      <w:r>
        <w:t xml:space="preserve"> </w:t>
      </w:r>
    </w:p>
  </w:footnote>
  <w:footnote w:id="12">
    <w:p w14:paraId="6058497E" w14:textId="77777777" w:rsidR="000777B4" w:rsidRDefault="000777B4" w:rsidP="0020140E">
      <w:pPr>
        <w:pStyle w:val="FootnoteText"/>
      </w:pPr>
      <w:r>
        <w:rPr>
          <w:rStyle w:val="FootnoteReference"/>
        </w:rPr>
        <w:footnoteRef/>
      </w:r>
      <w:r>
        <w:t xml:space="preserve"> </w:t>
      </w:r>
      <w:r w:rsidRPr="00011022">
        <w:rPr>
          <w:rFonts w:ascii="Times New Roman" w:hAnsi="Times New Roman" w:cs="Times New Roman"/>
          <w:sz w:val="20"/>
          <w:szCs w:val="20"/>
          <w:lang w:eastAsia="zh-CN"/>
        </w:rPr>
        <w:t>The drawn components has been captured as a 100% outflow within the 14-day and 30-day horizons under combined scenario based on supervisory feedback.</w:t>
      </w:r>
    </w:p>
  </w:footnote>
  <w:footnote w:id="13">
    <w:p w14:paraId="00D1B18E" w14:textId="20A8D7E5" w:rsidR="000777B4" w:rsidRPr="0089685B" w:rsidRDefault="000777B4">
      <w:pPr>
        <w:pStyle w:val="FootnoteText"/>
        <w:rPr>
          <w:rFonts w:ascii="Times New Roman" w:hAnsi="Times New Roman" w:cs="Times New Roman"/>
          <w:sz w:val="20"/>
          <w:szCs w:val="20"/>
        </w:rPr>
      </w:pPr>
      <w:r>
        <w:rPr>
          <w:rStyle w:val="FootnoteReference"/>
        </w:rPr>
        <w:footnoteRef/>
      </w:r>
      <w:r>
        <w:t xml:space="preserve"> </w:t>
      </w:r>
      <w:r w:rsidRPr="0089685B">
        <w:rPr>
          <w:rFonts w:ascii="Times New Roman" w:hAnsi="Times New Roman" w:cs="Times New Roman"/>
          <w:sz w:val="20"/>
          <w:szCs w:val="20"/>
        </w:rPr>
        <w:t>The Standard Portfolio Analysis of Risk (SPAN) system is a sophistica</w:t>
      </w:r>
      <w:r>
        <w:rPr>
          <w:rFonts w:ascii="Times New Roman" w:hAnsi="Times New Roman" w:cs="Times New Roman"/>
          <w:sz w:val="20"/>
          <w:szCs w:val="20"/>
        </w:rPr>
        <w:t xml:space="preserve">ted methodology that calculates </w:t>
      </w:r>
      <w:r w:rsidRPr="0089685B">
        <w:rPr>
          <w:rFonts w:ascii="Times New Roman" w:hAnsi="Times New Roman" w:cs="Times New Roman"/>
          <w:sz w:val="20"/>
          <w:szCs w:val="20"/>
        </w:rPr>
        <w:t>performance bond requirements by analyzing the "what-ifs" of virtually any market scenario.</w:t>
      </w:r>
    </w:p>
  </w:footnote>
  <w:footnote w:id="14">
    <w:p w14:paraId="62EB517C" w14:textId="1D83FE40" w:rsidR="000777B4" w:rsidRDefault="000777B4">
      <w:pPr>
        <w:pStyle w:val="FootnoteText"/>
      </w:pPr>
      <w:r>
        <w:rPr>
          <w:rStyle w:val="FootnoteReference"/>
        </w:rPr>
        <w:footnoteRef/>
      </w:r>
      <w:r>
        <w:t xml:space="preserve"> </w:t>
      </w:r>
      <w:r w:rsidRPr="00F51B4B">
        <w:rPr>
          <w:rFonts w:ascii="Times New Roman" w:hAnsi="Times New Roman" w:cs="Times New Roman"/>
          <w:sz w:val="20"/>
        </w:rPr>
        <w:t>BOCI CFUS confirm</w:t>
      </w:r>
      <w:r>
        <w:rPr>
          <w:rFonts w:ascii="Times New Roman" w:hAnsi="Times New Roman" w:cs="Times New Roman"/>
          <w:sz w:val="20"/>
        </w:rPr>
        <w:t>ed the $150 million credit line adequate as of</w:t>
      </w:r>
      <w:r w:rsidRPr="00F51B4B">
        <w:rPr>
          <w:rFonts w:ascii="Times New Roman" w:hAnsi="Times New Roman" w:cs="Times New Roman"/>
          <w:sz w:val="20"/>
        </w:rPr>
        <w:t xml:space="preserve"> November 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14165"/>
    <w:multiLevelType w:val="hybridMultilevel"/>
    <w:tmpl w:val="09DCA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B655D"/>
    <w:multiLevelType w:val="hybridMultilevel"/>
    <w:tmpl w:val="F5045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569E4"/>
    <w:multiLevelType w:val="hybridMultilevel"/>
    <w:tmpl w:val="96CEF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736C13"/>
    <w:multiLevelType w:val="hybridMultilevel"/>
    <w:tmpl w:val="5AFE30C4"/>
    <w:lvl w:ilvl="0" w:tplc="04090001">
      <w:start w:val="1"/>
      <w:numFmt w:val="bullet"/>
      <w:lvlText w:val=""/>
      <w:lvlJc w:val="left"/>
      <w:pPr>
        <w:ind w:left="720" w:hanging="360"/>
      </w:pPr>
      <w:rPr>
        <w:rFonts w:ascii="Symbol" w:hAnsi="Symbol" w:hint="default"/>
      </w:rPr>
    </w:lvl>
    <w:lvl w:ilvl="1" w:tplc="17A8E1DC">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478CC"/>
    <w:multiLevelType w:val="multilevel"/>
    <w:tmpl w:val="EDCA15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D6B63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D63982"/>
    <w:multiLevelType w:val="hybridMultilevel"/>
    <w:tmpl w:val="FFD4EE4C"/>
    <w:lvl w:ilvl="0" w:tplc="04090001">
      <w:start w:val="1"/>
      <w:numFmt w:val="bullet"/>
      <w:lvlText w:val=""/>
      <w:lvlJc w:val="left"/>
      <w:pPr>
        <w:ind w:left="720" w:hanging="360"/>
      </w:pPr>
      <w:rPr>
        <w:rFonts w:ascii="Symbol" w:hAnsi="Symbol" w:hint="default"/>
      </w:rPr>
    </w:lvl>
    <w:lvl w:ilvl="1" w:tplc="37645AD6">
      <w:numFmt w:val="bullet"/>
      <w:lvlText w:val="-"/>
      <w:lvlJc w:val="left"/>
      <w:pPr>
        <w:ind w:left="1440" w:hanging="360"/>
      </w:pPr>
      <w:rPr>
        <w:rFonts w:ascii="Calibri" w:eastAsiaTheme="minorEastAsia" w:hAnsi="Calibri"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F84419"/>
    <w:multiLevelType w:val="multilevel"/>
    <w:tmpl w:val="24C86C48"/>
    <w:lvl w:ilvl="0">
      <w:start w:val="1"/>
      <w:numFmt w:val="decimal"/>
      <w:lvlText w:val="[%1]"/>
      <w:lvlJc w:val="left"/>
      <w:pPr>
        <w:ind w:left="360" w:hanging="360"/>
      </w:pPr>
      <w:rPr>
        <w:rFonts w:hint="eastAsia"/>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612F62"/>
    <w:multiLevelType w:val="hybridMultilevel"/>
    <w:tmpl w:val="50F2B220"/>
    <w:lvl w:ilvl="0" w:tplc="68FAA32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12F104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D4B1B84"/>
    <w:multiLevelType w:val="hybridMultilevel"/>
    <w:tmpl w:val="B37404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1E6698"/>
    <w:multiLevelType w:val="hybridMultilevel"/>
    <w:tmpl w:val="027212F8"/>
    <w:lvl w:ilvl="0" w:tplc="947CD80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08675F1"/>
    <w:multiLevelType w:val="hybridMultilevel"/>
    <w:tmpl w:val="0CD2450A"/>
    <w:lvl w:ilvl="0" w:tplc="CDB079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B228A1"/>
    <w:multiLevelType w:val="hybridMultilevel"/>
    <w:tmpl w:val="8CCE2FE4"/>
    <w:lvl w:ilvl="0" w:tplc="DAF447B0">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AFB0D7E"/>
    <w:multiLevelType w:val="hybridMultilevel"/>
    <w:tmpl w:val="9142F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014764"/>
    <w:multiLevelType w:val="multilevel"/>
    <w:tmpl w:val="80FEFCF8"/>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2700" w:firstLine="0"/>
      </w:pPr>
      <w:rPr>
        <w:rFonts w:hint="default"/>
      </w:rPr>
    </w:lvl>
    <w:lvl w:ilvl="2">
      <w:start w:val="1"/>
      <w:numFmt w:val="decimal"/>
      <w:pStyle w:val="Heading3"/>
      <w:suff w:val="space"/>
      <w:lvlText w:val="%1.%2.%3"/>
      <w:lvlJc w:val="left"/>
      <w:pPr>
        <w:ind w:left="0" w:firstLine="0"/>
      </w:pPr>
      <w:rPr>
        <w:rFonts w:hint="default"/>
      </w:rPr>
    </w:lvl>
    <w:lvl w:ilvl="3">
      <w:start w:val="1"/>
      <w:numFmt w:val="upperLetter"/>
      <w:pStyle w:val="Heading4"/>
      <w:suff w:val="space"/>
      <w:lvlText w:val="%4."/>
      <w:lvlJc w:val="left"/>
      <w:pPr>
        <w:ind w:left="0" w:firstLine="0"/>
      </w:pPr>
      <w:rPr>
        <w:rFonts w:hint="default"/>
      </w:rPr>
    </w:lvl>
    <w:lvl w:ilvl="4">
      <w:start w:val="1"/>
      <w:numFmt w:val="decimal"/>
      <w:pStyle w:val="Heading5"/>
      <w:suff w:val="space"/>
      <w:lvlText w:val="%4.%5"/>
      <w:lvlJc w:val="left"/>
      <w:pPr>
        <w:ind w:left="0" w:firstLine="0"/>
      </w:pPr>
      <w:rPr>
        <w:rFonts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suff w:val="space"/>
      <w:lvlText w:val="%4.%5.%6"/>
      <w:lvlJc w:val="left"/>
      <w:pPr>
        <w:ind w:left="0" w:firstLine="0"/>
      </w:pPr>
      <w:rPr>
        <w:rFonts w:hint="default"/>
      </w:rPr>
    </w:lvl>
    <w:lvl w:ilvl="6">
      <w:start w:val="1"/>
      <w:numFmt w:val="decimal"/>
      <w:pStyle w:val="Heading7"/>
      <w:suff w:val="space"/>
      <w:lvlText w:val="%4.%5.%6.%7"/>
      <w:lvlJc w:val="left"/>
      <w:pPr>
        <w:ind w:left="0" w:firstLine="0"/>
      </w:pPr>
      <w:rPr>
        <w:rFonts w:hint="default"/>
      </w:rPr>
    </w:lvl>
    <w:lvl w:ilvl="7">
      <w:start w:val="1"/>
      <w:numFmt w:val="decimal"/>
      <w:pStyle w:val="Heading8"/>
      <w:lvlText w:val="%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6" w15:restartNumberingAfterBreak="0">
    <w:nsid w:val="6DE661C9"/>
    <w:multiLevelType w:val="hybridMultilevel"/>
    <w:tmpl w:val="59A8E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5F52F4"/>
    <w:multiLevelType w:val="hybridMultilevel"/>
    <w:tmpl w:val="6540D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59308D"/>
    <w:multiLevelType w:val="hybridMultilevel"/>
    <w:tmpl w:val="7DB89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277148"/>
    <w:multiLevelType w:val="hybridMultilevel"/>
    <w:tmpl w:val="71E6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13"/>
  </w:num>
  <w:num w:numId="4">
    <w:abstractNumId w:val="10"/>
  </w:num>
  <w:num w:numId="5">
    <w:abstractNumId w:val="18"/>
  </w:num>
  <w:num w:numId="6">
    <w:abstractNumId w:val="7"/>
  </w:num>
  <w:num w:numId="7">
    <w:abstractNumId w:val="5"/>
  </w:num>
  <w:num w:numId="8">
    <w:abstractNumId w:val="9"/>
  </w:num>
  <w:num w:numId="9">
    <w:abstractNumId w:val="1"/>
  </w:num>
  <w:num w:numId="10">
    <w:abstractNumId w:val="3"/>
  </w:num>
  <w:num w:numId="11">
    <w:abstractNumId w:val="16"/>
  </w:num>
  <w:num w:numId="12">
    <w:abstractNumId w:val="0"/>
  </w:num>
  <w:num w:numId="13">
    <w:abstractNumId w:val="19"/>
  </w:num>
  <w:num w:numId="14">
    <w:abstractNumId w:val="17"/>
  </w:num>
  <w:num w:numId="15">
    <w:abstractNumId w:val="14"/>
  </w:num>
  <w:num w:numId="16">
    <w:abstractNumId w:val="2"/>
  </w:num>
  <w:num w:numId="17">
    <w:abstractNumId w:val="15"/>
  </w:num>
  <w:num w:numId="18">
    <w:abstractNumId w:val="12"/>
  </w:num>
  <w:num w:numId="19">
    <w:abstractNumId w:val="6"/>
  </w:num>
  <w:num w:numId="20">
    <w:abstractNumId w:val="4"/>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num>
  <w:num w:numId="23">
    <w:abstractNumId w:val="15"/>
  </w:num>
  <w:num w:numId="24">
    <w:abstractNumId w:val="15"/>
  </w:num>
  <w:num w:numId="25">
    <w:abstractNumId w:val="15"/>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en, Christine">
    <w15:presenceInfo w15:providerId="None" w15:userId="Chen, Christi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131078" w:nlCheck="1" w:checkStyle="0"/>
  <w:activeWritingStyle w:appName="MSWord" w:lang="en-US" w:vendorID="64" w:dllVersion="131078" w:nlCheck="1" w:checkStyle="1"/>
  <w:trackRevisions/>
  <w:defaultTabStop w:val="720"/>
  <w:characterSpacingControl w:val="doNotCompress"/>
  <w:hdrShapeDefaults>
    <o:shapedefaults v:ext="edit" spidmax="6963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6CB6"/>
    <w:rsid w:val="00002268"/>
    <w:rsid w:val="00005A75"/>
    <w:rsid w:val="00010776"/>
    <w:rsid w:val="00011022"/>
    <w:rsid w:val="00014FC2"/>
    <w:rsid w:val="000178FA"/>
    <w:rsid w:val="00020C63"/>
    <w:rsid w:val="000218D5"/>
    <w:rsid w:val="00021D5B"/>
    <w:rsid w:val="000223D5"/>
    <w:rsid w:val="000242B1"/>
    <w:rsid w:val="000260DA"/>
    <w:rsid w:val="00030488"/>
    <w:rsid w:val="00030D50"/>
    <w:rsid w:val="00041DDF"/>
    <w:rsid w:val="00046B9C"/>
    <w:rsid w:val="00051D08"/>
    <w:rsid w:val="00051E23"/>
    <w:rsid w:val="00052E90"/>
    <w:rsid w:val="00053C0E"/>
    <w:rsid w:val="00054224"/>
    <w:rsid w:val="000559E5"/>
    <w:rsid w:val="0006146A"/>
    <w:rsid w:val="000639A5"/>
    <w:rsid w:val="00071F16"/>
    <w:rsid w:val="000733DF"/>
    <w:rsid w:val="00076404"/>
    <w:rsid w:val="0007758D"/>
    <w:rsid w:val="000777B4"/>
    <w:rsid w:val="00077D30"/>
    <w:rsid w:val="000809DB"/>
    <w:rsid w:val="00081062"/>
    <w:rsid w:val="000834D9"/>
    <w:rsid w:val="0008742C"/>
    <w:rsid w:val="000913E5"/>
    <w:rsid w:val="000928B5"/>
    <w:rsid w:val="0009375A"/>
    <w:rsid w:val="00094957"/>
    <w:rsid w:val="00094C72"/>
    <w:rsid w:val="000959F7"/>
    <w:rsid w:val="00095A5D"/>
    <w:rsid w:val="0009721F"/>
    <w:rsid w:val="000A2570"/>
    <w:rsid w:val="000A5AE4"/>
    <w:rsid w:val="000A5FFD"/>
    <w:rsid w:val="000B0F97"/>
    <w:rsid w:val="000B1612"/>
    <w:rsid w:val="000B1C31"/>
    <w:rsid w:val="000B3B07"/>
    <w:rsid w:val="000B456C"/>
    <w:rsid w:val="000B4DBD"/>
    <w:rsid w:val="000B56FF"/>
    <w:rsid w:val="000B5FEC"/>
    <w:rsid w:val="000B7651"/>
    <w:rsid w:val="000C3016"/>
    <w:rsid w:val="000C5EDF"/>
    <w:rsid w:val="000D0EB4"/>
    <w:rsid w:val="000D30DC"/>
    <w:rsid w:val="000D33B5"/>
    <w:rsid w:val="000D62A3"/>
    <w:rsid w:val="000D6A47"/>
    <w:rsid w:val="000D6EB6"/>
    <w:rsid w:val="000E0D34"/>
    <w:rsid w:val="000E7B2A"/>
    <w:rsid w:val="000F0AEC"/>
    <w:rsid w:val="000F0B69"/>
    <w:rsid w:val="000F0F46"/>
    <w:rsid w:val="000F2DBF"/>
    <w:rsid w:val="000F326C"/>
    <w:rsid w:val="001011E2"/>
    <w:rsid w:val="0010228B"/>
    <w:rsid w:val="00115839"/>
    <w:rsid w:val="00117568"/>
    <w:rsid w:val="001178CD"/>
    <w:rsid w:val="0012543C"/>
    <w:rsid w:val="00125FE5"/>
    <w:rsid w:val="00131798"/>
    <w:rsid w:val="00133F9D"/>
    <w:rsid w:val="00135C2A"/>
    <w:rsid w:val="00136321"/>
    <w:rsid w:val="0014173C"/>
    <w:rsid w:val="001421C4"/>
    <w:rsid w:val="00150B9A"/>
    <w:rsid w:val="001511F9"/>
    <w:rsid w:val="00151F48"/>
    <w:rsid w:val="00161905"/>
    <w:rsid w:val="00163923"/>
    <w:rsid w:val="001664A7"/>
    <w:rsid w:val="00173426"/>
    <w:rsid w:val="001738A5"/>
    <w:rsid w:val="00174218"/>
    <w:rsid w:val="0017474C"/>
    <w:rsid w:val="00185081"/>
    <w:rsid w:val="00186F11"/>
    <w:rsid w:val="001968E7"/>
    <w:rsid w:val="00197D7A"/>
    <w:rsid w:val="001A04F3"/>
    <w:rsid w:val="001A281C"/>
    <w:rsid w:val="001B0C1D"/>
    <w:rsid w:val="001B15E9"/>
    <w:rsid w:val="001B5331"/>
    <w:rsid w:val="001B6189"/>
    <w:rsid w:val="001B7515"/>
    <w:rsid w:val="001B7542"/>
    <w:rsid w:val="001C19D6"/>
    <w:rsid w:val="001C3E39"/>
    <w:rsid w:val="001D2D4E"/>
    <w:rsid w:val="001D43E4"/>
    <w:rsid w:val="001D5981"/>
    <w:rsid w:val="001D5A2B"/>
    <w:rsid w:val="001D65FD"/>
    <w:rsid w:val="001E28F8"/>
    <w:rsid w:val="001E383C"/>
    <w:rsid w:val="001E7442"/>
    <w:rsid w:val="001F0046"/>
    <w:rsid w:val="001F39AC"/>
    <w:rsid w:val="001F546E"/>
    <w:rsid w:val="001F5649"/>
    <w:rsid w:val="001F7F96"/>
    <w:rsid w:val="0020140E"/>
    <w:rsid w:val="00201CFF"/>
    <w:rsid w:val="00207311"/>
    <w:rsid w:val="002105FA"/>
    <w:rsid w:val="00211A33"/>
    <w:rsid w:val="00211DAA"/>
    <w:rsid w:val="002129C9"/>
    <w:rsid w:val="00212B1B"/>
    <w:rsid w:val="00213239"/>
    <w:rsid w:val="00213453"/>
    <w:rsid w:val="002142E9"/>
    <w:rsid w:val="002152DA"/>
    <w:rsid w:val="0022144F"/>
    <w:rsid w:val="00224CC5"/>
    <w:rsid w:val="0023129B"/>
    <w:rsid w:val="00231531"/>
    <w:rsid w:val="00231A25"/>
    <w:rsid w:val="00231B06"/>
    <w:rsid w:val="002321C1"/>
    <w:rsid w:val="002416A2"/>
    <w:rsid w:val="00244966"/>
    <w:rsid w:val="0024539D"/>
    <w:rsid w:val="0024594A"/>
    <w:rsid w:val="00246268"/>
    <w:rsid w:val="0024773A"/>
    <w:rsid w:val="00250B96"/>
    <w:rsid w:val="00250F41"/>
    <w:rsid w:val="00251B2F"/>
    <w:rsid w:val="00252527"/>
    <w:rsid w:val="00252BE6"/>
    <w:rsid w:val="00253E9C"/>
    <w:rsid w:val="002541AD"/>
    <w:rsid w:val="00255FE1"/>
    <w:rsid w:val="002563D2"/>
    <w:rsid w:val="00256A48"/>
    <w:rsid w:val="00260385"/>
    <w:rsid w:val="00260834"/>
    <w:rsid w:val="00261E2A"/>
    <w:rsid w:val="00263C28"/>
    <w:rsid w:val="00266821"/>
    <w:rsid w:val="002672CC"/>
    <w:rsid w:val="002746CA"/>
    <w:rsid w:val="00275B77"/>
    <w:rsid w:val="00277EAE"/>
    <w:rsid w:val="0028475A"/>
    <w:rsid w:val="00285FFC"/>
    <w:rsid w:val="002A335E"/>
    <w:rsid w:val="002A3CA2"/>
    <w:rsid w:val="002A485B"/>
    <w:rsid w:val="002A4CEE"/>
    <w:rsid w:val="002A5B64"/>
    <w:rsid w:val="002B0482"/>
    <w:rsid w:val="002B215F"/>
    <w:rsid w:val="002B42B3"/>
    <w:rsid w:val="002B6567"/>
    <w:rsid w:val="002B7CC7"/>
    <w:rsid w:val="002C13DD"/>
    <w:rsid w:val="002C6C14"/>
    <w:rsid w:val="002D0929"/>
    <w:rsid w:val="002D5FCC"/>
    <w:rsid w:val="002D7FB6"/>
    <w:rsid w:val="002E1C01"/>
    <w:rsid w:val="002E2032"/>
    <w:rsid w:val="002E25BB"/>
    <w:rsid w:val="002E355A"/>
    <w:rsid w:val="002E3EC2"/>
    <w:rsid w:val="002F3269"/>
    <w:rsid w:val="002F6EAD"/>
    <w:rsid w:val="002F72B7"/>
    <w:rsid w:val="002F776F"/>
    <w:rsid w:val="00301B2E"/>
    <w:rsid w:val="00304ACA"/>
    <w:rsid w:val="00310444"/>
    <w:rsid w:val="00310D31"/>
    <w:rsid w:val="00312102"/>
    <w:rsid w:val="00320F09"/>
    <w:rsid w:val="00322BAB"/>
    <w:rsid w:val="00325203"/>
    <w:rsid w:val="00325F06"/>
    <w:rsid w:val="00325F95"/>
    <w:rsid w:val="00331A6D"/>
    <w:rsid w:val="00331C99"/>
    <w:rsid w:val="0033362B"/>
    <w:rsid w:val="003345F0"/>
    <w:rsid w:val="003364D9"/>
    <w:rsid w:val="00337285"/>
    <w:rsid w:val="003443D9"/>
    <w:rsid w:val="00351064"/>
    <w:rsid w:val="003515F8"/>
    <w:rsid w:val="00364298"/>
    <w:rsid w:val="00366EF3"/>
    <w:rsid w:val="003713C6"/>
    <w:rsid w:val="0037614C"/>
    <w:rsid w:val="0038030A"/>
    <w:rsid w:val="00381893"/>
    <w:rsid w:val="00386535"/>
    <w:rsid w:val="003901F6"/>
    <w:rsid w:val="00390AC7"/>
    <w:rsid w:val="00394E52"/>
    <w:rsid w:val="003968FA"/>
    <w:rsid w:val="00397987"/>
    <w:rsid w:val="003A038F"/>
    <w:rsid w:val="003A5972"/>
    <w:rsid w:val="003A759A"/>
    <w:rsid w:val="003A79EF"/>
    <w:rsid w:val="003B0093"/>
    <w:rsid w:val="003B154F"/>
    <w:rsid w:val="003B4A0E"/>
    <w:rsid w:val="003C68E7"/>
    <w:rsid w:val="003C7703"/>
    <w:rsid w:val="003C7A97"/>
    <w:rsid w:val="003D2F8D"/>
    <w:rsid w:val="003D62BC"/>
    <w:rsid w:val="003D6C79"/>
    <w:rsid w:val="003E036A"/>
    <w:rsid w:val="003E16CF"/>
    <w:rsid w:val="003E4047"/>
    <w:rsid w:val="003E4207"/>
    <w:rsid w:val="003E4D83"/>
    <w:rsid w:val="003E612E"/>
    <w:rsid w:val="003F02B6"/>
    <w:rsid w:val="003F58EB"/>
    <w:rsid w:val="003F64E6"/>
    <w:rsid w:val="004023BC"/>
    <w:rsid w:val="00403811"/>
    <w:rsid w:val="0040446B"/>
    <w:rsid w:val="0040471D"/>
    <w:rsid w:val="00404C82"/>
    <w:rsid w:val="00405F6F"/>
    <w:rsid w:val="00406267"/>
    <w:rsid w:val="00407B32"/>
    <w:rsid w:val="00411661"/>
    <w:rsid w:val="00412761"/>
    <w:rsid w:val="00414926"/>
    <w:rsid w:val="0042645F"/>
    <w:rsid w:val="0042689E"/>
    <w:rsid w:val="00433371"/>
    <w:rsid w:val="004350CF"/>
    <w:rsid w:val="004352D2"/>
    <w:rsid w:val="00435FAF"/>
    <w:rsid w:val="00437044"/>
    <w:rsid w:val="0044104A"/>
    <w:rsid w:val="00443316"/>
    <w:rsid w:val="00452A3D"/>
    <w:rsid w:val="00453FE3"/>
    <w:rsid w:val="00454C24"/>
    <w:rsid w:val="00460412"/>
    <w:rsid w:val="00463519"/>
    <w:rsid w:val="004635C7"/>
    <w:rsid w:val="00467F3A"/>
    <w:rsid w:val="00472351"/>
    <w:rsid w:val="00473041"/>
    <w:rsid w:val="00476FBA"/>
    <w:rsid w:val="0047737F"/>
    <w:rsid w:val="004810BF"/>
    <w:rsid w:val="00491888"/>
    <w:rsid w:val="00493EE6"/>
    <w:rsid w:val="0049576E"/>
    <w:rsid w:val="00495B06"/>
    <w:rsid w:val="004972EF"/>
    <w:rsid w:val="00497409"/>
    <w:rsid w:val="004A0C1A"/>
    <w:rsid w:val="004A0F30"/>
    <w:rsid w:val="004A20DF"/>
    <w:rsid w:val="004A4BE5"/>
    <w:rsid w:val="004A52C6"/>
    <w:rsid w:val="004A778D"/>
    <w:rsid w:val="004A7C26"/>
    <w:rsid w:val="004B78D5"/>
    <w:rsid w:val="004C0649"/>
    <w:rsid w:val="004C1652"/>
    <w:rsid w:val="004D1F99"/>
    <w:rsid w:val="004D2340"/>
    <w:rsid w:val="004D4D83"/>
    <w:rsid w:val="004D6A7A"/>
    <w:rsid w:val="004D6C47"/>
    <w:rsid w:val="004D6EF7"/>
    <w:rsid w:val="004D768C"/>
    <w:rsid w:val="004E2D05"/>
    <w:rsid w:val="004E5202"/>
    <w:rsid w:val="004E68B5"/>
    <w:rsid w:val="004E6B98"/>
    <w:rsid w:val="004E70A6"/>
    <w:rsid w:val="004F1637"/>
    <w:rsid w:val="004F1DFA"/>
    <w:rsid w:val="004F23B4"/>
    <w:rsid w:val="004F34BD"/>
    <w:rsid w:val="004F6025"/>
    <w:rsid w:val="004F6917"/>
    <w:rsid w:val="004F6D2A"/>
    <w:rsid w:val="00501481"/>
    <w:rsid w:val="005016A4"/>
    <w:rsid w:val="00501BD3"/>
    <w:rsid w:val="00503A05"/>
    <w:rsid w:val="00503A07"/>
    <w:rsid w:val="0051281B"/>
    <w:rsid w:val="00514A9A"/>
    <w:rsid w:val="0052060F"/>
    <w:rsid w:val="005215E0"/>
    <w:rsid w:val="005227C6"/>
    <w:rsid w:val="00522DFE"/>
    <w:rsid w:val="005235AE"/>
    <w:rsid w:val="00524B98"/>
    <w:rsid w:val="00527EE4"/>
    <w:rsid w:val="00532786"/>
    <w:rsid w:val="0053292D"/>
    <w:rsid w:val="00534B55"/>
    <w:rsid w:val="00540597"/>
    <w:rsid w:val="005420E7"/>
    <w:rsid w:val="0054531F"/>
    <w:rsid w:val="00551B79"/>
    <w:rsid w:val="005525E3"/>
    <w:rsid w:val="005527F6"/>
    <w:rsid w:val="005560B6"/>
    <w:rsid w:val="0056181F"/>
    <w:rsid w:val="00562C84"/>
    <w:rsid w:val="005664C1"/>
    <w:rsid w:val="0057060B"/>
    <w:rsid w:val="00571C96"/>
    <w:rsid w:val="00573EA9"/>
    <w:rsid w:val="00575663"/>
    <w:rsid w:val="00577CB5"/>
    <w:rsid w:val="00582C56"/>
    <w:rsid w:val="00586CB7"/>
    <w:rsid w:val="00590FC0"/>
    <w:rsid w:val="00592DD8"/>
    <w:rsid w:val="00593390"/>
    <w:rsid w:val="00594E64"/>
    <w:rsid w:val="005952E7"/>
    <w:rsid w:val="00596092"/>
    <w:rsid w:val="00596EB4"/>
    <w:rsid w:val="00597306"/>
    <w:rsid w:val="005A028B"/>
    <w:rsid w:val="005A3115"/>
    <w:rsid w:val="005A4348"/>
    <w:rsid w:val="005A47E2"/>
    <w:rsid w:val="005B3DD8"/>
    <w:rsid w:val="005B797C"/>
    <w:rsid w:val="005C3819"/>
    <w:rsid w:val="005C776F"/>
    <w:rsid w:val="005D08B5"/>
    <w:rsid w:val="005D0E4A"/>
    <w:rsid w:val="005D1F4A"/>
    <w:rsid w:val="005D2146"/>
    <w:rsid w:val="005D28C5"/>
    <w:rsid w:val="005D33E5"/>
    <w:rsid w:val="005D6C0A"/>
    <w:rsid w:val="005D6F79"/>
    <w:rsid w:val="005E18ED"/>
    <w:rsid w:val="005E39D9"/>
    <w:rsid w:val="005E3D71"/>
    <w:rsid w:val="006001BD"/>
    <w:rsid w:val="00600D9E"/>
    <w:rsid w:val="00602E55"/>
    <w:rsid w:val="006052D5"/>
    <w:rsid w:val="00614FC1"/>
    <w:rsid w:val="00620AF9"/>
    <w:rsid w:val="0062294A"/>
    <w:rsid w:val="00622A1C"/>
    <w:rsid w:val="00623053"/>
    <w:rsid w:val="00623184"/>
    <w:rsid w:val="006236E1"/>
    <w:rsid w:val="00624E91"/>
    <w:rsid w:val="00626C8B"/>
    <w:rsid w:val="00627902"/>
    <w:rsid w:val="00627AA6"/>
    <w:rsid w:val="00633700"/>
    <w:rsid w:val="00633F52"/>
    <w:rsid w:val="00635700"/>
    <w:rsid w:val="0063616F"/>
    <w:rsid w:val="006464BE"/>
    <w:rsid w:val="00647849"/>
    <w:rsid w:val="00650225"/>
    <w:rsid w:val="00651002"/>
    <w:rsid w:val="00651D75"/>
    <w:rsid w:val="0065308F"/>
    <w:rsid w:val="00653E4F"/>
    <w:rsid w:val="00653ED7"/>
    <w:rsid w:val="00654674"/>
    <w:rsid w:val="00655162"/>
    <w:rsid w:val="00655E5F"/>
    <w:rsid w:val="00661FA0"/>
    <w:rsid w:val="006660C8"/>
    <w:rsid w:val="006668B8"/>
    <w:rsid w:val="00666ED7"/>
    <w:rsid w:val="006714A3"/>
    <w:rsid w:val="00671FE1"/>
    <w:rsid w:val="0067228A"/>
    <w:rsid w:val="00672C62"/>
    <w:rsid w:val="00675B84"/>
    <w:rsid w:val="006767EB"/>
    <w:rsid w:val="00677453"/>
    <w:rsid w:val="0067786C"/>
    <w:rsid w:val="006853D7"/>
    <w:rsid w:val="00686D57"/>
    <w:rsid w:val="0068751F"/>
    <w:rsid w:val="00687F54"/>
    <w:rsid w:val="00693D51"/>
    <w:rsid w:val="00694C59"/>
    <w:rsid w:val="006951BA"/>
    <w:rsid w:val="006A076F"/>
    <w:rsid w:val="006A22E9"/>
    <w:rsid w:val="006A28BD"/>
    <w:rsid w:val="006A2FC8"/>
    <w:rsid w:val="006A478C"/>
    <w:rsid w:val="006A5281"/>
    <w:rsid w:val="006A743F"/>
    <w:rsid w:val="006A7CDA"/>
    <w:rsid w:val="006B05CF"/>
    <w:rsid w:val="006B433E"/>
    <w:rsid w:val="006B5EB7"/>
    <w:rsid w:val="006B6865"/>
    <w:rsid w:val="006B6D1C"/>
    <w:rsid w:val="006B7B94"/>
    <w:rsid w:val="006C0D1C"/>
    <w:rsid w:val="006C4443"/>
    <w:rsid w:val="006C55EF"/>
    <w:rsid w:val="006C61C6"/>
    <w:rsid w:val="006D272E"/>
    <w:rsid w:val="006D7DA0"/>
    <w:rsid w:val="006E0CBB"/>
    <w:rsid w:val="006E214F"/>
    <w:rsid w:val="006F12C9"/>
    <w:rsid w:val="00706A43"/>
    <w:rsid w:val="00710AB7"/>
    <w:rsid w:val="00712651"/>
    <w:rsid w:val="00715852"/>
    <w:rsid w:val="007166D5"/>
    <w:rsid w:val="00723951"/>
    <w:rsid w:val="0072398D"/>
    <w:rsid w:val="00723CD2"/>
    <w:rsid w:val="007320EB"/>
    <w:rsid w:val="00733A32"/>
    <w:rsid w:val="00734878"/>
    <w:rsid w:val="00752542"/>
    <w:rsid w:val="007535FF"/>
    <w:rsid w:val="00753A8F"/>
    <w:rsid w:val="0076535D"/>
    <w:rsid w:val="007674B4"/>
    <w:rsid w:val="0077058F"/>
    <w:rsid w:val="00774DD7"/>
    <w:rsid w:val="00776123"/>
    <w:rsid w:val="0078185F"/>
    <w:rsid w:val="0078720A"/>
    <w:rsid w:val="00793886"/>
    <w:rsid w:val="00796823"/>
    <w:rsid w:val="007A0070"/>
    <w:rsid w:val="007A3838"/>
    <w:rsid w:val="007A4040"/>
    <w:rsid w:val="007A55E8"/>
    <w:rsid w:val="007A5680"/>
    <w:rsid w:val="007A7B8F"/>
    <w:rsid w:val="007A7EA8"/>
    <w:rsid w:val="007B08EC"/>
    <w:rsid w:val="007B0C6F"/>
    <w:rsid w:val="007B3409"/>
    <w:rsid w:val="007B6DEB"/>
    <w:rsid w:val="007C343E"/>
    <w:rsid w:val="007C3D86"/>
    <w:rsid w:val="007C5C94"/>
    <w:rsid w:val="007C6AA8"/>
    <w:rsid w:val="007D09A5"/>
    <w:rsid w:val="007D0FB2"/>
    <w:rsid w:val="007D447B"/>
    <w:rsid w:val="007D51DF"/>
    <w:rsid w:val="007E0A85"/>
    <w:rsid w:val="007E0B19"/>
    <w:rsid w:val="007E1A69"/>
    <w:rsid w:val="007E3D6A"/>
    <w:rsid w:val="007E5776"/>
    <w:rsid w:val="007E7B75"/>
    <w:rsid w:val="007F4C4D"/>
    <w:rsid w:val="007F56D5"/>
    <w:rsid w:val="007F5894"/>
    <w:rsid w:val="007F7765"/>
    <w:rsid w:val="0080307A"/>
    <w:rsid w:val="00804CAB"/>
    <w:rsid w:val="00811DBA"/>
    <w:rsid w:val="00812911"/>
    <w:rsid w:val="00814117"/>
    <w:rsid w:val="008144F0"/>
    <w:rsid w:val="0081476C"/>
    <w:rsid w:val="008152C0"/>
    <w:rsid w:val="00816430"/>
    <w:rsid w:val="00816ED8"/>
    <w:rsid w:val="00821705"/>
    <w:rsid w:val="00821AB1"/>
    <w:rsid w:val="00830882"/>
    <w:rsid w:val="0083092A"/>
    <w:rsid w:val="00833209"/>
    <w:rsid w:val="00834999"/>
    <w:rsid w:val="008351C4"/>
    <w:rsid w:val="008357D4"/>
    <w:rsid w:val="00836555"/>
    <w:rsid w:val="00836F19"/>
    <w:rsid w:val="00843241"/>
    <w:rsid w:val="00843C86"/>
    <w:rsid w:val="00844AEA"/>
    <w:rsid w:val="008461EA"/>
    <w:rsid w:val="00850377"/>
    <w:rsid w:val="008526D1"/>
    <w:rsid w:val="00852D9A"/>
    <w:rsid w:val="008628DC"/>
    <w:rsid w:val="00862DB8"/>
    <w:rsid w:val="00863745"/>
    <w:rsid w:val="0086457F"/>
    <w:rsid w:val="0086741A"/>
    <w:rsid w:val="00872344"/>
    <w:rsid w:val="00873555"/>
    <w:rsid w:val="00875856"/>
    <w:rsid w:val="0087644A"/>
    <w:rsid w:val="0087647D"/>
    <w:rsid w:val="00877E13"/>
    <w:rsid w:val="00882A9F"/>
    <w:rsid w:val="00884AAE"/>
    <w:rsid w:val="008859FB"/>
    <w:rsid w:val="00887610"/>
    <w:rsid w:val="00890678"/>
    <w:rsid w:val="00891494"/>
    <w:rsid w:val="00891E6E"/>
    <w:rsid w:val="008932D9"/>
    <w:rsid w:val="00894265"/>
    <w:rsid w:val="00894B43"/>
    <w:rsid w:val="00896384"/>
    <w:rsid w:val="0089685B"/>
    <w:rsid w:val="008969D1"/>
    <w:rsid w:val="00897C5D"/>
    <w:rsid w:val="008A3EE9"/>
    <w:rsid w:val="008A6FFB"/>
    <w:rsid w:val="008A738A"/>
    <w:rsid w:val="008B07E1"/>
    <w:rsid w:val="008B5B6F"/>
    <w:rsid w:val="008B5C63"/>
    <w:rsid w:val="008C2D52"/>
    <w:rsid w:val="008D4DE0"/>
    <w:rsid w:val="008D6421"/>
    <w:rsid w:val="008E2DEF"/>
    <w:rsid w:val="008E5907"/>
    <w:rsid w:val="008E5FD5"/>
    <w:rsid w:val="008E7219"/>
    <w:rsid w:val="008E78C0"/>
    <w:rsid w:val="008F462A"/>
    <w:rsid w:val="008F7A37"/>
    <w:rsid w:val="00901AC3"/>
    <w:rsid w:val="0090500F"/>
    <w:rsid w:val="009052CB"/>
    <w:rsid w:val="00906EFD"/>
    <w:rsid w:val="009100ED"/>
    <w:rsid w:val="00910BEC"/>
    <w:rsid w:val="009119E7"/>
    <w:rsid w:val="009122A8"/>
    <w:rsid w:val="00914492"/>
    <w:rsid w:val="009166E8"/>
    <w:rsid w:val="00920309"/>
    <w:rsid w:val="00920A48"/>
    <w:rsid w:val="009264FA"/>
    <w:rsid w:val="009271D2"/>
    <w:rsid w:val="00927CA9"/>
    <w:rsid w:val="0093142C"/>
    <w:rsid w:val="00931EE6"/>
    <w:rsid w:val="009325A8"/>
    <w:rsid w:val="00932CCA"/>
    <w:rsid w:val="009347E3"/>
    <w:rsid w:val="00935B68"/>
    <w:rsid w:val="009378ED"/>
    <w:rsid w:val="00940F5C"/>
    <w:rsid w:val="00940FF8"/>
    <w:rsid w:val="00947EB2"/>
    <w:rsid w:val="009548F4"/>
    <w:rsid w:val="0096484F"/>
    <w:rsid w:val="00965743"/>
    <w:rsid w:val="00971E8B"/>
    <w:rsid w:val="009724B1"/>
    <w:rsid w:val="00973E1B"/>
    <w:rsid w:val="00977CE9"/>
    <w:rsid w:val="00985505"/>
    <w:rsid w:val="009923AD"/>
    <w:rsid w:val="00996097"/>
    <w:rsid w:val="00996150"/>
    <w:rsid w:val="009A196E"/>
    <w:rsid w:val="009A2B88"/>
    <w:rsid w:val="009A3C7C"/>
    <w:rsid w:val="009A527F"/>
    <w:rsid w:val="009A5CE4"/>
    <w:rsid w:val="009A65CC"/>
    <w:rsid w:val="009A70AF"/>
    <w:rsid w:val="009A73F0"/>
    <w:rsid w:val="009B0B5B"/>
    <w:rsid w:val="009B6330"/>
    <w:rsid w:val="009B7583"/>
    <w:rsid w:val="009C1BD6"/>
    <w:rsid w:val="009C3010"/>
    <w:rsid w:val="009D2EA6"/>
    <w:rsid w:val="009E1FAC"/>
    <w:rsid w:val="009E3015"/>
    <w:rsid w:val="009E3735"/>
    <w:rsid w:val="009E4568"/>
    <w:rsid w:val="009E5B7E"/>
    <w:rsid w:val="009F3398"/>
    <w:rsid w:val="00A02416"/>
    <w:rsid w:val="00A115BB"/>
    <w:rsid w:val="00A12DC3"/>
    <w:rsid w:val="00A215B8"/>
    <w:rsid w:val="00A2165F"/>
    <w:rsid w:val="00A319C2"/>
    <w:rsid w:val="00A31E02"/>
    <w:rsid w:val="00A33297"/>
    <w:rsid w:val="00A34109"/>
    <w:rsid w:val="00A4157F"/>
    <w:rsid w:val="00A476DF"/>
    <w:rsid w:val="00A52441"/>
    <w:rsid w:val="00A54179"/>
    <w:rsid w:val="00A61AD6"/>
    <w:rsid w:val="00A61DD2"/>
    <w:rsid w:val="00A65990"/>
    <w:rsid w:val="00A70F7B"/>
    <w:rsid w:val="00A71FA8"/>
    <w:rsid w:val="00A754EE"/>
    <w:rsid w:val="00A755B5"/>
    <w:rsid w:val="00A80F78"/>
    <w:rsid w:val="00A84B0F"/>
    <w:rsid w:val="00A84E74"/>
    <w:rsid w:val="00A91E07"/>
    <w:rsid w:val="00A95250"/>
    <w:rsid w:val="00AA0B93"/>
    <w:rsid w:val="00AA199C"/>
    <w:rsid w:val="00AA23C9"/>
    <w:rsid w:val="00AA48BF"/>
    <w:rsid w:val="00AA4BEF"/>
    <w:rsid w:val="00AA59D4"/>
    <w:rsid w:val="00AA634D"/>
    <w:rsid w:val="00AA6591"/>
    <w:rsid w:val="00AA72A9"/>
    <w:rsid w:val="00AA787E"/>
    <w:rsid w:val="00AB0376"/>
    <w:rsid w:val="00AB069C"/>
    <w:rsid w:val="00AB1923"/>
    <w:rsid w:val="00AC1267"/>
    <w:rsid w:val="00AC5479"/>
    <w:rsid w:val="00AD200D"/>
    <w:rsid w:val="00AD235A"/>
    <w:rsid w:val="00AD3457"/>
    <w:rsid w:val="00AD4128"/>
    <w:rsid w:val="00AD5981"/>
    <w:rsid w:val="00AD727E"/>
    <w:rsid w:val="00AE18CB"/>
    <w:rsid w:val="00AE4179"/>
    <w:rsid w:val="00AE64F3"/>
    <w:rsid w:val="00AF40AF"/>
    <w:rsid w:val="00B0184B"/>
    <w:rsid w:val="00B0457B"/>
    <w:rsid w:val="00B10AEC"/>
    <w:rsid w:val="00B11C1D"/>
    <w:rsid w:val="00B11D9A"/>
    <w:rsid w:val="00B219A8"/>
    <w:rsid w:val="00B24066"/>
    <w:rsid w:val="00B30F84"/>
    <w:rsid w:val="00B34582"/>
    <w:rsid w:val="00B37055"/>
    <w:rsid w:val="00B37567"/>
    <w:rsid w:val="00B37EE5"/>
    <w:rsid w:val="00B41246"/>
    <w:rsid w:val="00B41D24"/>
    <w:rsid w:val="00B42131"/>
    <w:rsid w:val="00B43AC3"/>
    <w:rsid w:val="00B50845"/>
    <w:rsid w:val="00B52B83"/>
    <w:rsid w:val="00B555F0"/>
    <w:rsid w:val="00B55BD5"/>
    <w:rsid w:val="00B60A00"/>
    <w:rsid w:val="00B60FCB"/>
    <w:rsid w:val="00B62F37"/>
    <w:rsid w:val="00B63B9E"/>
    <w:rsid w:val="00B66493"/>
    <w:rsid w:val="00B67B76"/>
    <w:rsid w:val="00B70A7C"/>
    <w:rsid w:val="00B74F85"/>
    <w:rsid w:val="00B82DD3"/>
    <w:rsid w:val="00B84E52"/>
    <w:rsid w:val="00B8633B"/>
    <w:rsid w:val="00B876DC"/>
    <w:rsid w:val="00B90035"/>
    <w:rsid w:val="00B97939"/>
    <w:rsid w:val="00BA2518"/>
    <w:rsid w:val="00BA47B3"/>
    <w:rsid w:val="00BB1402"/>
    <w:rsid w:val="00BB4457"/>
    <w:rsid w:val="00BC0085"/>
    <w:rsid w:val="00BC2498"/>
    <w:rsid w:val="00BC55B5"/>
    <w:rsid w:val="00BC68D6"/>
    <w:rsid w:val="00BC7CD0"/>
    <w:rsid w:val="00BD6437"/>
    <w:rsid w:val="00BD6DF3"/>
    <w:rsid w:val="00BD75E9"/>
    <w:rsid w:val="00BD7C85"/>
    <w:rsid w:val="00BE35D3"/>
    <w:rsid w:val="00BE5F5D"/>
    <w:rsid w:val="00BE6323"/>
    <w:rsid w:val="00BE6494"/>
    <w:rsid w:val="00BF0C17"/>
    <w:rsid w:val="00C01EFE"/>
    <w:rsid w:val="00C0214A"/>
    <w:rsid w:val="00C026AB"/>
    <w:rsid w:val="00C02B09"/>
    <w:rsid w:val="00C03854"/>
    <w:rsid w:val="00C04F64"/>
    <w:rsid w:val="00C073E4"/>
    <w:rsid w:val="00C07D03"/>
    <w:rsid w:val="00C10476"/>
    <w:rsid w:val="00C15204"/>
    <w:rsid w:val="00C15AFB"/>
    <w:rsid w:val="00C15E56"/>
    <w:rsid w:val="00C17504"/>
    <w:rsid w:val="00C242CD"/>
    <w:rsid w:val="00C251CB"/>
    <w:rsid w:val="00C26566"/>
    <w:rsid w:val="00C265E8"/>
    <w:rsid w:val="00C30ED6"/>
    <w:rsid w:val="00C33677"/>
    <w:rsid w:val="00C34133"/>
    <w:rsid w:val="00C3435C"/>
    <w:rsid w:val="00C35C16"/>
    <w:rsid w:val="00C35D34"/>
    <w:rsid w:val="00C40DC1"/>
    <w:rsid w:val="00C41E27"/>
    <w:rsid w:val="00C42310"/>
    <w:rsid w:val="00C44B10"/>
    <w:rsid w:val="00C56C46"/>
    <w:rsid w:val="00C60B96"/>
    <w:rsid w:val="00C62B87"/>
    <w:rsid w:val="00C62C55"/>
    <w:rsid w:val="00C63CA8"/>
    <w:rsid w:val="00C64020"/>
    <w:rsid w:val="00C65CB7"/>
    <w:rsid w:val="00C65CD2"/>
    <w:rsid w:val="00C66362"/>
    <w:rsid w:val="00C66B5C"/>
    <w:rsid w:val="00C677C2"/>
    <w:rsid w:val="00C70DDF"/>
    <w:rsid w:val="00C71C49"/>
    <w:rsid w:val="00C71E9E"/>
    <w:rsid w:val="00C7755B"/>
    <w:rsid w:val="00C80764"/>
    <w:rsid w:val="00C85806"/>
    <w:rsid w:val="00C87EA9"/>
    <w:rsid w:val="00C91837"/>
    <w:rsid w:val="00C92283"/>
    <w:rsid w:val="00C92349"/>
    <w:rsid w:val="00C9351B"/>
    <w:rsid w:val="00CA0F4B"/>
    <w:rsid w:val="00CA320B"/>
    <w:rsid w:val="00CA5607"/>
    <w:rsid w:val="00CB05F3"/>
    <w:rsid w:val="00CB1D88"/>
    <w:rsid w:val="00CB2738"/>
    <w:rsid w:val="00CB3932"/>
    <w:rsid w:val="00CB3C52"/>
    <w:rsid w:val="00CB3C75"/>
    <w:rsid w:val="00CB3C80"/>
    <w:rsid w:val="00CB4AA8"/>
    <w:rsid w:val="00CB6D9E"/>
    <w:rsid w:val="00CB7DDD"/>
    <w:rsid w:val="00CC25C3"/>
    <w:rsid w:val="00CC4BB9"/>
    <w:rsid w:val="00CD049D"/>
    <w:rsid w:val="00CD33D7"/>
    <w:rsid w:val="00CD34B8"/>
    <w:rsid w:val="00CD51E5"/>
    <w:rsid w:val="00CD7A1D"/>
    <w:rsid w:val="00CE004B"/>
    <w:rsid w:val="00CE01BD"/>
    <w:rsid w:val="00CE0225"/>
    <w:rsid w:val="00CE049F"/>
    <w:rsid w:val="00CE105C"/>
    <w:rsid w:val="00CE2D37"/>
    <w:rsid w:val="00CE3007"/>
    <w:rsid w:val="00CE44F1"/>
    <w:rsid w:val="00CE466F"/>
    <w:rsid w:val="00CE4F6D"/>
    <w:rsid w:val="00CF039A"/>
    <w:rsid w:val="00CF1E34"/>
    <w:rsid w:val="00CF2038"/>
    <w:rsid w:val="00CF4804"/>
    <w:rsid w:val="00CF482C"/>
    <w:rsid w:val="00CF4C70"/>
    <w:rsid w:val="00CF7EA0"/>
    <w:rsid w:val="00D00BDA"/>
    <w:rsid w:val="00D00FFE"/>
    <w:rsid w:val="00D0105B"/>
    <w:rsid w:val="00D015C3"/>
    <w:rsid w:val="00D0219D"/>
    <w:rsid w:val="00D06EF0"/>
    <w:rsid w:val="00D0745D"/>
    <w:rsid w:val="00D1089D"/>
    <w:rsid w:val="00D11B16"/>
    <w:rsid w:val="00D25256"/>
    <w:rsid w:val="00D26883"/>
    <w:rsid w:val="00D32CBB"/>
    <w:rsid w:val="00D40480"/>
    <w:rsid w:val="00D40D13"/>
    <w:rsid w:val="00D4681D"/>
    <w:rsid w:val="00D47873"/>
    <w:rsid w:val="00D47EAC"/>
    <w:rsid w:val="00D518E8"/>
    <w:rsid w:val="00D5196C"/>
    <w:rsid w:val="00D52304"/>
    <w:rsid w:val="00D53B9E"/>
    <w:rsid w:val="00D547BA"/>
    <w:rsid w:val="00D571D3"/>
    <w:rsid w:val="00D611C6"/>
    <w:rsid w:val="00D67CDE"/>
    <w:rsid w:val="00D70AA0"/>
    <w:rsid w:val="00D72613"/>
    <w:rsid w:val="00D7427F"/>
    <w:rsid w:val="00D761C7"/>
    <w:rsid w:val="00D8168C"/>
    <w:rsid w:val="00D903ED"/>
    <w:rsid w:val="00D9073E"/>
    <w:rsid w:val="00D91101"/>
    <w:rsid w:val="00D91418"/>
    <w:rsid w:val="00DA0EB8"/>
    <w:rsid w:val="00DA1A78"/>
    <w:rsid w:val="00DA5059"/>
    <w:rsid w:val="00DB3249"/>
    <w:rsid w:val="00DB708D"/>
    <w:rsid w:val="00DC233E"/>
    <w:rsid w:val="00DD019D"/>
    <w:rsid w:val="00DD03A0"/>
    <w:rsid w:val="00DD0EDE"/>
    <w:rsid w:val="00DD21ED"/>
    <w:rsid w:val="00DD443A"/>
    <w:rsid w:val="00DD57C8"/>
    <w:rsid w:val="00DE066F"/>
    <w:rsid w:val="00DE4C17"/>
    <w:rsid w:val="00DE5100"/>
    <w:rsid w:val="00DF09BF"/>
    <w:rsid w:val="00DF0E9F"/>
    <w:rsid w:val="00DF3667"/>
    <w:rsid w:val="00DF47FA"/>
    <w:rsid w:val="00DF661E"/>
    <w:rsid w:val="00E00C7B"/>
    <w:rsid w:val="00E01146"/>
    <w:rsid w:val="00E012AE"/>
    <w:rsid w:val="00E016E0"/>
    <w:rsid w:val="00E05054"/>
    <w:rsid w:val="00E07AA6"/>
    <w:rsid w:val="00E12387"/>
    <w:rsid w:val="00E25F81"/>
    <w:rsid w:val="00E31562"/>
    <w:rsid w:val="00E329F4"/>
    <w:rsid w:val="00E4033C"/>
    <w:rsid w:val="00E43A17"/>
    <w:rsid w:val="00E4783C"/>
    <w:rsid w:val="00E47C9F"/>
    <w:rsid w:val="00E53E37"/>
    <w:rsid w:val="00E54FFD"/>
    <w:rsid w:val="00E71395"/>
    <w:rsid w:val="00E71CC1"/>
    <w:rsid w:val="00E806FC"/>
    <w:rsid w:val="00E81357"/>
    <w:rsid w:val="00E82544"/>
    <w:rsid w:val="00E860DA"/>
    <w:rsid w:val="00E87911"/>
    <w:rsid w:val="00E91BCD"/>
    <w:rsid w:val="00EA0CB1"/>
    <w:rsid w:val="00EA183B"/>
    <w:rsid w:val="00EA2464"/>
    <w:rsid w:val="00EA2836"/>
    <w:rsid w:val="00EA5017"/>
    <w:rsid w:val="00EA6591"/>
    <w:rsid w:val="00EA7CEF"/>
    <w:rsid w:val="00EB1AC4"/>
    <w:rsid w:val="00EB65ED"/>
    <w:rsid w:val="00EB7CDC"/>
    <w:rsid w:val="00EC057A"/>
    <w:rsid w:val="00EC0973"/>
    <w:rsid w:val="00EC0C98"/>
    <w:rsid w:val="00EC1E33"/>
    <w:rsid w:val="00EC23A1"/>
    <w:rsid w:val="00ED2B5A"/>
    <w:rsid w:val="00EE03C0"/>
    <w:rsid w:val="00EE1D23"/>
    <w:rsid w:val="00EF182C"/>
    <w:rsid w:val="00EF6121"/>
    <w:rsid w:val="00F02BED"/>
    <w:rsid w:val="00F0384F"/>
    <w:rsid w:val="00F03ED0"/>
    <w:rsid w:val="00F111E7"/>
    <w:rsid w:val="00F12EEB"/>
    <w:rsid w:val="00F17E60"/>
    <w:rsid w:val="00F21920"/>
    <w:rsid w:val="00F255DE"/>
    <w:rsid w:val="00F30FD2"/>
    <w:rsid w:val="00F311D2"/>
    <w:rsid w:val="00F343F9"/>
    <w:rsid w:val="00F36CB6"/>
    <w:rsid w:val="00F372D9"/>
    <w:rsid w:val="00F41302"/>
    <w:rsid w:val="00F440AF"/>
    <w:rsid w:val="00F445F9"/>
    <w:rsid w:val="00F4474B"/>
    <w:rsid w:val="00F45CAE"/>
    <w:rsid w:val="00F46A37"/>
    <w:rsid w:val="00F46CC4"/>
    <w:rsid w:val="00F474B5"/>
    <w:rsid w:val="00F47E9C"/>
    <w:rsid w:val="00F51B4B"/>
    <w:rsid w:val="00F565B0"/>
    <w:rsid w:val="00F655E1"/>
    <w:rsid w:val="00F66082"/>
    <w:rsid w:val="00F662D5"/>
    <w:rsid w:val="00F66F9E"/>
    <w:rsid w:val="00F709BB"/>
    <w:rsid w:val="00F81498"/>
    <w:rsid w:val="00F81625"/>
    <w:rsid w:val="00F83DA4"/>
    <w:rsid w:val="00F85892"/>
    <w:rsid w:val="00F86367"/>
    <w:rsid w:val="00F863F3"/>
    <w:rsid w:val="00F87181"/>
    <w:rsid w:val="00F87516"/>
    <w:rsid w:val="00F87832"/>
    <w:rsid w:val="00F87FCF"/>
    <w:rsid w:val="00F91CDB"/>
    <w:rsid w:val="00F94942"/>
    <w:rsid w:val="00FA08FA"/>
    <w:rsid w:val="00FA4630"/>
    <w:rsid w:val="00FA572C"/>
    <w:rsid w:val="00FB0001"/>
    <w:rsid w:val="00FB2572"/>
    <w:rsid w:val="00FB2F28"/>
    <w:rsid w:val="00FB5D8A"/>
    <w:rsid w:val="00FB5FFC"/>
    <w:rsid w:val="00FB6785"/>
    <w:rsid w:val="00FB6E62"/>
    <w:rsid w:val="00FC44C7"/>
    <w:rsid w:val="00FC52B7"/>
    <w:rsid w:val="00FC7429"/>
    <w:rsid w:val="00FD0C04"/>
    <w:rsid w:val="00FD1C24"/>
    <w:rsid w:val="00FD561C"/>
    <w:rsid w:val="00FE52F8"/>
    <w:rsid w:val="00FE6DD5"/>
    <w:rsid w:val="00FE7E78"/>
    <w:rsid w:val="00FE7F4F"/>
    <w:rsid w:val="00FF1864"/>
    <w:rsid w:val="00FF5E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9633"/>
    <o:shapelayout v:ext="edit">
      <o:idmap v:ext="edit" data="1"/>
    </o:shapelayout>
  </w:shapeDefaults>
  <w:decimalSymbol w:val="."/>
  <w:listSeparator w:val=","/>
  <w14:docId w14:val="690F789F"/>
  <w15:chartTrackingRefBased/>
  <w15:docId w15:val="{03083AA8-82F1-4D43-A845-C64148E17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708D"/>
    <w:pPr>
      <w:spacing w:before="120" w:after="0"/>
    </w:pPr>
  </w:style>
  <w:style w:type="paragraph" w:styleId="Heading1">
    <w:name w:val="heading 1"/>
    <w:basedOn w:val="Normal"/>
    <w:next w:val="Normal"/>
    <w:link w:val="Heading1Char"/>
    <w:uiPriority w:val="9"/>
    <w:qFormat/>
    <w:rsid w:val="000F0B69"/>
    <w:pPr>
      <w:keepNext/>
      <w:keepLines/>
      <w:numPr>
        <w:numId w:val="17"/>
      </w:numPr>
      <w:spacing w:before="240"/>
      <w:outlineLvl w:val="0"/>
    </w:pPr>
    <w:rPr>
      <w:rFonts w:eastAsiaTheme="majorEastAsia" w:cstheme="majorBidi"/>
      <w:b/>
      <w:color w:val="1F4E79" w:themeColor="accent1" w:themeShade="80"/>
      <w:sz w:val="32"/>
      <w:szCs w:val="32"/>
    </w:rPr>
  </w:style>
  <w:style w:type="paragraph" w:styleId="Heading2">
    <w:name w:val="heading 2"/>
    <w:basedOn w:val="Normal"/>
    <w:next w:val="Normal"/>
    <w:link w:val="Heading2Char"/>
    <w:autoRedefine/>
    <w:uiPriority w:val="9"/>
    <w:unhideWhenUsed/>
    <w:qFormat/>
    <w:rsid w:val="000F0B69"/>
    <w:pPr>
      <w:keepNext/>
      <w:keepLines/>
      <w:numPr>
        <w:ilvl w:val="1"/>
        <w:numId w:val="17"/>
      </w:numPr>
      <w:spacing w:before="240"/>
      <w:ind w:left="0"/>
      <w:outlineLvl w:val="1"/>
    </w:pPr>
    <w:rPr>
      <w:rFonts w:eastAsiaTheme="majorEastAsia" w:cstheme="majorBidi"/>
      <w:b/>
      <w:color w:val="2E74B5" w:themeColor="accent1" w:themeShade="BF"/>
      <w:sz w:val="28"/>
      <w:szCs w:val="26"/>
    </w:rPr>
  </w:style>
  <w:style w:type="paragraph" w:styleId="Heading3">
    <w:name w:val="heading 3"/>
    <w:basedOn w:val="Normal"/>
    <w:next w:val="Normal"/>
    <w:link w:val="Heading3Char"/>
    <w:autoRedefine/>
    <w:uiPriority w:val="9"/>
    <w:unhideWhenUsed/>
    <w:qFormat/>
    <w:rsid w:val="000F0B69"/>
    <w:pPr>
      <w:keepNext/>
      <w:keepLines/>
      <w:numPr>
        <w:ilvl w:val="2"/>
        <w:numId w:val="17"/>
      </w:numPr>
      <w:spacing w:before="40"/>
      <w:outlineLvl w:val="2"/>
    </w:pPr>
    <w:rPr>
      <w:rFonts w:eastAsiaTheme="majorEastAsia" w:cstheme="majorBidi"/>
      <w:b/>
      <w:sz w:val="28"/>
      <w:szCs w:val="24"/>
    </w:rPr>
  </w:style>
  <w:style w:type="paragraph" w:styleId="Heading4">
    <w:name w:val="heading 4"/>
    <w:basedOn w:val="Normal"/>
    <w:next w:val="Normal"/>
    <w:link w:val="Heading4Char"/>
    <w:autoRedefine/>
    <w:uiPriority w:val="9"/>
    <w:unhideWhenUsed/>
    <w:qFormat/>
    <w:rsid w:val="000A2570"/>
    <w:pPr>
      <w:keepNext/>
      <w:keepLines/>
      <w:numPr>
        <w:ilvl w:val="3"/>
        <w:numId w:val="17"/>
      </w:numPr>
      <w:spacing w:before="40"/>
      <w:outlineLvl w:val="3"/>
    </w:pPr>
    <w:rPr>
      <w:rFonts w:eastAsiaTheme="majorEastAsia" w:cstheme="majorBidi"/>
      <w:b/>
      <w:iCs/>
    </w:rPr>
  </w:style>
  <w:style w:type="paragraph" w:styleId="Heading5">
    <w:name w:val="heading 5"/>
    <w:basedOn w:val="Normal"/>
    <w:next w:val="Normal"/>
    <w:link w:val="Heading5Char"/>
    <w:autoRedefine/>
    <w:uiPriority w:val="9"/>
    <w:unhideWhenUsed/>
    <w:qFormat/>
    <w:rsid w:val="00B66493"/>
    <w:pPr>
      <w:keepNext/>
      <w:keepLines/>
      <w:numPr>
        <w:ilvl w:val="4"/>
        <w:numId w:val="17"/>
      </w:numPr>
      <w:spacing w:after="120"/>
      <w:outlineLvl w:val="4"/>
    </w:pPr>
    <w:rPr>
      <w:rFonts w:eastAsiaTheme="majorEastAsia" w:cs="Times New Roman"/>
      <w:i/>
    </w:rPr>
  </w:style>
  <w:style w:type="paragraph" w:styleId="Heading6">
    <w:name w:val="heading 6"/>
    <w:basedOn w:val="Normal"/>
    <w:next w:val="Normal"/>
    <w:link w:val="Heading6Char"/>
    <w:uiPriority w:val="9"/>
    <w:unhideWhenUsed/>
    <w:qFormat/>
    <w:rsid w:val="000F0B69"/>
    <w:pPr>
      <w:keepNext/>
      <w:keepLines/>
      <w:numPr>
        <w:ilvl w:val="5"/>
        <w:numId w:val="17"/>
      </w:numPr>
      <w:spacing w:before="40"/>
      <w:outlineLvl w:val="5"/>
    </w:pPr>
    <w:rPr>
      <w:rFonts w:eastAsiaTheme="majorEastAsia" w:cstheme="majorBidi"/>
      <w:i/>
    </w:rPr>
  </w:style>
  <w:style w:type="paragraph" w:styleId="Heading7">
    <w:name w:val="heading 7"/>
    <w:basedOn w:val="Normal"/>
    <w:next w:val="Normal"/>
    <w:link w:val="Heading7Char"/>
    <w:uiPriority w:val="9"/>
    <w:unhideWhenUsed/>
    <w:qFormat/>
    <w:rsid w:val="00405F6F"/>
    <w:pPr>
      <w:keepNext/>
      <w:keepLines/>
      <w:numPr>
        <w:ilvl w:val="6"/>
        <w:numId w:val="17"/>
      </w:numPr>
      <w:outlineLvl w:val="6"/>
    </w:pPr>
    <w:rPr>
      <w:rFonts w:eastAsiaTheme="majorEastAsia" w:cstheme="majorBidi"/>
      <w:i/>
      <w:iCs/>
    </w:rPr>
  </w:style>
  <w:style w:type="paragraph" w:styleId="Heading8">
    <w:name w:val="heading 8"/>
    <w:basedOn w:val="Normal"/>
    <w:next w:val="Normal"/>
    <w:link w:val="Heading8Char"/>
    <w:uiPriority w:val="9"/>
    <w:unhideWhenUsed/>
    <w:qFormat/>
    <w:rsid w:val="000A2570"/>
    <w:pPr>
      <w:keepNext/>
      <w:keepLines/>
      <w:numPr>
        <w:ilvl w:val="7"/>
        <w:numId w:val="17"/>
      </w:numPr>
      <w:spacing w:before="40"/>
      <w:outlineLvl w:val="7"/>
    </w:pPr>
    <w:rPr>
      <w:rFonts w:eastAsiaTheme="majorEastAsia" w:cstheme="majorBidi"/>
      <w:color w:val="272727" w:themeColor="text1" w:themeTint="D8"/>
      <w:szCs w:val="21"/>
    </w:rPr>
  </w:style>
  <w:style w:type="paragraph" w:styleId="Heading9">
    <w:name w:val="heading 9"/>
    <w:basedOn w:val="Normal"/>
    <w:next w:val="Normal"/>
    <w:link w:val="Heading9Char"/>
    <w:uiPriority w:val="9"/>
    <w:semiHidden/>
    <w:unhideWhenUsed/>
    <w:qFormat/>
    <w:rsid w:val="0096484F"/>
    <w:pPr>
      <w:keepNext/>
      <w:keepLines/>
      <w:numPr>
        <w:ilvl w:val="8"/>
        <w:numId w:val="1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0B69"/>
    <w:rPr>
      <w:rFonts w:eastAsiaTheme="majorEastAsia" w:cstheme="majorBidi"/>
      <w:b/>
      <w:color w:val="1F4E79" w:themeColor="accent1" w:themeShade="80"/>
      <w:sz w:val="32"/>
      <w:szCs w:val="32"/>
    </w:rPr>
  </w:style>
  <w:style w:type="character" w:customStyle="1" w:styleId="Heading2Char">
    <w:name w:val="Heading 2 Char"/>
    <w:basedOn w:val="DefaultParagraphFont"/>
    <w:link w:val="Heading2"/>
    <w:uiPriority w:val="9"/>
    <w:rsid w:val="000F0B69"/>
    <w:rPr>
      <w:rFonts w:eastAsiaTheme="majorEastAsia" w:cstheme="majorBidi"/>
      <w:b/>
      <w:color w:val="2E74B5" w:themeColor="accent1" w:themeShade="BF"/>
      <w:sz w:val="28"/>
      <w:szCs w:val="26"/>
    </w:rPr>
  </w:style>
  <w:style w:type="character" w:customStyle="1" w:styleId="Heading3Char">
    <w:name w:val="Heading 3 Char"/>
    <w:basedOn w:val="DefaultParagraphFont"/>
    <w:link w:val="Heading3"/>
    <w:uiPriority w:val="9"/>
    <w:rsid w:val="000F0B69"/>
    <w:rPr>
      <w:rFonts w:eastAsiaTheme="majorEastAsia" w:cstheme="majorBidi"/>
      <w:b/>
      <w:sz w:val="28"/>
      <w:szCs w:val="24"/>
    </w:rPr>
  </w:style>
  <w:style w:type="character" w:customStyle="1" w:styleId="Heading4Char">
    <w:name w:val="Heading 4 Char"/>
    <w:basedOn w:val="DefaultParagraphFont"/>
    <w:link w:val="Heading4"/>
    <w:uiPriority w:val="9"/>
    <w:rsid w:val="000A2570"/>
    <w:rPr>
      <w:rFonts w:eastAsiaTheme="majorEastAsia" w:cstheme="majorBidi"/>
      <w:b/>
      <w:iCs/>
    </w:rPr>
  </w:style>
  <w:style w:type="character" w:customStyle="1" w:styleId="Heading5Char">
    <w:name w:val="Heading 5 Char"/>
    <w:basedOn w:val="DefaultParagraphFont"/>
    <w:link w:val="Heading5"/>
    <w:uiPriority w:val="9"/>
    <w:rsid w:val="00B66493"/>
    <w:rPr>
      <w:rFonts w:eastAsiaTheme="majorEastAsia" w:cs="Times New Roman"/>
      <w:i/>
    </w:rPr>
  </w:style>
  <w:style w:type="character" w:customStyle="1" w:styleId="Heading6Char">
    <w:name w:val="Heading 6 Char"/>
    <w:basedOn w:val="DefaultParagraphFont"/>
    <w:link w:val="Heading6"/>
    <w:uiPriority w:val="9"/>
    <w:rsid w:val="000F0B69"/>
    <w:rPr>
      <w:rFonts w:eastAsiaTheme="majorEastAsia" w:cstheme="majorBidi"/>
      <w:i/>
    </w:rPr>
  </w:style>
  <w:style w:type="character" w:customStyle="1" w:styleId="Heading7Char">
    <w:name w:val="Heading 7 Char"/>
    <w:basedOn w:val="DefaultParagraphFont"/>
    <w:link w:val="Heading7"/>
    <w:uiPriority w:val="9"/>
    <w:rsid w:val="00405F6F"/>
    <w:rPr>
      <w:rFonts w:eastAsiaTheme="majorEastAsia" w:cstheme="majorBidi"/>
      <w:i/>
      <w:iCs/>
    </w:rPr>
  </w:style>
  <w:style w:type="character" w:customStyle="1" w:styleId="Heading8Char">
    <w:name w:val="Heading 8 Char"/>
    <w:basedOn w:val="DefaultParagraphFont"/>
    <w:link w:val="Heading8"/>
    <w:uiPriority w:val="9"/>
    <w:rsid w:val="000A2570"/>
    <w:rPr>
      <w:rFonts w:eastAsiaTheme="majorEastAsia" w:cstheme="majorBidi"/>
      <w:color w:val="272727" w:themeColor="text1" w:themeTint="D8"/>
      <w:szCs w:val="21"/>
    </w:rPr>
  </w:style>
  <w:style w:type="character" w:customStyle="1" w:styleId="Heading9Char">
    <w:name w:val="Heading 9 Char"/>
    <w:basedOn w:val="DefaultParagraphFont"/>
    <w:link w:val="Heading9"/>
    <w:uiPriority w:val="9"/>
    <w:semiHidden/>
    <w:rsid w:val="0096484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A5680"/>
    <w:pPr>
      <w:numPr>
        <w:numId w:val="0"/>
      </w:numPr>
      <w:outlineLvl w:val="9"/>
    </w:pPr>
    <w:rPr>
      <w:lang w:eastAsia="en-US"/>
    </w:rPr>
  </w:style>
  <w:style w:type="paragraph" w:styleId="TOC1">
    <w:name w:val="toc 1"/>
    <w:basedOn w:val="Normal"/>
    <w:next w:val="Normal"/>
    <w:autoRedefine/>
    <w:uiPriority w:val="39"/>
    <w:unhideWhenUsed/>
    <w:rsid w:val="007A5680"/>
    <w:pPr>
      <w:spacing w:after="100"/>
    </w:pPr>
  </w:style>
  <w:style w:type="paragraph" w:styleId="TOC2">
    <w:name w:val="toc 2"/>
    <w:basedOn w:val="Normal"/>
    <w:next w:val="Normal"/>
    <w:autoRedefine/>
    <w:uiPriority w:val="39"/>
    <w:unhideWhenUsed/>
    <w:rsid w:val="007A5680"/>
    <w:pPr>
      <w:spacing w:after="100"/>
      <w:ind w:left="220"/>
    </w:pPr>
  </w:style>
  <w:style w:type="character" w:styleId="Hyperlink">
    <w:name w:val="Hyperlink"/>
    <w:basedOn w:val="DefaultParagraphFont"/>
    <w:uiPriority w:val="99"/>
    <w:unhideWhenUsed/>
    <w:rsid w:val="007A5680"/>
    <w:rPr>
      <w:color w:val="0563C1" w:themeColor="hyperlink"/>
      <w:u w:val="single"/>
    </w:rPr>
  </w:style>
  <w:style w:type="paragraph" w:styleId="Caption">
    <w:name w:val="caption"/>
    <w:basedOn w:val="Normal"/>
    <w:next w:val="Normal"/>
    <w:uiPriority w:val="35"/>
    <w:unhideWhenUsed/>
    <w:qFormat/>
    <w:rsid w:val="0012543C"/>
    <w:pPr>
      <w:spacing w:after="200" w:line="240" w:lineRule="auto"/>
    </w:pPr>
    <w:rPr>
      <w:i/>
      <w:iCs/>
      <w:color w:val="44546A" w:themeColor="text2"/>
      <w:sz w:val="18"/>
      <w:szCs w:val="18"/>
    </w:rPr>
  </w:style>
  <w:style w:type="table" w:customStyle="1" w:styleId="TableGrid1">
    <w:name w:val="Table Grid1"/>
    <w:basedOn w:val="TableNormal"/>
    <w:next w:val="TableGrid"/>
    <w:uiPriority w:val="39"/>
    <w:rsid w:val="0012543C"/>
    <w:pPr>
      <w:spacing w:after="0" w:line="240" w:lineRule="auto"/>
    </w:pPr>
    <w:rPr>
      <w:rFonts w:ascii="Calibri" w:eastAsia="Calibri" w:hAnsi="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aliases w:val="RP Table Format"/>
    <w:basedOn w:val="TableNormal"/>
    <w:uiPriority w:val="39"/>
    <w:rsid w:val="001254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12543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12543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alloonText">
    <w:name w:val="Balloon Text"/>
    <w:basedOn w:val="Normal"/>
    <w:link w:val="BalloonTextChar"/>
    <w:uiPriority w:val="99"/>
    <w:semiHidden/>
    <w:unhideWhenUsed/>
    <w:rsid w:val="000B161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1612"/>
    <w:rPr>
      <w:rFonts w:ascii="Segoe UI" w:hAnsi="Segoe UI" w:cs="Segoe UI"/>
      <w:sz w:val="18"/>
      <w:szCs w:val="18"/>
    </w:rPr>
  </w:style>
  <w:style w:type="table" w:styleId="GridTable1Light-Accent3">
    <w:name w:val="Grid Table 1 Light Accent 3"/>
    <w:basedOn w:val="TableNormal"/>
    <w:uiPriority w:val="46"/>
    <w:rsid w:val="000B161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4-Accent51">
    <w:name w:val="Grid Table 4 - Accent 51"/>
    <w:basedOn w:val="TableNormal"/>
    <w:uiPriority w:val="49"/>
    <w:rsid w:val="00B55BD5"/>
    <w:pPr>
      <w:spacing w:after="0" w:line="240" w:lineRule="auto"/>
    </w:pPr>
    <w:rPr>
      <w:rFonts w:ascii="Georgia" w:hAnsi="Georgia"/>
      <w:sz w:val="20"/>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FootnoteReference">
    <w:name w:val="footnote reference"/>
    <w:aliases w:val="12"/>
    <w:uiPriority w:val="99"/>
    <w:qFormat/>
    <w:rsid w:val="00B55BD5"/>
    <w:rPr>
      <w:vertAlign w:val="superscript"/>
      <w:lang w:val="en-US"/>
    </w:rPr>
  </w:style>
  <w:style w:type="paragraph" w:styleId="FootnoteText">
    <w:name w:val="footnote text"/>
    <w:aliases w:val="Car"/>
    <w:basedOn w:val="Normal"/>
    <w:link w:val="FootnoteTextChar"/>
    <w:uiPriority w:val="99"/>
    <w:qFormat/>
    <w:rsid w:val="00B55BD5"/>
    <w:pPr>
      <w:spacing w:after="200" w:line="276" w:lineRule="auto"/>
      <w:ind w:left="720" w:hanging="720"/>
    </w:pPr>
    <w:rPr>
      <w:lang w:eastAsia="en-US"/>
    </w:rPr>
  </w:style>
  <w:style w:type="character" w:customStyle="1" w:styleId="FootnoteTextChar">
    <w:name w:val="Footnote Text Char"/>
    <w:aliases w:val="Car Char"/>
    <w:basedOn w:val="DefaultParagraphFont"/>
    <w:link w:val="FootnoteText"/>
    <w:uiPriority w:val="99"/>
    <w:rsid w:val="00B55BD5"/>
    <w:rPr>
      <w:lang w:eastAsia="en-US"/>
    </w:rPr>
  </w:style>
  <w:style w:type="table" w:styleId="GridTable4-Accent3">
    <w:name w:val="Grid Table 4 Accent 3"/>
    <w:basedOn w:val="TableNormal"/>
    <w:uiPriority w:val="49"/>
    <w:rsid w:val="004D6C4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C2656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link w:val="ListParagraphChar"/>
    <w:uiPriority w:val="34"/>
    <w:qFormat/>
    <w:rsid w:val="00B60A00"/>
    <w:pPr>
      <w:ind w:left="720"/>
      <w:contextualSpacing/>
    </w:pPr>
  </w:style>
  <w:style w:type="paragraph" w:styleId="CommentText">
    <w:name w:val="annotation text"/>
    <w:basedOn w:val="Normal"/>
    <w:link w:val="CommentTextChar"/>
    <w:uiPriority w:val="99"/>
    <w:unhideWhenUsed/>
    <w:rsid w:val="00FB5FFC"/>
    <w:pPr>
      <w:spacing w:line="240" w:lineRule="auto"/>
    </w:pPr>
    <w:rPr>
      <w:sz w:val="20"/>
      <w:szCs w:val="20"/>
    </w:rPr>
  </w:style>
  <w:style w:type="character" w:customStyle="1" w:styleId="CommentTextChar">
    <w:name w:val="Comment Text Char"/>
    <w:basedOn w:val="DefaultParagraphFont"/>
    <w:link w:val="CommentText"/>
    <w:uiPriority w:val="99"/>
    <w:rsid w:val="00FB5FFC"/>
    <w:rPr>
      <w:sz w:val="20"/>
      <w:szCs w:val="20"/>
    </w:rPr>
  </w:style>
  <w:style w:type="paragraph" w:styleId="CommentSubject">
    <w:name w:val="annotation subject"/>
    <w:basedOn w:val="CommentText"/>
    <w:next w:val="CommentText"/>
    <w:link w:val="CommentSubjectChar"/>
    <w:uiPriority w:val="99"/>
    <w:semiHidden/>
    <w:unhideWhenUsed/>
    <w:rsid w:val="00FB5FFC"/>
    <w:rPr>
      <w:rFonts w:ascii="Georgia" w:hAnsi="Georgia"/>
      <w:b/>
      <w:bCs/>
      <w:sz w:val="22"/>
    </w:rPr>
  </w:style>
  <w:style w:type="character" w:customStyle="1" w:styleId="CommentSubjectChar">
    <w:name w:val="Comment Subject Char"/>
    <w:basedOn w:val="CommentTextChar"/>
    <w:link w:val="CommentSubject"/>
    <w:uiPriority w:val="99"/>
    <w:semiHidden/>
    <w:rsid w:val="00FB5FFC"/>
    <w:rPr>
      <w:rFonts w:ascii="Georgia" w:hAnsi="Georgia"/>
      <w:b/>
      <w:bCs/>
      <w:sz w:val="20"/>
      <w:szCs w:val="20"/>
    </w:rPr>
  </w:style>
  <w:style w:type="character" w:styleId="CommentReference">
    <w:name w:val="annotation reference"/>
    <w:basedOn w:val="DefaultParagraphFont"/>
    <w:uiPriority w:val="99"/>
    <w:unhideWhenUsed/>
    <w:rsid w:val="00125FE5"/>
    <w:rPr>
      <w:sz w:val="16"/>
      <w:szCs w:val="16"/>
    </w:rPr>
  </w:style>
  <w:style w:type="paragraph" w:styleId="NormalWeb">
    <w:name w:val="Normal (Web)"/>
    <w:basedOn w:val="Normal"/>
    <w:uiPriority w:val="99"/>
    <w:unhideWhenUsed/>
    <w:rsid w:val="00CD34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ParagraphChar">
    <w:name w:val="List Paragraph Char"/>
    <w:link w:val="ListParagraph"/>
    <w:uiPriority w:val="34"/>
    <w:rsid w:val="003713C6"/>
  </w:style>
  <w:style w:type="character" w:styleId="PlaceholderText">
    <w:name w:val="Placeholder Text"/>
    <w:basedOn w:val="DefaultParagraphFont"/>
    <w:uiPriority w:val="99"/>
    <w:semiHidden/>
    <w:rsid w:val="00F343F9"/>
    <w:rPr>
      <w:color w:val="808080"/>
    </w:rPr>
  </w:style>
  <w:style w:type="paragraph" w:styleId="Header">
    <w:name w:val="header"/>
    <w:basedOn w:val="Normal"/>
    <w:link w:val="HeaderChar"/>
    <w:uiPriority w:val="99"/>
    <w:unhideWhenUsed/>
    <w:rsid w:val="003364D9"/>
    <w:pPr>
      <w:tabs>
        <w:tab w:val="center" w:pos="4320"/>
        <w:tab w:val="right" w:pos="8640"/>
      </w:tabs>
      <w:spacing w:line="240" w:lineRule="auto"/>
    </w:pPr>
  </w:style>
  <w:style w:type="character" w:customStyle="1" w:styleId="HeaderChar">
    <w:name w:val="Header Char"/>
    <w:basedOn w:val="DefaultParagraphFont"/>
    <w:link w:val="Header"/>
    <w:uiPriority w:val="99"/>
    <w:rsid w:val="003364D9"/>
  </w:style>
  <w:style w:type="paragraph" w:styleId="Footer">
    <w:name w:val="footer"/>
    <w:basedOn w:val="Normal"/>
    <w:link w:val="FooterChar"/>
    <w:uiPriority w:val="99"/>
    <w:unhideWhenUsed/>
    <w:rsid w:val="003364D9"/>
    <w:pPr>
      <w:tabs>
        <w:tab w:val="center" w:pos="4320"/>
        <w:tab w:val="right" w:pos="8640"/>
      </w:tabs>
      <w:spacing w:line="240" w:lineRule="auto"/>
    </w:pPr>
  </w:style>
  <w:style w:type="character" w:customStyle="1" w:styleId="FooterChar">
    <w:name w:val="Footer Char"/>
    <w:basedOn w:val="DefaultParagraphFont"/>
    <w:link w:val="Footer"/>
    <w:uiPriority w:val="99"/>
    <w:rsid w:val="003364D9"/>
  </w:style>
  <w:style w:type="paragraph" w:styleId="TOC3">
    <w:name w:val="toc 3"/>
    <w:basedOn w:val="Normal"/>
    <w:next w:val="Normal"/>
    <w:autoRedefine/>
    <w:uiPriority w:val="39"/>
    <w:unhideWhenUsed/>
    <w:rsid w:val="0040446B"/>
    <w:pPr>
      <w:spacing w:after="100"/>
      <w:ind w:left="440"/>
    </w:pPr>
  </w:style>
  <w:style w:type="paragraph" w:styleId="NoSpacing">
    <w:name w:val="No Spacing"/>
    <w:link w:val="NoSpacingChar"/>
    <w:uiPriority w:val="1"/>
    <w:qFormat/>
    <w:rsid w:val="0052060F"/>
    <w:pPr>
      <w:spacing w:after="0" w:line="240" w:lineRule="auto"/>
    </w:pPr>
    <w:rPr>
      <w:lang w:eastAsia="en-US"/>
    </w:rPr>
  </w:style>
  <w:style w:type="character" w:customStyle="1" w:styleId="NoSpacingChar">
    <w:name w:val="No Spacing Char"/>
    <w:basedOn w:val="DefaultParagraphFont"/>
    <w:link w:val="NoSpacing"/>
    <w:uiPriority w:val="1"/>
    <w:rsid w:val="0052060F"/>
    <w:rPr>
      <w:lang w:eastAsia="en-US"/>
    </w:rPr>
  </w:style>
  <w:style w:type="paragraph" w:customStyle="1" w:styleId="Level1">
    <w:name w:val="Level_1"/>
    <w:basedOn w:val="Heading1"/>
    <w:link w:val="Level1Char"/>
    <w:qFormat/>
    <w:rsid w:val="003345F0"/>
    <w:pPr>
      <w:keepLines w:val="0"/>
      <w:pBdr>
        <w:bottom w:val="single" w:sz="4" w:space="1" w:color="C00000"/>
      </w:pBdr>
      <w:spacing w:before="0" w:after="240" w:line="240" w:lineRule="auto"/>
      <w:ind w:right="-29"/>
      <w:jc w:val="both"/>
    </w:pPr>
    <w:rPr>
      <w:rFonts w:eastAsia="Arial Unicode MS" w:cs="Times New Roman"/>
      <w:b w:val="0"/>
      <w:color w:val="44546A" w:themeColor="text2"/>
      <w:kern w:val="28"/>
    </w:rPr>
  </w:style>
  <w:style w:type="character" w:customStyle="1" w:styleId="Level1Char">
    <w:name w:val="Level_1 Char"/>
    <w:basedOn w:val="DefaultParagraphFont"/>
    <w:link w:val="Level1"/>
    <w:rsid w:val="003345F0"/>
    <w:rPr>
      <w:rFonts w:eastAsia="Arial Unicode MS" w:cs="Times New Roman"/>
      <w:color w:val="44546A" w:themeColor="text2"/>
      <w:kern w:val="28"/>
      <w:sz w:val="32"/>
      <w:szCs w:val="32"/>
    </w:rPr>
  </w:style>
  <w:style w:type="paragraph" w:customStyle="1" w:styleId="Level2">
    <w:name w:val="Level_2"/>
    <w:basedOn w:val="Heading2"/>
    <w:link w:val="Level2Char"/>
    <w:qFormat/>
    <w:rsid w:val="003345F0"/>
    <w:pPr>
      <w:keepLines w:val="0"/>
      <w:spacing w:before="0" w:after="240" w:line="240" w:lineRule="auto"/>
      <w:ind w:right="-29"/>
      <w:jc w:val="both"/>
    </w:pPr>
    <w:rPr>
      <w:rFonts w:eastAsia="Arial Unicode MS" w:cs="Times New Roman"/>
      <w:b w:val="0"/>
      <w:color w:val="5B9BD5" w:themeColor="accent1"/>
      <w:kern w:val="28"/>
      <w:szCs w:val="28"/>
    </w:rPr>
  </w:style>
  <w:style w:type="character" w:customStyle="1" w:styleId="Level2Char">
    <w:name w:val="Level_2 Char"/>
    <w:basedOn w:val="DefaultParagraphFont"/>
    <w:link w:val="Level2"/>
    <w:rsid w:val="003345F0"/>
    <w:rPr>
      <w:rFonts w:eastAsia="Arial Unicode MS" w:cs="Times New Roman"/>
      <w:color w:val="5B9BD5" w:themeColor="accent1"/>
      <w:kern w:val="28"/>
      <w:sz w:val="28"/>
      <w:szCs w:val="28"/>
    </w:rPr>
  </w:style>
  <w:style w:type="paragraph" w:customStyle="1" w:styleId="Level3">
    <w:name w:val="Level_3"/>
    <w:basedOn w:val="Heading3"/>
    <w:link w:val="Level3Char"/>
    <w:qFormat/>
    <w:rsid w:val="00A91E07"/>
    <w:pPr>
      <w:numPr>
        <w:ilvl w:val="0"/>
        <w:numId w:val="0"/>
      </w:numPr>
      <w:spacing w:before="240"/>
      <w:ind w:left="504" w:hanging="504"/>
    </w:pPr>
    <w:rPr>
      <w:b w:val="0"/>
      <w:color w:val="000000" w:themeColor="text1"/>
    </w:rPr>
  </w:style>
  <w:style w:type="character" w:customStyle="1" w:styleId="Level3Char">
    <w:name w:val="Level_3 Char"/>
    <w:basedOn w:val="Level2Char"/>
    <w:link w:val="Level3"/>
    <w:rsid w:val="00A91E07"/>
    <w:rPr>
      <w:rFonts w:eastAsiaTheme="majorEastAsia" w:cstheme="majorBidi"/>
      <w:b/>
      <w:color w:val="000000" w:themeColor="text1"/>
      <w:kern w:val="28"/>
      <w:sz w:val="24"/>
      <w:szCs w:val="24"/>
    </w:rPr>
  </w:style>
  <w:style w:type="paragraph" w:customStyle="1" w:styleId="Level4">
    <w:name w:val="Level_4"/>
    <w:basedOn w:val="ListParagraph"/>
    <w:qFormat/>
    <w:rsid w:val="003345F0"/>
    <w:pPr>
      <w:spacing w:line="240" w:lineRule="auto"/>
      <w:ind w:left="0" w:right="-29"/>
      <w:jc w:val="both"/>
    </w:pPr>
    <w:rPr>
      <w:rFonts w:eastAsia="Times New Roman" w:cs="Times New Roman"/>
    </w:rPr>
  </w:style>
  <w:style w:type="paragraph" w:styleId="Subtitle">
    <w:name w:val="Subtitle"/>
    <w:aliases w:val="Level_5,Subtitle_S"/>
    <w:basedOn w:val="Level4"/>
    <w:link w:val="SubtitleChar"/>
    <w:uiPriority w:val="1"/>
    <w:qFormat/>
    <w:rsid w:val="003345F0"/>
    <w:pPr>
      <w:numPr>
        <w:ilvl w:val="4"/>
      </w:numPr>
      <w:outlineLvl w:val="4"/>
    </w:pPr>
  </w:style>
  <w:style w:type="character" w:customStyle="1" w:styleId="SubtitleChar">
    <w:name w:val="Subtitle Char"/>
    <w:aliases w:val="Level_5 Char,Subtitle_S Char"/>
    <w:basedOn w:val="DefaultParagraphFont"/>
    <w:link w:val="Subtitle"/>
    <w:uiPriority w:val="1"/>
    <w:rsid w:val="003345F0"/>
    <w:rPr>
      <w:rFonts w:eastAsia="Times New Roman" w:cs="Times New Roman"/>
    </w:rPr>
  </w:style>
  <w:style w:type="paragraph" w:styleId="BodyText">
    <w:name w:val="Body Text"/>
    <w:basedOn w:val="Normal"/>
    <w:link w:val="BodyTextChar"/>
    <w:qFormat/>
    <w:rsid w:val="003345F0"/>
    <w:pPr>
      <w:spacing w:after="200" w:line="276" w:lineRule="auto"/>
      <w:jc w:val="both"/>
    </w:pPr>
    <w:rPr>
      <w:rFonts w:ascii="Calibri" w:eastAsia="Times New Roman" w:hAnsi="Calibri" w:cs="Times New Roman"/>
      <w:lang w:val="es-ES_tradnl" w:eastAsia="en-US" w:bidi="en-US"/>
    </w:rPr>
  </w:style>
  <w:style w:type="character" w:customStyle="1" w:styleId="BodyTextChar">
    <w:name w:val="Body Text Char"/>
    <w:basedOn w:val="DefaultParagraphFont"/>
    <w:link w:val="BodyText"/>
    <w:rsid w:val="003345F0"/>
    <w:rPr>
      <w:rFonts w:ascii="Calibri" w:eastAsia="Times New Roman" w:hAnsi="Calibri" w:cs="Times New Roman"/>
      <w:lang w:val="es-ES_tradnl" w:eastAsia="en-US" w:bidi="en-US"/>
    </w:rPr>
  </w:style>
  <w:style w:type="table" w:customStyle="1" w:styleId="GridTable4-Accent41">
    <w:name w:val="Grid Table 4 - Accent 41"/>
    <w:basedOn w:val="TableNormal"/>
    <w:uiPriority w:val="49"/>
    <w:rsid w:val="00CE44F1"/>
    <w:pPr>
      <w:spacing w:after="0" w:line="240" w:lineRule="auto"/>
    </w:pPr>
    <w:rPr>
      <w:rFonts w:ascii="Georgia" w:hAnsi="Georgia"/>
      <w:sz w:val="20"/>
    </w:rPr>
    <w:tblPr>
      <w:tblStyleRowBandSize w:val="1"/>
      <w:tblStyleColBandSize w:val="1"/>
      <w:tblBorders>
        <w:top w:val="single" w:sz="4" w:space="0" w:color="EDACB7"/>
        <w:left w:val="single" w:sz="4" w:space="0" w:color="EDACB7"/>
        <w:bottom w:val="single" w:sz="4" w:space="0" w:color="EDACB7"/>
        <w:right w:val="single" w:sz="4" w:space="0" w:color="EDACB7"/>
        <w:insideH w:val="single" w:sz="4" w:space="0" w:color="EDACB7"/>
        <w:insideV w:val="single" w:sz="4" w:space="0" w:color="EDACB7"/>
      </w:tblBorders>
    </w:tblPr>
    <w:tblStylePr w:type="firstRow">
      <w:rPr>
        <w:b/>
        <w:bCs/>
        <w:color w:val="FFFFFF"/>
      </w:rPr>
      <w:tblPr/>
      <w:tcPr>
        <w:tcBorders>
          <w:top w:val="single" w:sz="4" w:space="0" w:color="E27588"/>
          <w:left w:val="single" w:sz="4" w:space="0" w:color="E27588"/>
          <w:bottom w:val="single" w:sz="4" w:space="0" w:color="E27588"/>
          <w:right w:val="single" w:sz="4" w:space="0" w:color="E27588"/>
          <w:insideH w:val="nil"/>
          <w:insideV w:val="nil"/>
        </w:tcBorders>
        <w:shd w:val="clear" w:color="auto" w:fill="E27588"/>
      </w:tcPr>
    </w:tblStylePr>
    <w:tblStylePr w:type="lastRow">
      <w:rPr>
        <w:b/>
        <w:bCs/>
      </w:rPr>
      <w:tblPr/>
      <w:tcPr>
        <w:tcBorders>
          <w:top w:val="double" w:sz="4" w:space="0" w:color="E27588"/>
        </w:tcBorders>
      </w:tcPr>
    </w:tblStylePr>
    <w:tblStylePr w:type="firstCol">
      <w:rPr>
        <w:b/>
        <w:bCs/>
      </w:rPr>
    </w:tblStylePr>
    <w:tblStylePr w:type="lastCol">
      <w:rPr>
        <w:b/>
        <w:bCs/>
      </w:rPr>
    </w:tblStylePr>
    <w:tblStylePr w:type="band1Vert">
      <w:tblPr/>
      <w:tcPr>
        <w:shd w:val="clear" w:color="auto" w:fill="F9E3E6"/>
      </w:tcPr>
    </w:tblStylePr>
    <w:tblStylePr w:type="band1Horz">
      <w:tblPr/>
      <w:tcPr>
        <w:shd w:val="clear" w:color="auto" w:fill="F9E3E6"/>
      </w:tcPr>
    </w:tblStylePr>
  </w:style>
  <w:style w:type="paragraph" w:styleId="Revision">
    <w:name w:val="Revision"/>
    <w:hidden/>
    <w:uiPriority w:val="99"/>
    <w:semiHidden/>
    <w:rsid w:val="00D0745D"/>
    <w:pPr>
      <w:spacing w:after="0" w:line="240" w:lineRule="auto"/>
    </w:pPr>
  </w:style>
  <w:style w:type="table" w:styleId="LightList-Accent1">
    <w:name w:val="Light List Accent 1"/>
    <w:basedOn w:val="TableNormal"/>
    <w:uiPriority w:val="61"/>
    <w:rsid w:val="001011E2"/>
    <w:pPr>
      <w:spacing w:after="0" w:line="240" w:lineRule="auto"/>
      <w:ind w:left="360" w:right="-29" w:hanging="360"/>
    </w:pPr>
    <w:rPr>
      <w:rFonts w:ascii="Calibri" w:eastAsia="Times New Roman" w:hAnsi="Calibri" w:cs="Times New Roman"/>
      <w:szCs w:val="24"/>
      <w:lang w:eastAsia="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Default">
    <w:name w:val="Default"/>
    <w:rsid w:val="00D611C6"/>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089710">
      <w:bodyDiv w:val="1"/>
      <w:marLeft w:val="0"/>
      <w:marRight w:val="0"/>
      <w:marTop w:val="0"/>
      <w:marBottom w:val="0"/>
      <w:divBdr>
        <w:top w:val="none" w:sz="0" w:space="0" w:color="auto"/>
        <w:left w:val="none" w:sz="0" w:space="0" w:color="auto"/>
        <w:bottom w:val="none" w:sz="0" w:space="0" w:color="auto"/>
        <w:right w:val="none" w:sz="0" w:space="0" w:color="auto"/>
      </w:divBdr>
    </w:div>
    <w:div w:id="433599253">
      <w:bodyDiv w:val="1"/>
      <w:marLeft w:val="0"/>
      <w:marRight w:val="0"/>
      <w:marTop w:val="0"/>
      <w:marBottom w:val="0"/>
      <w:divBdr>
        <w:top w:val="none" w:sz="0" w:space="0" w:color="auto"/>
        <w:left w:val="none" w:sz="0" w:space="0" w:color="auto"/>
        <w:bottom w:val="none" w:sz="0" w:space="0" w:color="auto"/>
        <w:right w:val="none" w:sz="0" w:space="0" w:color="auto"/>
      </w:divBdr>
    </w:div>
    <w:div w:id="706024985">
      <w:bodyDiv w:val="1"/>
      <w:marLeft w:val="0"/>
      <w:marRight w:val="0"/>
      <w:marTop w:val="0"/>
      <w:marBottom w:val="0"/>
      <w:divBdr>
        <w:top w:val="none" w:sz="0" w:space="0" w:color="auto"/>
        <w:left w:val="none" w:sz="0" w:space="0" w:color="auto"/>
        <w:bottom w:val="none" w:sz="0" w:space="0" w:color="auto"/>
        <w:right w:val="none" w:sz="0" w:space="0" w:color="auto"/>
      </w:divBdr>
    </w:div>
    <w:div w:id="727340268">
      <w:bodyDiv w:val="1"/>
      <w:marLeft w:val="0"/>
      <w:marRight w:val="0"/>
      <w:marTop w:val="0"/>
      <w:marBottom w:val="0"/>
      <w:divBdr>
        <w:top w:val="none" w:sz="0" w:space="0" w:color="auto"/>
        <w:left w:val="none" w:sz="0" w:space="0" w:color="auto"/>
        <w:bottom w:val="none" w:sz="0" w:space="0" w:color="auto"/>
        <w:right w:val="none" w:sz="0" w:space="0" w:color="auto"/>
      </w:divBdr>
    </w:div>
    <w:div w:id="813059439">
      <w:bodyDiv w:val="1"/>
      <w:marLeft w:val="0"/>
      <w:marRight w:val="0"/>
      <w:marTop w:val="0"/>
      <w:marBottom w:val="0"/>
      <w:divBdr>
        <w:top w:val="none" w:sz="0" w:space="0" w:color="auto"/>
        <w:left w:val="none" w:sz="0" w:space="0" w:color="auto"/>
        <w:bottom w:val="none" w:sz="0" w:space="0" w:color="auto"/>
        <w:right w:val="none" w:sz="0" w:space="0" w:color="auto"/>
      </w:divBdr>
    </w:div>
    <w:div w:id="1095444284">
      <w:bodyDiv w:val="1"/>
      <w:marLeft w:val="0"/>
      <w:marRight w:val="0"/>
      <w:marTop w:val="0"/>
      <w:marBottom w:val="0"/>
      <w:divBdr>
        <w:top w:val="none" w:sz="0" w:space="0" w:color="auto"/>
        <w:left w:val="none" w:sz="0" w:space="0" w:color="auto"/>
        <w:bottom w:val="none" w:sz="0" w:space="0" w:color="auto"/>
        <w:right w:val="none" w:sz="0" w:space="0" w:color="auto"/>
      </w:divBdr>
    </w:div>
    <w:div w:id="1240169955">
      <w:bodyDiv w:val="1"/>
      <w:marLeft w:val="0"/>
      <w:marRight w:val="0"/>
      <w:marTop w:val="0"/>
      <w:marBottom w:val="0"/>
      <w:divBdr>
        <w:top w:val="none" w:sz="0" w:space="0" w:color="auto"/>
        <w:left w:val="none" w:sz="0" w:space="0" w:color="auto"/>
        <w:bottom w:val="none" w:sz="0" w:space="0" w:color="auto"/>
        <w:right w:val="none" w:sz="0" w:space="0" w:color="auto"/>
      </w:divBdr>
    </w:div>
    <w:div w:id="1244607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hart" Target="charts/chart2.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chart" Target="charts/chart1.xml"/><Relationship Id="rId25" Type="http://schemas.openxmlformats.org/officeDocument/2006/relationships/image" Target="media/image12.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chart" Target="charts/chart4.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1.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chart" Target="charts/chart3.xm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www.boc.cn/en/investor/ir4/201311/t20131114_2637906.html" TargetMode="Externa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2" Type="http://schemas.openxmlformats.org/officeDocument/2006/relationships/oleObject" Target="NULL"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NULL"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NULL"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NULL" TargetMode="External"/><Relationship Id="rId1" Type="http://schemas.openxmlformats.org/officeDocument/2006/relationships/themeOverride" Target="../theme/themeOverrid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100" b="1" i="0" u="none" strike="noStrike" baseline="0">
                <a:effectLst/>
              </a:rPr>
              <a:t>Interbranches, Affiliates, and FI Historical Runoff Rates</a:t>
            </a:r>
            <a:endParaRPr lang="en-US" sz="1100"/>
          </a:p>
        </c:rich>
      </c:tx>
      <c:overlay val="0"/>
    </c:title>
    <c:autoTitleDeleted val="0"/>
    <c:plotArea>
      <c:layout/>
      <c:scatterChart>
        <c:scatterStyle val="lineMarker"/>
        <c:varyColors val="0"/>
        <c:ser>
          <c:idx val="1"/>
          <c:order val="0"/>
          <c:tx>
            <c:strRef>
              <c:f>'5)graphs'!$A$9</c:f>
              <c:strCache>
                <c:ptCount val="1"/>
                <c:pt idx="0">
                  <c:v>IB/AFF/FI</c:v>
                </c:pt>
              </c:strCache>
            </c:strRef>
          </c:tx>
          <c:marker>
            <c:symbol val="none"/>
          </c:marker>
          <c:xVal>
            <c:numRef>
              <c:f>'5)graphs'!$B$1:$P$1</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xVal>
          <c:yVal>
            <c:numRef>
              <c:f>'5)graphs'!$B$9:$P$9</c:f>
              <c:numCache>
                <c:formatCode>General</c:formatCode>
                <c:ptCount val="15"/>
                <c:pt idx="0" formatCode="0.0%">
                  <c:v>0</c:v>
                </c:pt>
                <c:pt idx="1">
                  <c:v>0</c:v>
                </c:pt>
                <c:pt idx="2">
                  <c:v>0</c:v>
                </c:pt>
                <c:pt idx="3">
                  <c:v>0.21720942682939601</c:v>
                </c:pt>
                <c:pt idx="4">
                  <c:v>0.32629693133182702</c:v>
                </c:pt>
                <c:pt idx="5">
                  <c:v>0.43708969438109901</c:v>
                </c:pt>
                <c:pt idx="6">
                  <c:v>0.52596750317650498</c:v>
                </c:pt>
                <c:pt idx="7">
                  <c:v>0.60785886109082499</c:v>
                </c:pt>
                <c:pt idx="8">
                  <c:v>0.66409748281493897</c:v>
                </c:pt>
                <c:pt idx="9">
                  <c:v>0.71467973779572502</c:v>
                </c:pt>
                <c:pt idx="10">
                  <c:v>0.77322618471224103</c:v>
                </c:pt>
                <c:pt idx="11">
                  <c:v>0.84139158192116903</c:v>
                </c:pt>
                <c:pt idx="12">
                  <c:v>0.88610428375091399</c:v>
                </c:pt>
                <c:pt idx="13">
                  <c:v>0.94754203803610204</c:v>
                </c:pt>
                <c:pt idx="14">
                  <c:v>1</c:v>
                </c:pt>
              </c:numCache>
            </c:numRef>
          </c:yVal>
          <c:smooth val="0"/>
          <c:extLst>
            <c:ext xmlns:c16="http://schemas.microsoft.com/office/drawing/2014/chart" uri="{C3380CC4-5D6E-409C-BE32-E72D297353CC}">
              <c16:uniqueId val="{00000000-7801-4820-A311-BE4D186E83A8}"/>
            </c:ext>
          </c:extLst>
        </c:ser>
        <c:ser>
          <c:idx val="7"/>
          <c:order val="1"/>
          <c:tx>
            <c:strRef>
              <c:f>'5)graphs'!$A$5</c:f>
              <c:strCache>
                <c:ptCount val="1"/>
                <c:pt idx="0">
                  <c:v>Approach (IB/AFF)</c:v>
                </c:pt>
              </c:strCache>
            </c:strRef>
          </c:tx>
          <c:spPr>
            <a:ln>
              <a:solidFill>
                <a:schemeClr val="accent5">
                  <a:lumMod val="60000"/>
                  <a:lumOff val="40000"/>
                </a:schemeClr>
              </a:solidFill>
              <a:prstDash val="dash"/>
            </a:ln>
          </c:spPr>
          <c:marker>
            <c:symbol val="none"/>
          </c:marker>
          <c:xVal>
            <c:numRef>
              <c:f>'5)graphs'!$B$1:$P$1</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xVal>
          <c:yVal>
            <c:numRef>
              <c:f>'5)graphs'!$B$5:$P$5</c:f>
              <c:numCache>
                <c:formatCode>0.0%</c:formatCode>
                <c:ptCount val="15"/>
                <c:pt idx="0">
                  <c:v>0</c:v>
                </c:pt>
                <c:pt idx="1">
                  <c:v>0.33333333333333298</c:v>
                </c:pt>
                <c:pt idx="2">
                  <c:v>0.38888888888888901</c:v>
                </c:pt>
                <c:pt idx="3">
                  <c:v>0.44444444444444398</c:v>
                </c:pt>
                <c:pt idx="4">
                  <c:v>0.5</c:v>
                </c:pt>
                <c:pt idx="5">
                  <c:v>0.55555555555555602</c:v>
                </c:pt>
                <c:pt idx="6">
                  <c:v>0.61111111111111105</c:v>
                </c:pt>
                <c:pt idx="7">
                  <c:v>0.66666666666666696</c:v>
                </c:pt>
                <c:pt idx="8">
                  <c:v>0.71428571428571397</c:v>
                </c:pt>
                <c:pt idx="9">
                  <c:v>0.76190476190476197</c:v>
                </c:pt>
                <c:pt idx="10">
                  <c:v>0.80952380952380998</c:v>
                </c:pt>
                <c:pt idx="11">
                  <c:v>0.85714285714285698</c:v>
                </c:pt>
                <c:pt idx="12">
                  <c:v>0.90476190476190499</c:v>
                </c:pt>
                <c:pt idx="13">
                  <c:v>0.95238095238095299</c:v>
                </c:pt>
                <c:pt idx="14">
                  <c:v>1</c:v>
                </c:pt>
              </c:numCache>
            </c:numRef>
          </c:yVal>
          <c:smooth val="0"/>
          <c:extLst>
            <c:ext xmlns:c16="http://schemas.microsoft.com/office/drawing/2014/chart" uri="{C3380CC4-5D6E-409C-BE32-E72D297353CC}">
              <c16:uniqueId val="{00000001-7801-4820-A311-BE4D186E83A8}"/>
            </c:ext>
          </c:extLst>
        </c:ser>
        <c:dLbls>
          <c:showLegendKey val="0"/>
          <c:showVal val="0"/>
          <c:showCatName val="0"/>
          <c:showSerName val="0"/>
          <c:showPercent val="0"/>
          <c:showBubbleSize val="0"/>
        </c:dLbls>
        <c:axId val="89910656"/>
        <c:axId val="90076288"/>
      </c:scatterChart>
      <c:valAx>
        <c:axId val="89910656"/>
        <c:scaling>
          <c:orientation val="minMax"/>
          <c:max val="14"/>
          <c:min val="0"/>
        </c:scaling>
        <c:delete val="0"/>
        <c:axPos val="b"/>
        <c:numFmt formatCode="General" sourceLinked="1"/>
        <c:majorTickMark val="out"/>
        <c:minorTickMark val="none"/>
        <c:tickLblPos val="nextTo"/>
        <c:crossAx val="90076288"/>
        <c:crosses val="autoZero"/>
        <c:crossBetween val="midCat"/>
      </c:valAx>
      <c:valAx>
        <c:axId val="90076288"/>
        <c:scaling>
          <c:orientation val="minMax"/>
          <c:max val="1"/>
        </c:scaling>
        <c:delete val="0"/>
        <c:axPos val="l"/>
        <c:majorGridlines/>
        <c:numFmt formatCode="0.0%" sourceLinked="1"/>
        <c:majorTickMark val="out"/>
        <c:minorTickMark val="none"/>
        <c:tickLblPos val="nextTo"/>
        <c:crossAx val="89910656"/>
        <c:crosses val="autoZero"/>
        <c:crossBetween val="midCat"/>
      </c:valAx>
    </c:plotArea>
    <c:legend>
      <c:legendPos val="b"/>
      <c:overlay val="0"/>
    </c:legend>
    <c:plotVisOnly val="1"/>
    <c:dispBlanksAs val="gap"/>
    <c:showDLblsOverMax val="0"/>
  </c:chart>
  <c:txPr>
    <a:bodyPr/>
    <a:lstStyle/>
    <a:p>
      <a:pPr>
        <a:defRPr sz="900"/>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100"/>
              <a:t>Other Cunstomers Historical </a:t>
            </a:r>
            <a:r>
              <a:rPr lang="en-US" sz="1100" b="1" i="0" u="none" strike="noStrike" kern="1200" baseline="0">
                <a:solidFill>
                  <a:sysClr val="windowText" lastClr="000000"/>
                </a:solidFill>
                <a:latin typeface="+mn-lt"/>
                <a:ea typeface="+mn-ea"/>
                <a:cs typeface="+mn-cs"/>
              </a:rPr>
              <a:t>Run-off</a:t>
            </a:r>
            <a:r>
              <a:rPr lang="en-US" sz="1100"/>
              <a:t> Rates</a:t>
            </a:r>
          </a:p>
        </c:rich>
      </c:tx>
      <c:overlay val="0"/>
    </c:title>
    <c:autoTitleDeleted val="0"/>
    <c:plotArea>
      <c:layout/>
      <c:scatterChart>
        <c:scatterStyle val="lineMarker"/>
        <c:varyColors val="0"/>
        <c:ser>
          <c:idx val="6"/>
          <c:order val="0"/>
          <c:tx>
            <c:strRef>
              <c:f>'5)graphs'!$A$4</c:f>
              <c:strCache>
                <c:ptCount val="1"/>
                <c:pt idx="0">
                  <c:v>Approach (Other)</c:v>
                </c:pt>
              </c:strCache>
            </c:strRef>
          </c:tx>
          <c:spPr>
            <a:ln>
              <a:solidFill>
                <a:srgbClr val="7030A0"/>
              </a:solidFill>
              <a:prstDash val="dash"/>
            </a:ln>
          </c:spPr>
          <c:marker>
            <c:symbol val="none"/>
          </c:marker>
          <c:xVal>
            <c:numRef>
              <c:f>'5)graphs'!$B$1:$P$1</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xVal>
          <c:yVal>
            <c:numRef>
              <c:f>'5)graphs'!$B$4:$P$4</c:f>
              <c:numCache>
                <c:formatCode>0.0%</c:formatCode>
                <c:ptCount val="15"/>
                <c:pt idx="0">
                  <c:v>0</c:v>
                </c:pt>
                <c:pt idx="1">
                  <c:v>0.2</c:v>
                </c:pt>
                <c:pt idx="2">
                  <c:v>0.266666666666667</c:v>
                </c:pt>
                <c:pt idx="3">
                  <c:v>0.33333333333333298</c:v>
                </c:pt>
                <c:pt idx="4">
                  <c:v>0.4</c:v>
                </c:pt>
                <c:pt idx="5">
                  <c:v>0.46666666666666701</c:v>
                </c:pt>
                <c:pt idx="6">
                  <c:v>0.53333333333333299</c:v>
                </c:pt>
                <c:pt idx="7">
                  <c:v>0.6</c:v>
                </c:pt>
                <c:pt idx="8">
                  <c:v>0.65714285714285703</c:v>
                </c:pt>
                <c:pt idx="9">
                  <c:v>0.71428571428571397</c:v>
                </c:pt>
                <c:pt idx="10">
                  <c:v>0.77142857142857202</c:v>
                </c:pt>
                <c:pt idx="11">
                  <c:v>0.82857142857142896</c:v>
                </c:pt>
                <c:pt idx="12">
                  <c:v>0.88571428571428601</c:v>
                </c:pt>
                <c:pt idx="13">
                  <c:v>0.94285714285714295</c:v>
                </c:pt>
                <c:pt idx="14">
                  <c:v>1</c:v>
                </c:pt>
              </c:numCache>
            </c:numRef>
          </c:yVal>
          <c:smooth val="0"/>
          <c:extLst>
            <c:ext xmlns:c16="http://schemas.microsoft.com/office/drawing/2014/chart" uri="{C3380CC4-5D6E-409C-BE32-E72D297353CC}">
              <c16:uniqueId val="{00000000-4EE1-4BB3-B56C-71DF47848383}"/>
            </c:ext>
          </c:extLst>
        </c:ser>
        <c:ser>
          <c:idx val="1"/>
          <c:order val="1"/>
          <c:tx>
            <c:strRef>
              <c:f>'5)graphs'!$A$8</c:f>
              <c:strCache>
                <c:ptCount val="1"/>
                <c:pt idx="0">
                  <c:v>OTHER</c:v>
                </c:pt>
              </c:strCache>
            </c:strRef>
          </c:tx>
          <c:spPr>
            <a:ln>
              <a:solidFill>
                <a:schemeClr val="accent1"/>
              </a:solidFill>
            </a:ln>
          </c:spPr>
          <c:marker>
            <c:symbol val="none"/>
          </c:marker>
          <c:xVal>
            <c:numRef>
              <c:f>'5)graphs'!$B$1:$P$1</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xVal>
          <c:yVal>
            <c:numRef>
              <c:f>'5)graphs'!$B$8:$P$8</c:f>
              <c:numCache>
                <c:formatCode>General</c:formatCode>
                <c:ptCount val="15"/>
                <c:pt idx="0" formatCode="0.0%">
                  <c:v>0</c:v>
                </c:pt>
                <c:pt idx="1">
                  <c:v>0</c:v>
                </c:pt>
                <c:pt idx="2">
                  <c:v>0</c:v>
                </c:pt>
                <c:pt idx="3">
                  <c:v>0.10544312947131899</c:v>
                </c:pt>
                <c:pt idx="4">
                  <c:v>0.27491469075048802</c:v>
                </c:pt>
                <c:pt idx="5">
                  <c:v>0.37791085141936698</c:v>
                </c:pt>
                <c:pt idx="6">
                  <c:v>0.45543198647828398</c:v>
                </c:pt>
                <c:pt idx="7">
                  <c:v>0.555902547883382</c:v>
                </c:pt>
                <c:pt idx="8">
                  <c:v>0.63137801072518496</c:v>
                </c:pt>
                <c:pt idx="9">
                  <c:v>0.70668120604204199</c:v>
                </c:pt>
                <c:pt idx="10">
                  <c:v>0.78476736103641898</c:v>
                </c:pt>
                <c:pt idx="11">
                  <c:v>0.82578035664374105</c:v>
                </c:pt>
                <c:pt idx="12">
                  <c:v>0.86213704500572796</c:v>
                </c:pt>
                <c:pt idx="13">
                  <c:v>0.92108802695760905</c:v>
                </c:pt>
                <c:pt idx="14">
                  <c:v>1</c:v>
                </c:pt>
              </c:numCache>
            </c:numRef>
          </c:yVal>
          <c:smooth val="0"/>
          <c:extLst>
            <c:ext xmlns:c16="http://schemas.microsoft.com/office/drawing/2014/chart" uri="{C3380CC4-5D6E-409C-BE32-E72D297353CC}">
              <c16:uniqueId val="{00000001-4EE1-4BB3-B56C-71DF47848383}"/>
            </c:ext>
          </c:extLst>
        </c:ser>
        <c:dLbls>
          <c:showLegendKey val="0"/>
          <c:showVal val="0"/>
          <c:showCatName val="0"/>
          <c:showSerName val="0"/>
          <c:showPercent val="0"/>
          <c:showBubbleSize val="0"/>
        </c:dLbls>
        <c:axId val="125938304"/>
        <c:axId val="125952384"/>
      </c:scatterChart>
      <c:valAx>
        <c:axId val="125938304"/>
        <c:scaling>
          <c:orientation val="minMax"/>
          <c:max val="14"/>
          <c:min val="0"/>
        </c:scaling>
        <c:delete val="0"/>
        <c:axPos val="b"/>
        <c:numFmt formatCode="General" sourceLinked="1"/>
        <c:majorTickMark val="out"/>
        <c:minorTickMark val="none"/>
        <c:tickLblPos val="nextTo"/>
        <c:crossAx val="125952384"/>
        <c:crosses val="autoZero"/>
        <c:crossBetween val="midCat"/>
      </c:valAx>
      <c:valAx>
        <c:axId val="125952384"/>
        <c:scaling>
          <c:orientation val="minMax"/>
          <c:max val="1"/>
        </c:scaling>
        <c:delete val="0"/>
        <c:axPos val="l"/>
        <c:majorGridlines/>
        <c:numFmt formatCode="0.0%" sourceLinked="1"/>
        <c:majorTickMark val="out"/>
        <c:minorTickMark val="none"/>
        <c:tickLblPos val="nextTo"/>
        <c:crossAx val="125938304"/>
        <c:crosses val="autoZero"/>
        <c:crossBetween val="midCat"/>
      </c:valAx>
    </c:plotArea>
    <c:legend>
      <c:legendPos val="b"/>
      <c:overlay val="0"/>
    </c:legend>
    <c:plotVisOnly val="1"/>
    <c:dispBlanksAs val="gap"/>
    <c:showDLblsOverMax val="0"/>
  </c:chart>
  <c:txPr>
    <a:bodyPr/>
    <a:lstStyle/>
    <a:p>
      <a:pPr>
        <a:defRPr sz="900"/>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marL="0" marR="0" lvl="0" indent="0" algn="ctr" defTabSz="914400" rtl="0" eaLnBrk="1" fontAlgn="auto" latinLnBrk="0" hangingPunct="1">
              <a:lnSpc>
                <a:spcPct val="100000"/>
              </a:lnSpc>
              <a:spcBef>
                <a:spcPts val="0"/>
              </a:spcBef>
              <a:spcAft>
                <a:spcPts val="0"/>
              </a:spcAft>
              <a:buClrTx/>
              <a:buSzTx/>
              <a:buFontTx/>
              <a:buNone/>
              <a:tabLst/>
              <a:defRPr sz="1080" b="1" i="0" u="none" strike="noStrike" kern="1200" baseline="0">
                <a:solidFill>
                  <a:sysClr val="windowText" lastClr="000000"/>
                </a:solidFill>
                <a:latin typeface="+mn-lt"/>
                <a:ea typeface="+mn-ea"/>
                <a:cs typeface="+mn-cs"/>
              </a:defRPr>
            </a:pPr>
            <a:r>
              <a:rPr lang="en-US" sz="1100" b="1" i="0" baseline="0">
                <a:effectLst/>
              </a:rPr>
              <a:t>Interbranches, Affiliates, and FI Historical </a:t>
            </a:r>
            <a:r>
              <a:rPr lang="en-US" sz="1100" b="1" i="0" u="none" strike="noStrike" kern="1200" baseline="0">
                <a:solidFill>
                  <a:sysClr val="windowText" lastClr="000000"/>
                </a:solidFill>
                <a:effectLst/>
                <a:latin typeface="+mn-lt"/>
                <a:ea typeface="+mn-ea"/>
                <a:cs typeface="+mn-cs"/>
              </a:rPr>
              <a:t>Run-off</a:t>
            </a:r>
            <a:r>
              <a:rPr lang="en-US" sz="1100" b="1" i="0" baseline="0">
                <a:effectLst/>
              </a:rPr>
              <a:t> Rates</a:t>
            </a:r>
            <a:endParaRPr lang="en-US" sz="1100">
              <a:effectLst/>
            </a:endParaRPr>
          </a:p>
          <a:p>
            <a:pPr marL="0" marR="0" lvl="0" indent="0" algn="ctr" defTabSz="914400" rtl="0" eaLnBrk="1" fontAlgn="auto" latinLnBrk="0" hangingPunct="1">
              <a:lnSpc>
                <a:spcPct val="100000"/>
              </a:lnSpc>
              <a:spcBef>
                <a:spcPts val="0"/>
              </a:spcBef>
              <a:spcAft>
                <a:spcPts val="0"/>
              </a:spcAft>
              <a:buClrTx/>
              <a:buSzTx/>
              <a:buFontTx/>
              <a:buNone/>
              <a:tabLst/>
              <a:defRPr sz="1080" b="1" i="0" u="none" strike="noStrike" kern="1200" baseline="0">
                <a:solidFill>
                  <a:sysClr val="windowText" lastClr="000000"/>
                </a:solidFill>
                <a:latin typeface="+mn-lt"/>
                <a:ea typeface="+mn-ea"/>
                <a:cs typeface="+mn-cs"/>
              </a:defRPr>
            </a:pPr>
            <a:r>
              <a:rPr lang="en-US" sz="1100"/>
              <a:t> (without weekend effect)</a:t>
            </a:r>
          </a:p>
        </c:rich>
      </c:tx>
      <c:overlay val="0"/>
    </c:title>
    <c:autoTitleDeleted val="0"/>
    <c:plotArea>
      <c:layout>
        <c:manualLayout>
          <c:layoutTarget val="inner"/>
          <c:xMode val="edge"/>
          <c:yMode val="edge"/>
          <c:x val="0.1031954894527073"/>
          <c:y val="0.18762762762762764"/>
          <c:w val="0.84919957227568754"/>
          <c:h val="0.6278943510439573"/>
        </c:manualLayout>
      </c:layout>
      <c:scatterChart>
        <c:scatterStyle val="lineMarker"/>
        <c:varyColors val="0"/>
        <c:ser>
          <c:idx val="1"/>
          <c:order val="0"/>
          <c:tx>
            <c:strRef>
              <c:f>'5)graphs'!$A$3</c:f>
              <c:strCache>
                <c:ptCount val="1"/>
                <c:pt idx="0">
                  <c:v>IB/AFF/FI (Without Weekend)</c:v>
                </c:pt>
              </c:strCache>
            </c:strRef>
          </c:tx>
          <c:marker>
            <c:symbol val="none"/>
          </c:marker>
          <c:xVal>
            <c:numRef>
              <c:f>'5)graphs'!$B$1:$P$1</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xVal>
          <c:yVal>
            <c:numRef>
              <c:f>'5)graphs'!$B$3:$P$3</c:f>
              <c:numCache>
                <c:formatCode>0.0%</c:formatCode>
                <c:ptCount val="15"/>
                <c:pt idx="0">
                  <c:v>0</c:v>
                </c:pt>
                <c:pt idx="1">
                  <c:v>3.3095243677677598E-2</c:v>
                </c:pt>
                <c:pt idx="2">
                  <c:v>0.23459309128855399</c:v>
                </c:pt>
                <c:pt idx="3">
                  <c:v>0.31501752593122001</c:v>
                </c:pt>
                <c:pt idx="4">
                  <c:v>0.39413137933606501</c:v>
                </c:pt>
                <c:pt idx="5">
                  <c:v>0.47206405157231701</c:v>
                </c:pt>
                <c:pt idx="6">
                  <c:v>0.53150637822768099</c:v>
                </c:pt>
                <c:pt idx="7">
                  <c:v>0.61212056582265595</c:v>
                </c:pt>
                <c:pt idx="8">
                  <c:v>0.69096627325759097</c:v>
                </c:pt>
                <c:pt idx="9">
                  <c:v>0.77361536941435005</c:v>
                </c:pt>
                <c:pt idx="10">
                  <c:v>0.81139675531940503</c:v>
                </c:pt>
                <c:pt idx="11">
                  <c:v>0.85944353393276196</c:v>
                </c:pt>
                <c:pt idx="12">
                  <c:v>0.89335554242706305</c:v>
                </c:pt>
                <c:pt idx="13">
                  <c:v>0.93948343640430598</c:v>
                </c:pt>
                <c:pt idx="14">
                  <c:v>1</c:v>
                </c:pt>
              </c:numCache>
            </c:numRef>
          </c:yVal>
          <c:smooth val="0"/>
          <c:extLst>
            <c:ext xmlns:c16="http://schemas.microsoft.com/office/drawing/2014/chart" uri="{C3380CC4-5D6E-409C-BE32-E72D297353CC}">
              <c16:uniqueId val="{00000000-3157-4A03-87FF-CFA9673AF1E8}"/>
            </c:ext>
          </c:extLst>
        </c:ser>
        <c:ser>
          <c:idx val="7"/>
          <c:order val="1"/>
          <c:tx>
            <c:strRef>
              <c:f>'5)graphs'!$A$5</c:f>
              <c:strCache>
                <c:ptCount val="1"/>
                <c:pt idx="0">
                  <c:v>Approach (IB/AFF)</c:v>
                </c:pt>
              </c:strCache>
            </c:strRef>
          </c:tx>
          <c:spPr>
            <a:ln>
              <a:solidFill>
                <a:schemeClr val="accent5">
                  <a:lumMod val="60000"/>
                  <a:lumOff val="40000"/>
                </a:schemeClr>
              </a:solidFill>
              <a:prstDash val="dash"/>
            </a:ln>
          </c:spPr>
          <c:marker>
            <c:symbol val="none"/>
          </c:marker>
          <c:xVal>
            <c:numRef>
              <c:f>'5)graphs'!$B$1:$P$1</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xVal>
          <c:yVal>
            <c:numRef>
              <c:f>'5)graphs'!$B$5:$P$5</c:f>
              <c:numCache>
                <c:formatCode>0.0%</c:formatCode>
                <c:ptCount val="15"/>
                <c:pt idx="0">
                  <c:v>0</c:v>
                </c:pt>
                <c:pt idx="1">
                  <c:v>0.33333333333333298</c:v>
                </c:pt>
                <c:pt idx="2">
                  <c:v>0.38888888888888901</c:v>
                </c:pt>
                <c:pt idx="3">
                  <c:v>0.44444444444444398</c:v>
                </c:pt>
                <c:pt idx="4">
                  <c:v>0.5</c:v>
                </c:pt>
                <c:pt idx="5">
                  <c:v>0.55555555555555602</c:v>
                </c:pt>
                <c:pt idx="6">
                  <c:v>0.61111111111111105</c:v>
                </c:pt>
                <c:pt idx="7">
                  <c:v>0.66666666666666696</c:v>
                </c:pt>
                <c:pt idx="8">
                  <c:v>0.71428571428571397</c:v>
                </c:pt>
                <c:pt idx="9">
                  <c:v>0.76190476190476197</c:v>
                </c:pt>
                <c:pt idx="10">
                  <c:v>0.80952380952380998</c:v>
                </c:pt>
                <c:pt idx="11">
                  <c:v>0.85714285714285698</c:v>
                </c:pt>
                <c:pt idx="12">
                  <c:v>0.90476190476190499</c:v>
                </c:pt>
                <c:pt idx="13">
                  <c:v>0.95238095238095299</c:v>
                </c:pt>
                <c:pt idx="14">
                  <c:v>1</c:v>
                </c:pt>
              </c:numCache>
            </c:numRef>
          </c:yVal>
          <c:smooth val="0"/>
          <c:extLst>
            <c:ext xmlns:c16="http://schemas.microsoft.com/office/drawing/2014/chart" uri="{C3380CC4-5D6E-409C-BE32-E72D297353CC}">
              <c16:uniqueId val="{00000001-3157-4A03-87FF-CFA9673AF1E8}"/>
            </c:ext>
          </c:extLst>
        </c:ser>
        <c:dLbls>
          <c:showLegendKey val="0"/>
          <c:showVal val="0"/>
          <c:showCatName val="0"/>
          <c:showSerName val="0"/>
          <c:showPercent val="0"/>
          <c:showBubbleSize val="0"/>
        </c:dLbls>
        <c:axId val="128771968"/>
        <c:axId val="128773504"/>
      </c:scatterChart>
      <c:valAx>
        <c:axId val="128771968"/>
        <c:scaling>
          <c:orientation val="minMax"/>
          <c:max val="7"/>
          <c:min val="0"/>
        </c:scaling>
        <c:delete val="0"/>
        <c:axPos val="b"/>
        <c:numFmt formatCode="General" sourceLinked="1"/>
        <c:majorTickMark val="out"/>
        <c:minorTickMark val="none"/>
        <c:tickLblPos val="nextTo"/>
        <c:crossAx val="128773504"/>
        <c:crosses val="autoZero"/>
        <c:crossBetween val="midCat"/>
      </c:valAx>
      <c:valAx>
        <c:axId val="128773504"/>
        <c:scaling>
          <c:orientation val="minMax"/>
          <c:max val="1"/>
        </c:scaling>
        <c:delete val="0"/>
        <c:axPos val="l"/>
        <c:majorGridlines/>
        <c:numFmt formatCode="0.0%" sourceLinked="1"/>
        <c:majorTickMark val="out"/>
        <c:minorTickMark val="none"/>
        <c:tickLblPos val="nextTo"/>
        <c:crossAx val="128771968"/>
        <c:crosses val="autoZero"/>
        <c:crossBetween val="midCat"/>
      </c:valAx>
    </c:plotArea>
    <c:legend>
      <c:legendPos val="b"/>
      <c:overlay val="0"/>
    </c:legend>
    <c:plotVisOnly val="1"/>
    <c:dispBlanksAs val="gap"/>
    <c:showDLblsOverMax val="0"/>
  </c:chart>
  <c:txPr>
    <a:bodyPr/>
    <a:lstStyle/>
    <a:p>
      <a:pPr>
        <a:defRPr sz="900"/>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marL="0" marR="0" lvl="0" indent="0" algn="ctr" defTabSz="914400" rtl="0" eaLnBrk="1" fontAlgn="auto" latinLnBrk="0" hangingPunct="1">
              <a:lnSpc>
                <a:spcPct val="100000"/>
              </a:lnSpc>
              <a:spcBef>
                <a:spcPts val="0"/>
              </a:spcBef>
              <a:spcAft>
                <a:spcPts val="0"/>
              </a:spcAft>
              <a:buClrTx/>
              <a:buSzTx/>
              <a:buFontTx/>
              <a:buNone/>
              <a:tabLst/>
              <a:defRPr sz="1080" b="1" i="0" u="none" strike="noStrike" kern="1200" baseline="0">
                <a:solidFill>
                  <a:sysClr val="windowText" lastClr="000000"/>
                </a:solidFill>
                <a:latin typeface="+mn-lt"/>
                <a:ea typeface="+mn-ea"/>
                <a:cs typeface="+mn-cs"/>
              </a:defRPr>
            </a:pPr>
            <a:r>
              <a:rPr lang="en-US" sz="1100" b="1" i="0" baseline="0">
                <a:effectLst/>
              </a:rPr>
              <a:t>Other Cunstomers Historical </a:t>
            </a:r>
            <a:r>
              <a:rPr lang="en-US" sz="1100" b="1" i="0" u="none" strike="noStrike" kern="1200" baseline="0">
                <a:solidFill>
                  <a:sysClr val="windowText" lastClr="000000"/>
                </a:solidFill>
                <a:effectLst/>
                <a:latin typeface="+mn-lt"/>
                <a:ea typeface="+mn-ea"/>
                <a:cs typeface="+mn-cs"/>
              </a:rPr>
              <a:t>Run-off</a:t>
            </a:r>
            <a:r>
              <a:rPr lang="en-US" sz="1100" b="1" i="0" baseline="0">
                <a:effectLst/>
              </a:rPr>
              <a:t> Rates</a:t>
            </a:r>
            <a:endParaRPr lang="en-US" sz="1100">
              <a:effectLst/>
            </a:endParaRPr>
          </a:p>
          <a:p>
            <a:pPr marL="0" marR="0" lvl="0" indent="0" algn="ctr" defTabSz="914400" rtl="0" eaLnBrk="1" fontAlgn="auto" latinLnBrk="0" hangingPunct="1">
              <a:lnSpc>
                <a:spcPct val="100000"/>
              </a:lnSpc>
              <a:spcBef>
                <a:spcPts val="0"/>
              </a:spcBef>
              <a:spcAft>
                <a:spcPts val="0"/>
              </a:spcAft>
              <a:buClrTx/>
              <a:buSzTx/>
              <a:buFontTx/>
              <a:buNone/>
              <a:tabLst/>
              <a:defRPr sz="1080" b="1" i="0" u="none" strike="noStrike" kern="1200" baseline="0">
                <a:solidFill>
                  <a:sysClr val="windowText" lastClr="000000"/>
                </a:solidFill>
                <a:latin typeface="+mn-lt"/>
                <a:ea typeface="+mn-ea"/>
                <a:cs typeface="+mn-cs"/>
              </a:defRPr>
            </a:pPr>
            <a:r>
              <a:rPr lang="en-US" sz="1100"/>
              <a:t>(without weekend effect)</a:t>
            </a:r>
          </a:p>
        </c:rich>
      </c:tx>
      <c:overlay val="0"/>
    </c:title>
    <c:autoTitleDeleted val="0"/>
    <c:plotArea>
      <c:layout>
        <c:manualLayout>
          <c:layoutTarget val="inner"/>
          <c:xMode val="edge"/>
          <c:yMode val="edge"/>
          <c:x val="0.1031954894527073"/>
          <c:y val="0.18529062870699881"/>
          <c:w val="0.84673043647321866"/>
          <c:h val="0.6325291189135166"/>
        </c:manualLayout>
      </c:layout>
      <c:scatterChart>
        <c:scatterStyle val="lineMarker"/>
        <c:varyColors val="0"/>
        <c:ser>
          <c:idx val="6"/>
          <c:order val="0"/>
          <c:tx>
            <c:strRef>
              <c:f>'5)graphs'!$A$4</c:f>
              <c:strCache>
                <c:ptCount val="1"/>
                <c:pt idx="0">
                  <c:v>Approach (Other)</c:v>
                </c:pt>
              </c:strCache>
            </c:strRef>
          </c:tx>
          <c:spPr>
            <a:ln>
              <a:solidFill>
                <a:srgbClr val="7030A0"/>
              </a:solidFill>
              <a:prstDash val="dash"/>
            </a:ln>
          </c:spPr>
          <c:marker>
            <c:symbol val="none"/>
          </c:marker>
          <c:xVal>
            <c:numRef>
              <c:f>'5)graphs'!$B$1:$P$1</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xVal>
          <c:yVal>
            <c:numRef>
              <c:f>'5)graphs'!$B$4:$P$4</c:f>
              <c:numCache>
                <c:formatCode>0.0%</c:formatCode>
                <c:ptCount val="15"/>
                <c:pt idx="0">
                  <c:v>0</c:v>
                </c:pt>
                <c:pt idx="1">
                  <c:v>0.2</c:v>
                </c:pt>
                <c:pt idx="2">
                  <c:v>0.266666666666667</c:v>
                </c:pt>
                <c:pt idx="3">
                  <c:v>0.33333333333333298</c:v>
                </c:pt>
                <c:pt idx="4">
                  <c:v>0.4</c:v>
                </c:pt>
                <c:pt idx="5">
                  <c:v>0.46666666666666701</c:v>
                </c:pt>
                <c:pt idx="6">
                  <c:v>0.53333333333333299</c:v>
                </c:pt>
                <c:pt idx="7">
                  <c:v>0.6</c:v>
                </c:pt>
                <c:pt idx="8">
                  <c:v>0.65714285714285703</c:v>
                </c:pt>
                <c:pt idx="9">
                  <c:v>0.71428571428571397</c:v>
                </c:pt>
                <c:pt idx="10">
                  <c:v>0.77142857142857202</c:v>
                </c:pt>
                <c:pt idx="11">
                  <c:v>0.82857142857142896</c:v>
                </c:pt>
                <c:pt idx="12">
                  <c:v>0.88571428571428601</c:v>
                </c:pt>
                <c:pt idx="13">
                  <c:v>0.94285714285714295</c:v>
                </c:pt>
                <c:pt idx="14">
                  <c:v>1</c:v>
                </c:pt>
              </c:numCache>
            </c:numRef>
          </c:yVal>
          <c:smooth val="0"/>
          <c:extLst>
            <c:ext xmlns:c16="http://schemas.microsoft.com/office/drawing/2014/chart" uri="{C3380CC4-5D6E-409C-BE32-E72D297353CC}">
              <c16:uniqueId val="{00000000-D0E9-4EB1-9CE9-617CAF920AF9}"/>
            </c:ext>
          </c:extLst>
        </c:ser>
        <c:ser>
          <c:idx val="0"/>
          <c:order val="1"/>
          <c:tx>
            <c:strRef>
              <c:f>'5)graphs'!$A$7</c:f>
              <c:strCache>
                <c:ptCount val="1"/>
                <c:pt idx="0">
                  <c:v>OTHER (Without Weekend)</c:v>
                </c:pt>
              </c:strCache>
            </c:strRef>
          </c:tx>
          <c:spPr>
            <a:ln w="28575">
              <a:solidFill>
                <a:schemeClr val="accent1"/>
              </a:solidFill>
            </a:ln>
          </c:spPr>
          <c:marker>
            <c:symbol val="none"/>
          </c:marker>
          <c:xVal>
            <c:numRef>
              <c:f>'5)graphs'!$B$1:$P$1</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xVal>
          <c:yVal>
            <c:numRef>
              <c:f>'5)graphs'!$B$7:$P$7</c:f>
              <c:numCache>
                <c:formatCode>0.0%</c:formatCode>
                <c:ptCount val="15"/>
                <c:pt idx="0">
                  <c:v>0</c:v>
                </c:pt>
                <c:pt idx="1">
                  <c:v>0</c:v>
                </c:pt>
                <c:pt idx="2">
                  <c:v>0.11389205987072901</c:v>
                </c:pt>
                <c:pt idx="3">
                  <c:v>0.18489030300067699</c:v>
                </c:pt>
                <c:pt idx="4">
                  <c:v>0.282042859066861</c:v>
                </c:pt>
                <c:pt idx="5">
                  <c:v>0.37321639690875902</c:v>
                </c:pt>
                <c:pt idx="6">
                  <c:v>0.468445262732755</c:v>
                </c:pt>
                <c:pt idx="7">
                  <c:v>0.569933999472927</c:v>
                </c:pt>
                <c:pt idx="8">
                  <c:v>0.65080091833432796</c:v>
                </c:pt>
                <c:pt idx="9">
                  <c:v>0.78953001619916796</c:v>
                </c:pt>
                <c:pt idx="10">
                  <c:v>0.81217289134904702</c:v>
                </c:pt>
                <c:pt idx="11">
                  <c:v>0.84431489753350597</c:v>
                </c:pt>
                <c:pt idx="12">
                  <c:v>0.87830618480918599</c:v>
                </c:pt>
                <c:pt idx="13">
                  <c:v>0.91547240794340801</c:v>
                </c:pt>
                <c:pt idx="14">
                  <c:v>1</c:v>
                </c:pt>
              </c:numCache>
            </c:numRef>
          </c:yVal>
          <c:smooth val="0"/>
          <c:extLst>
            <c:ext xmlns:c16="http://schemas.microsoft.com/office/drawing/2014/chart" uri="{C3380CC4-5D6E-409C-BE32-E72D297353CC}">
              <c16:uniqueId val="{00000001-D0E9-4EB1-9CE9-617CAF920AF9}"/>
            </c:ext>
          </c:extLst>
        </c:ser>
        <c:dLbls>
          <c:showLegendKey val="0"/>
          <c:showVal val="0"/>
          <c:showCatName val="0"/>
          <c:showSerName val="0"/>
          <c:showPercent val="0"/>
          <c:showBubbleSize val="0"/>
        </c:dLbls>
        <c:axId val="129320064"/>
        <c:axId val="129321600"/>
      </c:scatterChart>
      <c:valAx>
        <c:axId val="129320064"/>
        <c:scaling>
          <c:orientation val="minMax"/>
          <c:max val="7"/>
          <c:min val="0"/>
        </c:scaling>
        <c:delete val="0"/>
        <c:axPos val="b"/>
        <c:numFmt formatCode="General" sourceLinked="1"/>
        <c:majorTickMark val="out"/>
        <c:minorTickMark val="none"/>
        <c:tickLblPos val="nextTo"/>
        <c:crossAx val="129321600"/>
        <c:crosses val="autoZero"/>
        <c:crossBetween val="midCat"/>
      </c:valAx>
      <c:valAx>
        <c:axId val="129321600"/>
        <c:scaling>
          <c:orientation val="minMax"/>
          <c:max val="1"/>
        </c:scaling>
        <c:delete val="0"/>
        <c:axPos val="l"/>
        <c:majorGridlines/>
        <c:numFmt formatCode="0.0%" sourceLinked="1"/>
        <c:majorTickMark val="out"/>
        <c:minorTickMark val="none"/>
        <c:tickLblPos val="nextTo"/>
        <c:crossAx val="129320064"/>
        <c:crosses val="autoZero"/>
        <c:crossBetween val="midCat"/>
      </c:valAx>
    </c:plotArea>
    <c:legend>
      <c:legendPos val="b"/>
      <c:overlay val="0"/>
    </c:legend>
    <c:plotVisOnly val="1"/>
    <c:dispBlanksAs val="gap"/>
    <c:showDLblsOverMax val="0"/>
  </c:chart>
  <c:txPr>
    <a:bodyPr/>
    <a:lstStyle/>
    <a:p>
      <a:pPr>
        <a:defRPr sz="900"/>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BOC_CreditRating</b:Tag>
    <b:SourceType>InternetSite</b:SourceType>
    <b:Guid>{24FC66C1-9083-4D87-8C96-BB351327BB3E}</b:Guid>
    <b:Title>Corporate Information</b:Title>
    <b:InternetSiteTitle>Bank of China - Home</b:InternetSiteTitle>
    <b:Year>2019</b:Year>
    <b:Month>April</b:Month>
    <b:Day>25</b:Day>
    <b:URL>www.boc.cn/en/investor/ir4/201311/t20131114_2637906.html</b:URL>
    <b:RefOrder>1</b:RefOrder>
  </b:Source>
  <b:Source>
    <b:Tag>Mar</b:Tag>
    <b:SourceType>Report</b:SourceType>
    <b:Guid>{A23F9D0C-87F9-4D84-8F4C-78CB3A1A15F6}</b:Guid>
    <b:Author>
      <b:Author>
        <b:NameList>
          <b:Person>
            <b:Last>Global Market Department</b:Last>
          </b:Person>
        </b:NameList>
      </b:Author>
    </b:Author>
    <b:Title>EPS LST MRA #2 Remediation Resolution - Asset Haircuts Proposal</b:Title>
    <b:Year>2017</b:Year>
    <b:Publisher>BOC</b:Publisher>
    <b:City>New York, NY</b:City>
    <b:RefOrder>3</b:RefOrder>
  </b:Source>
</b:Sources>
</file>

<file path=customXml/itemProps1.xml><?xml version="1.0" encoding="utf-8"?>
<ds:datastoreItem xmlns:ds="http://schemas.openxmlformats.org/officeDocument/2006/customXml" ds:itemID="{BB2EEE6F-94EB-4EAC-8559-3E48EE7DF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88</Pages>
  <Words>23006</Words>
  <Characters>131140</Characters>
  <Application>Microsoft Office Word</Application>
  <DocSecurity>0</DocSecurity>
  <Lines>1092</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Guest-CHEN, XIANGJUN</dc:creator>
  <cp:keywords/>
  <dc:description/>
  <cp:lastModifiedBy>Chen, Christine</cp:lastModifiedBy>
  <cp:revision>31</cp:revision>
  <cp:lastPrinted>2021-05-11T17:14:00Z</cp:lastPrinted>
  <dcterms:created xsi:type="dcterms:W3CDTF">2021-05-07T11:18:00Z</dcterms:created>
  <dcterms:modified xsi:type="dcterms:W3CDTF">2021-08-23T19:55:00Z</dcterms:modified>
</cp:coreProperties>
</file>