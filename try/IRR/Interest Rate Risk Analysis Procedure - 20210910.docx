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E58B16" w14:textId="77777777" w:rsidR="008A76EF" w:rsidRDefault="008A76EF" w:rsidP="008A76EF"/>
    <w:p w14:paraId="181572A2" w14:textId="77777777" w:rsidR="008A76EF" w:rsidRDefault="008A76EF" w:rsidP="008A76EF"/>
    <w:p w14:paraId="09DB67B4" w14:textId="77777777" w:rsidR="008A76EF" w:rsidRDefault="008A76EF" w:rsidP="008A76EF"/>
    <w:p w14:paraId="4126165E" w14:textId="77777777" w:rsidR="008A76EF" w:rsidRDefault="008A76EF" w:rsidP="008A76EF"/>
    <w:p w14:paraId="6D34F3E8" w14:textId="77777777" w:rsidR="008A76EF" w:rsidRDefault="008A76EF" w:rsidP="008A76EF"/>
    <w:p w14:paraId="237DEA5E" w14:textId="77777777" w:rsidR="008A76EF" w:rsidRDefault="008A76EF" w:rsidP="008A76EF"/>
    <w:p w14:paraId="3094DEF5" w14:textId="77777777" w:rsidR="008A76EF" w:rsidRDefault="008A76EF" w:rsidP="008A76EF"/>
    <w:p w14:paraId="5A3A296E" w14:textId="77777777" w:rsidR="008A76EF" w:rsidRDefault="008A76EF" w:rsidP="008A76EF"/>
    <w:p w14:paraId="0454454B" w14:textId="77777777" w:rsidR="008A76EF" w:rsidRDefault="008A76EF" w:rsidP="008A76EF"/>
    <w:p w14:paraId="2FF30A0A" w14:textId="77777777" w:rsidR="008A76EF" w:rsidRDefault="008A76EF" w:rsidP="008A76EF"/>
    <w:p w14:paraId="19D4F987" w14:textId="77777777" w:rsidR="008A76EF" w:rsidRDefault="008A76EF" w:rsidP="008A76EF"/>
    <w:p w14:paraId="1A7565FE" w14:textId="77777777" w:rsidR="008A76EF" w:rsidRDefault="008A76EF" w:rsidP="008A76EF"/>
    <w:p w14:paraId="24D692B9" w14:textId="77777777" w:rsidR="008A76EF" w:rsidRDefault="008A76EF" w:rsidP="008A76EF"/>
    <w:p w14:paraId="56C787B1" w14:textId="77777777" w:rsidR="008A76EF" w:rsidRDefault="008A76EF" w:rsidP="008A76EF"/>
    <w:p w14:paraId="3FAD6BE4" w14:textId="77777777" w:rsidR="008A76EF" w:rsidRDefault="008A76EF" w:rsidP="008A76EF"/>
    <w:p w14:paraId="7B10D474" w14:textId="77777777" w:rsidR="008A76EF" w:rsidRDefault="008A76EF" w:rsidP="008A76EF"/>
    <w:p w14:paraId="4FB3630C" w14:textId="77777777" w:rsidR="008A76EF" w:rsidRPr="008A76EF" w:rsidRDefault="0053174F" w:rsidP="008A76EF">
      <w:pPr>
        <w:jc w:val="center"/>
        <w:rPr>
          <w:b/>
          <w:sz w:val="48"/>
          <w:szCs w:val="48"/>
        </w:rPr>
      </w:pPr>
      <w:r>
        <w:rPr>
          <w:b/>
          <w:sz w:val="48"/>
          <w:szCs w:val="48"/>
        </w:rPr>
        <w:t>Interest Rate Risk Analysis Procedure</w:t>
      </w:r>
    </w:p>
    <w:p w14:paraId="2FEB9568" w14:textId="77777777" w:rsidR="0053174F" w:rsidRDefault="0053174F" w:rsidP="008A76EF">
      <w:pPr>
        <w:jc w:val="center"/>
        <w:rPr>
          <w:b/>
          <w:sz w:val="48"/>
          <w:szCs w:val="48"/>
        </w:rPr>
      </w:pPr>
    </w:p>
    <w:p w14:paraId="7BCF8CA5" w14:textId="77777777" w:rsidR="008A76EF" w:rsidRPr="0053174F" w:rsidRDefault="00B60158" w:rsidP="008A76EF">
      <w:pPr>
        <w:jc w:val="center"/>
        <w:rPr>
          <w:b/>
          <w:sz w:val="44"/>
          <w:szCs w:val="48"/>
        </w:rPr>
      </w:pPr>
      <w:r>
        <w:rPr>
          <w:b/>
          <w:sz w:val="44"/>
          <w:szCs w:val="48"/>
        </w:rPr>
        <w:t>Sept</w:t>
      </w:r>
      <w:r w:rsidR="00EF3FD1">
        <w:rPr>
          <w:b/>
          <w:sz w:val="44"/>
          <w:szCs w:val="48"/>
        </w:rPr>
        <w:t xml:space="preserve"> 202</w:t>
      </w:r>
      <w:ins w:id="0" w:author="GUO, HONGSHENG (Harry)" w:date="2021-08-19T17:24:00Z">
        <w:r w:rsidR="00CA24E0">
          <w:rPr>
            <w:b/>
            <w:sz w:val="44"/>
            <w:szCs w:val="48"/>
          </w:rPr>
          <w:t>1</w:t>
        </w:r>
      </w:ins>
      <w:del w:id="1" w:author="GUO, HONGSHENG (Harry)" w:date="2021-08-19T17:24:00Z">
        <w:r w:rsidR="00EF3FD1" w:rsidDel="00CA24E0">
          <w:rPr>
            <w:b/>
            <w:sz w:val="44"/>
            <w:szCs w:val="48"/>
          </w:rPr>
          <w:delText>0</w:delText>
        </w:r>
      </w:del>
    </w:p>
    <w:p w14:paraId="64539C49" w14:textId="77777777" w:rsidR="008A76EF" w:rsidRPr="0053174F" w:rsidRDefault="008A76EF" w:rsidP="008A76EF">
      <w:pPr>
        <w:rPr>
          <w:sz w:val="20"/>
        </w:rPr>
      </w:pPr>
    </w:p>
    <w:p w14:paraId="769F9095" w14:textId="77777777" w:rsidR="008A76EF" w:rsidRDefault="008A76EF" w:rsidP="008A76EF">
      <w:r>
        <w:br w:type="page"/>
      </w:r>
    </w:p>
    <w:tbl>
      <w:tblPr>
        <w:tblW w:w="9512" w:type="dxa"/>
        <w:tblInd w:w="108" w:type="dxa"/>
        <w:tblBorders>
          <w:top w:val="single" w:sz="4" w:space="0" w:color="auto"/>
          <w:left w:val="single" w:sz="4" w:space="0" w:color="auto"/>
          <w:bottom w:val="single" w:sz="4" w:space="0" w:color="auto"/>
          <w:right w:val="single" w:sz="4" w:space="0" w:color="auto"/>
          <w:insideH w:val="single" w:sz="8" w:space="0" w:color="C0504D"/>
        </w:tblBorders>
        <w:tblLook w:val="04A0" w:firstRow="1" w:lastRow="0" w:firstColumn="1" w:lastColumn="0" w:noHBand="0" w:noVBand="1"/>
      </w:tblPr>
      <w:tblGrid>
        <w:gridCol w:w="900"/>
        <w:gridCol w:w="2070"/>
        <w:gridCol w:w="2610"/>
        <w:gridCol w:w="3932"/>
      </w:tblGrid>
      <w:tr w:rsidR="003A7545" w:rsidRPr="00E85BF3" w14:paraId="143F916F" w14:textId="77777777" w:rsidTr="00B17FF9">
        <w:tc>
          <w:tcPr>
            <w:tcW w:w="900" w:type="dxa"/>
            <w:shd w:val="clear" w:color="auto" w:fill="C0504D"/>
          </w:tcPr>
          <w:p w14:paraId="627A8BD4" w14:textId="77777777" w:rsidR="003A7545" w:rsidRPr="00E85BF3" w:rsidRDefault="003A7545" w:rsidP="0001200E">
            <w:pPr>
              <w:ind w:left="360" w:right="0" w:hanging="360"/>
              <w:jc w:val="left"/>
              <w:rPr>
                <w:b/>
                <w:bCs/>
                <w:color w:val="FFFFFF"/>
                <w:sz w:val="20"/>
              </w:rPr>
            </w:pPr>
            <w:r w:rsidRPr="00E85BF3">
              <w:rPr>
                <w:b/>
                <w:bCs/>
                <w:color w:val="FFFFFF"/>
                <w:sz w:val="20"/>
              </w:rPr>
              <w:lastRenderedPageBreak/>
              <w:t>Version</w:t>
            </w:r>
          </w:p>
        </w:tc>
        <w:tc>
          <w:tcPr>
            <w:tcW w:w="2070" w:type="dxa"/>
            <w:shd w:val="clear" w:color="auto" w:fill="C0504D"/>
          </w:tcPr>
          <w:p w14:paraId="12532CD8" w14:textId="77777777" w:rsidR="003A7545" w:rsidRPr="00E85BF3" w:rsidRDefault="003A7545" w:rsidP="0001200E">
            <w:pPr>
              <w:ind w:left="360" w:right="0" w:hanging="360"/>
              <w:jc w:val="left"/>
              <w:rPr>
                <w:b/>
                <w:bCs/>
                <w:color w:val="FFFFFF"/>
                <w:sz w:val="20"/>
              </w:rPr>
            </w:pPr>
            <w:r w:rsidRPr="00E85BF3">
              <w:rPr>
                <w:b/>
                <w:bCs/>
                <w:color w:val="FFFFFF"/>
                <w:sz w:val="20"/>
              </w:rPr>
              <w:t>Date</w:t>
            </w:r>
            <w:r>
              <w:rPr>
                <w:b/>
                <w:bCs/>
                <w:color w:val="FFFFFF"/>
                <w:sz w:val="20"/>
              </w:rPr>
              <w:t xml:space="preserve"> Changes Made</w:t>
            </w:r>
          </w:p>
        </w:tc>
        <w:tc>
          <w:tcPr>
            <w:tcW w:w="2610" w:type="dxa"/>
            <w:shd w:val="clear" w:color="auto" w:fill="C0504D"/>
          </w:tcPr>
          <w:p w14:paraId="1BEC125E" w14:textId="77777777" w:rsidR="003A7545" w:rsidRPr="00E85BF3" w:rsidRDefault="003A7545" w:rsidP="0001200E">
            <w:pPr>
              <w:ind w:left="360" w:right="0" w:hanging="360"/>
              <w:jc w:val="left"/>
              <w:rPr>
                <w:b/>
                <w:bCs/>
                <w:color w:val="FFFFFF"/>
                <w:sz w:val="20"/>
              </w:rPr>
            </w:pPr>
            <w:r w:rsidRPr="00E85BF3">
              <w:rPr>
                <w:b/>
                <w:bCs/>
                <w:color w:val="FFFFFF"/>
                <w:sz w:val="20"/>
              </w:rPr>
              <w:t>Author</w:t>
            </w:r>
          </w:p>
        </w:tc>
        <w:tc>
          <w:tcPr>
            <w:tcW w:w="3932" w:type="dxa"/>
            <w:shd w:val="clear" w:color="auto" w:fill="C0504D"/>
          </w:tcPr>
          <w:p w14:paraId="4A8966F5" w14:textId="77777777" w:rsidR="003A7545" w:rsidRPr="00E85BF3" w:rsidRDefault="003A7545" w:rsidP="0001200E">
            <w:pPr>
              <w:ind w:left="360" w:right="0" w:hanging="360"/>
              <w:jc w:val="left"/>
              <w:rPr>
                <w:b/>
                <w:bCs/>
                <w:color w:val="FFFFFF"/>
                <w:sz w:val="20"/>
              </w:rPr>
            </w:pPr>
            <w:r>
              <w:rPr>
                <w:b/>
                <w:bCs/>
                <w:color w:val="FFFFFF"/>
                <w:sz w:val="20"/>
              </w:rPr>
              <w:t>Description of Changes</w:t>
            </w:r>
          </w:p>
        </w:tc>
      </w:tr>
      <w:tr w:rsidR="003A7545" w:rsidRPr="00E85BF3" w14:paraId="0437DAB9" w14:textId="77777777" w:rsidTr="00B17FF9">
        <w:tc>
          <w:tcPr>
            <w:tcW w:w="900" w:type="dxa"/>
            <w:shd w:val="clear" w:color="auto" w:fill="auto"/>
          </w:tcPr>
          <w:p w14:paraId="65BB0D4A" w14:textId="77777777" w:rsidR="003A7545" w:rsidRPr="00E85BF3" w:rsidRDefault="00B50291" w:rsidP="0001200E">
            <w:pPr>
              <w:ind w:left="360" w:right="0" w:hanging="360"/>
              <w:jc w:val="left"/>
              <w:rPr>
                <w:bCs/>
                <w:sz w:val="20"/>
              </w:rPr>
            </w:pPr>
            <w:r>
              <w:rPr>
                <w:bCs/>
                <w:sz w:val="20"/>
              </w:rPr>
              <w:t>Original</w:t>
            </w:r>
          </w:p>
        </w:tc>
        <w:tc>
          <w:tcPr>
            <w:tcW w:w="2070" w:type="dxa"/>
            <w:shd w:val="clear" w:color="auto" w:fill="auto"/>
          </w:tcPr>
          <w:p w14:paraId="53F9B20A" w14:textId="77777777" w:rsidR="003A7545" w:rsidRPr="00E85BF3" w:rsidRDefault="00DF7223" w:rsidP="0001200E">
            <w:pPr>
              <w:ind w:left="360" w:right="0" w:hanging="360"/>
              <w:jc w:val="left"/>
              <w:rPr>
                <w:sz w:val="20"/>
              </w:rPr>
            </w:pPr>
            <w:r>
              <w:rPr>
                <w:sz w:val="16"/>
                <w:szCs w:val="16"/>
              </w:rPr>
              <w:t>09/05</w:t>
            </w:r>
            <w:r w:rsidRPr="00E14921">
              <w:rPr>
                <w:sz w:val="16"/>
                <w:szCs w:val="16"/>
              </w:rPr>
              <w:t>/2018</w:t>
            </w:r>
          </w:p>
        </w:tc>
        <w:tc>
          <w:tcPr>
            <w:tcW w:w="2610" w:type="dxa"/>
            <w:shd w:val="clear" w:color="auto" w:fill="auto"/>
          </w:tcPr>
          <w:p w14:paraId="2D300186" w14:textId="77777777" w:rsidR="003A7545" w:rsidRPr="00E85BF3" w:rsidRDefault="002B52AE" w:rsidP="00DF7223">
            <w:pPr>
              <w:ind w:left="360" w:right="0" w:hanging="360"/>
              <w:jc w:val="left"/>
              <w:rPr>
                <w:sz w:val="20"/>
              </w:rPr>
            </w:pPr>
            <w:r>
              <w:rPr>
                <w:sz w:val="20"/>
              </w:rPr>
              <w:t>Angelina Zhou</w:t>
            </w:r>
            <w:r w:rsidR="00DF7223">
              <w:rPr>
                <w:sz w:val="20"/>
              </w:rPr>
              <w:t>/</w:t>
            </w:r>
            <w:proofErr w:type="spellStart"/>
            <w:r w:rsidR="00DF7223">
              <w:rPr>
                <w:sz w:val="20"/>
              </w:rPr>
              <w:t>Kexiang</w:t>
            </w:r>
            <w:proofErr w:type="spellEnd"/>
            <w:r w:rsidR="00DF7223">
              <w:rPr>
                <w:sz w:val="20"/>
              </w:rPr>
              <w:t xml:space="preserve"> Xiang</w:t>
            </w:r>
          </w:p>
        </w:tc>
        <w:tc>
          <w:tcPr>
            <w:tcW w:w="3932" w:type="dxa"/>
            <w:shd w:val="clear" w:color="auto" w:fill="auto"/>
          </w:tcPr>
          <w:p w14:paraId="25B74DFE" w14:textId="77777777" w:rsidR="003A7545" w:rsidRPr="000C03F8" w:rsidRDefault="00DF7223" w:rsidP="0001200E">
            <w:pPr>
              <w:ind w:left="35" w:right="0" w:hanging="3"/>
              <w:jc w:val="left"/>
              <w:rPr>
                <w:sz w:val="20"/>
              </w:rPr>
            </w:pPr>
            <w:r>
              <w:rPr>
                <w:sz w:val="20"/>
              </w:rPr>
              <w:t>Creation</w:t>
            </w:r>
          </w:p>
        </w:tc>
      </w:tr>
      <w:tr w:rsidR="002B52AE" w:rsidRPr="00E85BF3" w14:paraId="4C21A739" w14:textId="77777777" w:rsidTr="00B17FF9">
        <w:tc>
          <w:tcPr>
            <w:tcW w:w="900" w:type="dxa"/>
            <w:shd w:val="clear" w:color="auto" w:fill="auto"/>
          </w:tcPr>
          <w:p w14:paraId="6DCEAFB0" w14:textId="77777777" w:rsidR="002B52AE" w:rsidRDefault="002B52AE" w:rsidP="0001200E">
            <w:pPr>
              <w:ind w:left="360" w:right="0" w:hanging="360"/>
              <w:jc w:val="left"/>
              <w:rPr>
                <w:bCs/>
                <w:sz w:val="20"/>
              </w:rPr>
            </w:pPr>
            <w:r>
              <w:rPr>
                <w:bCs/>
                <w:sz w:val="20"/>
              </w:rPr>
              <w:t>V2.0</w:t>
            </w:r>
          </w:p>
        </w:tc>
        <w:tc>
          <w:tcPr>
            <w:tcW w:w="2070" w:type="dxa"/>
            <w:shd w:val="clear" w:color="auto" w:fill="auto"/>
          </w:tcPr>
          <w:p w14:paraId="2D36F3E4" w14:textId="77777777" w:rsidR="002B52AE" w:rsidRPr="00E85BF3" w:rsidRDefault="002B52AE" w:rsidP="0001200E">
            <w:pPr>
              <w:ind w:left="360" w:right="0" w:hanging="360"/>
              <w:jc w:val="left"/>
              <w:rPr>
                <w:sz w:val="20"/>
              </w:rPr>
            </w:pPr>
            <w:r>
              <w:rPr>
                <w:sz w:val="20"/>
              </w:rPr>
              <w:t>3/31/2020</w:t>
            </w:r>
          </w:p>
        </w:tc>
        <w:tc>
          <w:tcPr>
            <w:tcW w:w="2610" w:type="dxa"/>
            <w:shd w:val="clear" w:color="auto" w:fill="auto"/>
          </w:tcPr>
          <w:p w14:paraId="30373C88" w14:textId="77777777" w:rsidR="002B52AE" w:rsidRPr="00E85BF3" w:rsidRDefault="002B52AE">
            <w:pPr>
              <w:ind w:left="360" w:right="0" w:hanging="360"/>
              <w:jc w:val="left"/>
              <w:rPr>
                <w:sz w:val="20"/>
              </w:rPr>
            </w:pPr>
            <w:r>
              <w:rPr>
                <w:sz w:val="20"/>
              </w:rPr>
              <w:t xml:space="preserve">Angelina Zhou/Harry </w:t>
            </w:r>
            <w:proofErr w:type="spellStart"/>
            <w:r>
              <w:rPr>
                <w:sz w:val="20"/>
              </w:rPr>
              <w:t>Guo</w:t>
            </w:r>
            <w:proofErr w:type="spellEnd"/>
          </w:p>
        </w:tc>
        <w:tc>
          <w:tcPr>
            <w:tcW w:w="3932" w:type="dxa"/>
            <w:shd w:val="clear" w:color="auto" w:fill="auto"/>
          </w:tcPr>
          <w:p w14:paraId="521A0AEA" w14:textId="77777777" w:rsidR="002B52AE" w:rsidRPr="000C03F8" w:rsidRDefault="002B52AE" w:rsidP="0001200E">
            <w:pPr>
              <w:ind w:left="35" w:right="0" w:hanging="3"/>
              <w:jc w:val="left"/>
              <w:rPr>
                <w:sz w:val="20"/>
              </w:rPr>
            </w:pPr>
            <w:r>
              <w:rPr>
                <w:sz w:val="20"/>
              </w:rPr>
              <w:t>2020 annual review</w:t>
            </w:r>
          </w:p>
        </w:tc>
      </w:tr>
      <w:tr w:rsidR="00B60158" w:rsidRPr="00E85BF3" w14:paraId="5CF4B4F7" w14:textId="77777777" w:rsidTr="00B17FF9">
        <w:tc>
          <w:tcPr>
            <w:tcW w:w="900" w:type="dxa"/>
            <w:shd w:val="clear" w:color="auto" w:fill="auto"/>
          </w:tcPr>
          <w:p w14:paraId="421904FB" w14:textId="77777777" w:rsidR="00B60158" w:rsidRDefault="00B60158" w:rsidP="0001200E">
            <w:pPr>
              <w:ind w:left="360" w:right="0" w:hanging="360"/>
              <w:jc w:val="left"/>
              <w:rPr>
                <w:bCs/>
                <w:sz w:val="20"/>
              </w:rPr>
            </w:pPr>
            <w:r>
              <w:rPr>
                <w:bCs/>
                <w:sz w:val="20"/>
              </w:rPr>
              <w:t>V2.1</w:t>
            </w:r>
          </w:p>
        </w:tc>
        <w:tc>
          <w:tcPr>
            <w:tcW w:w="2070" w:type="dxa"/>
            <w:shd w:val="clear" w:color="auto" w:fill="auto"/>
          </w:tcPr>
          <w:p w14:paraId="54E0F1C4" w14:textId="77777777" w:rsidR="00B60158" w:rsidRDefault="00B60158" w:rsidP="0001200E">
            <w:pPr>
              <w:ind w:left="360" w:right="0" w:hanging="360"/>
              <w:jc w:val="left"/>
              <w:rPr>
                <w:sz w:val="20"/>
              </w:rPr>
            </w:pPr>
            <w:r>
              <w:rPr>
                <w:sz w:val="20"/>
              </w:rPr>
              <w:t>9/10/2020</w:t>
            </w:r>
          </w:p>
        </w:tc>
        <w:tc>
          <w:tcPr>
            <w:tcW w:w="2610" w:type="dxa"/>
            <w:shd w:val="clear" w:color="auto" w:fill="auto"/>
          </w:tcPr>
          <w:p w14:paraId="54A7CB36" w14:textId="77777777" w:rsidR="00B60158" w:rsidRDefault="00B60158">
            <w:pPr>
              <w:ind w:left="360" w:right="0" w:hanging="360"/>
              <w:jc w:val="left"/>
              <w:rPr>
                <w:sz w:val="20"/>
              </w:rPr>
            </w:pPr>
            <w:r>
              <w:rPr>
                <w:sz w:val="20"/>
              </w:rPr>
              <w:t xml:space="preserve">Harry </w:t>
            </w:r>
            <w:proofErr w:type="spellStart"/>
            <w:r>
              <w:rPr>
                <w:sz w:val="20"/>
              </w:rPr>
              <w:t>Guo</w:t>
            </w:r>
            <w:proofErr w:type="spellEnd"/>
          </w:p>
        </w:tc>
        <w:tc>
          <w:tcPr>
            <w:tcW w:w="3932" w:type="dxa"/>
            <w:shd w:val="clear" w:color="auto" w:fill="auto"/>
          </w:tcPr>
          <w:p w14:paraId="442BBCBF" w14:textId="77777777" w:rsidR="00B60158" w:rsidRDefault="00B60158" w:rsidP="0001200E">
            <w:pPr>
              <w:ind w:left="35" w:right="0" w:hanging="3"/>
              <w:jc w:val="left"/>
              <w:rPr>
                <w:sz w:val="20"/>
              </w:rPr>
            </w:pPr>
            <w:r>
              <w:rPr>
                <w:sz w:val="20"/>
              </w:rPr>
              <w:t xml:space="preserve">Added </w:t>
            </w:r>
            <w:r w:rsidR="006D5B0D">
              <w:rPr>
                <w:sz w:val="20"/>
              </w:rPr>
              <w:t xml:space="preserve">ABAC and </w:t>
            </w:r>
            <w:r>
              <w:rPr>
                <w:sz w:val="20"/>
              </w:rPr>
              <w:t>IRSRS sample report</w:t>
            </w:r>
          </w:p>
        </w:tc>
      </w:tr>
      <w:tr w:rsidR="00CA24E0" w:rsidRPr="00E85BF3" w14:paraId="158A6D01" w14:textId="77777777" w:rsidTr="00B17FF9">
        <w:trPr>
          <w:ins w:id="2" w:author="GUO, HONGSHENG (Harry)" w:date="2021-08-19T17:24:00Z"/>
        </w:trPr>
        <w:tc>
          <w:tcPr>
            <w:tcW w:w="900" w:type="dxa"/>
            <w:shd w:val="clear" w:color="auto" w:fill="auto"/>
          </w:tcPr>
          <w:p w14:paraId="32CF4FCF" w14:textId="77777777" w:rsidR="00CA24E0" w:rsidRDefault="00CA24E0" w:rsidP="0001200E">
            <w:pPr>
              <w:ind w:left="360" w:right="0" w:hanging="360"/>
              <w:jc w:val="left"/>
              <w:rPr>
                <w:ins w:id="3" w:author="GUO, HONGSHENG (Harry)" w:date="2021-08-19T17:24:00Z"/>
                <w:bCs/>
                <w:sz w:val="20"/>
              </w:rPr>
            </w:pPr>
            <w:ins w:id="4" w:author="GUO, HONGSHENG (Harry)" w:date="2021-08-19T17:24:00Z">
              <w:r>
                <w:rPr>
                  <w:bCs/>
                  <w:sz w:val="20"/>
                </w:rPr>
                <w:t>V2.2</w:t>
              </w:r>
            </w:ins>
          </w:p>
        </w:tc>
        <w:tc>
          <w:tcPr>
            <w:tcW w:w="2070" w:type="dxa"/>
            <w:shd w:val="clear" w:color="auto" w:fill="auto"/>
          </w:tcPr>
          <w:p w14:paraId="56357723" w14:textId="77777777" w:rsidR="00CA24E0" w:rsidRDefault="00CA24E0" w:rsidP="0001200E">
            <w:pPr>
              <w:ind w:left="360" w:right="0" w:hanging="360"/>
              <w:jc w:val="left"/>
              <w:rPr>
                <w:ins w:id="5" w:author="GUO, HONGSHENG (Harry)" w:date="2021-08-19T17:24:00Z"/>
                <w:sz w:val="20"/>
              </w:rPr>
            </w:pPr>
            <w:ins w:id="6" w:author="GUO, HONGSHENG (Harry)" w:date="2021-08-19T17:24:00Z">
              <w:r>
                <w:rPr>
                  <w:sz w:val="20"/>
                </w:rPr>
                <w:t>9/1</w:t>
              </w:r>
            </w:ins>
            <w:ins w:id="7" w:author="GUO, HONGSHENG (Harry)" w:date="2021-08-19T17:25:00Z">
              <w:r>
                <w:rPr>
                  <w:sz w:val="20"/>
                </w:rPr>
                <w:t>0</w:t>
              </w:r>
            </w:ins>
            <w:ins w:id="8" w:author="GUO, HONGSHENG (Harry)" w:date="2021-08-19T17:24:00Z">
              <w:r>
                <w:rPr>
                  <w:sz w:val="20"/>
                </w:rPr>
                <w:t>/2021</w:t>
              </w:r>
            </w:ins>
          </w:p>
        </w:tc>
        <w:tc>
          <w:tcPr>
            <w:tcW w:w="2610" w:type="dxa"/>
            <w:shd w:val="clear" w:color="auto" w:fill="auto"/>
          </w:tcPr>
          <w:p w14:paraId="5C2869BB" w14:textId="77777777" w:rsidR="00CA24E0" w:rsidRDefault="00CA24E0">
            <w:pPr>
              <w:ind w:left="360" w:right="0" w:hanging="360"/>
              <w:jc w:val="left"/>
              <w:rPr>
                <w:ins w:id="9" w:author="GUO, HONGSHENG (Harry)" w:date="2021-08-19T17:24:00Z"/>
                <w:sz w:val="20"/>
              </w:rPr>
            </w:pPr>
            <w:ins w:id="10" w:author="GUO, HONGSHENG (Harry)" w:date="2021-08-19T17:24:00Z">
              <w:r>
                <w:rPr>
                  <w:sz w:val="20"/>
                </w:rPr>
                <w:t xml:space="preserve">Harry </w:t>
              </w:r>
              <w:proofErr w:type="spellStart"/>
              <w:r>
                <w:rPr>
                  <w:sz w:val="20"/>
                </w:rPr>
                <w:t>Guo</w:t>
              </w:r>
              <w:proofErr w:type="spellEnd"/>
            </w:ins>
          </w:p>
        </w:tc>
        <w:tc>
          <w:tcPr>
            <w:tcW w:w="3932" w:type="dxa"/>
            <w:shd w:val="clear" w:color="auto" w:fill="auto"/>
          </w:tcPr>
          <w:p w14:paraId="156D19FB" w14:textId="140F9C99" w:rsidR="00CA24E0" w:rsidRDefault="00CA24E0" w:rsidP="0001200E">
            <w:pPr>
              <w:ind w:left="35" w:right="0" w:hanging="3"/>
              <w:jc w:val="left"/>
              <w:rPr>
                <w:ins w:id="11" w:author="GUO, HONGSHENG (Harry)" w:date="2021-08-19T17:24:00Z"/>
                <w:sz w:val="20"/>
              </w:rPr>
            </w:pPr>
            <w:ins w:id="12" w:author="GUO, HONGSHENG (Harry)" w:date="2021-08-19T17:24:00Z">
              <w:r>
                <w:rPr>
                  <w:sz w:val="20"/>
                </w:rPr>
                <w:t xml:space="preserve">Annual review. Added </w:t>
              </w:r>
              <w:r w:rsidR="00CD0C0E">
                <w:rPr>
                  <w:sz w:val="20"/>
                </w:rPr>
                <w:t>significant risk section</w:t>
              </w:r>
            </w:ins>
          </w:p>
        </w:tc>
      </w:tr>
    </w:tbl>
    <w:p w14:paraId="7A848964" w14:textId="77777777" w:rsidR="005345B9" w:rsidRDefault="005345B9" w:rsidP="008A76EF"/>
    <w:tbl>
      <w:tblPr>
        <w:tblW w:w="9512" w:type="dxa"/>
        <w:tblInd w:w="108" w:type="dxa"/>
        <w:tblBorders>
          <w:top w:val="single" w:sz="4" w:space="0" w:color="auto"/>
          <w:left w:val="single" w:sz="4" w:space="0" w:color="auto"/>
          <w:bottom w:val="single" w:sz="4" w:space="0" w:color="auto"/>
          <w:right w:val="single" w:sz="4" w:space="0" w:color="auto"/>
          <w:insideH w:val="single" w:sz="8" w:space="0" w:color="C0504D"/>
          <w:insideV w:val="single" w:sz="8" w:space="0" w:color="C0504D"/>
        </w:tblBorders>
        <w:tblLook w:val="04A0" w:firstRow="1" w:lastRow="0" w:firstColumn="1" w:lastColumn="0" w:noHBand="0" w:noVBand="1"/>
      </w:tblPr>
      <w:tblGrid>
        <w:gridCol w:w="3060"/>
        <w:gridCol w:w="6452"/>
      </w:tblGrid>
      <w:tr w:rsidR="005345B9" w:rsidRPr="00E85BF3" w14:paraId="506D9EB4" w14:textId="77777777" w:rsidTr="0001200E">
        <w:trPr>
          <w:trHeight w:val="197"/>
        </w:trPr>
        <w:tc>
          <w:tcPr>
            <w:tcW w:w="3060" w:type="dxa"/>
            <w:tcBorders>
              <w:bottom w:val="single" w:sz="4" w:space="0" w:color="auto"/>
            </w:tcBorders>
            <w:shd w:val="clear" w:color="auto" w:fill="C0504D"/>
          </w:tcPr>
          <w:p w14:paraId="4997ACDA" w14:textId="77777777" w:rsidR="005345B9" w:rsidRPr="00E85BF3" w:rsidRDefault="005345B9" w:rsidP="0001200E">
            <w:pPr>
              <w:jc w:val="left"/>
              <w:rPr>
                <w:b/>
                <w:bCs/>
                <w:color w:val="FFFFFF"/>
              </w:rPr>
            </w:pPr>
            <w:r w:rsidRPr="00E85BF3">
              <w:rPr>
                <w:b/>
                <w:bCs/>
                <w:color w:val="FFFFFF"/>
              </w:rPr>
              <w:t>Identifying Information</w:t>
            </w:r>
          </w:p>
        </w:tc>
        <w:tc>
          <w:tcPr>
            <w:tcW w:w="6452" w:type="dxa"/>
            <w:tcBorders>
              <w:bottom w:val="single" w:sz="4" w:space="0" w:color="auto"/>
            </w:tcBorders>
            <w:shd w:val="clear" w:color="auto" w:fill="C0504D"/>
          </w:tcPr>
          <w:p w14:paraId="5ACEF3D8" w14:textId="77777777" w:rsidR="005345B9" w:rsidRPr="00E85BF3" w:rsidRDefault="005345B9" w:rsidP="0001200E">
            <w:pPr>
              <w:jc w:val="left"/>
              <w:rPr>
                <w:b/>
                <w:bCs/>
                <w:color w:val="FFFFFF"/>
              </w:rPr>
            </w:pPr>
          </w:p>
        </w:tc>
      </w:tr>
      <w:tr w:rsidR="005345B9" w:rsidRPr="00E85BF3" w14:paraId="7BCAB519" w14:textId="77777777" w:rsidTr="0001200E">
        <w:tc>
          <w:tcPr>
            <w:tcW w:w="3060" w:type="dxa"/>
            <w:tcBorders>
              <w:top w:val="single" w:sz="4" w:space="0" w:color="auto"/>
              <w:bottom w:val="single" w:sz="4" w:space="0" w:color="auto"/>
              <w:right w:val="single" w:sz="4" w:space="0" w:color="auto"/>
            </w:tcBorders>
            <w:shd w:val="clear" w:color="auto" w:fill="auto"/>
          </w:tcPr>
          <w:p w14:paraId="186E3530" w14:textId="77777777" w:rsidR="005345B9" w:rsidRPr="00E85BF3" w:rsidRDefault="005345B9" w:rsidP="0001200E">
            <w:pPr>
              <w:jc w:val="left"/>
              <w:rPr>
                <w:b/>
                <w:bCs/>
              </w:rPr>
            </w:pPr>
            <w:r w:rsidRPr="00E85BF3">
              <w:rPr>
                <w:b/>
                <w:bCs/>
              </w:rPr>
              <w:t>Title</w:t>
            </w:r>
          </w:p>
        </w:tc>
        <w:tc>
          <w:tcPr>
            <w:tcW w:w="6452" w:type="dxa"/>
            <w:tcBorders>
              <w:top w:val="single" w:sz="4" w:space="0" w:color="auto"/>
              <w:left w:val="single" w:sz="4" w:space="0" w:color="auto"/>
              <w:bottom w:val="single" w:sz="4" w:space="0" w:color="auto"/>
            </w:tcBorders>
            <w:shd w:val="clear" w:color="auto" w:fill="auto"/>
          </w:tcPr>
          <w:p w14:paraId="56FB2517" w14:textId="77777777" w:rsidR="005345B9" w:rsidRPr="00E85BF3" w:rsidRDefault="00B50291" w:rsidP="0001200E">
            <w:pPr>
              <w:jc w:val="left"/>
            </w:pPr>
            <w:r>
              <w:t>I</w:t>
            </w:r>
            <w:r w:rsidR="003F1734">
              <w:t xml:space="preserve">nterest Rate </w:t>
            </w:r>
            <w:r w:rsidR="00F169A2">
              <w:t>Risk</w:t>
            </w:r>
            <w:r w:rsidR="003F1734">
              <w:t xml:space="preserve"> Analysis</w:t>
            </w:r>
            <w:r>
              <w:t xml:space="preserve"> Procedure</w:t>
            </w:r>
          </w:p>
        </w:tc>
      </w:tr>
      <w:tr w:rsidR="005345B9" w:rsidRPr="00E85BF3" w14:paraId="08FBE76C" w14:textId="77777777" w:rsidTr="0001200E">
        <w:tc>
          <w:tcPr>
            <w:tcW w:w="3060" w:type="dxa"/>
            <w:tcBorders>
              <w:top w:val="single" w:sz="4" w:space="0" w:color="auto"/>
              <w:bottom w:val="single" w:sz="4" w:space="0" w:color="auto"/>
              <w:right w:val="single" w:sz="4" w:space="0" w:color="auto"/>
            </w:tcBorders>
            <w:shd w:val="clear" w:color="auto" w:fill="auto"/>
          </w:tcPr>
          <w:p w14:paraId="2A9286CE" w14:textId="77777777" w:rsidR="005345B9" w:rsidRPr="00E85BF3" w:rsidRDefault="0001200E" w:rsidP="0001200E">
            <w:pPr>
              <w:jc w:val="left"/>
              <w:rPr>
                <w:b/>
                <w:bCs/>
              </w:rPr>
            </w:pPr>
            <w:r>
              <w:rPr>
                <w:b/>
                <w:bCs/>
              </w:rPr>
              <w:t>P</w:t>
            </w:r>
            <w:r w:rsidR="00CE357B">
              <w:rPr>
                <w:b/>
                <w:bCs/>
              </w:rPr>
              <w:t>rocedure</w:t>
            </w:r>
            <w:r>
              <w:rPr>
                <w:b/>
                <w:bCs/>
              </w:rPr>
              <w:t xml:space="preserve"> Owner</w:t>
            </w:r>
          </w:p>
        </w:tc>
        <w:tc>
          <w:tcPr>
            <w:tcW w:w="6452" w:type="dxa"/>
            <w:tcBorders>
              <w:top w:val="single" w:sz="4" w:space="0" w:color="auto"/>
              <w:left w:val="single" w:sz="4" w:space="0" w:color="auto"/>
              <w:bottom w:val="single" w:sz="4" w:space="0" w:color="auto"/>
            </w:tcBorders>
            <w:shd w:val="clear" w:color="auto" w:fill="auto"/>
          </w:tcPr>
          <w:p w14:paraId="524A5717" w14:textId="77777777" w:rsidR="005345B9" w:rsidRPr="00E85BF3" w:rsidRDefault="00560E2A" w:rsidP="0001200E">
            <w:pPr>
              <w:jc w:val="left"/>
            </w:pPr>
            <w:r>
              <w:t>TRY</w:t>
            </w:r>
          </w:p>
        </w:tc>
      </w:tr>
      <w:tr w:rsidR="005345B9" w:rsidRPr="00E85BF3" w14:paraId="3FD2C02F" w14:textId="77777777" w:rsidTr="0001200E">
        <w:tc>
          <w:tcPr>
            <w:tcW w:w="3060" w:type="dxa"/>
            <w:tcBorders>
              <w:top w:val="single" w:sz="4" w:space="0" w:color="auto"/>
              <w:bottom w:val="single" w:sz="4" w:space="0" w:color="auto"/>
              <w:right w:val="single" w:sz="4" w:space="0" w:color="auto"/>
            </w:tcBorders>
            <w:shd w:val="clear" w:color="auto" w:fill="auto"/>
          </w:tcPr>
          <w:p w14:paraId="42E9DA73" w14:textId="77777777" w:rsidR="005345B9" w:rsidRPr="00E85BF3" w:rsidRDefault="0001200E" w:rsidP="0001200E">
            <w:pPr>
              <w:jc w:val="left"/>
              <w:rPr>
                <w:b/>
                <w:bCs/>
              </w:rPr>
            </w:pPr>
            <w:r>
              <w:rPr>
                <w:b/>
                <w:bCs/>
              </w:rPr>
              <w:t>Contact Information</w:t>
            </w:r>
          </w:p>
        </w:tc>
        <w:tc>
          <w:tcPr>
            <w:tcW w:w="6452" w:type="dxa"/>
            <w:tcBorders>
              <w:top w:val="single" w:sz="4" w:space="0" w:color="auto"/>
              <w:left w:val="single" w:sz="4" w:space="0" w:color="auto"/>
              <w:bottom w:val="single" w:sz="4" w:space="0" w:color="auto"/>
            </w:tcBorders>
            <w:shd w:val="clear" w:color="auto" w:fill="auto"/>
          </w:tcPr>
          <w:p w14:paraId="206E3ACE" w14:textId="77777777" w:rsidR="005345B9" w:rsidRPr="00E85BF3" w:rsidRDefault="00E049AB" w:rsidP="003108D2">
            <w:pPr>
              <w:jc w:val="left"/>
            </w:pPr>
            <w:r>
              <w:t>Adrian Xin Long</w:t>
            </w:r>
            <w:r w:rsidR="003108D2" w:rsidRPr="003108D2">
              <w:t xml:space="preserve"> </w:t>
            </w:r>
            <w:r w:rsidR="002B52AE">
              <w:t xml:space="preserve">/Harry </w:t>
            </w:r>
            <w:proofErr w:type="spellStart"/>
            <w:r w:rsidR="002B52AE">
              <w:t>Guo</w:t>
            </w:r>
            <w:proofErr w:type="spellEnd"/>
          </w:p>
        </w:tc>
      </w:tr>
      <w:tr w:rsidR="005345B9" w:rsidRPr="00E85BF3" w14:paraId="1E7D7C98" w14:textId="77777777" w:rsidTr="0001200E">
        <w:tc>
          <w:tcPr>
            <w:tcW w:w="3060" w:type="dxa"/>
            <w:tcBorders>
              <w:top w:val="single" w:sz="4" w:space="0" w:color="auto"/>
              <w:bottom w:val="single" w:sz="4" w:space="0" w:color="auto"/>
              <w:right w:val="single" w:sz="4" w:space="0" w:color="auto"/>
            </w:tcBorders>
            <w:shd w:val="clear" w:color="auto" w:fill="auto"/>
          </w:tcPr>
          <w:p w14:paraId="1323B2A1" w14:textId="77777777" w:rsidR="005345B9" w:rsidRPr="00E85BF3" w:rsidRDefault="0001200E" w:rsidP="0001200E">
            <w:pPr>
              <w:jc w:val="left"/>
              <w:rPr>
                <w:b/>
                <w:bCs/>
              </w:rPr>
            </w:pPr>
            <w:r>
              <w:rPr>
                <w:b/>
                <w:bCs/>
              </w:rPr>
              <w:t>Effective Date</w:t>
            </w:r>
          </w:p>
        </w:tc>
        <w:tc>
          <w:tcPr>
            <w:tcW w:w="6452" w:type="dxa"/>
            <w:tcBorders>
              <w:top w:val="single" w:sz="4" w:space="0" w:color="auto"/>
              <w:left w:val="single" w:sz="4" w:space="0" w:color="auto"/>
              <w:bottom w:val="single" w:sz="4" w:space="0" w:color="auto"/>
            </w:tcBorders>
            <w:shd w:val="clear" w:color="auto" w:fill="auto"/>
          </w:tcPr>
          <w:p w14:paraId="5B887F03" w14:textId="77777777" w:rsidR="005345B9" w:rsidRPr="00E85BF3" w:rsidRDefault="004F2FD7" w:rsidP="0001200E">
            <w:pPr>
              <w:jc w:val="left"/>
            </w:pPr>
            <w:r>
              <w:t xml:space="preserve">Sept </w:t>
            </w:r>
            <w:r w:rsidR="0001445F">
              <w:t xml:space="preserve"> 202</w:t>
            </w:r>
            <w:ins w:id="13" w:author="GUO, HONGSHENG (Harry)" w:date="2021-08-20T21:05:00Z">
              <w:r w:rsidR="00C33FAB">
                <w:t>1</w:t>
              </w:r>
            </w:ins>
            <w:del w:id="14" w:author="GUO, HONGSHENG (Harry)" w:date="2021-08-20T21:05:00Z">
              <w:r w:rsidR="0001445F" w:rsidDel="00C33FAB">
                <w:delText>0</w:delText>
              </w:r>
            </w:del>
          </w:p>
        </w:tc>
      </w:tr>
      <w:tr w:rsidR="005345B9" w:rsidRPr="00E85BF3" w14:paraId="049D4D85" w14:textId="77777777" w:rsidTr="0001200E">
        <w:tc>
          <w:tcPr>
            <w:tcW w:w="3060" w:type="dxa"/>
            <w:tcBorders>
              <w:top w:val="single" w:sz="4" w:space="0" w:color="auto"/>
              <w:bottom w:val="single" w:sz="4" w:space="0" w:color="auto"/>
              <w:right w:val="single" w:sz="4" w:space="0" w:color="auto"/>
            </w:tcBorders>
            <w:shd w:val="clear" w:color="auto" w:fill="auto"/>
          </w:tcPr>
          <w:p w14:paraId="4F219947" w14:textId="77777777" w:rsidR="005345B9" w:rsidRPr="00E85BF3" w:rsidRDefault="0001200E" w:rsidP="0001200E">
            <w:pPr>
              <w:jc w:val="left"/>
              <w:rPr>
                <w:b/>
                <w:bCs/>
              </w:rPr>
            </w:pPr>
            <w:r>
              <w:rPr>
                <w:b/>
                <w:bCs/>
              </w:rPr>
              <w:t xml:space="preserve">Location </w:t>
            </w:r>
          </w:p>
        </w:tc>
        <w:tc>
          <w:tcPr>
            <w:tcW w:w="6452" w:type="dxa"/>
            <w:tcBorders>
              <w:top w:val="single" w:sz="4" w:space="0" w:color="auto"/>
              <w:left w:val="single" w:sz="4" w:space="0" w:color="auto"/>
              <w:bottom w:val="single" w:sz="4" w:space="0" w:color="auto"/>
            </w:tcBorders>
            <w:shd w:val="clear" w:color="auto" w:fill="auto"/>
          </w:tcPr>
          <w:p w14:paraId="57020C43" w14:textId="6EBEA4AA" w:rsidR="005345B9" w:rsidRPr="00E85BF3" w:rsidRDefault="002E5DF9" w:rsidP="0001200E">
            <w:pPr>
              <w:jc w:val="left"/>
            </w:pPr>
            <w:ins w:id="15" w:author="PENG, QIAN(Charlie)" w:date="2021-09-21T17:21:00Z">
              <w:r>
                <w:t xml:space="preserve">BOCNY Library and </w:t>
              </w:r>
            </w:ins>
            <w:r w:rsidR="00F01BA3">
              <w:t>J</w:t>
            </w:r>
            <w:r w:rsidR="00F01BA3" w:rsidRPr="00F01BA3">
              <w:t>:\1. Policy, Procedure &amp; Plan\2. TRY Procedures</w:t>
            </w:r>
          </w:p>
        </w:tc>
      </w:tr>
      <w:tr w:rsidR="005345B9" w:rsidRPr="00E85BF3" w14:paraId="205D3098" w14:textId="77777777" w:rsidTr="0001200E">
        <w:tc>
          <w:tcPr>
            <w:tcW w:w="3060" w:type="dxa"/>
            <w:tcBorders>
              <w:top w:val="single" w:sz="4" w:space="0" w:color="auto"/>
              <w:bottom w:val="single" w:sz="4" w:space="0" w:color="auto"/>
              <w:right w:val="single" w:sz="4" w:space="0" w:color="auto"/>
            </w:tcBorders>
            <w:shd w:val="clear" w:color="auto" w:fill="auto"/>
          </w:tcPr>
          <w:p w14:paraId="21B39F5D" w14:textId="77777777" w:rsidR="005345B9" w:rsidRPr="00E85BF3" w:rsidRDefault="0001200E" w:rsidP="0001200E">
            <w:pPr>
              <w:jc w:val="left"/>
              <w:rPr>
                <w:b/>
                <w:bCs/>
              </w:rPr>
            </w:pPr>
            <w:r>
              <w:rPr>
                <w:b/>
                <w:bCs/>
              </w:rPr>
              <w:t>Document Type</w:t>
            </w:r>
          </w:p>
        </w:tc>
        <w:tc>
          <w:tcPr>
            <w:tcW w:w="6452" w:type="dxa"/>
            <w:tcBorders>
              <w:top w:val="single" w:sz="4" w:space="0" w:color="auto"/>
              <w:left w:val="single" w:sz="4" w:space="0" w:color="auto"/>
              <w:bottom w:val="single" w:sz="4" w:space="0" w:color="auto"/>
            </w:tcBorders>
            <w:shd w:val="clear" w:color="auto" w:fill="auto"/>
          </w:tcPr>
          <w:p w14:paraId="02F58788" w14:textId="77777777" w:rsidR="005345B9" w:rsidRPr="00E85BF3" w:rsidRDefault="009D1036" w:rsidP="0001200E">
            <w:pPr>
              <w:jc w:val="left"/>
            </w:pPr>
            <w:r>
              <w:t>P</w:t>
            </w:r>
            <w:r w:rsidR="00CE357B">
              <w:t>rocedure</w:t>
            </w:r>
          </w:p>
        </w:tc>
      </w:tr>
    </w:tbl>
    <w:p w14:paraId="321DF5F0" w14:textId="77777777" w:rsidR="005345B9" w:rsidRDefault="005345B9" w:rsidP="008A76EF"/>
    <w:p w14:paraId="4270C3F1" w14:textId="77777777" w:rsidR="00220CC8" w:rsidRDefault="00220CC8" w:rsidP="00220CC8"/>
    <w:tbl>
      <w:tblPr>
        <w:tblW w:w="9540" w:type="dxa"/>
        <w:tblInd w:w="108" w:type="dxa"/>
        <w:tblBorders>
          <w:top w:val="single" w:sz="4" w:space="0" w:color="auto"/>
          <w:left w:val="single" w:sz="4" w:space="0" w:color="auto"/>
          <w:bottom w:val="single" w:sz="4" w:space="0" w:color="auto"/>
          <w:right w:val="single" w:sz="4" w:space="0" w:color="auto"/>
          <w:insideH w:val="single" w:sz="8" w:space="0" w:color="C0504D"/>
          <w:insideV w:val="single" w:sz="8" w:space="0" w:color="C0504D"/>
        </w:tblBorders>
        <w:tblLook w:val="04A0" w:firstRow="1" w:lastRow="0" w:firstColumn="1" w:lastColumn="0" w:noHBand="0" w:noVBand="1"/>
      </w:tblPr>
      <w:tblGrid>
        <w:gridCol w:w="3060"/>
        <w:gridCol w:w="3690"/>
        <w:gridCol w:w="360"/>
        <w:gridCol w:w="2402"/>
        <w:gridCol w:w="28"/>
      </w:tblGrid>
      <w:tr w:rsidR="00220CC8" w:rsidRPr="00E85BF3" w14:paraId="4A30E7B1" w14:textId="77777777" w:rsidTr="00CD0C0E">
        <w:trPr>
          <w:gridAfter w:val="1"/>
          <w:wAfter w:w="28" w:type="dxa"/>
          <w:trHeight w:val="197"/>
        </w:trPr>
        <w:tc>
          <w:tcPr>
            <w:tcW w:w="3060" w:type="dxa"/>
            <w:tcBorders>
              <w:top w:val="single" w:sz="4" w:space="0" w:color="auto"/>
              <w:left w:val="single" w:sz="4" w:space="0" w:color="auto"/>
              <w:bottom w:val="single" w:sz="4" w:space="0" w:color="auto"/>
              <w:right w:val="single" w:sz="8" w:space="0" w:color="C0504D"/>
            </w:tcBorders>
            <w:shd w:val="clear" w:color="auto" w:fill="C0504D"/>
          </w:tcPr>
          <w:p w14:paraId="7B19C086" w14:textId="77777777" w:rsidR="00220CC8" w:rsidRPr="00E85BF3" w:rsidRDefault="002B52AE" w:rsidP="00CD0C0E">
            <w:pPr>
              <w:jc w:val="left"/>
              <w:rPr>
                <w:b/>
                <w:bCs/>
                <w:color w:val="FFFFFF"/>
              </w:rPr>
            </w:pPr>
            <w:r>
              <w:rPr>
                <w:b/>
                <w:bCs/>
                <w:color w:val="FFFFFF"/>
              </w:rPr>
              <w:t>Reviewed</w:t>
            </w:r>
            <w:r w:rsidR="00220CC8">
              <w:rPr>
                <w:b/>
                <w:bCs/>
                <w:color w:val="FFFFFF"/>
              </w:rPr>
              <w:t xml:space="preserve"> by</w:t>
            </w:r>
          </w:p>
        </w:tc>
        <w:tc>
          <w:tcPr>
            <w:tcW w:w="6452" w:type="dxa"/>
            <w:gridSpan w:val="3"/>
            <w:tcBorders>
              <w:top w:val="single" w:sz="4" w:space="0" w:color="auto"/>
              <w:left w:val="single" w:sz="8" w:space="0" w:color="C0504D"/>
              <w:bottom w:val="single" w:sz="4" w:space="0" w:color="auto"/>
              <w:right w:val="single" w:sz="4" w:space="0" w:color="auto"/>
            </w:tcBorders>
            <w:shd w:val="clear" w:color="auto" w:fill="C0504D"/>
          </w:tcPr>
          <w:p w14:paraId="25FBDBED" w14:textId="77777777" w:rsidR="00220CC8" w:rsidRPr="00E85BF3" w:rsidRDefault="00220CC8" w:rsidP="00CD0C0E">
            <w:pPr>
              <w:jc w:val="left"/>
              <w:rPr>
                <w:b/>
                <w:bCs/>
                <w:color w:val="FFFFFF"/>
              </w:rPr>
            </w:pPr>
          </w:p>
        </w:tc>
      </w:tr>
      <w:tr w:rsidR="00220CC8" w:rsidRPr="00E85BF3" w14:paraId="29D143BE" w14:textId="77777777" w:rsidTr="00CD0C0E">
        <w:trPr>
          <w:trHeight w:val="245"/>
        </w:trPr>
        <w:tc>
          <w:tcPr>
            <w:tcW w:w="3060" w:type="dxa"/>
            <w:vMerge w:val="restart"/>
            <w:tcBorders>
              <w:top w:val="single" w:sz="4" w:space="0" w:color="auto"/>
              <w:right w:val="single" w:sz="4" w:space="0" w:color="auto"/>
            </w:tcBorders>
            <w:shd w:val="clear" w:color="auto" w:fill="auto"/>
          </w:tcPr>
          <w:p w14:paraId="51354DE9" w14:textId="77777777" w:rsidR="00220CC8" w:rsidRPr="00C63236" w:rsidRDefault="002B52AE" w:rsidP="002B52AE">
            <w:pPr>
              <w:spacing w:line="360" w:lineRule="auto"/>
              <w:rPr>
                <w:b/>
                <w:bCs/>
              </w:rPr>
            </w:pPr>
            <w:r>
              <w:rPr>
                <w:rFonts w:ascii="Times New Roman" w:hAnsi="Times New Roman"/>
                <w:b/>
              </w:rPr>
              <w:t xml:space="preserve">Harry </w:t>
            </w:r>
            <w:proofErr w:type="spellStart"/>
            <w:r>
              <w:rPr>
                <w:rFonts w:ascii="Times New Roman" w:hAnsi="Times New Roman"/>
                <w:b/>
              </w:rPr>
              <w:t>Guo</w:t>
            </w:r>
            <w:proofErr w:type="spellEnd"/>
            <w:r w:rsidRPr="00C63236">
              <w:rPr>
                <w:rFonts w:ascii="Times New Roman" w:hAnsi="Times New Roman"/>
                <w:b/>
              </w:rPr>
              <w:t xml:space="preserve">, </w:t>
            </w:r>
            <w:r>
              <w:rPr>
                <w:rFonts w:ascii="Times New Roman" w:hAnsi="Times New Roman"/>
                <w:b/>
              </w:rPr>
              <w:t>S</w:t>
            </w:r>
            <w:r w:rsidRPr="00C63236">
              <w:rPr>
                <w:rFonts w:ascii="Times New Roman" w:hAnsi="Times New Roman"/>
                <w:b/>
              </w:rPr>
              <w:t xml:space="preserve">VP of Treasury </w:t>
            </w:r>
          </w:p>
        </w:tc>
        <w:tc>
          <w:tcPr>
            <w:tcW w:w="3690" w:type="dxa"/>
            <w:tcBorders>
              <w:top w:val="single" w:sz="4" w:space="0" w:color="auto"/>
              <w:left w:val="single" w:sz="4" w:space="0" w:color="auto"/>
              <w:bottom w:val="single" w:sz="4" w:space="0" w:color="auto"/>
              <w:right w:val="nil"/>
            </w:tcBorders>
            <w:shd w:val="clear" w:color="auto" w:fill="auto"/>
          </w:tcPr>
          <w:p w14:paraId="04FAD0F8" w14:textId="77777777" w:rsidR="00220CC8" w:rsidRPr="00E85BF3" w:rsidRDefault="00FA3486" w:rsidP="00CD0C0E">
            <w:pPr>
              <w:jc w:val="left"/>
            </w:pPr>
            <w:r>
              <w:rPr>
                <w:noProof/>
              </w:rPr>
              <w:drawing>
                <wp:inline distT="0" distB="0" distL="0" distR="0" wp14:anchorId="28564B8A" wp14:editId="119CB451">
                  <wp:extent cx="895350" cy="352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95350" cy="352425"/>
                          </a:xfrm>
                          <a:prstGeom prst="rect">
                            <a:avLst/>
                          </a:prstGeom>
                        </pic:spPr>
                      </pic:pic>
                    </a:graphicData>
                  </a:graphic>
                </wp:inline>
              </w:drawing>
            </w:r>
          </w:p>
        </w:tc>
        <w:tc>
          <w:tcPr>
            <w:tcW w:w="360" w:type="dxa"/>
            <w:tcBorders>
              <w:top w:val="single" w:sz="4" w:space="0" w:color="auto"/>
              <w:left w:val="nil"/>
              <w:bottom w:val="nil"/>
              <w:right w:val="nil"/>
            </w:tcBorders>
            <w:shd w:val="clear" w:color="auto" w:fill="auto"/>
          </w:tcPr>
          <w:p w14:paraId="252F6E19" w14:textId="77777777" w:rsidR="00220CC8" w:rsidRPr="00E85BF3" w:rsidRDefault="00220CC8" w:rsidP="00CD0C0E">
            <w:pPr>
              <w:jc w:val="left"/>
            </w:pPr>
          </w:p>
        </w:tc>
        <w:tc>
          <w:tcPr>
            <w:tcW w:w="2430" w:type="dxa"/>
            <w:gridSpan w:val="2"/>
            <w:tcBorders>
              <w:top w:val="single" w:sz="4" w:space="0" w:color="auto"/>
              <w:left w:val="nil"/>
              <w:bottom w:val="single" w:sz="4" w:space="0" w:color="auto"/>
            </w:tcBorders>
            <w:shd w:val="clear" w:color="auto" w:fill="auto"/>
          </w:tcPr>
          <w:p w14:paraId="279F6ACF" w14:textId="77777777" w:rsidR="00220CC8" w:rsidRPr="00E85BF3" w:rsidRDefault="00B60158" w:rsidP="00CA24E0">
            <w:pPr>
              <w:jc w:val="left"/>
            </w:pPr>
            <w:r>
              <w:t>9/1</w:t>
            </w:r>
            <w:del w:id="16" w:author="GUO, HONGSHENG (Harry)" w:date="2021-08-19T17:25:00Z">
              <w:r w:rsidDel="00CA24E0">
                <w:delText>0</w:delText>
              </w:r>
            </w:del>
            <w:ins w:id="17" w:author="GUO, HONGSHENG (Harry)" w:date="2021-08-19T17:25:00Z">
              <w:r w:rsidR="00CA24E0">
                <w:t>0</w:t>
              </w:r>
            </w:ins>
            <w:r w:rsidR="00FA3486">
              <w:t>/202</w:t>
            </w:r>
            <w:ins w:id="18" w:author="GUO, HONGSHENG (Harry)" w:date="2021-08-19T17:25:00Z">
              <w:r w:rsidR="00CA24E0">
                <w:t>1</w:t>
              </w:r>
            </w:ins>
            <w:del w:id="19" w:author="GUO, HONGSHENG (Harry)" w:date="2021-08-19T17:25:00Z">
              <w:r w:rsidR="00FA3486" w:rsidDel="00CA24E0">
                <w:delText>0</w:delText>
              </w:r>
            </w:del>
          </w:p>
        </w:tc>
      </w:tr>
      <w:tr w:rsidR="00220CC8" w:rsidRPr="00E85BF3" w14:paraId="4214D2B7" w14:textId="77777777" w:rsidTr="00CD0C0E">
        <w:trPr>
          <w:trHeight w:val="244"/>
        </w:trPr>
        <w:tc>
          <w:tcPr>
            <w:tcW w:w="3060" w:type="dxa"/>
            <w:vMerge/>
            <w:tcBorders>
              <w:bottom w:val="single" w:sz="4" w:space="0" w:color="auto"/>
              <w:right w:val="single" w:sz="4" w:space="0" w:color="auto"/>
            </w:tcBorders>
            <w:shd w:val="clear" w:color="auto" w:fill="auto"/>
          </w:tcPr>
          <w:p w14:paraId="5C20A0DF" w14:textId="77777777" w:rsidR="00220CC8" w:rsidRDefault="00220CC8" w:rsidP="00CD0C0E">
            <w:pPr>
              <w:jc w:val="left"/>
              <w:rPr>
                <w:b/>
                <w:bCs/>
              </w:rPr>
            </w:pPr>
          </w:p>
        </w:tc>
        <w:tc>
          <w:tcPr>
            <w:tcW w:w="3690" w:type="dxa"/>
            <w:tcBorders>
              <w:top w:val="single" w:sz="4" w:space="0" w:color="auto"/>
              <w:left w:val="single" w:sz="4" w:space="0" w:color="auto"/>
              <w:bottom w:val="single" w:sz="4" w:space="0" w:color="auto"/>
              <w:right w:val="nil"/>
            </w:tcBorders>
            <w:shd w:val="clear" w:color="auto" w:fill="auto"/>
          </w:tcPr>
          <w:p w14:paraId="6AC86479" w14:textId="77777777" w:rsidR="00220CC8" w:rsidRPr="00E85BF3" w:rsidRDefault="00220CC8" w:rsidP="00CD0C0E">
            <w:pPr>
              <w:jc w:val="left"/>
            </w:pPr>
            <w:r>
              <w:t>Signature</w:t>
            </w:r>
          </w:p>
        </w:tc>
        <w:tc>
          <w:tcPr>
            <w:tcW w:w="360" w:type="dxa"/>
            <w:tcBorders>
              <w:top w:val="nil"/>
              <w:left w:val="nil"/>
              <w:bottom w:val="single" w:sz="4" w:space="0" w:color="auto"/>
              <w:right w:val="nil"/>
            </w:tcBorders>
            <w:shd w:val="clear" w:color="auto" w:fill="auto"/>
          </w:tcPr>
          <w:p w14:paraId="24C37184" w14:textId="77777777" w:rsidR="00220CC8" w:rsidRPr="00E85BF3" w:rsidRDefault="00220CC8" w:rsidP="00CD0C0E">
            <w:pPr>
              <w:jc w:val="left"/>
            </w:pPr>
          </w:p>
        </w:tc>
        <w:tc>
          <w:tcPr>
            <w:tcW w:w="2430" w:type="dxa"/>
            <w:gridSpan w:val="2"/>
            <w:tcBorders>
              <w:top w:val="single" w:sz="4" w:space="0" w:color="auto"/>
              <w:left w:val="nil"/>
              <w:bottom w:val="single" w:sz="4" w:space="0" w:color="auto"/>
            </w:tcBorders>
            <w:shd w:val="clear" w:color="auto" w:fill="auto"/>
          </w:tcPr>
          <w:p w14:paraId="78E69CA8" w14:textId="77777777" w:rsidR="00220CC8" w:rsidRPr="00E85BF3" w:rsidRDefault="00E24542" w:rsidP="00CD0C0E">
            <w:pPr>
              <w:jc w:val="left"/>
            </w:pPr>
            <w:r>
              <w:t xml:space="preserve">Date: </w:t>
            </w:r>
          </w:p>
        </w:tc>
      </w:tr>
    </w:tbl>
    <w:p w14:paraId="33E48FB9" w14:textId="77777777" w:rsidR="00220CC8" w:rsidRDefault="00220CC8" w:rsidP="00220CC8"/>
    <w:tbl>
      <w:tblPr>
        <w:tblW w:w="9540" w:type="dxa"/>
        <w:tblInd w:w="108" w:type="dxa"/>
        <w:tblBorders>
          <w:top w:val="single" w:sz="4" w:space="0" w:color="auto"/>
          <w:left w:val="single" w:sz="4" w:space="0" w:color="auto"/>
          <w:bottom w:val="single" w:sz="4" w:space="0" w:color="auto"/>
          <w:right w:val="single" w:sz="4" w:space="0" w:color="auto"/>
          <w:insideH w:val="single" w:sz="8" w:space="0" w:color="C0504D"/>
          <w:insideV w:val="single" w:sz="8" w:space="0" w:color="C0504D"/>
        </w:tblBorders>
        <w:tblLook w:val="04A0" w:firstRow="1" w:lastRow="0" w:firstColumn="1" w:lastColumn="0" w:noHBand="0" w:noVBand="1"/>
      </w:tblPr>
      <w:tblGrid>
        <w:gridCol w:w="3060"/>
        <w:gridCol w:w="3690"/>
        <w:gridCol w:w="360"/>
        <w:gridCol w:w="2430"/>
      </w:tblGrid>
      <w:tr w:rsidR="00220CC8" w:rsidRPr="00E85BF3" w14:paraId="1B979B95" w14:textId="77777777" w:rsidTr="00CD0C0E">
        <w:trPr>
          <w:trHeight w:val="197"/>
        </w:trPr>
        <w:tc>
          <w:tcPr>
            <w:tcW w:w="3060" w:type="dxa"/>
            <w:tcBorders>
              <w:bottom w:val="single" w:sz="4" w:space="0" w:color="auto"/>
            </w:tcBorders>
            <w:shd w:val="clear" w:color="auto" w:fill="C0504D"/>
          </w:tcPr>
          <w:p w14:paraId="626A6C7E" w14:textId="77777777" w:rsidR="00220CC8" w:rsidRPr="00E85BF3" w:rsidRDefault="002B52AE" w:rsidP="00CD0C0E">
            <w:pPr>
              <w:jc w:val="left"/>
              <w:rPr>
                <w:b/>
                <w:bCs/>
                <w:color w:val="FFFFFF"/>
              </w:rPr>
            </w:pPr>
            <w:r>
              <w:rPr>
                <w:b/>
                <w:bCs/>
                <w:color w:val="FFFFFF"/>
              </w:rPr>
              <w:t>Approv</w:t>
            </w:r>
            <w:r w:rsidR="00220CC8">
              <w:rPr>
                <w:b/>
                <w:bCs/>
                <w:color w:val="FFFFFF"/>
              </w:rPr>
              <w:t>ed by</w:t>
            </w:r>
          </w:p>
        </w:tc>
        <w:tc>
          <w:tcPr>
            <w:tcW w:w="6480" w:type="dxa"/>
            <w:gridSpan w:val="3"/>
            <w:tcBorders>
              <w:bottom w:val="single" w:sz="4" w:space="0" w:color="auto"/>
            </w:tcBorders>
            <w:shd w:val="clear" w:color="auto" w:fill="C0504D"/>
          </w:tcPr>
          <w:p w14:paraId="27D11822" w14:textId="77777777" w:rsidR="00220CC8" w:rsidRPr="00E85BF3" w:rsidRDefault="00220CC8" w:rsidP="00CD0C0E">
            <w:pPr>
              <w:jc w:val="left"/>
              <w:rPr>
                <w:b/>
                <w:bCs/>
                <w:color w:val="FFFFFF"/>
              </w:rPr>
            </w:pPr>
          </w:p>
        </w:tc>
      </w:tr>
      <w:tr w:rsidR="00220CC8" w:rsidRPr="00E85BF3" w14:paraId="4229899D" w14:textId="77777777" w:rsidTr="00CD0C0E">
        <w:trPr>
          <w:trHeight w:val="245"/>
        </w:trPr>
        <w:tc>
          <w:tcPr>
            <w:tcW w:w="3060" w:type="dxa"/>
            <w:vMerge w:val="restart"/>
            <w:tcBorders>
              <w:top w:val="single" w:sz="4" w:space="0" w:color="auto"/>
              <w:right w:val="single" w:sz="4" w:space="0" w:color="auto"/>
            </w:tcBorders>
            <w:shd w:val="clear" w:color="auto" w:fill="auto"/>
          </w:tcPr>
          <w:p w14:paraId="223864B1" w14:textId="77777777" w:rsidR="00220CC8" w:rsidRPr="00C63236" w:rsidRDefault="00CA24E0" w:rsidP="00CD0C0E">
            <w:pPr>
              <w:jc w:val="left"/>
              <w:rPr>
                <w:b/>
                <w:bCs/>
              </w:rPr>
            </w:pPr>
            <w:ins w:id="20" w:author="GUO, HONGSHENG (Harry)" w:date="2021-08-19T17:25:00Z">
              <w:r>
                <w:rPr>
                  <w:rFonts w:ascii="Times New Roman" w:hAnsi="Times New Roman"/>
                  <w:b/>
                </w:rPr>
                <w:t>Charlie Peng</w:t>
              </w:r>
            </w:ins>
            <w:del w:id="21" w:author="GUO, HONGSHENG (Harry)" w:date="2021-08-19T17:25:00Z">
              <w:r w:rsidR="002B52AE" w:rsidRPr="00C63236" w:rsidDel="00CA24E0">
                <w:rPr>
                  <w:rFonts w:ascii="Times New Roman" w:hAnsi="Times New Roman"/>
                  <w:b/>
                </w:rPr>
                <w:delText>Xiaowei Zhang</w:delText>
              </w:r>
            </w:del>
            <w:r w:rsidR="002B52AE" w:rsidRPr="00C63236">
              <w:rPr>
                <w:rFonts w:ascii="Times New Roman" w:hAnsi="Times New Roman"/>
                <w:b/>
              </w:rPr>
              <w:t xml:space="preserve">, </w:t>
            </w:r>
            <w:r w:rsidR="002B52AE">
              <w:rPr>
                <w:rFonts w:ascii="Times New Roman" w:hAnsi="Times New Roman"/>
                <w:b/>
              </w:rPr>
              <w:t xml:space="preserve">SVP &amp; Head </w:t>
            </w:r>
            <w:r w:rsidR="002B52AE" w:rsidRPr="00C63236">
              <w:rPr>
                <w:rFonts w:ascii="Times New Roman" w:hAnsi="Times New Roman"/>
                <w:b/>
              </w:rPr>
              <w:t>of Treasury</w:t>
            </w:r>
          </w:p>
        </w:tc>
        <w:tc>
          <w:tcPr>
            <w:tcW w:w="3690" w:type="dxa"/>
            <w:tcBorders>
              <w:top w:val="single" w:sz="4" w:space="0" w:color="auto"/>
              <w:left w:val="single" w:sz="4" w:space="0" w:color="auto"/>
              <w:bottom w:val="single" w:sz="4" w:space="0" w:color="auto"/>
              <w:right w:val="nil"/>
            </w:tcBorders>
            <w:shd w:val="clear" w:color="auto" w:fill="auto"/>
          </w:tcPr>
          <w:p w14:paraId="687BB1AA" w14:textId="6FF504B3" w:rsidR="00220CC8" w:rsidRPr="00E85BF3" w:rsidRDefault="0007552B" w:rsidP="00CD0C0E">
            <w:pPr>
              <w:jc w:val="left"/>
            </w:pPr>
            <w:ins w:id="22" w:author="PENG, QIAN(Charlie)" w:date="2021-09-21T17:20:00Z">
              <w:r>
                <w:rPr>
                  <w:noProof/>
                </w:rPr>
                <w:drawing>
                  <wp:inline distT="0" distB="0" distL="0" distR="0" wp14:anchorId="25C236D3" wp14:editId="665787CA">
                    <wp:extent cx="1375575" cy="590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rlie Signature.jpg"/>
                            <pic:cNvPicPr/>
                          </pic:nvPicPr>
                          <pic:blipFill>
                            <a:blip r:embed="rId9">
                              <a:extLst>
                                <a:ext uri="{28A0092B-C50C-407E-A947-70E740481C1C}">
                                  <a14:useLocalDpi xmlns:a14="http://schemas.microsoft.com/office/drawing/2010/main" val="0"/>
                                </a:ext>
                              </a:extLst>
                            </a:blip>
                            <a:stretch>
                              <a:fillRect/>
                            </a:stretch>
                          </pic:blipFill>
                          <pic:spPr>
                            <a:xfrm>
                              <a:off x="0" y="0"/>
                              <a:ext cx="1379247" cy="592127"/>
                            </a:xfrm>
                            <a:prstGeom prst="rect">
                              <a:avLst/>
                            </a:prstGeom>
                          </pic:spPr>
                        </pic:pic>
                      </a:graphicData>
                    </a:graphic>
                  </wp:inline>
                </w:drawing>
              </w:r>
            </w:ins>
            <w:del w:id="23" w:author="GUO, HONGSHENG (Harry)" w:date="2021-08-19T17:26:00Z">
              <w:r w:rsidR="00FA3486" w:rsidDel="00C836AE">
                <w:rPr>
                  <w:noProof/>
                </w:rPr>
                <w:drawing>
                  <wp:inline distT="0" distB="0" distL="0" distR="0" wp14:anchorId="04B4A83C" wp14:editId="21A6ACC3">
                    <wp:extent cx="971550" cy="314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71550" cy="314325"/>
                            </a:xfrm>
                            <a:prstGeom prst="rect">
                              <a:avLst/>
                            </a:prstGeom>
                          </pic:spPr>
                        </pic:pic>
                      </a:graphicData>
                    </a:graphic>
                  </wp:inline>
                </w:drawing>
              </w:r>
            </w:del>
          </w:p>
        </w:tc>
        <w:tc>
          <w:tcPr>
            <w:tcW w:w="360" w:type="dxa"/>
            <w:tcBorders>
              <w:top w:val="single" w:sz="4" w:space="0" w:color="auto"/>
              <w:left w:val="nil"/>
              <w:bottom w:val="nil"/>
              <w:right w:val="nil"/>
            </w:tcBorders>
            <w:shd w:val="clear" w:color="auto" w:fill="auto"/>
          </w:tcPr>
          <w:p w14:paraId="6C5BBF04" w14:textId="77777777" w:rsidR="00220CC8" w:rsidRPr="00E85BF3" w:rsidRDefault="00220CC8" w:rsidP="00CD0C0E">
            <w:pPr>
              <w:jc w:val="left"/>
            </w:pPr>
          </w:p>
        </w:tc>
        <w:tc>
          <w:tcPr>
            <w:tcW w:w="2430" w:type="dxa"/>
            <w:tcBorders>
              <w:top w:val="single" w:sz="4" w:space="0" w:color="auto"/>
              <w:left w:val="nil"/>
              <w:bottom w:val="single" w:sz="4" w:space="0" w:color="auto"/>
            </w:tcBorders>
            <w:shd w:val="clear" w:color="auto" w:fill="auto"/>
          </w:tcPr>
          <w:p w14:paraId="16BBEAC0" w14:textId="11EE953E" w:rsidR="00220CC8" w:rsidRPr="00E85BF3" w:rsidRDefault="00B60158" w:rsidP="00CD0C0E">
            <w:pPr>
              <w:jc w:val="left"/>
            </w:pPr>
            <w:r>
              <w:t>9/</w:t>
            </w:r>
            <w:ins w:id="24" w:author="PENG, QIAN(Charlie)" w:date="2021-09-21T17:20:00Z">
              <w:r w:rsidR="0007552B">
                <w:t>21</w:t>
              </w:r>
            </w:ins>
            <w:del w:id="25" w:author="PENG, QIAN(Charlie)" w:date="2021-09-21T17:20:00Z">
              <w:r w:rsidDel="0007552B">
                <w:delText>10</w:delText>
              </w:r>
            </w:del>
            <w:r w:rsidR="00FA3486">
              <w:t>/202</w:t>
            </w:r>
            <w:ins w:id="26" w:author="GUO, HONGSHENG (Harry)" w:date="2021-08-19T17:26:00Z">
              <w:r w:rsidR="00C836AE">
                <w:t>1</w:t>
              </w:r>
            </w:ins>
            <w:del w:id="27" w:author="GUO, HONGSHENG (Harry)" w:date="2021-08-19T17:26:00Z">
              <w:r w:rsidR="00FA3486" w:rsidDel="00C836AE">
                <w:delText>0</w:delText>
              </w:r>
            </w:del>
          </w:p>
        </w:tc>
      </w:tr>
      <w:tr w:rsidR="00220CC8" w:rsidRPr="00E85BF3" w14:paraId="5C5FCFBC" w14:textId="77777777" w:rsidTr="00CD0C0E">
        <w:trPr>
          <w:trHeight w:val="244"/>
        </w:trPr>
        <w:tc>
          <w:tcPr>
            <w:tcW w:w="3060" w:type="dxa"/>
            <w:vMerge/>
            <w:tcBorders>
              <w:bottom w:val="single" w:sz="4" w:space="0" w:color="auto"/>
              <w:right w:val="single" w:sz="4" w:space="0" w:color="auto"/>
            </w:tcBorders>
            <w:shd w:val="clear" w:color="auto" w:fill="auto"/>
          </w:tcPr>
          <w:p w14:paraId="4E9118E9" w14:textId="77777777" w:rsidR="00220CC8" w:rsidRDefault="00220CC8" w:rsidP="00CD0C0E">
            <w:pPr>
              <w:jc w:val="left"/>
              <w:rPr>
                <w:b/>
                <w:bCs/>
              </w:rPr>
            </w:pPr>
          </w:p>
        </w:tc>
        <w:tc>
          <w:tcPr>
            <w:tcW w:w="3690" w:type="dxa"/>
            <w:tcBorders>
              <w:top w:val="single" w:sz="4" w:space="0" w:color="auto"/>
              <w:left w:val="single" w:sz="4" w:space="0" w:color="auto"/>
              <w:bottom w:val="single" w:sz="4" w:space="0" w:color="auto"/>
              <w:right w:val="nil"/>
            </w:tcBorders>
            <w:shd w:val="clear" w:color="auto" w:fill="auto"/>
          </w:tcPr>
          <w:p w14:paraId="2F758A6C" w14:textId="77777777" w:rsidR="00220CC8" w:rsidRPr="00E85BF3" w:rsidRDefault="00220CC8" w:rsidP="00CD0C0E">
            <w:pPr>
              <w:jc w:val="left"/>
            </w:pPr>
            <w:r>
              <w:t>Signature</w:t>
            </w:r>
          </w:p>
        </w:tc>
        <w:tc>
          <w:tcPr>
            <w:tcW w:w="360" w:type="dxa"/>
            <w:tcBorders>
              <w:top w:val="nil"/>
              <w:left w:val="nil"/>
              <w:bottom w:val="single" w:sz="4" w:space="0" w:color="auto"/>
              <w:right w:val="nil"/>
            </w:tcBorders>
            <w:shd w:val="clear" w:color="auto" w:fill="auto"/>
          </w:tcPr>
          <w:p w14:paraId="4B4C1AAA" w14:textId="77777777" w:rsidR="00220CC8" w:rsidRPr="00E85BF3" w:rsidRDefault="00220CC8" w:rsidP="00CD0C0E">
            <w:pPr>
              <w:jc w:val="left"/>
            </w:pPr>
          </w:p>
        </w:tc>
        <w:tc>
          <w:tcPr>
            <w:tcW w:w="2430" w:type="dxa"/>
            <w:tcBorders>
              <w:top w:val="single" w:sz="4" w:space="0" w:color="auto"/>
              <w:left w:val="nil"/>
              <w:bottom w:val="single" w:sz="4" w:space="0" w:color="auto"/>
            </w:tcBorders>
            <w:shd w:val="clear" w:color="auto" w:fill="auto"/>
          </w:tcPr>
          <w:p w14:paraId="41A7C5E6" w14:textId="77777777" w:rsidR="00220CC8" w:rsidRPr="00E85BF3" w:rsidRDefault="00E24542" w:rsidP="00CD0C0E">
            <w:pPr>
              <w:jc w:val="left"/>
            </w:pPr>
            <w:r>
              <w:t xml:space="preserve">Date: </w:t>
            </w:r>
          </w:p>
        </w:tc>
      </w:tr>
    </w:tbl>
    <w:p w14:paraId="62B14E90" w14:textId="77777777" w:rsidR="000A2B0A" w:rsidRDefault="000A2B0A" w:rsidP="008A76EF"/>
    <w:p w14:paraId="471FE066" w14:textId="77777777" w:rsidR="005345B9" w:rsidRDefault="005345B9" w:rsidP="008A76EF"/>
    <w:p w14:paraId="2CF08D16" w14:textId="77777777" w:rsidR="008A76EF" w:rsidRDefault="005345B9" w:rsidP="006C2031">
      <w:pPr>
        <w:spacing w:line="240" w:lineRule="atLeast"/>
        <w:ind w:left="360" w:hanging="360"/>
        <w:jc w:val="left"/>
      </w:pPr>
      <w:r>
        <w:br w:type="page"/>
      </w:r>
    </w:p>
    <w:sdt>
      <w:sdtPr>
        <w:rPr>
          <w:rFonts w:asciiTheme="minorHAnsi" w:eastAsia="Times New Roman" w:hAnsiTheme="minorHAnsi" w:cs="Times New Roman"/>
          <w:b w:val="0"/>
          <w:bCs w:val="0"/>
          <w:color w:val="auto"/>
          <w:sz w:val="22"/>
          <w:szCs w:val="22"/>
        </w:rPr>
        <w:id w:val="-1067191901"/>
        <w:docPartObj>
          <w:docPartGallery w:val="Table of Contents"/>
          <w:docPartUnique/>
        </w:docPartObj>
      </w:sdtPr>
      <w:sdtEndPr>
        <w:rPr>
          <w:rFonts w:eastAsiaTheme="minorEastAsia"/>
          <w:noProof/>
        </w:rPr>
      </w:sdtEndPr>
      <w:sdtContent>
        <w:p w14:paraId="23614B47" w14:textId="77777777" w:rsidR="008A76EF" w:rsidRPr="008F5573" w:rsidRDefault="008A76EF" w:rsidP="008A76EF">
          <w:pPr>
            <w:pStyle w:val="TOCHeading"/>
            <w:rPr>
              <w:color w:val="C00000"/>
            </w:rPr>
          </w:pPr>
          <w:r w:rsidRPr="008F5573">
            <w:rPr>
              <w:color w:val="C00000"/>
            </w:rPr>
            <w:t>Contents</w:t>
          </w:r>
        </w:p>
        <w:p w14:paraId="2E6DDC15" w14:textId="3B2A018F" w:rsidR="00CD0C0E" w:rsidRDefault="008F5573">
          <w:pPr>
            <w:pStyle w:val="TOC1"/>
            <w:tabs>
              <w:tab w:val="left" w:pos="440"/>
              <w:tab w:val="right" w:leader="dot" w:pos="9350"/>
            </w:tabs>
            <w:rPr>
              <w:ins w:id="28" w:author="GUO, HONGSHENG (Harry)" w:date="2021-08-20T21:46:00Z"/>
              <w:rFonts w:cstheme="minorBidi"/>
              <w:noProof/>
              <w:color w:val="auto"/>
              <w:sz w:val="22"/>
            </w:rPr>
          </w:pPr>
          <w:r>
            <w:fldChar w:fldCharType="begin"/>
          </w:r>
          <w:r>
            <w:instrText xml:space="preserve"> TOC \o "1-3" \h \z \u </w:instrText>
          </w:r>
          <w:r>
            <w:fldChar w:fldCharType="separate"/>
          </w:r>
          <w:ins w:id="29" w:author="GUO, HONGSHENG (Harry)" w:date="2021-08-20T21:46:00Z">
            <w:r w:rsidR="00CD0C0E" w:rsidRPr="00922571">
              <w:rPr>
                <w:rStyle w:val="Hyperlink"/>
                <w:noProof/>
              </w:rPr>
              <w:fldChar w:fldCharType="begin"/>
            </w:r>
            <w:r w:rsidR="00CD0C0E" w:rsidRPr="00922571">
              <w:rPr>
                <w:rStyle w:val="Hyperlink"/>
                <w:noProof/>
              </w:rPr>
              <w:instrText xml:space="preserve"> </w:instrText>
            </w:r>
            <w:r w:rsidR="00CD0C0E">
              <w:rPr>
                <w:noProof/>
              </w:rPr>
              <w:instrText>HYPERLINK \l "_Toc80388422"</w:instrText>
            </w:r>
            <w:r w:rsidR="00CD0C0E" w:rsidRPr="00922571">
              <w:rPr>
                <w:rStyle w:val="Hyperlink"/>
                <w:noProof/>
              </w:rPr>
              <w:instrText xml:space="preserve"> </w:instrText>
            </w:r>
            <w:r w:rsidR="00CD0C0E" w:rsidRPr="00922571">
              <w:rPr>
                <w:rStyle w:val="Hyperlink"/>
                <w:noProof/>
              </w:rPr>
              <w:fldChar w:fldCharType="separate"/>
            </w:r>
            <w:r w:rsidR="00CD0C0E" w:rsidRPr="00922571">
              <w:rPr>
                <w:rStyle w:val="Hyperlink"/>
                <w:noProof/>
              </w:rPr>
              <w:t>1.</w:t>
            </w:r>
            <w:r w:rsidR="00CD0C0E">
              <w:rPr>
                <w:rFonts w:cstheme="minorBidi"/>
                <w:noProof/>
                <w:color w:val="auto"/>
                <w:sz w:val="22"/>
              </w:rPr>
              <w:tab/>
            </w:r>
            <w:r w:rsidR="00CD0C0E" w:rsidRPr="00922571">
              <w:rPr>
                <w:rStyle w:val="Hyperlink"/>
                <w:noProof/>
              </w:rPr>
              <w:t>Executive Summary</w:t>
            </w:r>
            <w:r w:rsidR="00CD0C0E">
              <w:rPr>
                <w:noProof/>
                <w:webHidden/>
              </w:rPr>
              <w:tab/>
            </w:r>
            <w:r w:rsidR="00CD0C0E">
              <w:rPr>
                <w:noProof/>
                <w:webHidden/>
              </w:rPr>
              <w:fldChar w:fldCharType="begin"/>
            </w:r>
            <w:r w:rsidR="00CD0C0E">
              <w:rPr>
                <w:noProof/>
                <w:webHidden/>
              </w:rPr>
              <w:instrText xml:space="preserve"> PAGEREF _Toc80388422 \h </w:instrText>
            </w:r>
          </w:ins>
          <w:r w:rsidR="00CD0C0E">
            <w:rPr>
              <w:noProof/>
              <w:webHidden/>
            </w:rPr>
          </w:r>
          <w:r w:rsidR="00CD0C0E">
            <w:rPr>
              <w:noProof/>
              <w:webHidden/>
            </w:rPr>
            <w:fldChar w:fldCharType="separate"/>
          </w:r>
          <w:ins w:id="30" w:author="GUO, HONGSHENG (Harry)" w:date="2021-08-20T21:46:00Z">
            <w:r w:rsidR="00CD0C0E">
              <w:rPr>
                <w:noProof/>
                <w:webHidden/>
              </w:rPr>
              <w:t>4</w:t>
            </w:r>
            <w:r w:rsidR="00CD0C0E">
              <w:rPr>
                <w:noProof/>
                <w:webHidden/>
              </w:rPr>
              <w:fldChar w:fldCharType="end"/>
            </w:r>
            <w:r w:rsidR="00CD0C0E" w:rsidRPr="00922571">
              <w:rPr>
                <w:rStyle w:val="Hyperlink"/>
                <w:noProof/>
              </w:rPr>
              <w:fldChar w:fldCharType="end"/>
            </w:r>
          </w:ins>
        </w:p>
        <w:p w14:paraId="47A0E1A7" w14:textId="61F4E38B" w:rsidR="00CD0C0E" w:rsidRDefault="00CD0C0E">
          <w:pPr>
            <w:pStyle w:val="TOC2"/>
            <w:tabs>
              <w:tab w:val="left" w:pos="880"/>
              <w:tab w:val="right" w:leader="dot" w:pos="9350"/>
            </w:tabs>
            <w:rPr>
              <w:ins w:id="31" w:author="GUO, HONGSHENG (Harry)" w:date="2021-08-20T21:46:00Z"/>
              <w:rFonts w:cstheme="minorBidi"/>
              <w:noProof/>
            </w:rPr>
          </w:pPr>
          <w:ins w:id="32" w:author="GUO, HONGSHENG (Harry)" w:date="2021-08-20T21:46:00Z">
            <w:r w:rsidRPr="00922571">
              <w:rPr>
                <w:rStyle w:val="Hyperlink"/>
                <w:noProof/>
              </w:rPr>
              <w:fldChar w:fldCharType="begin"/>
            </w:r>
            <w:r w:rsidRPr="00922571">
              <w:rPr>
                <w:rStyle w:val="Hyperlink"/>
                <w:noProof/>
              </w:rPr>
              <w:instrText xml:space="preserve"> </w:instrText>
            </w:r>
            <w:r>
              <w:rPr>
                <w:noProof/>
              </w:rPr>
              <w:instrText>HYPERLINK \l "_Toc80388423"</w:instrText>
            </w:r>
            <w:r w:rsidRPr="00922571">
              <w:rPr>
                <w:rStyle w:val="Hyperlink"/>
                <w:noProof/>
              </w:rPr>
              <w:instrText xml:space="preserve"> </w:instrText>
            </w:r>
            <w:r w:rsidRPr="00922571">
              <w:rPr>
                <w:rStyle w:val="Hyperlink"/>
                <w:noProof/>
              </w:rPr>
              <w:fldChar w:fldCharType="separate"/>
            </w:r>
            <w:r w:rsidRPr="00922571">
              <w:rPr>
                <w:rStyle w:val="Hyperlink"/>
                <w:noProof/>
              </w:rPr>
              <w:t>1.1.</w:t>
            </w:r>
            <w:r>
              <w:rPr>
                <w:rFonts w:cstheme="minorBidi"/>
                <w:noProof/>
              </w:rPr>
              <w:tab/>
            </w:r>
            <w:r w:rsidRPr="00922571">
              <w:rPr>
                <w:rStyle w:val="Hyperlink"/>
                <w:noProof/>
              </w:rPr>
              <w:t>Rationale</w:t>
            </w:r>
            <w:r>
              <w:rPr>
                <w:noProof/>
                <w:webHidden/>
              </w:rPr>
              <w:tab/>
            </w:r>
            <w:r>
              <w:rPr>
                <w:noProof/>
                <w:webHidden/>
              </w:rPr>
              <w:fldChar w:fldCharType="begin"/>
            </w:r>
            <w:r>
              <w:rPr>
                <w:noProof/>
                <w:webHidden/>
              </w:rPr>
              <w:instrText xml:space="preserve"> PAGEREF _Toc80388423 \h </w:instrText>
            </w:r>
          </w:ins>
          <w:r>
            <w:rPr>
              <w:noProof/>
              <w:webHidden/>
            </w:rPr>
          </w:r>
          <w:r>
            <w:rPr>
              <w:noProof/>
              <w:webHidden/>
            </w:rPr>
            <w:fldChar w:fldCharType="separate"/>
          </w:r>
          <w:ins w:id="33" w:author="GUO, HONGSHENG (Harry)" w:date="2021-08-20T21:46:00Z">
            <w:r>
              <w:rPr>
                <w:noProof/>
                <w:webHidden/>
              </w:rPr>
              <w:t>4</w:t>
            </w:r>
            <w:r>
              <w:rPr>
                <w:noProof/>
                <w:webHidden/>
              </w:rPr>
              <w:fldChar w:fldCharType="end"/>
            </w:r>
            <w:r w:rsidRPr="00922571">
              <w:rPr>
                <w:rStyle w:val="Hyperlink"/>
                <w:noProof/>
              </w:rPr>
              <w:fldChar w:fldCharType="end"/>
            </w:r>
          </w:ins>
        </w:p>
        <w:p w14:paraId="01FD9D36" w14:textId="41675036" w:rsidR="00CD0C0E" w:rsidRDefault="00CD0C0E">
          <w:pPr>
            <w:pStyle w:val="TOC2"/>
            <w:tabs>
              <w:tab w:val="left" w:pos="880"/>
              <w:tab w:val="right" w:leader="dot" w:pos="9350"/>
            </w:tabs>
            <w:rPr>
              <w:ins w:id="34" w:author="GUO, HONGSHENG (Harry)" w:date="2021-08-20T21:46:00Z"/>
              <w:rFonts w:cstheme="minorBidi"/>
              <w:noProof/>
            </w:rPr>
          </w:pPr>
          <w:ins w:id="35" w:author="GUO, HONGSHENG (Harry)" w:date="2021-08-20T21:46:00Z">
            <w:r w:rsidRPr="00922571">
              <w:rPr>
                <w:rStyle w:val="Hyperlink"/>
                <w:noProof/>
              </w:rPr>
              <w:fldChar w:fldCharType="begin"/>
            </w:r>
            <w:r w:rsidRPr="00922571">
              <w:rPr>
                <w:rStyle w:val="Hyperlink"/>
                <w:noProof/>
              </w:rPr>
              <w:instrText xml:space="preserve"> </w:instrText>
            </w:r>
            <w:r>
              <w:rPr>
                <w:noProof/>
              </w:rPr>
              <w:instrText>HYPERLINK \l "_Toc80388424"</w:instrText>
            </w:r>
            <w:r w:rsidRPr="00922571">
              <w:rPr>
                <w:rStyle w:val="Hyperlink"/>
                <w:noProof/>
              </w:rPr>
              <w:instrText xml:space="preserve"> </w:instrText>
            </w:r>
            <w:r w:rsidRPr="00922571">
              <w:rPr>
                <w:rStyle w:val="Hyperlink"/>
                <w:noProof/>
              </w:rPr>
              <w:fldChar w:fldCharType="separate"/>
            </w:r>
            <w:r w:rsidRPr="00922571">
              <w:rPr>
                <w:rStyle w:val="Hyperlink"/>
                <w:noProof/>
              </w:rPr>
              <w:t>1.2.</w:t>
            </w:r>
            <w:r>
              <w:rPr>
                <w:rFonts w:cstheme="minorBidi"/>
                <w:noProof/>
              </w:rPr>
              <w:tab/>
            </w:r>
            <w:r w:rsidRPr="00922571">
              <w:rPr>
                <w:rStyle w:val="Hyperlink"/>
                <w:noProof/>
              </w:rPr>
              <w:t>Related Policies &amp; Procedures</w:t>
            </w:r>
            <w:r>
              <w:rPr>
                <w:noProof/>
                <w:webHidden/>
              </w:rPr>
              <w:tab/>
            </w:r>
            <w:r>
              <w:rPr>
                <w:noProof/>
                <w:webHidden/>
              </w:rPr>
              <w:fldChar w:fldCharType="begin"/>
            </w:r>
            <w:r>
              <w:rPr>
                <w:noProof/>
                <w:webHidden/>
              </w:rPr>
              <w:instrText xml:space="preserve"> PAGEREF _Toc80388424 \h </w:instrText>
            </w:r>
          </w:ins>
          <w:r>
            <w:rPr>
              <w:noProof/>
              <w:webHidden/>
            </w:rPr>
          </w:r>
          <w:r>
            <w:rPr>
              <w:noProof/>
              <w:webHidden/>
            </w:rPr>
            <w:fldChar w:fldCharType="separate"/>
          </w:r>
          <w:ins w:id="36" w:author="GUO, HONGSHENG (Harry)" w:date="2021-08-20T21:46:00Z">
            <w:r>
              <w:rPr>
                <w:noProof/>
                <w:webHidden/>
              </w:rPr>
              <w:t>4</w:t>
            </w:r>
            <w:r>
              <w:rPr>
                <w:noProof/>
                <w:webHidden/>
              </w:rPr>
              <w:fldChar w:fldCharType="end"/>
            </w:r>
            <w:r w:rsidRPr="00922571">
              <w:rPr>
                <w:rStyle w:val="Hyperlink"/>
                <w:noProof/>
              </w:rPr>
              <w:fldChar w:fldCharType="end"/>
            </w:r>
          </w:ins>
        </w:p>
        <w:p w14:paraId="7984D66A" w14:textId="5BD7D2C8" w:rsidR="00CD0C0E" w:rsidRDefault="00CD0C0E">
          <w:pPr>
            <w:pStyle w:val="TOC1"/>
            <w:tabs>
              <w:tab w:val="left" w:pos="440"/>
              <w:tab w:val="right" w:leader="dot" w:pos="9350"/>
            </w:tabs>
            <w:rPr>
              <w:ins w:id="37" w:author="GUO, HONGSHENG (Harry)" w:date="2021-08-20T21:46:00Z"/>
              <w:rFonts w:cstheme="minorBidi"/>
              <w:noProof/>
              <w:color w:val="auto"/>
              <w:sz w:val="22"/>
            </w:rPr>
          </w:pPr>
          <w:ins w:id="38" w:author="GUO, HONGSHENG (Harry)" w:date="2021-08-20T21:46:00Z">
            <w:r w:rsidRPr="00922571">
              <w:rPr>
                <w:rStyle w:val="Hyperlink"/>
                <w:noProof/>
              </w:rPr>
              <w:fldChar w:fldCharType="begin"/>
            </w:r>
            <w:r w:rsidRPr="00922571">
              <w:rPr>
                <w:rStyle w:val="Hyperlink"/>
                <w:noProof/>
              </w:rPr>
              <w:instrText xml:space="preserve"> </w:instrText>
            </w:r>
            <w:r>
              <w:rPr>
                <w:noProof/>
              </w:rPr>
              <w:instrText>HYPERLINK \l "_Toc80388425"</w:instrText>
            </w:r>
            <w:r w:rsidRPr="00922571">
              <w:rPr>
                <w:rStyle w:val="Hyperlink"/>
                <w:noProof/>
              </w:rPr>
              <w:instrText xml:space="preserve"> </w:instrText>
            </w:r>
            <w:r w:rsidRPr="00922571">
              <w:rPr>
                <w:rStyle w:val="Hyperlink"/>
                <w:noProof/>
              </w:rPr>
              <w:fldChar w:fldCharType="separate"/>
            </w:r>
            <w:r w:rsidRPr="00922571">
              <w:rPr>
                <w:rStyle w:val="Hyperlink"/>
                <w:noProof/>
              </w:rPr>
              <w:t>2.</w:t>
            </w:r>
            <w:r>
              <w:rPr>
                <w:rFonts w:cstheme="minorBidi"/>
                <w:noProof/>
                <w:color w:val="auto"/>
                <w:sz w:val="22"/>
              </w:rPr>
              <w:tab/>
            </w:r>
            <w:r w:rsidRPr="00922571">
              <w:rPr>
                <w:rStyle w:val="Hyperlink"/>
                <w:noProof/>
              </w:rPr>
              <w:t>The Scope</w:t>
            </w:r>
            <w:r>
              <w:rPr>
                <w:noProof/>
                <w:webHidden/>
              </w:rPr>
              <w:tab/>
            </w:r>
            <w:r>
              <w:rPr>
                <w:noProof/>
                <w:webHidden/>
              </w:rPr>
              <w:fldChar w:fldCharType="begin"/>
            </w:r>
            <w:r>
              <w:rPr>
                <w:noProof/>
                <w:webHidden/>
              </w:rPr>
              <w:instrText xml:space="preserve"> PAGEREF _Toc80388425 \h </w:instrText>
            </w:r>
          </w:ins>
          <w:r>
            <w:rPr>
              <w:noProof/>
              <w:webHidden/>
            </w:rPr>
          </w:r>
          <w:r>
            <w:rPr>
              <w:noProof/>
              <w:webHidden/>
            </w:rPr>
            <w:fldChar w:fldCharType="separate"/>
          </w:r>
          <w:ins w:id="39" w:author="GUO, HONGSHENG (Harry)" w:date="2021-08-20T21:46:00Z">
            <w:r>
              <w:rPr>
                <w:noProof/>
                <w:webHidden/>
              </w:rPr>
              <w:t>4</w:t>
            </w:r>
            <w:r>
              <w:rPr>
                <w:noProof/>
                <w:webHidden/>
              </w:rPr>
              <w:fldChar w:fldCharType="end"/>
            </w:r>
            <w:r w:rsidRPr="00922571">
              <w:rPr>
                <w:rStyle w:val="Hyperlink"/>
                <w:noProof/>
              </w:rPr>
              <w:fldChar w:fldCharType="end"/>
            </w:r>
          </w:ins>
        </w:p>
        <w:p w14:paraId="78228A61" w14:textId="2782206E" w:rsidR="00CD0C0E" w:rsidRDefault="00CD0C0E">
          <w:pPr>
            <w:pStyle w:val="TOC1"/>
            <w:tabs>
              <w:tab w:val="left" w:pos="440"/>
              <w:tab w:val="right" w:leader="dot" w:pos="9350"/>
            </w:tabs>
            <w:rPr>
              <w:ins w:id="40" w:author="GUO, HONGSHENG (Harry)" w:date="2021-08-20T21:46:00Z"/>
              <w:rFonts w:cstheme="minorBidi"/>
              <w:noProof/>
              <w:color w:val="auto"/>
              <w:sz w:val="22"/>
            </w:rPr>
          </w:pPr>
          <w:ins w:id="41" w:author="GUO, HONGSHENG (Harry)" w:date="2021-08-20T21:46:00Z">
            <w:r w:rsidRPr="00922571">
              <w:rPr>
                <w:rStyle w:val="Hyperlink"/>
                <w:noProof/>
              </w:rPr>
              <w:fldChar w:fldCharType="begin"/>
            </w:r>
            <w:r w:rsidRPr="00922571">
              <w:rPr>
                <w:rStyle w:val="Hyperlink"/>
                <w:noProof/>
              </w:rPr>
              <w:instrText xml:space="preserve"> </w:instrText>
            </w:r>
            <w:r>
              <w:rPr>
                <w:noProof/>
              </w:rPr>
              <w:instrText>HYPERLINK \l "_Toc80388426"</w:instrText>
            </w:r>
            <w:r w:rsidRPr="00922571">
              <w:rPr>
                <w:rStyle w:val="Hyperlink"/>
                <w:noProof/>
              </w:rPr>
              <w:instrText xml:space="preserve"> </w:instrText>
            </w:r>
            <w:r w:rsidRPr="00922571">
              <w:rPr>
                <w:rStyle w:val="Hyperlink"/>
                <w:noProof/>
              </w:rPr>
              <w:fldChar w:fldCharType="separate"/>
            </w:r>
            <w:r w:rsidRPr="00922571">
              <w:rPr>
                <w:rStyle w:val="Hyperlink"/>
                <w:noProof/>
              </w:rPr>
              <w:t>3.</w:t>
            </w:r>
            <w:r>
              <w:rPr>
                <w:rFonts w:cstheme="minorBidi"/>
                <w:noProof/>
                <w:color w:val="auto"/>
                <w:sz w:val="22"/>
              </w:rPr>
              <w:tab/>
            </w:r>
            <w:r w:rsidRPr="00922571">
              <w:rPr>
                <w:rStyle w:val="Hyperlink"/>
                <w:noProof/>
              </w:rPr>
              <w:t>Roles &amp; Responsibilities</w:t>
            </w:r>
            <w:r>
              <w:rPr>
                <w:noProof/>
                <w:webHidden/>
              </w:rPr>
              <w:tab/>
            </w:r>
            <w:r>
              <w:rPr>
                <w:noProof/>
                <w:webHidden/>
              </w:rPr>
              <w:fldChar w:fldCharType="begin"/>
            </w:r>
            <w:r>
              <w:rPr>
                <w:noProof/>
                <w:webHidden/>
              </w:rPr>
              <w:instrText xml:space="preserve"> PAGEREF _Toc80388426 \h </w:instrText>
            </w:r>
          </w:ins>
          <w:r>
            <w:rPr>
              <w:noProof/>
              <w:webHidden/>
            </w:rPr>
          </w:r>
          <w:r>
            <w:rPr>
              <w:noProof/>
              <w:webHidden/>
            </w:rPr>
            <w:fldChar w:fldCharType="separate"/>
          </w:r>
          <w:ins w:id="42" w:author="GUO, HONGSHENG (Harry)" w:date="2021-08-20T21:46:00Z">
            <w:r>
              <w:rPr>
                <w:noProof/>
                <w:webHidden/>
              </w:rPr>
              <w:t>4</w:t>
            </w:r>
            <w:r>
              <w:rPr>
                <w:noProof/>
                <w:webHidden/>
              </w:rPr>
              <w:fldChar w:fldCharType="end"/>
            </w:r>
            <w:r w:rsidRPr="00922571">
              <w:rPr>
                <w:rStyle w:val="Hyperlink"/>
                <w:noProof/>
              </w:rPr>
              <w:fldChar w:fldCharType="end"/>
            </w:r>
          </w:ins>
        </w:p>
        <w:p w14:paraId="6023B554" w14:textId="050B38FF" w:rsidR="00CD0C0E" w:rsidRDefault="00CD0C0E">
          <w:pPr>
            <w:pStyle w:val="TOC2"/>
            <w:tabs>
              <w:tab w:val="left" w:pos="880"/>
              <w:tab w:val="right" w:leader="dot" w:pos="9350"/>
            </w:tabs>
            <w:rPr>
              <w:ins w:id="43" w:author="GUO, HONGSHENG (Harry)" w:date="2021-08-20T21:46:00Z"/>
              <w:rFonts w:cstheme="minorBidi"/>
              <w:noProof/>
            </w:rPr>
          </w:pPr>
          <w:ins w:id="44" w:author="GUO, HONGSHENG (Harry)" w:date="2021-08-20T21:46:00Z">
            <w:r w:rsidRPr="00922571">
              <w:rPr>
                <w:rStyle w:val="Hyperlink"/>
                <w:noProof/>
              </w:rPr>
              <w:fldChar w:fldCharType="begin"/>
            </w:r>
            <w:r w:rsidRPr="00922571">
              <w:rPr>
                <w:rStyle w:val="Hyperlink"/>
                <w:noProof/>
              </w:rPr>
              <w:instrText xml:space="preserve"> </w:instrText>
            </w:r>
            <w:r>
              <w:rPr>
                <w:noProof/>
              </w:rPr>
              <w:instrText>HYPERLINK \l "_Toc80388427"</w:instrText>
            </w:r>
            <w:r w:rsidRPr="00922571">
              <w:rPr>
                <w:rStyle w:val="Hyperlink"/>
                <w:noProof/>
              </w:rPr>
              <w:instrText xml:space="preserve"> </w:instrText>
            </w:r>
            <w:r w:rsidRPr="00922571">
              <w:rPr>
                <w:rStyle w:val="Hyperlink"/>
                <w:noProof/>
              </w:rPr>
              <w:fldChar w:fldCharType="separate"/>
            </w:r>
            <w:r w:rsidRPr="00922571">
              <w:rPr>
                <w:rStyle w:val="Hyperlink"/>
                <w:noProof/>
              </w:rPr>
              <w:t>3.1.</w:t>
            </w:r>
            <w:r>
              <w:rPr>
                <w:rFonts w:cstheme="minorBidi"/>
                <w:noProof/>
              </w:rPr>
              <w:tab/>
            </w:r>
            <w:r w:rsidRPr="00922571">
              <w:rPr>
                <w:rStyle w:val="Hyperlink"/>
                <w:noProof/>
              </w:rPr>
              <w:t>Procedure Governance &amp; Implementation</w:t>
            </w:r>
            <w:r>
              <w:rPr>
                <w:noProof/>
                <w:webHidden/>
              </w:rPr>
              <w:tab/>
            </w:r>
            <w:r>
              <w:rPr>
                <w:noProof/>
                <w:webHidden/>
              </w:rPr>
              <w:fldChar w:fldCharType="begin"/>
            </w:r>
            <w:r>
              <w:rPr>
                <w:noProof/>
                <w:webHidden/>
              </w:rPr>
              <w:instrText xml:space="preserve"> PAGEREF _Toc80388427 \h </w:instrText>
            </w:r>
          </w:ins>
          <w:r>
            <w:rPr>
              <w:noProof/>
              <w:webHidden/>
            </w:rPr>
          </w:r>
          <w:r>
            <w:rPr>
              <w:noProof/>
              <w:webHidden/>
            </w:rPr>
            <w:fldChar w:fldCharType="separate"/>
          </w:r>
          <w:ins w:id="45" w:author="GUO, HONGSHENG (Harry)" w:date="2021-08-20T21:46:00Z">
            <w:r>
              <w:rPr>
                <w:noProof/>
                <w:webHidden/>
              </w:rPr>
              <w:t>4</w:t>
            </w:r>
            <w:r>
              <w:rPr>
                <w:noProof/>
                <w:webHidden/>
              </w:rPr>
              <w:fldChar w:fldCharType="end"/>
            </w:r>
            <w:r w:rsidRPr="00922571">
              <w:rPr>
                <w:rStyle w:val="Hyperlink"/>
                <w:noProof/>
              </w:rPr>
              <w:fldChar w:fldCharType="end"/>
            </w:r>
          </w:ins>
        </w:p>
        <w:p w14:paraId="54F04EBA" w14:textId="09EF1B84" w:rsidR="00CD0C0E" w:rsidRDefault="00CD0C0E">
          <w:pPr>
            <w:pStyle w:val="TOC1"/>
            <w:tabs>
              <w:tab w:val="left" w:pos="440"/>
              <w:tab w:val="right" w:leader="dot" w:pos="9350"/>
            </w:tabs>
            <w:rPr>
              <w:ins w:id="46" w:author="GUO, HONGSHENG (Harry)" w:date="2021-08-20T21:46:00Z"/>
              <w:rFonts w:cstheme="minorBidi"/>
              <w:noProof/>
              <w:color w:val="auto"/>
              <w:sz w:val="22"/>
            </w:rPr>
          </w:pPr>
          <w:ins w:id="47" w:author="GUO, HONGSHENG (Harry)" w:date="2021-08-20T21:46:00Z">
            <w:r w:rsidRPr="00922571">
              <w:rPr>
                <w:rStyle w:val="Hyperlink"/>
                <w:noProof/>
              </w:rPr>
              <w:fldChar w:fldCharType="begin"/>
            </w:r>
            <w:r w:rsidRPr="00922571">
              <w:rPr>
                <w:rStyle w:val="Hyperlink"/>
                <w:noProof/>
              </w:rPr>
              <w:instrText xml:space="preserve"> </w:instrText>
            </w:r>
            <w:r>
              <w:rPr>
                <w:noProof/>
              </w:rPr>
              <w:instrText>HYPERLINK \l "_Toc80388428"</w:instrText>
            </w:r>
            <w:r w:rsidRPr="00922571">
              <w:rPr>
                <w:rStyle w:val="Hyperlink"/>
                <w:noProof/>
              </w:rPr>
              <w:instrText xml:space="preserve"> </w:instrText>
            </w:r>
            <w:r w:rsidRPr="00922571">
              <w:rPr>
                <w:rStyle w:val="Hyperlink"/>
                <w:noProof/>
              </w:rPr>
              <w:fldChar w:fldCharType="separate"/>
            </w:r>
            <w:r w:rsidRPr="00922571">
              <w:rPr>
                <w:rStyle w:val="Hyperlink"/>
                <w:noProof/>
              </w:rPr>
              <w:t>4.</w:t>
            </w:r>
            <w:r>
              <w:rPr>
                <w:rFonts w:cstheme="minorBidi"/>
                <w:noProof/>
                <w:color w:val="auto"/>
                <w:sz w:val="22"/>
              </w:rPr>
              <w:tab/>
            </w:r>
            <w:r w:rsidRPr="00922571">
              <w:rPr>
                <w:rStyle w:val="Hyperlink"/>
                <w:noProof/>
              </w:rPr>
              <w:t>Procedure Instructions</w:t>
            </w:r>
            <w:r>
              <w:rPr>
                <w:noProof/>
                <w:webHidden/>
              </w:rPr>
              <w:tab/>
            </w:r>
            <w:r>
              <w:rPr>
                <w:noProof/>
                <w:webHidden/>
              </w:rPr>
              <w:fldChar w:fldCharType="begin"/>
            </w:r>
            <w:r>
              <w:rPr>
                <w:noProof/>
                <w:webHidden/>
              </w:rPr>
              <w:instrText xml:space="preserve"> PAGEREF _Toc80388428 \h </w:instrText>
            </w:r>
          </w:ins>
          <w:r>
            <w:rPr>
              <w:noProof/>
              <w:webHidden/>
            </w:rPr>
          </w:r>
          <w:r>
            <w:rPr>
              <w:noProof/>
              <w:webHidden/>
            </w:rPr>
            <w:fldChar w:fldCharType="separate"/>
          </w:r>
          <w:ins w:id="48" w:author="GUO, HONGSHENG (Harry)" w:date="2021-08-20T21:46:00Z">
            <w:r>
              <w:rPr>
                <w:noProof/>
                <w:webHidden/>
              </w:rPr>
              <w:t>5</w:t>
            </w:r>
            <w:r>
              <w:rPr>
                <w:noProof/>
                <w:webHidden/>
              </w:rPr>
              <w:fldChar w:fldCharType="end"/>
            </w:r>
            <w:r w:rsidRPr="00922571">
              <w:rPr>
                <w:rStyle w:val="Hyperlink"/>
                <w:noProof/>
              </w:rPr>
              <w:fldChar w:fldCharType="end"/>
            </w:r>
          </w:ins>
        </w:p>
        <w:p w14:paraId="22090F09" w14:textId="78B26475" w:rsidR="00CD0C0E" w:rsidRDefault="00CD0C0E">
          <w:pPr>
            <w:pStyle w:val="TOC2"/>
            <w:tabs>
              <w:tab w:val="left" w:pos="880"/>
              <w:tab w:val="right" w:leader="dot" w:pos="9350"/>
            </w:tabs>
            <w:rPr>
              <w:ins w:id="49" w:author="GUO, HONGSHENG (Harry)" w:date="2021-08-20T21:46:00Z"/>
              <w:rFonts w:cstheme="minorBidi"/>
              <w:noProof/>
            </w:rPr>
          </w:pPr>
          <w:ins w:id="50" w:author="GUO, HONGSHENG (Harry)" w:date="2021-08-20T21:46:00Z">
            <w:r w:rsidRPr="00922571">
              <w:rPr>
                <w:rStyle w:val="Hyperlink"/>
                <w:noProof/>
              </w:rPr>
              <w:fldChar w:fldCharType="begin"/>
            </w:r>
            <w:r w:rsidRPr="00922571">
              <w:rPr>
                <w:rStyle w:val="Hyperlink"/>
                <w:noProof/>
              </w:rPr>
              <w:instrText xml:space="preserve"> </w:instrText>
            </w:r>
            <w:r>
              <w:rPr>
                <w:noProof/>
              </w:rPr>
              <w:instrText>HYPERLINK \l "_Toc80388429"</w:instrText>
            </w:r>
            <w:r w:rsidRPr="00922571">
              <w:rPr>
                <w:rStyle w:val="Hyperlink"/>
                <w:noProof/>
              </w:rPr>
              <w:instrText xml:space="preserve"> </w:instrText>
            </w:r>
            <w:r w:rsidRPr="00922571">
              <w:rPr>
                <w:rStyle w:val="Hyperlink"/>
                <w:noProof/>
              </w:rPr>
              <w:fldChar w:fldCharType="separate"/>
            </w:r>
            <w:r w:rsidRPr="00922571">
              <w:rPr>
                <w:rStyle w:val="Hyperlink"/>
                <w:noProof/>
              </w:rPr>
              <w:t>4.1.</w:t>
            </w:r>
            <w:r>
              <w:rPr>
                <w:rFonts w:cstheme="minorBidi"/>
                <w:noProof/>
              </w:rPr>
              <w:tab/>
            </w:r>
            <w:r w:rsidRPr="00922571">
              <w:rPr>
                <w:rStyle w:val="Hyperlink"/>
                <w:noProof/>
              </w:rPr>
              <w:t>Summary</w:t>
            </w:r>
            <w:r>
              <w:rPr>
                <w:noProof/>
                <w:webHidden/>
              </w:rPr>
              <w:tab/>
            </w:r>
            <w:r>
              <w:rPr>
                <w:noProof/>
                <w:webHidden/>
              </w:rPr>
              <w:fldChar w:fldCharType="begin"/>
            </w:r>
            <w:r>
              <w:rPr>
                <w:noProof/>
                <w:webHidden/>
              </w:rPr>
              <w:instrText xml:space="preserve"> PAGEREF _Toc80388429 \h </w:instrText>
            </w:r>
          </w:ins>
          <w:r>
            <w:rPr>
              <w:noProof/>
              <w:webHidden/>
            </w:rPr>
          </w:r>
          <w:r>
            <w:rPr>
              <w:noProof/>
              <w:webHidden/>
            </w:rPr>
            <w:fldChar w:fldCharType="separate"/>
          </w:r>
          <w:ins w:id="51" w:author="GUO, HONGSHENG (Harry)" w:date="2021-08-20T21:46:00Z">
            <w:r>
              <w:rPr>
                <w:noProof/>
                <w:webHidden/>
              </w:rPr>
              <w:t>5</w:t>
            </w:r>
            <w:r>
              <w:rPr>
                <w:noProof/>
                <w:webHidden/>
              </w:rPr>
              <w:fldChar w:fldCharType="end"/>
            </w:r>
            <w:r w:rsidRPr="00922571">
              <w:rPr>
                <w:rStyle w:val="Hyperlink"/>
                <w:noProof/>
              </w:rPr>
              <w:fldChar w:fldCharType="end"/>
            </w:r>
          </w:ins>
        </w:p>
        <w:p w14:paraId="5092A176" w14:textId="75CF528C" w:rsidR="00CD0C0E" w:rsidRDefault="00CD0C0E">
          <w:pPr>
            <w:pStyle w:val="TOC2"/>
            <w:tabs>
              <w:tab w:val="left" w:pos="880"/>
              <w:tab w:val="right" w:leader="dot" w:pos="9350"/>
            </w:tabs>
            <w:rPr>
              <w:ins w:id="52" w:author="GUO, HONGSHENG (Harry)" w:date="2021-08-20T21:46:00Z"/>
              <w:rFonts w:cstheme="minorBidi"/>
              <w:noProof/>
            </w:rPr>
          </w:pPr>
          <w:ins w:id="53" w:author="GUO, HONGSHENG (Harry)" w:date="2021-08-20T21:46:00Z">
            <w:r w:rsidRPr="00922571">
              <w:rPr>
                <w:rStyle w:val="Hyperlink"/>
                <w:noProof/>
              </w:rPr>
              <w:fldChar w:fldCharType="begin"/>
            </w:r>
            <w:r w:rsidRPr="00922571">
              <w:rPr>
                <w:rStyle w:val="Hyperlink"/>
                <w:noProof/>
              </w:rPr>
              <w:instrText xml:space="preserve"> </w:instrText>
            </w:r>
            <w:r>
              <w:rPr>
                <w:noProof/>
              </w:rPr>
              <w:instrText>HYPERLINK \l "_Toc80388430"</w:instrText>
            </w:r>
            <w:r w:rsidRPr="00922571">
              <w:rPr>
                <w:rStyle w:val="Hyperlink"/>
                <w:noProof/>
              </w:rPr>
              <w:instrText xml:space="preserve"> </w:instrText>
            </w:r>
            <w:r w:rsidRPr="00922571">
              <w:rPr>
                <w:rStyle w:val="Hyperlink"/>
                <w:noProof/>
              </w:rPr>
              <w:fldChar w:fldCharType="separate"/>
            </w:r>
            <w:r w:rsidRPr="00922571">
              <w:rPr>
                <w:rStyle w:val="Hyperlink"/>
                <w:noProof/>
              </w:rPr>
              <w:t>4.2.</w:t>
            </w:r>
            <w:r>
              <w:rPr>
                <w:rFonts w:cstheme="minorBidi"/>
                <w:noProof/>
              </w:rPr>
              <w:tab/>
            </w:r>
            <w:r w:rsidRPr="00922571">
              <w:rPr>
                <w:rStyle w:val="Hyperlink"/>
                <w:noProof/>
              </w:rPr>
              <w:t>Procedures</w:t>
            </w:r>
            <w:r>
              <w:rPr>
                <w:noProof/>
                <w:webHidden/>
              </w:rPr>
              <w:tab/>
            </w:r>
            <w:r>
              <w:rPr>
                <w:noProof/>
                <w:webHidden/>
              </w:rPr>
              <w:fldChar w:fldCharType="begin"/>
            </w:r>
            <w:r>
              <w:rPr>
                <w:noProof/>
                <w:webHidden/>
              </w:rPr>
              <w:instrText xml:space="preserve"> PAGEREF _Toc80388430 \h </w:instrText>
            </w:r>
          </w:ins>
          <w:r>
            <w:rPr>
              <w:noProof/>
              <w:webHidden/>
            </w:rPr>
          </w:r>
          <w:r>
            <w:rPr>
              <w:noProof/>
              <w:webHidden/>
            </w:rPr>
            <w:fldChar w:fldCharType="separate"/>
          </w:r>
          <w:ins w:id="54" w:author="GUO, HONGSHENG (Harry)" w:date="2021-08-20T21:46:00Z">
            <w:r>
              <w:rPr>
                <w:noProof/>
                <w:webHidden/>
              </w:rPr>
              <w:t>5</w:t>
            </w:r>
            <w:r>
              <w:rPr>
                <w:noProof/>
                <w:webHidden/>
              </w:rPr>
              <w:fldChar w:fldCharType="end"/>
            </w:r>
            <w:r w:rsidRPr="00922571">
              <w:rPr>
                <w:rStyle w:val="Hyperlink"/>
                <w:noProof/>
              </w:rPr>
              <w:fldChar w:fldCharType="end"/>
            </w:r>
          </w:ins>
        </w:p>
        <w:p w14:paraId="244919DD" w14:textId="30B2F188" w:rsidR="00CD0C0E" w:rsidRDefault="00CD0C0E">
          <w:pPr>
            <w:pStyle w:val="TOC2"/>
            <w:tabs>
              <w:tab w:val="left" w:pos="880"/>
              <w:tab w:val="right" w:leader="dot" w:pos="9350"/>
            </w:tabs>
            <w:rPr>
              <w:ins w:id="55" w:author="GUO, HONGSHENG (Harry)" w:date="2021-08-20T21:46:00Z"/>
              <w:rFonts w:cstheme="minorBidi"/>
              <w:noProof/>
            </w:rPr>
          </w:pPr>
          <w:ins w:id="56" w:author="GUO, HONGSHENG (Harry)" w:date="2021-08-20T21:46:00Z">
            <w:r w:rsidRPr="00922571">
              <w:rPr>
                <w:rStyle w:val="Hyperlink"/>
                <w:noProof/>
              </w:rPr>
              <w:fldChar w:fldCharType="begin"/>
            </w:r>
            <w:r w:rsidRPr="00922571">
              <w:rPr>
                <w:rStyle w:val="Hyperlink"/>
                <w:noProof/>
              </w:rPr>
              <w:instrText xml:space="preserve"> </w:instrText>
            </w:r>
            <w:r>
              <w:rPr>
                <w:noProof/>
              </w:rPr>
              <w:instrText>HYPERLINK \l "_Toc80388431"</w:instrText>
            </w:r>
            <w:r w:rsidRPr="00922571">
              <w:rPr>
                <w:rStyle w:val="Hyperlink"/>
                <w:noProof/>
              </w:rPr>
              <w:instrText xml:space="preserve"> </w:instrText>
            </w:r>
            <w:r w:rsidRPr="00922571">
              <w:rPr>
                <w:rStyle w:val="Hyperlink"/>
                <w:noProof/>
              </w:rPr>
              <w:fldChar w:fldCharType="separate"/>
            </w:r>
            <w:r w:rsidRPr="00922571">
              <w:rPr>
                <w:rStyle w:val="Hyperlink"/>
                <w:noProof/>
              </w:rPr>
              <w:t>4.3.</w:t>
            </w:r>
            <w:r>
              <w:rPr>
                <w:rFonts w:cstheme="minorBidi"/>
                <w:noProof/>
              </w:rPr>
              <w:tab/>
            </w:r>
            <w:r w:rsidRPr="00922571">
              <w:rPr>
                <w:rStyle w:val="Hyperlink"/>
                <w:noProof/>
              </w:rPr>
              <w:t>Key Assumptions</w:t>
            </w:r>
            <w:r>
              <w:rPr>
                <w:noProof/>
                <w:webHidden/>
              </w:rPr>
              <w:tab/>
            </w:r>
            <w:r>
              <w:rPr>
                <w:noProof/>
                <w:webHidden/>
              </w:rPr>
              <w:fldChar w:fldCharType="begin"/>
            </w:r>
            <w:r>
              <w:rPr>
                <w:noProof/>
                <w:webHidden/>
              </w:rPr>
              <w:instrText xml:space="preserve"> PAGEREF _Toc80388431 \h </w:instrText>
            </w:r>
          </w:ins>
          <w:r>
            <w:rPr>
              <w:noProof/>
              <w:webHidden/>
            </w:rPr>
          </w:r>
          <w:r>
            <w:rPr>
              <w:noProof/>
              <w:webHidden/>
            </w:rPr>
            <w:fldChar w:fldCharType="separate"/>
          </w:r>
          <w:ins w:id="57" w:author="GUO, HONGSHENG (Harry)" w:date="2021-08-20T21:46:00Z">
            <w:r>
              <w:rPr>
                <w:noProof/>
                <w:webHidden/>
              </w:rPr>
              <w:t>11</w:t>
            </w:r>
            <w:r>
              <w:rPr>
                <w:noProof/>
                <w:webHidden/>
              </w:rPr>
              <w:fldChar w:fldCharType="end"/>
            </w:r>
            <w:r w:rsidRPr="00922571">
              <w:rPr>
                <w:rStyle w:val="Hyperlink"/>
                <w:noProof/>
              </w:rPr>
              <w:fldChar w:fldCharType="end"/>
            </w:r>
          </w:ins>
        </w:p>
        <w:p w14:paraId="2371FFA4" w14:textId="1AE8B177" w:rsidR="00CD0C0E" w:rsidRDefault="00CD0C0E">
          <w:pPr>
            <w:pStyle w:val="TOC2"/>
            <w:tabs>
              <w:tab w:val="left" w:pos="880"/>
              <w:tab w:val="right" w:leader="dot" w:pos="9350"/>
            </w:tabs>
            <w:rPr>
              <w:ins w:id="58" w:author="GUO, HONGSHENG (Harry)" w:date="2021-08-20T21:46:00Z"/>
              <w:rFonts w:cstheme="minorBidi"/>
              <w:noProof/>
            </w:rPr>
          </w:pPr>
          <w:ins w:id="59" w:author="GUO, HONGSHENG (Harry)" w:date="2021-08-20T21:46:00Z">
            <w:r w:rsidRPr="00922571">
              <w:rPr>
                <w:rStyle w:val="Hyperlink"/>
                <w:noProof/>
              </w:rPr>
              <w:fldChar w:fldCharType="begin"/>
            </w:r>
            <w:r w:rsidRPr="00922571">
              <w:rPr>
                <w:rStyle w:val="Hyperlink"/>
                <w:noProof/>
              </w:rPr>
              <w:instrText xml:space="preserve"> </w:instrText>
            </w:r>
            <w:r>
              <w:rPr>
                <w:noProof/>
              </w:rPr>
              <w:instrText>HYPERLINK \l "_Toc80388432"</w:instrText>
            </w:r>
            <w:r w:rsidRPr="00922571">
              <w:rPr>
                <w:rStyle w:val="Hyperlink"/>
                <w:noProof/>
              </w:rPr>
              <w:instrText xml:space="preserve"> </w:instrText>
            </w:r>
            <w:r w:rsidRPr="00922571">
              <w:rPr>
                <w:rStyle w:val="Hyperlink"/>
                <w:noProof/>
              </w:rPr>
              <w:fldChar w:fldCharType="separate"/>
            </w:r>
            <w:r w:rsidRPr="00922571">
              <w:rPr>
                <w:rStyle w:val="Hyperlink"/>
                <w:noProof/>
              </w:rPr>
              <w:t>4.4.</w:t>
            </w:r>
            <w:r>
              <w:rPr>
                <w:rFonts w:cstheme="minorBidi"/>
                <w:noProof/>
              </w:rPr>
              <w:tab/>
            </w:r>
            <w:r w:rsidRPr="00922571">
              <w:rPr>
                <w:rStyle w:val="Hyperlink"/>
                <w:noProof/>
              </w:rPr>
              <w:t>Significant Risk Event and Exposure</w:t>
            </w:r>
            <w:r>
              <w:rPr>
                <w:noProof/>
                <w:webHidden/>
              </w:rPr>
              <w:tab/>
            </w:r>
            <w:r>
              <w:rPr>
                <w:noProof/>
                <w:webHidden/>
              </w:rPr>
              <w:fldChar w:fldCharType="begin"/>
            </w:r>
            <w:r>
              <w:rPr>
                <w:noProof/>
                <w:webHidden/>
              </w:rPr>
              <w:instrText xml:space="preserve"> PAGEREF _Toc80388432 \h </w:instrText>
            </w:r>
          </w:ins>
          <w:r>
            <w:rPr>
              <w:noProof/>
              <w:webHidden/>
            </w:rPr>
          </w:r>
          <w:r>
            <w:rPr>
              <w:noProof/>
              <w:webHidden/>
            </w:rPr>
            <w:fldChar w:fldCharType="separate"/>
          </w:r>
          <w:ins w:id="60" w:author="GUO, HONGSHENG (Harry)" w:date="2021-08-20T21:46:00Z">
            <w:r>
              <w:rPr>
                <w:noProof/>
                <w:webHidden/>
              </w:rPr>
              <w:t>11</w:t>
            </w:r>
            <w:r>
              <w:rPr>
                <w:noProof/>
                <w:webHidden/>
              </w:rPr>
              <w:fldChar w:fldCharType="end"/>
            </w:r>
            <w:r w:rsidRPr="00922571">
              <w:rPr>
                <w:rStyle w:val="Hyperlink"/>
                <w:noProof/>
              </w:rPr>
              <w:fldChar w:fldCharType="end"/>
            </w:r>
          </w:ins>
        </w:p>
        <w:p w14:paraId="6768ED93" w14:textId="70F62A82" w:rsidR="00CD0C0E" w:rsidRDefault="00CD0C0E">
          <w:pPr>
            <w:pStyle w:val="TOC1"/>
            <w:tabs>
              <w:tab w:val="left" w:pos="440"/>
              <w:tab w:val="right" w:leader="dot" w:pos="9350"/>
            </w:tabs>
            <w:rPr>
              <w:ins w:id="61" w:author="GUO, HONGSHENG (Harry)" w:date="2021-08-20T21:46:00Z"/>
              <w:rFonts w:cstheme="minorBidi"/>
              <w:noProof/>
              <w:color w:val="auto"/>
              <w:sz w:val="22"/>
            </w:rPr>
          </w:pPr>
          <w:ins w:id="62" w:author="GUO, HONGSHENG (Harry)" w:date="2021-08-20T21:46:00Z">
            <w:r w:rsidRPr="00922571">
              <w:rPr>
                <w:rStyle w:val="Hyperlink"/>
                <w:noProof/>
              </w:rPr>
              <w:fldChar w:fldCharType="begin"/>
            </w:r>
            <w:r w:rsidRPr="00922571">
              <w:rPr>
                <w:rStyle w:val="Hyperlink"/>
                <w:noProof/>
              </w:rPr>
              <w:instrText xml:space="preserve"> </w:instrText>
            </w:r>
            <w:r>
              <w:rPr>
                <w:noProof/>
              </w:rPr>
              <w:instrText>HYPERLINK \l "_Toc80388433"</w:instrText>
            </w:r>
            <w:r w:rsidRPr="00922571">
              <w:rPr>
                <w:rStyle w:val="Hyperlink"/>
                <w:noProof/>
              </w:rPr>
              <w:instrText xml:space="preserve"> </w:instrText>
            </w:r>
            <w:r w:rsidRPr="00922571">
              <w:rPr>
                <w:rStyle w:val="Hyperlink"/>
                <w:noProof/>
              </w:rPr>
              <w:fldChar w:fldCharType="separate"/>
            </w:r>
            <w:r w:rsidRPr="00922571">
              <w:rPr>
                <w:rStyle w:val="Hyperlink"/>
                <w:noProof/>
              </w:rPr>
              <w:t>5.</w:t>
            </w:r>
            <w:r>
              <w:rPr>
                <w:rFonts w:cstheme="minorBidi"/>
                <w:noProof/>
                <w:color w:val="auto"/>
                <w:sz w:val="22"/>
              </w:rPr>
              <w:tab/>
            </w:r>
            <w:r w:rsidRPr="00922571">
              <w:rPr>
                <w:rStyle w:val="Hyperlink"/>
                <w:noProof/>
              </w:rPr>
              <w:t>Procedure Assurance Methods</w:t>
            </w:r>
            <w:r>
              <w:rPr>
                <w:noProof/>
                <w:webHidden/>
              </w:rPr>
              <w:tab/>
            </w:r>
            <w:r>
              <w:rPr>
                <w:noProof/>
                <w:webHidden/>
              </w:rPr>
              <w:fldChar w:fldCharType="begin"/>
            </w:r>
            <w:r>
              <w:rPr>
                <w:noProof/>
                <w:webHidden/>
              </w:rPr>
              <w:instrText xml:space="preserve"> PAGEREF _Toc80388433 \h </w:instrText>
            </w:r>
          </w:ins>
          <w:r>
            <w:rPr>
              <w:noProof/>
              <w:webHidden/>
            </w:rPr>
          </w:r>
          <w:r>
            <w:rPr>
              <w:noProof/>
              <w:webHidden/>
            </w:rPr>
            <w:fldChar w:fldCharType="separate"/>
          </w:r>
          <w:ins w:id="63" w:author="GUO, HONGSHENG (Harry)" w:date="2021-08-20T21:46:00Z">
            <w:r>
              <w:rPr>
                <w:noProof/>
                <w:webHidden/>
              </w:rPr>
              <w:t>12</w:t>
            </w:r>
            <w:r>
              <w:rPr>
                <w:noProof/>
                <w:webHidden/>
              </w:rPr>
              <w:fldChar w:fldCharType="end"/>
            </w:r>
            <w:r w:rsidRPr="00922571">
              <w:rPr>
                <w:rStyle w:val="Hyperlink"/>
                <w:noProof/>
              </w:rPr>
              <w:fldChar w:fldCharType="end"/>
            </w:r>
          </w:ins>
        </w:p>
        <w:p w14:paraId="3F6F06AE" w14:textId="0D34195D" w:rsidR="00CD0C0E" w:rsidRDefault="00CD0C0E">
          <w:pPr>
            <w:pStyle w:val="TOC2"/>
            <w:tabs>
              <w:tab w:val="left" w:pos="880"/>
              <w:tab w:val="right" w:leader="dot" w:pos="9350"/>
            </w:tabs>
            <w:rPr>
              <w:ins w:id="64" w:author="GUO, HONGSHENG (Harry)" w:date="2021-08-20T21:46:00Z"/>
              <w:rFonts w:cstheme="minorBidi"/>
              <w:noProof/>
            </w:rPr>
          </w:pPr>
          <w:ins w:id="65" w:author="GUO, HONGSHENG (Harry)" w:date="2021-08-20T21:46:00Z">
            <w:r w:rsidRPr="00922571">
              <w:rPr>
                <w:rStyle w:val="Hyperlink"/>
                <w:noProof/>
              </w:rPr>
              <w:fldChar w:fldCharType="begin"/>
            </w:r>
            <w:r w:rsidRPr="00922571">
              <w:rPr>
                <w:rStyle w:val="Hyperlink"/>
                <w:noProof/>
              </w:rPr>
              <w:instrText xml:space="preserve"> </w:instrText>
            </w:r>
            <w:r>
              <w:rPr>
                <w:noProof/>
              </w:rPr>
              <w:instrText>HYPERLINK \l "_Toc80388434"</w:instrText>
            </w:r>
            <w:r w:rsidRPr="00922571">
              <w:rPr>
                <w:rStyle w:val="Hyperlink"/>
                <w:noProof/>
              </w:rPr>
              <w:instrText xml:space="preserve"> </w:instrText>
            </w:r>
            <w:r w:rsidRPr="00922571">
              <w:rPr>
                <w:rStyle w:val="Hyperlink"/>
                <w:noProof/>
              </w:rPr>
              <w:fldChar w:fldCharType="separate"/>
            </w:r>
            <w:r w:rsidRPr="00922571">
              <w:rPr>
                <w:rStyle w:val="Hyperlink"/>
                <w:noProof/>
              </w:rPr>
              <w:t>5.1.</w:t>
            </w:r>
            <w:r>
              <w:rPr>
                <w:rFonts w:cstheme="minorBidi"/>
                <w:noProof/>
              </w:rPr>
              <w:tab/>
            </w:r>
            <w:r w:rsidRPr="00922571">
              <w:rPr>
                <w:rStyle w:val="Hyperlink"/>
                <w:noProof/>
              </w:rPr>
              <w:t>Awareness Methods</w:t>
            </w:r>
            <w:r>
              <w:rPr>
                <w:noProof/>
                <w:webHidden/>
              </w:rPr>
              <w:tab/>
            </w:r>
            <w:r>
              <w:rPr>
                <w:noProof/>
                <w:webHidden/>
              </w:rPr>
              <w:fldChar w:fldCharType="begin"/>
            </w:r>
            <w:r>
              <w:rPr>
                <w:noProof/>
                <w:webHidden/>
              </w:rPr>
              <w:instrText xml:space="preserve"> PAGEREF _Toc80388434 \h </w:instrText>
            </w:r>
          </w:ins>
          <w:r>
            <w:rPr>
              <w:noProof/>
              <w:webHidden/>
            </w:rPr>
          </w:r>
          <w:r>
            <w:rPr>
              <w:noProof/>
              <w:webHidden/>
            </w:rPr>
            <w:fldChar w:fldCharType="separate"/>
          </w:r>
          <w:ins w:id="66" w:author="GUO, HONGSHENG (Harry)" w:date="2021-08-20T21:46:00Z">
            <w:r>
              <w:rPr>
                <w:noProof/>
                <w:webHidden/>
              </w:rPr>
              <w:t>12</w:t>
            </w:r>
            <w:r>
              <w:rPr>
                <w:noProof/>
                <w:webHidden/>
              </w:rPr>
              <w:fldChar w:fldCharType="end"/>
            </w:r>
            <w:r w:rsidRPr="00922571">
              <w:rPr>
                <w:rStyle w:val="Hyperlink"/>
                <w:noProof/>
              </w:rPr>
              <w:fldChar w:fldCharType="end"/>
            </w:r>
          </w:ins>
        </w:p>
        <w:p w14:paraId="216018BB" w14:textId="2D8A8698" w:rsidR="00CD0C0E" w:rsidRDefault="00CD0C0E">
          <w:pPr>
            <w:pStyle w:val="TOC2"/>
            <w:tabs>
              <w:tab w:val="left" w:pos="880"/>
              <w:tab w:val="right" w:leader="dot" w:pos="9350"/>
            </w:tabs>
            <w:rPr>
              <w:ins w:id="67" w:author="GUO, HONGSHENG (Harry)" w:date="2021-08-20T21:46:00Z"/>
              <w:rFonts w:cstheme="minorBidi"/>
              <w:noProof/>
            </w:rPr>
          </w:pPr>
          <w:ins w:id="68" w:author="GUO, HONGSHENG (Harry)" w:date="2021-08-20T21:46:00Z">
            <w:r w:rsidRPr="00922571">
              <w:rPr>
                <w:rStyle w:val="Hyperlink"/>
                <w:noProof/>
              </w:rPr>
              <w:fldChar w:fldCharType="begin"/>
            </w:r>
            <w:r w:rsidRPr="00922571">
              <w:rPr>
                <w:rStyle w:val="Hyperlink"/>
                <w:noProof/>
              </w:rPr>
              <w:instrText xml:space="preserve"> </w:instrText>
            </w:r>
            <w:r>
              <w:rPr>
                <w:noProof/>
              </w:rPr>
              <w:instrText>HYPERLINK \l "_Toc80388435"</w:instrText>
            </w:r>
            <w:r w:rsidRPr="00922571">
              <w:rPr>
                <w:rStyle w:val="Hyperlink"/>
                <w:noProof/>
              </w:rPr>
              <w:instrText xml:space="preserve"> </w:instrText>
            </w:r>
            <w:r w:rsidRPr="00922571">
              <w:rPr>
                <w:rStyle w:val="Hyperlink"/>
                <w:noProof/>
              </w:rPr>
              <w:fldChar w:fldCharType="separate"/>
            </w:r>
            <w:r w:rsidRPr="00922571">
              <w:rPr>
                <w:rStyle w:val="Hyperlink"/>
                <w:noProof/>
              </w:rPr>
              <w:t>5.2.</w:t>
            </w:r>
            <w:r>
              <w:rPr>
                <w:rFonts w:cstheme="minorBidi"/>
                <w:noProof/>
              </w:rPr>
              <w:tab/>
            </w:r>
            <w:r w:rsidRPr="00922571">
              <w:rPr>
                <w:rStyle w:val="Hyperlink"/>
                <w:noProof/>
              </w:rPr>
              <w:t>Training Methods</w:t>
            </w:r>
            <w:r>
              <w:rPr>
                <w:noProof/>
                <w:webHidden/>
              </w:rPr>
              <w:tab/>
            </w:r>
            <w:r>
              <w:rPr>
                <w:noProof/>
                <w:webHidden/>
              </w:rPr>
              <w:fldChar w:fldCharType="begin"/>
            </w:r>
            <w:r>
              <w:rPr>
                <w:noProof/>
                <w:webHidden/>
              </w:rPr>
              <w:instrText xml:space="preserve"> PAGEREF _Toc80388435 \h </w:instrText>
            </w:r>
          </w:ins>
          <w:r>
            <w:rPr>
              <w:noProof/>
              <w:webHidden/>
            </w:rPr>
          </w:r>
          <w:r>
            <w:rPr>
              <w:noProof/>
              <w:webHidden/>
            </w:rPr>
            <w:fldChar w:fldCharType="separate"/>
          </w:r>
          <w:ins w:id="69" w:author="GUO, HONGSHENG (Harry)" w:date="2021-08-20T21:46:00Z">
            <w:r>
              <w:rPr>
                <w:noProof/>
                <w:webHidden/>
              </w:rPr>
              <w:t>12</w:t>
            </w:r>
            <w:r>
              <w:rPr>
                <w:noProof/>
                <w:webHidden/>
              </w:rPr>
              <w:fldChar w:fldCharType="end"/>
            </w:r>
            <w:r w:rsidRPr="00922571">
              <w:rPr>
                <w:rStyle w:val="Hyperlink"/>
                <w:noProof/>
              </w:rPr>
              <w:fldChar w:fldCharType="end"/>
            </w:r>
          </w:ins>
        </w:p>
        <w:p w14:paraId="7EA17766" w14:textId="67C31F06" w:rsidR="00CD0C0E" w:rsidRDefault="00CD0C0E">
          <w:pPr>
            <w:pStyle w:val="TOC2"/>
            <w:tabs>
              <w:tab w:val="left" w:pos="880"/>
              <w:tab w:val="right" w:leader="dot" w:pos="9350"/>
            </w:tabs>
            <w:rPr>
              <w:ins w:id="70" w:author="GUO, HONGSHENG (Harry)" w:date="2021-08-20T21:46:00Z"/>
              <w:rFonts w:cstheme="minorBidi"/>
              <w:noProof/>
            </w:rPr>
          </w:pPr>
          <w:ins w:id="71" w:author="GUO, HONGSHENG (Harry)" w:date="2021-08-20T21:46:00Z">
            <w:r w:rsidRPr="00922571">
              <w:rPr>
                <w:rStyle w:val="Hyperlink"/>
                <w:noProof/>
              </w:rPr>
              <w:fldChar w:fldCharType="begin"/>
            </w:r>
            <w:r w:rsidRPr="00922571">
              <w:rPr>
                <w:rStyle w:val="Hyperlink"/>
                <w:noProof/>
              </w:rPr>
              <w:instrText xml:space="preserve"> </w:instrText>
            </w:r>
            <w:r>
              <w:rPr>
                <w:noProof/>
              </w:rPr>
              <w:instrText>HYPERLINK \l "_Toc80388436"</w:instrText>
            </w:r>
            <w:r w:rsidRPr="00922571">
              <w:rPr>
                <w:rStyle w:val="Hyperlink"/>
                <w:noProof/>
              </w:rPr>
              <w:instrText xml:space="preserve"> </w:instrText>
            </w:r>
            <w:r w:rsidRPr="00922571">
              <w:rPr>
                <w:rStyle w:val="Hyperlink"/>
                <w:noProof/>
              </w:rPr>
              <w:fldChar w:fldCharType="separate"/>
            </w:r>
            <w:r w:rsidRPr="00922571">
              <w:rPr>
                <w:rStyle w:val="Hyperlink"/>
                <w:noProof/>
              </w:rPr>
              <w:t>5.3.</w:t>
            </w:r>
            <w:r>
              <w:rPr>
                <w:rFonts w:cstheme="minorBidi"/>
                <w:noProof/>
              </w:rPr>
              <w:tab/>
            </w:r>
            <w:r w:rsidRPr="00922571">
              <w:rPr>
                <w:rStyle w:val="Hyperlink"/>
                <w:noProof/>
              </w:rPr>
              <w:t>Update Requirements</w:t>
            </w:r>
            <w:r>
              <w:rPr>
                <w:noProof/>
                <w:webHidden/>
              </w:rPr>
              <w:tab/>
            </w:r>
            <w:r>
              <w:rPr>
                <w:noProof/>
                <w:webHidden/>
              </w:rPr>
              <w:fldChar w:fldCharType="begin"/>
            </w:r>
            <w:r>
              <w:rPr>
                <w:noProof/>
                <w:webHidden/>
              </w:rPr>
              <w:instrText xml:space="preserve"> PAGEREF _Toc80388436 \h </w:instrText>
            </w:r>
          </w:ins>
          <w:r>
            <w:rPr>
              <w:noProof/>
              <w:webHidden/>
            </w:rPr>
          </w:r>
          <w:r>
            <w:rPr>
              <w:noProof/>
              <w:webHidden/>
            </w:rPr>
            <w:fldChar w:fldCharType="separate"/>
          </w:r>
          <w:ins w:id="72" w:author="GUO, HONGSHENG (Harry)" w:date="2021-08-20T21:46:00Z">
            <w:r>
              <w:rPr>
                <w:noProof/>
                <w:webHidden/>
              </w:rPr>
              <w:t>12</w:t>
            </w:r>
            <w:r>
              <w:rPr>
                <w:noProof/>
                <w:webHidden/>
              </w:rPr>
              <w:fldChar w:fldCharType="end"/>
            </w:r>
            <w:r w:rsidRPr="00922571">
              <w:rPr>
                <w:rStyle w:val="Hyperlink"/>
                <w:noProof/>
              </w:rPr>
              <w:fldChar w:fldCharType="end"/>
            </w:r>
          </w:ins>
        </w:p>
        <w:p w14:paraId="136E9079" w14:textId="4D125CFA" w:rsidR="00CD0C0E" w:rsidRDefault="00CD0C0E">
          <w:pPr>
            <w:pStyle w:val="TOC2"/>
            <w:tabs>
              <w:tab w:val="left" w:pos="880"/>
              <w:tab w:val="right" w:leader="dot" w:pos="9350"/>
            </w:tabs>
            <w:rPr>
              <w:ins w:id="73" w:author="GUO, HONGSHENG (Harry)" w:date="2021-08-20T21:46:00Z"/>
              <w:rFonts w:cstheme="minorBidi"/>
              <w:noProof/>
            </w:rPr>
          </w:pPr>
          <w:ins w:id="74" w:author="GUO, HONGSHENG (Harry)" w:date="2021-08-20T21:46:00Z">
            <w:r w:rsidRPr="00922571">
              <w:rPr>
                <w:rStyle w:val="Hyperlink"/>
                <w:noProof/>
              </w:rPr>
              <w:fldChar w:fldCharType="begin"/>
            </w:r>
            <w:r w:rsidRPr="00922571">
              <w:rPr>
                <w:rStyle w:val="Hyperlink"/>
                <w:noProof/>
              </w:rPr>
              <w:instrText xml:space="preserve"> </w:instrText>
            </w:r>
            <w:r>
              <w:rPr>
                <w:noProof/>
              </w:rPr>
              <w:instrText>HYPERLINK \l "_Toc80388437"</w:instrText>
            </w:r>
            <w:r w:rsidRPr="00922571">
              <w:rPr>
                <w:rStyle w:val="Hyperlink"/>
                <w:noProof/>
              </w:rPr>
              <w:instrText xml:space="preserve"> </w:instrText>
            </w:r>
            <w:r w:rsidRPr="00922571">
              <w:rPr>
                <w:rStyle w:val="Hyperlink"/>
                <w:noProof/>
              </w:rPr>
              <w:fldChar w:fldCharType="separate"/>
            </w:r>
            <w:r w:rsidRPr="00922571">
              <w:rPr>
                <w:rStyle w:val="Hyperlink"/>
                <w:noProof/>
              </w:rPr>
              <w:t>5.4.</w:t>
            </w:r>
            <w:r>
              <w:rPr>
                <w:rFonts w:cstheme="minorBidi"/>
                <w:noProof/>
              </w:rPr>
              <w:tab/>
            </w:r>
            <w:r w:rsidRPr="00922571">
              <w:rPr>
                <w:rStyle w:val="Hyperlink"/>
                <w:noProof/>
              </w:rPr>
              <w:t>Consequences of Violating the Procedure</w:t>
            </w:r>
            <w:r>
              <w:rPr>
                <w:noProof/>
                <w:webHidden/>
              </w:rPr>
              <w:tab/>
            </w:r>
            <w:r>
              <w:rPr>
                <w:noProof/>
                <w:webHidden/>
              </w:rPr>
              <w:fldChar w:fldCharType="begin"/>
            </w:r>
            <w:r>
              <w:rPr>
                <w:noProof/>
                <w:webHidden/>
              </w:rPr>
              <w:instrText xml:space="preserve"> PAGEREF _Toc80388437 \h </w:instrText>
            </w:r>
          </w:ins>
          <w:r>
            <w:rPr>
              <w:noProof/>
              <w:webHidden/>
            </w:rPr>
          </w:r>
          <w:r>
            <w:rPr>
              <w:noProof/>
              <w:webHidden/>
            </w:rPr>
            <w:fldChar w:fldCharType="separate"/>
          </w:r>
          <w:ins w:id="75" w:author="GUO, HONGSHENG (Harry)" w:date="2021-08-20T21:46:00Z">
            <w:r>
              <w:rPr>
                <w:noProof/>
                <w:webHidden/>
              </w:rPr>
              <w:t>13</w:t>
            </w:r>
            <w:r>
              <w:rPr>
                <w:noProof/>
                <w:webHidden/>
              </w:rPr>
              <w:fldChar w:fldCharType="end"/>
            </w:r>
            <w:r w:rsidRPr="00922571">
              <w:rPr>
                <w:rStyle w:val="Hyperlink"/>
                <w:noProof/>
              </w:rPr>
              <w:fldChar w:fldCharType="end"/>
            </w:r>
          </w:ins>
        </w:p>
        <w:p w14:paraId="13A934B9" w14:textId="3C0E913C" w:rsidR="00CD0C0E" w:rsidRDefault="00CD0C0E">
          <w:pPr>
            <w:pStyle w:val="TOC2"/>
            <w:tabs>
              <w:tab w:val="left" w:pos="880"/>
              <w:tab w:val="right" w:leader="dot" w:pos="9350"/>
            </w:tabs>
            <w:rPr>
              <w:ins w:id="76" w:author="GUO, HONGSHENG (Harry)" w:date="2021-08-20T21:46:00Z"/>
              <w:rFonts w:cstheme="minorBidi"/>
              <w:noProof/>
            </w:rPr>
          </w:pPr>
          <w:ins w:id="77" w:author="GUO, HONGSHENG (Harry)" w:date="2021-08-20T21:46:00Z">
            <w:r w:rsidRPr="00922571">
              <w:rPr>
                <w:rStyle w:val="Hyperlink"/>
                <w:noProof/>
              </w:rPr>
              <w:fldChar w:fldCharType="begin"/>
            </w:r>
            <w:r w:rsidRPr="00922571">
              <w:rPr>
                <w:rStyle w:val="Hyperlink"/>
                <w:noProof/>
              </w:rPr>
              <w:instrText xml:space="preserve"> </w:instrText>
            </w:r>
            <w:r>
              <w:rPr>
                <w:noProof/>
              </w:rPr>
              <w:instrText>HYPERLINK \l "_Toc80388438"</w:instrText>
            </w:r>
            <w:r w:rsidRPr="00922571">
              <w:rPr>
                <w:rStyle w:val="Hyperlink"/>
                <w:noProof/>
              </w:rPr>
              <w:instrText xml:space="preserve"> </w:instrText>
            </w:r>
            <w:r w:rsidRPr="00922571">
              <w:rPr>
                <w:rStyle w:val="Hyperlink"/>
                <w:noProof/>
              </w:rPr>
              <w:fldChar w:fldCharType="separate"/>
            </w:r>
            <w:r w:rsidRPr="00922571">
              <w:rPr>
                <w:rStyle w:val="Hyperlink"/>
                <w:noProof/>
              </w:rPr>
              <w:t>5.5.</w:t>
            </w:r>
            <w:r>
              <w:rPr>
                <w:rFonts w:cstheme="minorBidi"/>
                <w:noProof/>
              </w:rPr>
              <w:tab/>
            </w:r>
            <w:r w:rsidRPr="00922571">
              <w:rPr>
                <w:rStyle w:val="Hyperlink"/>
                <w:noProof/>
              </w:rPr>
              <w:t>Glossary</w:t>
            </w:r>
            <w:r>
              <w:rPr>
                <w:noProof/>
                <w:webHidden/>
              </w:rPr>
              <w:tab/>
            </w:r>
            <w:r>
              <w:rPr>
                <w:noProof/>
                <w:webHidden/>
              </w:rPr>
              <w:fldChar w:fldCharType="begin"/>
            </w:r>
            <w:r>
              <w:rPr>
                <w:noProof/>
                <w:webHidden/>
              </w:rPr>
              <w:instrText xml:space="preserve"> PAGEREF _Toc80388438 \h </w:instrText>
            </w:r>
          </w:ins>
          <w:r>
            <w:rPr>
              <w:noProof/>
              <w:webHidden/>
            </w:rPr>
          </w:r>
          <w:r>
            <w:rPr>
              <w:noProof/>
              <w:webHidden/>
            </w:rPr>
            <w:fldChar w:fldCharType="separate"/>
          </w:r>
          <w:ins w:id="78" w:author="GUO, HONGSHENG (Harry)" w:date="2021-08-20T21:46:00Z">
            <w:r>
              <w:rPr>
                <w:noProof/>
                <w:webHidden/>
              </w:rPr>
              <w:t>13</w:t>
            </w:r>
            <w:r>
              <w:rPr>
                <w:noProof/>
                <w:webHidden/>
              </w:rPr>
              <w:fldChar w:fldCharType="end"/>
            </w:r>
            <w:r w:rsidRPr="00922571">
              <w:rPr>
                <w:rStyle w:val="Hyperlink"/>
                <w:noProof/>
              </w:rPr>
              <w:fldChar w:fldCharType="end"/>
            </w:r>
          </w:ins>
        </w:p>
        <w:p w14:paraId="5D584A9D" w14:textId="7063655B" w:rsidR="00CD0C0E" w:rsidRDefault="00CD0C0E">
          <w:pPr>
            <w:pStyle w:val="TOC1"/>
            <w:tabs>
              <w:tab w:val="left" w:pos="440"/>
              <w:tab w:val="right" w:leader="dot" w:pos="9350"/>
            </w:tabs>
            <w:rPr>
              <w:ins w:id="79" w:author="GUO, HONGSHENG (Harry)" w:date="2021-08-20T21:46:00Z"/>
              <w:rFonts w:cstheme="minorBidi"/>
              <w:noProof/>
              <w:color w:val="auto"/>
              <w:sz w:val="22"/>
            </w:rPr>
          </w:pPr>
          <w:ins w:id="80" w:author="GUO, HONGSHENG (Harry)" w:date="2021-08-20T21:46:00Z">
            <w:r w:rsidRPr="00922571">
              <w:rPr>
                <w:rStyle w:val="Hyperlink"/>
                <w:noProof/>
              </w:rPr>
              <w:fldChar w:fldCharType="begin"/>
            </w:r>
            <w:r w:rsidRPr="00922571">
              <w:rPr>
                <w:rStyle w:val="Hyperlink"/>
                <w:noProof/>
              </w:rPr>
              <w:instrText xml:space="preserve"> </w:instrText>
            </w:r>
            <w:r>
              <w:rPr>
                <w:noProof/>
              </w:rPr>
              <w:instrText>HYPERLINK \l "_Toc80388439"</w:instrText>
            </w:r>
            <w:r w:rsidRPr="00922571">
              <w:rPr>
                <w:rStyle w:val="Hyperlink"/>
                <w:noProof/>
              </w:rPr>
              <w:instrText xml:space="preserve"> </w:instrText>
            </w:r>
            <w:r w:rsidRPr="00922571">
              <w:rPr>
                <w:rStyle w:val="Hyperlink"/>
                <w:noProof/>
              </w:rPr>
              <w:fldChar w:fldCharType="separate"/>
            </w:r>
            <w:r w:rsidRPr="00922571">
              <w:rPr>
                <w:rStyle w:val="Hyperlink"/>
                <w:noProof/>
              </w:rPr>
              <w:t>6.</w:t>
            </w:r>
            <w:r>
              <w:rPr>
                <w:rFonts w:cstheme="minorBidi"/>
                <w:noProof/>
                <w:color w:val="auto"/>
                <w:sz w:val="22"/>
              </w:rPr>
              <w:tab/>
            </w:r>
            <w:r w:rsidRPr="00922571">
              <w:rPr>
                <w:rStyle w:val="Hyperlink"/>
                <w:noProof/>
              </w:rPr>
              <w:t>Reference</w:t>
            </w:r>
            <w:r>
              <w:rPr>
                <w:noProof/>
                <w:webHidden/>
              </w:rPr>
              <w:tab/>
            </w:r>
            <w:r>
              <w:rPr>
                <w:noProof/>
                <w:webHidden/>
              </w:rPr>
              <w:fldChar w:fldCharType="begin"/>
            </w:r>
            <w:r>
              <w:rPr>
                <w:noProof/>
                <w:webHidden/>
              </w:rPr>
              <w:instrText xml:space="preserve"> PAGEREF _Toc80388439 \h </w:instrText>
            </w:r>
          </w:ins>
          <w:r>
            <w:rPr>
              <w:noProof/>
              <w:webHidden/>
            </w:rPr>
          </w:r>
          <w:r>
            <w:rPr>
              <w:noProof/>
              <w:webHidden/>
            </w:rPr>
            <w:fldChar w:fldCharType="separate"/>
          </w:r>
          <w:ins w:id="81" w:author="GUO, HONGSHENG (Harry)" w:date="2021-08-20T21:46:00Z">
            <w:r>
              <w:rPr>
                <w:noProof/>
                <w:webHidden/>
              </w:rPr>
              <w:t>13</w:t>
            </w:r>
            <w:r>
              <w:rPr>
                <w:noProof/>
                <w:webHidden/>
              </w:rPr>
              <w:fldChar w:fldCharType="end"/>
            </w:r>
            <w:r w:rsidRPr="00922571">
              <w:rPr>
                <w:rStyle w:val="Hyperlink"/>
                <w:noProof/>
              </w:rPr>
              <w:fldChar w:fldCharType="end"/>
            </w:r>
          </w:ins>
        </w:p>
        <w:p w14:paraId="7F87E850" w14:textId="77777777" w:rsidR="008A76EF" w:rsidRDefault="008F5573" w:rsidP="008A76EF">
          <w:r>
            <w:rPr>
              <w:color w:val="C00000"/>
              <w:sz w:val="28"/>
            </w:rPr>
            <w:fldChar w:fldCharType="end"/>
          </w:r>
        </w:p>
      </w:sdtContent>
    </w:sdt>
    <w:p w14:paraId="1BE84471" w14:textId="77777777" w:rsidR="008A76EF" w:rsidRPr="00532DF1" w:rsidRDefault="008A76EF" w:rsidP="008A76EF">
      <w:pPr>
        <w:rPr>
          <w:rFonts w:eastAsiaTheme="majorEastAsia"/>
          <w:szCs w:val="28"/>
        </w:rPr>
      </w:pPr>
      <w:r w:rsidRPr="00532DF1">
        <w:br w:type="page"/>
      </w:r>
    </w:p>
    <w:p w14:paraId="389674CC" w14:textId="77777777" w:rsidR="008A76EF" w:rsidRDefault="008A76EF" w:rsidP="008A76EF">
      <w:pPr>
        <w:pStyle w:val="Level1"/>
      </w:pPr>
      <w:bookmarkStart w:id="82" w:name="_Toc448330254"/>
      <w:bookmarkStart w:id="83" w:name="_Toc80388422"/>
      <w:r w:rsidRPr="00532DF1">
        <w:lastRenderedPageBreak/>
        <w:t>Executive Summary</w:t>
      </w:r>
      <w:bookmarkStart w:id="84" w:name="_Toc448330255"/>
      <w:bookmarkEnd w:id="82"/>
      <w:bookmarkEnd w:id="84"/>
      <w:bookmarkEnd w:id="83"/>
    </w:p>
    <w:p w14:paraId="7F0B9677" w14:textId="1643B30F" w:rsidR="008A76EF" w:rsidRPr="00532DF1" w:rsidRDefault="00C476EC" w:rsidP="006C2031">
      <w:r w:rsidRPr="00C476EC">
        <w:t xml:space="preserve">The </w:t>
      </w:r>
      <w:r w:rsidR="00B50291">
        <w:t xml:space="preserve">purpose of the Interest Rate Risk Management Procedures (“procedure”) is to outline the </w:t>
      </w:r>
      <w:r w:rsidR="00560E2A">
        <w:t>Treasury’s</w:t>
      </w:r>
      <w:r w:rsidR="00B50291">
        <w:t xml:space="preserve"> </w:t>
      </w:r>
      <w:r w:rsidR="005A598B">
        <w:t>(“</w:t>
      </w:r>
      <w:r w:rsidR="00560E2A">
        <w:t>TRY</w:t>
      </w:r>
      <w:r w:rsidR="005A598B">
        <w:t xml:space="preserve">”) </w:t>
      </w:r>
      <w:r w:rsidR="00B50291">
        <w:t>role, responsibilities and operational procedure to support the interest rate risk measurement process for the Bank of China New York Branch and its satellite branches (collectively</w:t>
      </w:r>
      <w:del w:id="85" w:author="PENG, QIAN(Charlie)" w:date="2021-09-21T17:12:00Z">
        <w:r w:rsidR="00B50291" w:rsidDel="00D65A04">
          <w:delText>,</w:delText>
        </w:r>
      </w:del>
      <w:r w:rsidR="00B50291">
        <w:t xml:space="preserve"> </w:t>
      </w:r>
      <w:ins w:id="86" w:author="PENG, QIAN(Charlie)" w:date="2021-09-21T17:12:00Z">
        <w:r w:rsidR="00D65A04">
          <w:t xml:space="preserve">“the Bank” or </w:t>
        </w:r>
      </w:ins>
      <w:r w:rsidR="00B50291">
        <w:t>“BOCNY”).</w:t>
      </w:r>
      <w:r w:rsidRPr="00C476EC">
        <w:t xml:space="preserve"> </w:t>
      </w:r>
    </w:p>
    <w:p w14:paraId="7A9843B2" w14:textId="77777777" w:rsidR="00CE357B" w:rsidRDefault="00CE357B" w:rsidP="006C2031">
      <w:pPr>
        <w:pStyle w:val="Level2"/>
        <w:numPr>
          <w:ilvl w:val="0"/>
          <w:numId w:val="0"/>
        </w:numPr>
        <w:ind w:left="792"/>
      </w:pPr>
      <w:bookmarkStart w:id="87" w:name="_Toc448330256"/>
    </w:p>
    <w:p w14:paraId="3E69F63B" w14:textId="77777777" w:rsidR="008A76EF" w:rsidRDefault="008A76EF" w:rsidP="008A76EF">
      <w:pPr>
        <w:pStyle w:val="Level2"/>
      </w:pPr>
      <w:bookmarkStart w:id="88" w:name="_Toc80388423"/>
      <w:r w:rsidRPr="00FB3C6B">
        <w:t>Rationale</w:t>
      </w:r>
      <w:bookmarkEnd w:id="87"/>
      <w:bookmarkEnd w:id="88"/>
    </w:p>
    <w:p w14:paraId="021804F0" w14:textId="77777777" w:rsidR="00C476EC" w:rsidRDefault="00B50291" w:rsidP="006C2031">
      <w:r w:rsidRPr="00B50291">
        <w:t>Interest rate risk is the risk that future changes in interest rates will affect the bank's net interest income or earnings</w:t>
      </w:r>
      <w:r>
        <w:t xml:space="preserve"> and market value</w:t>
      </w:r>
      <w:r w:rsidRPr="00B50291">
        <w:t>. The goal of our interest rate risk management is to minimize the impact of interest rate volatility on current earnings</w:t>
      </w:r>
      <w:r>
        <w:t xml:space="preserve"> and market value</w:t>
      </w:r>
      <w:r w:rsidRPr="00B50291">
        <w:t>. The basic tools for the bank to monitor the interest rate risk exposure are the gap analysis</w:t>
      </w:r>
      <w:r>
        <w:t xml:space="preserve">, </w:t>
      </w:r>
      <w:r w:rsidRPr="00B50291">
        <w:t>earning</w:t>
      </w:r>
      <w:r>
        <w:t>s and market value</w:t>
      </w:r>
      <w:r w:rsidRPr="00B50291">
        <w:t xml:space="preserve"> sensitivity modeling. The </w:t>
      </w:r>
      <w:r>
        <w:t>Ba</w:t>
      </w:r>
      <w:r w:rsidRPr="00B50291">
        <w:t xml:space="preserve">nk sets its policy limits on net interest income </w:t>
      </w:r>
      <w:r w:rsidR="00934EF1">
        <w:t xml:space="preserve">(NII) </w:t>
      </w:r>
      <w:r w:rsidRPr="00B50291">
        <w:t>at risk over one-year horizon</w:t>
      </w:r>
      <w:r>
        <w:t xml:space="preserve"> and the economic value of equity </w:t>
      </w:r>
      <w:r w:rsidR="00934EF1">
        <w:t xml:space="preserve">(EVE) </w:t>
      </w:r>
      <w:r>
        <w:t>risk</w:t>
      </w:r>
      <w:r w:rsidR="005A598B">
        <w:t xml:space="preserve"> for a 200 bps parallel and immediate shock scenario</w:t>
      </w:r>
      <w:r w:rsidRPr="00B50291">
        <w:t>.</w:t>
      </w:r>
    </w:p>
    <w:p w14:paraId="6E8213F2" w14:textId="77777777" w:rsidR="005A598B" w:rsidRDefault="005A598B" w:rsidP="006C2031"/>
    <w:p w14:paraId="0F4423EE" w14:textId="77777777" w:rsidR="00B50291" w:rsidRDefault="00B50291" w:rsidP="006C2031"/>
    <w:p w14:paraId="442312FD" w14:textId="77777777" w:rsidR="00CE357B" w:rsidRDefault="00CE357B" w:rsidP="008A76EF">
      <w:pPr>
        <w:pStyle w:val="Level2"/>
      </w:pPr>
      <w:bookmarkStart w:id="89" w:name="_Toc80388424"/>
      <w:r>
        <w:t>Related Policies &amp; Procedures</w:t>
      </w:r>
      <w:bookmarkEnd w:id="89"/>
    </w:p>
    <w:p w14:paraId="109C503A" w14:textId="69B4CF2C" w:rsidR="00C476EC" w:rsidRDefault="00C476EC" w:rsidP="006C2031">
      <w:r w:rsidRPr="00C476EC">
        <w:t xml:space="preserve">Related policies and procedures </w:t>
      </w:r>
      <w:r w:rsidR="005A598B">
        <w:t>include the Bank’s Risk Governance Framework and the Market Risk Management Policy</w:t>
      </w:r>
      <w:ins w:id="90" w:author="GUO, HONGSHENG (Harry)" w:date="2021-08-20T21:42:00Z">
        <w:r w:rsidR="00C8783E">
          <w:t xml:space="preserve"> [</w:t>
        </w:r>
      </w:ins>
      <w:ins w:id="91" w:author="GUO, HONGSHENG (Harry)" w:date="2021-08-20T21:45:00Z">
        <w:r w:rsidR="00581BFF">
          <w:fldChar w:fldCharType="begin"/>
        </w:r>
        <w:r w:rsidR="00581BFF">
          <w:instrText xml:space="preserve"> REF _Ref80388100 \r \h </w:instrText>
        </w:r>
      </w:ins>
      <w:r w:rsidR="00581BFF">
        <w:fldChar w:fldCharType="separate"/>
      </w:r>
      <w:ins w:id="92" w:author="GUO, HONGSHENG (Harry)" w:date="2021-08-20T21:45:00Z">
        <w:r w:rsidR="00581BFF">
          <w:t>1</w:t>
        </w:r>
        <w:r w:rsidR="00581BFF">
          <w:fldChar w:fldCharType="end"/>
        </w:r>
      </w:ins>
      <w:ins w:id="93" w:author="GUO, HONGSHENG (Harry)" w:date="2021-08-20T21:42:00Z">
        <w:r w:rsidR="00C8783E">
          <w:t>]</w:t>
        </w:r>
      </w:ins>
      <w:r w:rsidR="005A598B">
        <w:t xml:space="preserve">. </w:t>
      </w:r>
    </w:p>
    <w:p w14:paraId="57BE6C27" w14:textId="77777777" w:rsidR="005A598B" w:rsidRPr="00532DF1" w:rsidRDefault="005A598B" w:rsidP="006C2031"/>
    <w:p w14:paraId="3F47FF04" w14:textId="77777777" w:rsidR="008A76EF" w:rsidRPr="00532DF1" w:rsidRDefault="008A76EF" w:rsidP="008A76EF">
      <w:pPr>
        <w:pStyle w:val="Level1"/>
      </w:pPr>
      <w:bookmarkStart w:id="94" w:name="_Toc80388425"/>
      <w:r w:rsidRPr="00532DF1">
        <w:t xml:space="preserve">The </w:t>
      </w:r>
      <w:bookmarkStart w:id="95" w:name="_Toc454966878"/>
      <w:bookmarkStart w:id="96" w:name="_Toc454966879"/>
      <w:bookmarkStart w:id="97" w:name="_Toc454966880"/>
      <w:bookmarkStart w:id="98" w:name="_Toc454966881"/>
      <w:bookmarkStart w:id="99" w:name="_Toc454966882"/>
      <w:bookmarkStart w:id="100" w:name="_Toc448330257"/>
      <w:bookmarkEnd w:id="95"/>
      <w:bookmarkEnd w:id="96"/>
      <w:bookmarkEnd w:id="97"/>
      <w:bookmarkEnd w:id="98"/>
      <w:bookmarkEnd w:id="99"/>
      <w:r w:rsidRPr="00E11024">
        <w:t>Scope</w:t>
      </w:r>
      <w:bookmarkEnd w:id="100"/>
      <w:bookmarkEnd w:id="94"/>
    </w:p>
    <w:p w14:paraId="480F170B" w14:textId="614C9287" w:rsidR="00C476EC" w:rsidRDefault="00C476EC" w:rsidP="00C476EC">
      <w:r w:rsidRPr="00532DF1">
        <w:t xml:space="preserve">The scope </w:t>
      </w:r>
      <w:r w:rsidR="005A598B">
        <w:t xml:space="preserve">of the procedures is limited to the activities within </w:t>
      </w:r>
      <w:r w:rsidR="00F16FD4">
        <w:t>TRY</w:t>
      </w:r>
      <w:r w:rsidR="005A598B">
        <w:t xml:space="preserve"> to support the measurement of interest rate risk, in particular, the metrics NII risk and EVE risk (Net Interest Income and Economic Value of Equity </w:t>
      </w:r>
      <w:r w:rsidR="00383B1B">
        <w:t xml:space="preserve">at </w:t>
      </w:r>
      <w:r w:rsidR="005A598B">
        <w:t>Risk respectively).</w:t>
      </w:r>
      <w:r w:rsidR="000B0D37">
        <w:t xml:space="preserve"> The procedure also refers to the derivation of a repricing gap of the current balance sheet. The repricing gap is used as a management guidance tool only and is not part of the Risk Appetite Statement.</w:t>
      </w:r>
      <w:ins w:id="101" w:author="GUO, HONGSHENG (Harry)" w:date="2021-08-20T21:07:00Z">
        <w:r w:rsidR="00C33FAB">
          <w:t xml:space="preserve"> </w:t>
        </w:r>
      </w:ins>
      <w:ins w:id="102" w:author="GUO, HONGSHENG (Harry)" w:date="2021-08-20T21:33:00Z">
        <w:r w:rsidR="00FD1AF9">
          <w:t xml:space="preserve">This procedure is a very high level description. More </w:t>
        </w:r>
      </w:ins>
      <w:ins w:id="103" w:author="GUO, HONGSHENG (Harry)" w:date="2021-08-20T21:07:00Z">
        <w:r w:rsidR="00C33FAB">
          <w:t xml:space="preserve">details of the methodology, assumption and analysis can be found in the </w:t>
        </w:r>
      </w:ins>
      <w:ins w:id="104" w:author="GUO, HONGSHENG (Harry)" w:date="2021-08-20T21:10:00Z">
        <w:r w:rsidR="00C33FAB">
          <w:t xml:space="preserve">BOCNY model documentation of Interest Rate Risk </w:t>
        </w:r>
      </w:ins>
      <w:ins w:id="105" w:author="GUO, HONGSHENG (Harry)" w:date="2021-08-20T21:57:00Z">
        <w:r w:rsidR="00A4448E">
          <w:t xml:space="preserve">management </w:t>
        </w:r>
      </w:ins>
      <w:ins w:id="106" w:author="GUO, HONGSHENG (Harry)" w:date="2021-08-20T21:10:00Z">
        <w:r w:rsidR="00C33FAB">
          <w:t xml:space="preserve">system </w:t>
        </w:r>
      </w:ins>
      <w:ins w:id="107" w:author="GUO, HONGSHENG (Harry)" w:date="2021-08-20T21:57:00Z">
        <w:r w:rsidR="00A4448E">
          <w:t>(</w:t>
        </w:r>
      </w:ins>
      <w:proofErr w:type="spellStart"/>
      <w:ins w:id="108" w:author="GUO, HONGSHENG (Harry)" w:date="2021-08-20T21:16:00Z">
        <w:r w:rsidR="00F02507">
          <w:t>PROFITstar</w:t>
        </w:r>
      </w:ins>
      <w:proofErr w:type="spellEnd"/>
      <w:ins w:id="109" w:author="GUO, HONGSHENG (Harry)" w:date="2021-08-20T21:57:00Z">
        <w:r w:rsidR="00A4448E">
          <w:t xml:space="preserve"> 2018</w:t>
        </w:r>
        <w:proofErr w:type="gramStart"/>
        <w:r w:rsidR="00A4448E">
          <w:t>)</w:t>
        </w:r>
      </w:ins>
      <w:ins w:id="110" w:author="GUO, HONGSHENG (Harry)" w:date="2021-08-20T21:40:00Z">
        <w:r w:rsidR="00C8783E">
          <w:t>[</w:t>
        </w:r>
      </w:ins>
      <w:proofErr w:type="gramEnd"/>
      <w:ins w:id="111" w:author="GUO, HONGSHENG (Harry)" w:date="2021-08-20T21:46:00Z">
        <w:r w:rsidR="00581BFF">
          <w:fldChar w:fldCharType="begin"/>
        </w:r>
        <w:r w:rsidR="00581BFF">
          <w:instrText xml:space="preserve"> REF _Ref80388385 \r \h </w:instrText>
        </w:r>
      </w:ins>
      <w:r w:rsidR="00581BFF">
        <w:fldChar w:fldCharType="separate"/>
      </w:r>
      <w:ins w:id="112" w:author="GUO, HONGSHENG (Harry)" w:date="2021-08-20T21:46:00Z">
        <w:r w:rsidR="00581BFF">
          <w:t>2</w:t>
        </w:r>
        <w:r w:rsidR="00581BFF">
          <w:fldChar w:fldCharType="end"/>
        </w:r>
      </w:ins>
      <w:ins w:id="113" w:author="GUO, HONGSHENG (Harry)" w:date="2021-08-20T21:42:00Z">
        <w:r w:rsidR="00C8783E">
          <w:t>]</w:t>
        </w:r>
      </w:ins>
      <w:ins w:id="114" w:author="GUO, HONGSHENG (Harry)" w:date="2021-08-20T21:11:00Z">
        <w:r w:rsidR="00C33FAB">
          <w:t>.</w:t>
        </w:r>
      </w:ins>
    </w:p>
    <w:p w14:paraId="05F3CBA1" w14:textId="77777777" w:rsidR="00C476EC" w:rsidRPr="00532DF1" w:rsidRDefault="00C476EC" w:rsidP="00C476EC"/>
    <w:p w14:paraId="74D78FAA" w14:textId="77777777" w:rsidR="008A76EF" w:rsidRPr="00532DF1" w:rsidRDefault="008A76EF"/>
    <w:p w14:paraId="0CAF6519" w14:textId="77777777" w:rsidR="008A76EF" w:rsidRDefault="008A76EF" w:rsidP="008A76EF">
      <w:pPr>
        <w:pStyle w:val="Level1"/>
      </w:pPr>
      <w:bookmarkStart w:id="115" w:name="_Toc448330258"/>
      <w:bookmarkStart w:id="116" w:name="_Toc80388426"/>
      <w:r w:rsidRPr="00532DF1">
        <w:t xml:space="preserve">Roles </w:t>
      </w:r>
      <w:r>
        <w:t>&amp;</w:t>
      </w:r>
      <w:r w:rsidRPr="00532DF1">
        <w:t xml:space="preserve"> Responsibilities</w:t>
      </w:r>
      <w:bookmarkEnd w:id="115"/>
      <w:bookmarkEnd w:id="116"/>
    </w:p>
    <w:p w14:paraId="3FC618C5" w14:textId="77777777" w:rsidR="00C476EC" w:rsidRDefault="00C476EC" w:rsidP="006C2031">
      <w:pPr>
        <w:pStyle w:val="Level2"/>
      </w:pPr>
      <w:bookmarkStart w:id="117" w:name="_Toc80388427"/>
      <w:r>
        <w:t>Procedure Governance</w:t>
      </w:r>
      <w:r w:rsidR="00046DC6">
        <w:t xml:space="preserve"> &amp; Implementation</w:t>
      </w:r>
      <w:bookmarkEnd w:id="117"/>
    </w:p>
    <w:p w14:paraId="2DB1093F" w14:textId="77777777" w:rsidR="00C476EC" w:rsidRPr="00532DF1" w:rsidRDefault="00B871B9" w:rsidP="00C476EC">
      <w:r>
        <w:t>The risk governance f</w:t>
      </w:r>
      <w:r w:rsidR="00046DC6">
        <w:t>ramework</w:t>
      </w:r>
      <w:r>
        <w:t xml:space="preserve"> and the market risk policy lay</w:t>
      </w:r>
      <w:r w:rsidR="00046DC6">
        <w:t xml:space="preserve"> out the governance structure for interest rate risk including roles and responsibilities, the risk appetite statement, the lines of defense, the risk management process and the governance and communication of policies and procedures.</w:t>
      </w:r>
    </w:p>
    <w:p w14:paraId="7BBC7AE4" w14:textId="77777777" w:rsidR="00C476EC" w:rsidRDefault="00C476EC" w:rsidP="006C2031">
      <w:pPr>
        <w:pStyle w:val="Level2"/>
        <w:numPr>
          <w:ilvl w:val="0"/>
          <w:numId w:val="0"/>
        </w:numPr>
        <w:ind w:left="792" w:hanging="432"/>
      </w:pPr>
    </w:p>
    <w:p w14:paraId="08C38833" w14:textId="77777777" w:rsidR="00C476EC" w:rsidRPr="00532DF1" w:rsidRDefault="00C476EC" w:rsidP="00046DC6">
      <w:pPr>
        <w:pStyle w:val="Level2"/>
        <w:numPr>
          <w:ilvl w:val="0"/>
          <w:numId w:val="0"/>
        </w:numPr>
        <w:ind w:left="792" w:hanging="432"/>
      </w:pPr>
    </w:p>
    <w:p w14:paraId="504CBA4F" w14:textId="77777777" w:rsidR="008A76EF" w:rsidRPr="00532DF1" w:rsidRDefault="008A76EF" w:rsidP="008A76EF">
      <w:bookmarkStart w:id="118" w:name="_Toc447379505"/>
      <w:bookmarkStart w:id="119" w:name="_Toc447380451"/>
      <w:bookmarkStart w:id="120" w:name="_Toc447380556"/>
      <w:bookmarkStart w:id="121" w:name="_Toc448330050"/>
      <w:bookmarkStart w:id="122" w:name="_Toc448330266"/>
      <w:bookmarkStart w:id="123" w:name="_Toc447379506"/>
      <w:bookmarkStart w:id="124" w:name="_Toc447380452"/>
      <w:bookmarkStart w:id="125" w:name="_Toc447380557"/>
      <w:bookmarkStart w:id="126" w:name="_Toc448330051"/>
      <w:bookmarkStart w:id="127" w:name="_Toc448330267"/>
      <w:bookmarkEnd w:id="118"/>
      <w:bookmarkEnd w:id="119"/>
      <w:bookmarkEnd w:id="120"/>
      <w:bookmarkEnd w:id="121"/>
      <w:bookmarkEnd w:id="122"/>
      <w:bookmarkEnd w:id="123"/>
      <w:bookmarkEnd w:id="124"/>
      <w:bookmarkEnd w:id="125"/>
      <w:bookmarkEnd w:id="126"/>
      <w:bookmarkEnd w:id="127"/>
    </w:p>
    <w:p w14:paraId="2A9441DE" w14:textId="77777777" w:rsidR="008A76EF" w:rsidRPr="00532DF1" w:rsidRDefault="008A76EF" w:rsidP="008A76EF">
      <w:pPr>
        <w:pStyle w:val="Level1"/>
      </w:pPr>
      <w:bookmarkStart w:id="128" w:name="_Toc447379515"/>
      <w:bookmarkStart w:id="129" w:name="_Toc447380461"/>
      <w:bookmarkStart w:id="130" w:name="_Toc447380566"/>
      <w:bookmarkStart w:id="131" w:name="_Toc448330060"/>
      <w:bookmarkStart w:id="132" w:name="_Toc448330276"/>
      <w:bookmarkStart w:id="133" w:name="_Toc448330277"/>
      <w:bookmarkStart w:id="134" w:name="_Toc80388428"/>
      <w:bookmarkEnd w:id="128"/>
      <w:bookmarkEnd w:id="129"/>
      <w:bookmarkEnd w:id="130"/>
      <w:bookmarkEnd w:id="131"/>
      <w:bookmarkEnd w:id="132"/>
      <w:r w:rsidRPr="00532DF1">
        <w:t>P</w:t>
      </w:r>
      <w:r w:rsidR="00CE357B">
        <w:t>rocedure</w:t>
      </w:r>
      <w:r w:rsidRPr="00532DF1">
        <w:t xml:space="preserve"> </w:t>
      </w:r>
      <w:r w:rsidR="00CE357B">
        <w:t>Instruction</w:t>
      </w:r>
      <w:r w:rsidRPr="003A69C9">
        <w:t>s</w:t>
      </w:r>
      <w:bookmarkEnd w:id="133"/>
      <w:bookmarkEnd w:id="134"/>
    </w:p>
    <w:p w14:paraId="14AF9AF9" w14:textId="77777777" w:rsidR="00E8250D" w:rsidRPr="008C2E7A" w:rsidRDefault="00E8250D" w:rsidP="008C2E7A">
      <w:pPr>
        <w:pStyle w:val="Level2"/>
      </w:pPr>
      <w:bookmarkStart w:id="135" w:name="_Toc80388429"/>
      <w:r w:rsidRPr="008C2E7A">
        <w:t>Summary</w:t>
      </w:r>
      <w:bookmarkEnd w:id="135"/>
    </w:p>
    <w:p w14:paraId="2FD8F436" w14:textId="77777777" w:rsidR="00E8250D" w:rsidRDefault="00E8250D" w:rsidP="004B7EDD"/>
    <w:p w14:paraId="311D8679" w14:textId="77777777" w:rsidR="004B7EDD" w:rsidRDefault="004B7EDD" w:rsidP="004B7EDD">
      <w:r>
        <w:t>1.</w:t>
      </w:r>
      <w:r>
        <w:tab/>
        <w:t xml:space="preserve">The repricing gap gives a rough estimate of the impact of interest rate changes on net interest income.  The Bank uses the interest sensitivity analysis </w:t>
      </w:r>
      <w:r w:rsidR="00555D38">
        <w:t xml:space="preserve">to manage net interest income </w:t>
      </w:r>
      <w:r w:rsidR="004E0243">
        <w:t>fu</w:t>
      </w:r>
      <w:r w:rsidR="00555D38">
        <w:t>l</w:t>
      </w:r>
      <w:r w:rsidR="004E0243">
        <w:t>f</w:t>
      </w:r>
      <w:r w:rsidR="00555D38">
        <w:t>illment and optimize the structure of asset and liabilities by avoiding or minimizing the interest rate risk.</w:t>
      </w:r>
    </w:p>
    <w:p w14:paraId="54BC950A" w14:textId="77777777" w:rsidR="004B7EDD" w:rsidRDefault="004B7EDD" w:rsidP="004B7EDD"/>
    <w:p w14:paraId="61AE8C9A" w14:textId="77777777" w:rsidR="004B7EDD" w:rsidRDefault="004B7EDD" w:rsidP="004B7EDD"/>
    <w:p w14:paraId="0054E656" w14:textId="77777777" w:rsidR="004B7EDD" w:rsidRDefault="004B7EDD" w:rsidP="004B7EDD">
      <w:r>
        <w:t>2.</w:t>
      </w:r>
      <w:r>
        <w:tab/>
        <w:t xml:space="preserve">The analysis requires reliable information on the amount and timing of every account.  A gap analysis report provides a measurement of repricing </w:t>
      </w:r>
      <w:r w:rsidR="00934EF1">
        <w:t>timeframe</w:t>
      </w:r>
      <w:r>
        <w:t xml:space="preserve"> of assets and liabilities.  The report cites </w:t>
      </w:r>
      <w:r w:rsidR="00934EF1">
        <w:t>timeframe</w:t>
      </w:r>
      <w:r>
        <w:t xml:space="preserve"> over specified time intervals: Monthly in the first year, Quarterly for the second year, over 2 years and all other. Assets and liabilities are allocated by time horizon and amount, so that each segment will be subject to the related interest rate change.  Much effort is expended on the identification of the detail appropriate for repricing time intervals because the accuracy of the balance sheet allocation will produce a more useful gap report. </w:t>
      </w:r>
    </w:p>
    <w:p w14:paraId="5415246B" w14:textId="77777777" w:rsidR="004B7EDD" w:rsidRDefault="004B7EDD" w:rsidP="004B7EDD"/>
    <w:p w14:paraId="4A22F909" w14:textId="77777777" w:rsidR="004B7EDD" w:rsidRDefault="004B7EDD" w:rsidP="004B7EDD">
      <w:r>
        <w:t>3.</w:t>
      </w:r>
      <w:r>
        <w:tab/>
        <w:t>The analysis basically applies repricing rates (for the floating rate items), and maturity rates (for fixed rate items) within discrete time periods or buckets.  For each period, total liabilities are subtracted from the total assets.  The formula may be defined as rate sensitive asset minus rate sensitive liabilities equals the interest rate sensitivity gap.</w:t>
      </w:r>
    </w:p>
    <w:p w14:paraId="3AB8A02B" w14:textId="77777777" w:rsidR="004B7EDD" w:rsidRDefault="004B7EDD" w:rsidP="004B7EDD"/>
    <w:p w14:paraId="57E5598D" w14:textId="77777777" w:rsidR="004B7EDD" w:rsidRDefault="004B7EDD" w:rsidP="004B7EDD">
      <w:r>
        <w:t>4.</w:t>
      </w:r>
      <w:r>
        <w:tab/>
        <w:t xml:space="preserve">If the gap is a negative number, the balance sheet is said to be liability sensitive; if positive, the balance sheet is said to be asset sensitive.  Generally, the Bank’s gap position will </w:t>
      </w:r>
      <w:r w:rsidR="00905C62">
        <w:t xml:space="preserve">indicate </w:t>
      </w:r>
      <w:r>
        <w:t xml:space="preserve">how directional changes in interest rates will affect net interest income.  </w:t>
      </w:r>
    </w:p>
    <w:p w14:paraId="14A95E73" w14:textId="77777777" w:rsidR="004B7EDD" w:rsidRDefault="004B7EDD" w:rsidP="004B7EDD"/>
    <w:p w14:paraId="40992EA7" w14:textId="77777777" w:rsidR="004B7EDD" w:rsidRDefault="004B7EDD" w:rsidP="004B7EDD">
      <w:r>
        <w:t>Based on RMICC's request, the Interest rate banking account risk will be reported to both ALCO and RMICC.</w:t>
      </w:r>
    </w:p>
    <w:p w14:paraId="4F9FA471" w14:textId="77777777" w:rsidR="00BE1F4E" w:rsidRDefault="00BE1F4E" w:rsidP="004B7EDD"/>
    <w:p w14:paraId="3A7472D8" w14:textId="77777777" w:rsidR="004B7EDD" w:rsidRDefault="00E8250D" w:rsidP="004B7EDD">
      <w:r>
        <w:t xml:space="preserve">5. </w:t>
      </w:r>
      <w:r w:rsidR="00BE1F4E">
        <w:tab/>
      </w:r>
      <w:r w:rsidR="004B7EDD">
        <w:t>Frequency:</w:t>
      </w:r>
      <w:r w:rsidR="00BE1F4E">
        <w:t xml:space="preserve"> </w:t>
      </w:r>
      <w:r w:rsidR="004B7EDD">
        <w:t xml:space="preserve">Monthly, to be completed </w:t>
      </w:r>
      <w:r w:rsidR="00934EF1">
        <w:t>around</w:t>
      </w:r>
      <w:r w:rsidR="004B7EDD">
        <w:t xml:space="preserve"> the </w:t>
      </w:r>
      <w:r w:rsidR="005D262F">
        <w:t>10</w:t>
      </w:r>
      <w:r w:rsidR="004B7EDD">
        <w:t>th business day of the following month</w:t>
      </w:r>
    </w:p>
    <w:p w14:paraId="2066A29C" w14:textId="77777777" w:rsidR="004B7EDD" w:rsidRDefault="004B7EDD" w:rsidP="004B7EDD"/>
    <w:p w14:paraId="1C7901DB" w14:textId="77777777" w:rsidR="004B7EDD" w:rsidRPr="008C2E7A" w:rsidRDefault="004B7EDD" w:rsidP="008C2E7A">
      <w:pPr>
        <w:pStyle w:val="Level2"/>
      </w:pPr>
      <w:bookmarkStart w:id="136" w:name="_Toc80388430"/>
      <w:r w:rsidRPr="00B05A19">
        <w:t>Procedure</w:t>
      </w:r>
      <w:r w:rsidR="008C2E7A">
        <w:t>s</w:t>
      </w:r>
      <w:bookmarkEnd w:id="136"/>
      <w:r w:rsidR="008C2E7A">
        <w:t xml:space="preserve"> </w:t>
      </w:r>
    </w:p>
    <w:p w14:paraId="6948F776" w14:textId="77777777" w:rsidR="004B7EDD" w:rsidRDefault="004B7EDD" w:rsidP="004B7EDD"/>
    <w:p w14:paraId="2F4A5FF5" w14:textId="77777777" w:rsidR="004B7EDD" w:rsidRDefault="00E8250D" w:rsidP="004B7EDD">
      <w:r w:rsidRPr="00BE1F4E">
        <w:rPr>
          <w:sz w:val="24"/>
          <w:szCs w:val="24"/>
        </w:rPr>
        <w:t>4.2.</w:t>
      </w:r>
      <w:r w:rsidR="004B7EDD" w:rsidRPr="00BE1F4E">
        <w:rPr>
          <w:sz w:val="24"/>
          <w:szCs w:val="24"/>
        </w:rPr>
        <w:t>1</w:t>
      </w:r>
      <w:r w:rsidR="0021442A">
        <w:rPr>
          <w:sz w:val="24"/>
          <w:szCs w:val="24"/>
        </w:rPr>
        <w:t>.</w:t>
      </w:r>
      <w:r w:rsidR="004B7EDD" w:rsidRPr="00BE1F4E">
        <w:rPr>
          <w:sz w:val="24"/>
          <w:szCs w:val="24"/>
        </w:rPr>
        <w:tab/>
      </w:r>
      <w:r w:rsidR="004B7EDD">
        <w:t>The Interest Rate Sensitivity – Repricing Schedule Report includes branches of New York, New York I.B.F., Queens, Los Angeles, Los Angeles I.B.F, Chicago, Chicago I.B.F.</w:t>
      </w:r>
    </w:p>
    <w:p w14:paraId="534FF7AB" w14:textId="77777777" w:rsidR="00B05A19" w:rsidRDefault="00B05A19" w:rsidP="004B7EDD"/>
    <w:p w14:paraId="3DDD47C4" w14:textId="77777777" w:rsidR="00BE4D4C" w:rsidRDefault="00BE4D4C" w:rsidP="004B7EDD"/>
    <w:p w14:paraId="6D171293" w14:textId="77777777" w:rsidR="00BE4D4C" w:rsidRDefault="00BE4D4C" w:rsidP="004B7EDD"/>
    <w:p w14:paraId="29309295" w14:textId="77777777" w:rsidR="004B7EDD" w:rsidRDefault="004B7EDD" w:rsidP="004B7EDD">
      <w:r>
        <w:tab/>
      </w:r>
      <w:r>
        <w:tab/>
      </w:r>
    </w:p>
    <w:p w14:paraId="4774174D" w14:textId="77777777" w:rsidR="004B7EDD" w:rsidRDefault="00E8250D" w:rsidP="004B7EDD">
      <w:r w:rsidRPr="00BE1F4E">
        <w:rPr>
          <w:sz w:val="24"/>
          <w:szCs w:val="24"/>
        </w:rPr>
        <w:lastRenderedPageBreak/>
        <w:t>4.2.2</w:t>
      </w:r>
      <w:r w:rsidR="0021442A">
        <w:rPr>
          <w:sz w:val="24"/>
          <w:szCs w:val="24"/>
        </w:rPr>
        <w:t>.</w:t>
      </w:r>
      <w:r w:rsidR="004B7EDD" w:rsidRPr="0021442A">
        <w:rPr>
          <w:sz w:val="24"/>
          <w:szCs w:val="24"/>
        </w:rPr>
        <w:t xml:space="preserve">   </w:t>
      </w:r>
      <w:r w:rsidR="004B7EDD" w:rsidRPr="0021442A">
        <w:rPr>
          <w:sz w:val="24"/>
          <w:szCs w:val="24"/>
          <w:u w:val="single"/>
        </w:rPr>
        <w:t>Source of Data</w:t>
      </w:r>
      <w:r w:rsidR="004B7EDD" w:rsidRPr="0021442A">
        <w:rPr>
          <w:u w:val="single"/>
        </w:rPr>
        <w:t>:</w:t>
      </w:r>
      <w:r w:rsidR="004B7EDD" w:rsidRPr="0021442A">
        <w:rPr>
          <w:u w:val="single"/>
        </w:rPr>
        <w:tab/>
      </w:r>
      <w:r w:rsidR="004B7EDD" w:rsidRPr="0021442A">
        <w:rPr>
          <w:u w:val="single"/>
        </w:rPr>
        <w:tab/>
      </w:r>
      <w:r w:rsidR="004B7EDD" w:rsidRPr="003011A7">
        <w:rPr>
          <w:u w:val="single"/>
        </w:rPr>
        <w:t>Data Obtained:</w:t>
      </w:r>
      <w:r w:rsidR="004B7EDD" w:rsidRPr="003011A7">
        <w:rPr>
          <w:u w:val="single"/>
        </w:rPr>
        <w:tab/>
      </w:r>
      <w:r w:rsidR="004B7EDD" w:rsidRPr="003011A7">
        <w:rPr>
          <w:u w:val="single"/>
        </w:rPr>
        <w:tab/>
      </w:r>
      <w:r w:rsidR="003011A7" w:rsidRPr="003011A7">
        <w:rPr>
          <w:u w:val="single"/>
        </w:rPr>
        <w:tab/>
      </w:r>
      <w:r w:rsidR="004B7EDD" w:rsidRPr="003011A7">
        <w:rPr>
          <w:u w:val="single"/>
        </w:rPr>
        <w:t>Purpose of Data</w:t>
      </w:r>
    </w:p>
    <w:p w14:paraId="4BAEAF27" w14:textId="77777777" w:rsidR="004B7EDD" w:rsidRDefault="004B7EDD" w:rsidP="004B7EDD"/>
    <w:p w14:paraId="07823E44" w14:textId="77777777" w:rsidR="004B7EDD" w:rsidRDefault="004B7EDD" w:rsidP="004B7EDD">
      <w:r>
        <w:t>(1)</w:t>
      </w:r>
      <w:r>
        <w:tab/>
        <w:t>T24</w:t>
      </w:r>
      <w:r>
        <w:tab/>
      </w:r>
      <w:r>
        <w:tab/>
        <w:t xml:space="preserve"> </w:t>
      </w:r>
      <w:r>
        <w:tab/>
        <w:t>Trial Balance</w:t>
      </w:r>
      <w:r>
        <w:tab/>
      </w:r>
      <w:r>
        <w:tab/>
      </w:r>
      <w:r>
        <w:tab/>
      </w:r>
      <w:proofErr w:type="spellStart"/>
      <w:r>
        <w:t>Balance</w:t>
      </w:r>
      <w:proofErr w:type="spellEnd"/>
      <w:r>
        <w:t xml:space="preserve"> Sheet Preparation</w:t>
      </w:r>
    </w:p>
    <w:p w14:paraId="2A9B7B0A" w14:textId="77777777" w:rsidR="004B7EDD" w:rsidRDefault="004B7EDD" w:rsidP="004B7EDD">
      <w:r>
        <w:t>(2)</w:t>
      </w:r>
      <w:r>
        <w:tab/>
        <w:t>OPICS</w:t>
      </w:r>
      <w:r>
        <w:tab/>
      </w:r>
      <w:r>
        <w:tab/>
      </w:r>
      <w:r>
        <w:tab/>
        <w:t>D/L Trial Balance</w:t>
      </w:r>
      <w:r>
        <w:tab/>
      </w:r>
      <w:r>
        <w:tab/>
        <w:t>Rollover Schedule Preparation</w:t>
      </w:r>
    </w:p>
    <w:p w14:paraId="29CBFB49" w14:textId="77777777" w:rsidR="00B05A19" w:rsidRDefault="00B05A19" w:rsidP="004B7EDD"/>
    <w:p w14:paraId="1173F265" w14:textId="77777777" w:rsidR="00B05A19" w:rsidRDefault="00B05A19" w:rsidP="004B7EDD"/>
    <w:p w14:paraId="2826BC1F" w14:textId="77777777" w:rsidR="00B05A19" w:rsidRDefault="00B05A19" w:rsidP="004B7EDD"/>
    <w:p w14:paraId="710BCA46" w14:textId="77777777" w:rsidR="004B7EDD" w:rsidRDefault="00E8250D" w:rsidP="004B7EDD">
      <w:r w:rsidRPr="00BE1F4E">
        <w:rPr>
          <w:sz w:val="24"/>
          <w:szCs w:val="24"/>
        </w:rPr>
        <w:t>4.2.3</w:t>
      </w:r>
      <w:r w:rsidR="0021442A">
        <w:rPr>
          <w:sz w:val="24"/>
          <w:szCs w:val="24"/>
        </w:rPr>
        <w:t>.</w:t>
      </w:r>
      <w:r w:rsidR="004B7EDD" w:rsidRPr="00BE1F4E">
        <w:rPr>
          <w:sz w:val="24"/>
          <w:szCs w:val="24"/>
        </w:rPr>
        <w:t xml:space="preserve">   </w:t>
      </w:r>
      <w:r w:rsidR="004B7EDD" w:rsidRPr="00BE1F4E">
        <w:rPr>
          <w:sz w:val="24"/>
          <w:szCs w:val="24"/>
          <w:u w:val="single"/>
        </w:rPr>
        <w:t>Tools:</w:t>
      </w:r>
      <w:r w:rsidR="00A25AB2" w:rsidRPr="00BE1F4E">
        <w:rPr>
          <w:u w:val="single"/>
        </w:rPr>
        <w:t xml:space="preserve">     </w:t>
      </w:r>
      <w:r w:rsidR="008C2E7A" w:rsidRPr="00BE1F4E">
        <w:rPr>
          <w:u w:val="single"/>
        </w:rPr>
        <w:t xml:space="preserve">                              </w:t>
      </w:r>
      <w:r w:rsidR="00A25AB2" w:rsidRPr="008C2E7A">
        <w:rPr>
          <w:u w:val="single"/>
        </w:rPr>
        <w:t xml:space="preserve">Data Sources                           </w:t>
      </w:r>
      <w:r w:rsidR="008C2E7A" w:rsidRPr="008C2E7A">
        <w:rPr>
          <w:u w:val="single"/>
        </w:rPr>
        <w:tab/>
        <w:t>Purpose</w:t>
      </w:r>
    </w:p>
    <w:p w14:paraId="6C5BD78A" w14:textId="77777777" w:rsidR="004B7EDD" w:rsidRDefault="004B7EDD" w:rsidP="004B7EDD">
      <w:r>
        <w:t>•</w:t>
      </w:r>
      <w:r>
        <w:tab/>
        <w:t>Crystal report</w:t>
      </w:r>
      <w:r>
        <w:tab/>
      </w:r>
      <w:r w:rsidR="003011A7">
        <w:tab/>
      </w:r>
      <w:r>
        <w:t xml:space="preserve">T24  </w:t>
      </w:r>
      <w:r>
        <w:tab/>
      </w:r>
      <w:r>
        <w:tab/>
      </w:r>
      <w:r w:rsidR="003011A7">
        <w:tab/>
      </w:r>
      <w:r w:rsidR="008C2E7A">
        <w:tab/>
      </w:r>
      <w:r w:rsidR="00A25AB2">
        <w:t>Data Extraction</w:t>
      </w:r>
    </w:p>
    <w:p w14:paraId="1A68A991" w14:textId="77777777" w:rsidR="004B7EDD" w:rsidRDefault="004B7EDD" w:rsidP="004B7EDD">
      <w:r>
        <w:t>•</w:t>
      </w:r>
      <w:r>
        <w:tab/>
      </w:r>
      <w:del w:id="137" w:author="GUO, HONGSHENG (Harry)" w:date="2021-08-20T21:16:00Z">
        <w:r w:rsidDel="00F02507">
          <w:delText>Profitstar</w:delText>
        </w:r>
      </w:del>
      <w:proofErr w:type="spellStart"/>
      <w:ins w:id="138" w:author="GUO, HONGSHENG (Harry)" w:date="2021-08-20T21:16:00Z">
        <w:r w:rsidR="00F02507">
          <w:t>PROFITstar</w:t>
        </w:r>
      </w:ins>
      <w:proofErr w:type="spellEnd"/>
      <w:r>
        <w:tab/>
      </w:r>
      <w:r>
        <w:tab/>
        <w:t xml:space="preserve">T24 </w:t>
      </w:r>
      <w:r w:rsidR="00AF2F30">
        <w:t xml:space="preserve">&amp; </w:t>
      </w:r>
      <w:proofErr w:type="spellStart"/>
      <w:r w:rsidR="00AF2F30">
        <w:t>Opics</w:t>
      </w:r>
      <w:proofErr w:type="spellEnd"/>
      <w:r>
        <w:tab/>
      </w:r>
      <w:r>
        <w:tab/>
      </w:r>
      <w:r>
        <w:tab/>
        <w:t>Interest Rate Sensitivity</w:t>
      </w:r>
      <w:r w:rsidR="003011A7">
        <w:t xml:space="preserve"> </w:t>
      </w:r>
      <w:r>
        <w:t>Analysis</w:t>
      </w:r>
    </w:p>
    <w:p w14:paraId="3C3DF0D3" w14:textId="77777777" w:rsidR="004B7EDD" w:rsidRDefault="004B7EDD" w:rsidP="004B7EDD">
      <w:r>
        <w:t>•</w:t>
      </w:r>
      <w:r>
        <w:tab/>
        <w:t>Excel</w:t>
      </w:r>
      <w:r>
        <w:tab/>
      </w:r>
      <w:r>
        <w:tab/>
      </w:r>
      <w:r w:rsidR="003011A7">
        <w:tab/>
      </w:r>
      <w:r>
        <w:t>N/A</w:t>
      </w:r>
      <w:r>
        <w:tab/>
      </w:r>
      <w:r>
        <w:tab/>
      </w:r>
      <w:r>
        <w:tab/>
      </w:r>
      <w:r>
        <w:tab/>
        <w:t>Worksheet Preparation</w:t>
      </w:r>
    </w:p>
    <w:p w14:paraId="2F4C9DA1" w14:textId="77777777" w:rsidR="006D5B0D" w:rsidRDefault="006D5B0D" w:rsidP="004B7EDD">
      <w:pPr>
        <w:rPr>
          <w:sz w:val="24"/>
          <w:szCs w:val="24"/>
        </w:rPr>
      </w:pPr>
    </w:p>
    <w:p w14:paraId="2947EE33" w14:textId="77777777" w:rsidR="006D5B0D" w:rsidRPr="00CA24E0" w:rsidRDefault="006D5B0D" w:rsidP="00CA24E0">
      <w:del w:id="139" w:author="GUO, HONGSHENG (Harry)" w:date="2021-08-20T21:16:00Z">
        <w:r w:rsidDel="00F02507">
          <w:delText>Profitstar</w:delText>
        </w:r>
      </w:del>
      <w:proofErr w:type="spellStart"/>
      <w:ins w:id="140" w:author="GUO, HONGSHENG (Harry)" w:date="2021-08-20T21:16:00Z">
        <w:r w:rsidR="00F02507">
          <w:t>PROFITstar</w:t>
        </w:r>
      </w:ins>
      <w:proofErr w:type="spellEnd"/>
      <w:r>
        <w:t xml:space="preserve"> is an asset liability management tool from the third party vendor, Jack Henry &amp; Associates Inc., and has been in operation in Bank of China US Branches since 1997. TRY follows the &lt;&lt;</w:t>
      </w:r>
      <w:r w:rsidRPr="00C81430">
        <w:t>BANK OF CHINA US BRANCHES ANTI-BRIBERY &amp; ANTI-CORRUPTION COMPLIANCE PROCEDURE</w:t>
      </w:r>
      <w:r>
        <w:t xml:space="preserve">&gt;&gt; on the vendor risk management. </w:t>
      </w:r>
      <w:r w:rsidRPr="00B67D1D">
        <w:t xml:space="preserve">TRY </w:t>
      </w:r>
      <w:r w:rsidRPr="0080448B">
        <w:t>also participate any ABAC training.</w:t>
      </w:r>
    </w:p>
    <w:p w14:paraId="4789E3A8" w14:textId="77777777" w:rsidR="006D5B0D" w:rsidRPr="00BE1F4E" w:rsidRDefault="006D5B0D" w:rsidP="004B7EDD">
      <w:pPr>
        <w:rPr>
          <w:sz w:val="24"/>
          <w:szCs w:val="24"/>
        </w:rPr>
      </w:pPr>
    </w:p>
    <w:p w14:paraId="0FEF88AA" w14:textId="77777777" w:rsidR="004B7EDD" w:rsidRPr="00BE1F4E" w:rsidRDefault="00E8250D" w:rsidP="004B7EDD">
      <w:pPr>
        <w:rPr>
          <w:sz w:val="24"/>
          <w:szCs w:val="24"/>
        </w:rPr>
      </w:pPr>
      <w:r w:rsidRPr="00BE1F4E">
        <w:rPr>
          <w:sz w:val="24"/>
          <w:szCs w:val="24"/>
        </w:rPr>
        <w:t>4.2.4</w:t>
      </w:r>
      <w:r w:rsidR="0021442A">
        <w:rPr>
          <w:sz w:val="24"/>
          <w:szCs w:val="24"/>
        </w:rPr>
        <w:t>.</w:t>
      </w:r>
      <w:r w:rsidR="004B7EDD" w:rsidRPr="00BE1F4E">
        <w:rPr>
          <w:sz w:val="24"/>
          <w:szCs w:val="24"/>
        </w:rPr>
        <w:t xml:space="preserve">   Report Preparation:</w:t>
      </w:r>
    </w:p>
    <w:p w14:paraId="735A930F" w14:textId="77777777" w:rsidR="004B7EDD" w:rsidRDefault="004B7EDD" w:rsidP="004B7EDD"/>
    <w:p w14:paraId="74C89437" w14:textId="77777777" w:rsidR="004B7EDD" w:rsidRDefault="004B7EDD" w:rsidP="004B7EDD">
      <w:r>
        <w:t>(1)</w:t>
      </w:r>
      <w:r>
        <w:tab/>
      </w:r>
      <w:r w:rsidR="00F16FD4">
        <w:t>TRY</w:t>
      </w:r>
      <w:r>
        <w:t xml:space="preserve"> prepares several I</w:t>
      </w:r>
      <w:r w:rsidR="00E8714F">
        <w:t xml:space="preserve">nterest </w:t>
      </w:r>
      <w:r>
        <w:t>R</w:t>
      </w:r>
      <w:r w:rsidR="00E8714F">
        <w:t xml:space="preserve">ate Risk </w:t>
      </w:r>
      <w:r>
        <w:t>S</w:t>
      </w:r>
      <w:r w:rsidR="00E8714F">
        <w:t>ensitivity</w:t>
      </w:r>
      <w:r>
        <w:t xml:space="preserve"> reports utilizing the same base data but differing in interpretation and </w:t>
      </w:r>
      <w:r w:rsidR="005D262F">
        <w:t>accounts</w:t>
      </w:r>
      <w:r>
        <w:t xml:space="preserve"> distribution.  These are:</w:t>
      </w:r>
    </w:p>
    <w:p w14:paraId="4DEB063A" w14:textId="77777777" w:rsidR="004B7EDD" w:rsidRDefault="004B7EDD" w:rsidP="004B7EDD"/>
    <w:p w14:paraId="4C5ACFD6" w14:textId="77777777" w:rsidR="004B7EDD" w:rsidRDefault="004B7EDD" w:rsidP="004B7EDD">
      <w:r>
        <w:t>•</w:t>
      </w:r>
      <w:r>
        <w:tab/>
      </w:r>
      <w:r w:rsidR="00555D38">
        <w:t xml:space="preserve">BOCNY </w:t>
      </w:r>
      <w:proofErr w:type="gramStart"/>
      <w:r w:rsidR="00164357">
        <w:t xml:space="preserve">ALCO  </w:t>
      </w:r>
      <w:r w:rsidR="00555D38">
        <w:t>package</w:t>
      </w:r>
      <w:proofErr w:type="gramEnd"/>
      <w:r w:rsidR="00555D38">
        <w:t xml:space="preserve">, including </w:t>
      </w:r>
      <w:r>
        <w:t>Interest Rate Sensitivity</w:t>
      </w:r>
      <w:r w:rsidR="00BF464A">
        <w:t xml:space="preserve"> report, NII sensitivity analysis and EVE sensitivity analysis.</w:t>
      </w:r>
    </w:p>
    <w:p w14:paraId="52E42CBE" w14:textId="77777777" w:rsidR="004B7EDD" w:rsidRDefault="004B7EDD" w:rsidP="004B7EDD">
      <w:r>
        <w:t>•</w:t>
      </w:r>
      <w:r>
        <w:tab/>
      </w:r>
      <w:r w:rsidR="00164357">
        <w:t xml:space="preserve">HO </w:t>
      </w:r>
      <w:r w:rsidR="00BF464A">
        <w:t xml:space="preserve">reporting, including </w:t>
      </w:r>
      <w:r>
        <w:t>G33 Interest Rate Sensitivity</w:t>
      </w:r>
      <w:r w:rsidR="00BF464A">
        <w:t xml:space="preserve"> report</w:t>
      </w:r>
      <w:r w:rsidR="00797452">
        <w:t xml:space="preserve"> </w:t>
      </w:r>
      <w:r w:rsidR="00BF464A">
        <w:t xml:space="preserve">and </w:t>
      </w:r>
      <w:r>
        <w:t>IFRS Interest Rate Sensitivity</w:t>
      </w:r>
      <w:r w:rsidR="007C1BB9">
        <w:t xml:space="preserve"> data collection</w:t>
      </w:r>
      <w:r w:rsidR="0056324D">
        <w:t>.</w:t>
      </w:r>
    </w:p>
    <w:p w14:paraId="1695535C" w14:textId="77777777" w:rsidR="004B7EDD" w:rsidRDefault="004B7EDD" w:rsidP="004B7EDD"/>
    <w:p w14:paraId="79ABBE32" w14:textId="77777777" w:rsidR="004B7EDD" w:rsidRDefault="004B7EDD" w:rsidP="004B7EDD">
      <w:r>
        <w:t>(2)</w:t>
      </w:r>
      <w:r>
        <w:tab/>
        <w:t xml:space="preserve">As mentioned above, our </w:t>
      </w:r>
      <w:r w:rsidR="003011A7">
        <w:t xml:space="preserve">management tool for IRR </w:t>
      </w:r>
      <w:r>
        <w:t>is the Interest Rate</w:t>
      </w:r>
      <w:r w:rsidR="003011A7">
        <w:t xml:space="preserve"> </w:t>
      </w:r>
      <w:r>
        <w:t>Sensitivity – Repricing Schedule (IRSRS)</w:t>
      </w:r>
      <w:r w:rsidR="004765EE">
        <w:t>, see sample report below</w:t>
      </w:r>
      <w:r>
        <w:t xml:space="preserve">.  The first column of the IRSRS is simply the side headings from a condensed balance sheet. The last column is simply the totals for each category.  The first and last column make up a regular balance sheet, and the numbers in between these 2 columns represent the rate sensitivities of the Bank’s assets and liabilities.  </w:t>
      </w:r>
    </w:p>
    <w:p w14:paraId="4CAC72D5" w14:textId="77777777" w:rsidR="004765EE" w:rsidRDefault="004765EE" w:rsidP="004B7EDD"/>
    <w:p w14:paraId="0EBE3A29" w14:textId="77777777" w:rsidR="004765EE" w:rsidRDefault="004765EE" w:rsidP="004B7EDD">
      <w:r>
        <w:rPr>
          <w:noProof/>
        </w:rPr>
        <w:lastRenderedPageBreak/>
        <w:drawing>
          <wp:inline distT="0" distB="0" distL="0" distR="0" wp14:anchorId="123E79B4" wp14:editId="01CF9F19">
            <wp:extent cx="5943600" cy="30340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34030"/>
                    </a:xfrm>
                    <a:prstGeom prst="rect">
                      <a:avLst/>
                    </a:prstGeom>
                  </pic:spPr>
                </pic:pic>
              </a:graphicData>
            </a:graphic>
          </wp:inline>
        </w:drawing>
      </w:r>
    </w:p>
    <w:p w14:paraId="32C9F623" w14:textId="77777777" w:rsidR="004B7EDD" w:rsidRDefault="004B7EDD" w:rsidP="004B7EDD"/>
    <w:p w14:paraId="08F45BE2" w14:textId="77777777" w:rsidR="004B7EDD" w:rsidRDefault="004B7EDD" w:rsidP="004B7EDD">
      <w:r>
        <w:t>(3)</w:t>
      </w:r>
      <w:r>
        <w:tab/>
        <w:t xml:space="preserve">After the IRSRS has been finished, </w:t>
      </w:r>
      <w:r w:rsidR="003011A7">
        <w:t>the c</w:t>
      </w:r>
      <w:r>
        <w:t xml:space="preserve">alculation of Earnings at Risk– Percentage of Net Interest Income will also </w:t>
      </w:r>
      <w:r w:rsidR="00802D5D">
        <w:t>be completed.</w:t>
      </w:r>
      <w:r>
        <w:t xml:space="preserve">  The Calculation of Earnings at Risk demonstrates how net interest income can be influenced by changes in interest rates. Here the Bank takes</w:t>
      </w:r>
      <w:r w:rsidR="00FD47C2">
        <w:t xml:space="preserve"> an increase of 200 Basis Point</w:t>
      </w:r>
      <w:r w:rsidR="00802D5D">
        <w:t xml:space="preserve"> assumptions</w:t>
      </w:r>
      <w:r>
        <w:t xml:space="preserve">:  in order to analyze net interest income exposure.  </w:t>
      </w:r>
    </w:p>
    <w:p w14:paraId="2175A54D" w14:textId="77777777" w:rsidR="004B7EDD" w:rsidRDefault="004B7EDD" w:rsidP="004B7EDD"/>
    <w:p w14:paraId="3953374A" w14:textId="77777777" w:rsidR="004B7EDD" w:rsidRDefault="004B7EDD" w:rsidP="004B7EDD">
      <w:r>
        <w:t>(4)</w:t>
      </w:r>
      <w:r>
        <w:tab/>
        <w:t>The Interest Rate Sensitivity – Repricing Schedule Report of the Bank has the following characteristics:</w:t>
      </w:r>
    </w:p>
    <w:p w14:paraId="487CF430" w14:textId="77777777" w:rsidR="004B7EDD" w:rsidRDefault="004B7EDD" w:rsidP="004B7EDD"/>
    <w:p w14:paraId="7CB0BB43" w14:textId="77777777" w:rsidR="004B7EDD" w:rsidRDefault="004B7EDD" w:rsidP="004B7EDD">
      <w:r>
        <w:t>•</w:t>
      </w:r>
      <w:r>
        <w:tab/>
        <w:t>It is based on month-end balances.</w:t>
      </w:r>
    </w:p>
    <w:p w14:paraId="230CF3C6" w14:textId="77777777" w:rsidR="004B7EDD" w:rsidRDefault="004B7EDD" w:rsidP="004B7EDD">
      <w:r>
        <w:t>•</w:t>
      </w:r>
      <w:r>
        <w:tab/>
        <w:t>It reflects stated maturity of fixed-rate items, as well as revolving-rate, floating-rate items accounts.</w:t>
      </w:r>
    </w:p>
    <w:p w14:paraId="42F0C547" w14:textId="77777777" w:rsidR="004B7EDD" w:rsidRDefault="004B7EDD" w:rsidP="004B7EDD">
      <w:r>
        <w:t>•</w:t>
      </w:r>
      <w:r>
        <w:tab/>
        <w:t>It includes any effects resulting from swaps</w:t>
      </w:r>
      <w:ins w:id="141" w:author="GUO, HONGSHENG (Harry)" w:date="2021-08-20T21:20:00Z">
        <w:r w:rsidR="00F02507">
          <w:t xml:space="preserve"> on banking book hedges.</w:t>
        </w:r>
      </w:ins>
      <w:del w:id="142" w:author="GUO, HONGSHENG (Harry)" w:date="2021-08-20T21:20:00Z">
        <w:r w:rsidDel="00F02507">
          <w:delText>.</w:delText>
        </w:r>
      </w:del>
    </w:p>
    <w:p w14:paraId="29CD002C" w14:textId="77777777" w:rsidR="004B7EDD" w:rsidRDefault="004B7EDD" w:rsidP="004B7EDD">
      <w:r>
        <w:t>•</w:t>
      </w:r>
      <w:r>
        <w:tab/>
        <w:t xml:space="preserve">It shows two ways of “gap”: One, on an individual basis for each period; Two, on a cumulative basis, </w:t>
      </w:r>
      <w:r w:rsidRPr="008C2E7A">
        <w:t>and the cumulative gap of total balance is zero.</w:t>
      </w:r>
    </w:p>
    <w:p w14:paraId="388C677C" w14:textId="77777777" w:rsidR="004B7EDD" w:rsidRDefault="004B7EDD" w:rsidP="004B7EDD"/>
    <w:p w14:paraId="7D6ACF2B" w14:textId="77777777" w:rsidR="004B7EDD" w:rsidRDefault="004B7EDD" w:rsidP="004B7EDD"/>
    <w:p w14:paraId="059A9DA2" w14:textId="77777777" w:rsidR="004B7EDD" w:rsidRDefault="004B7EDD" w:rsidP="004B7EDD">
      <w:r>
        <w:t>(</w:t>
      </w:r>
      <w:r w:rsidR="0056324D">
        <w:t>5</w:t>
      </w:r>
      <w:r>
        <w:t>)</w:t>
      </w:r>
      <w:r>
        <w:tab/>
        <w:t xml:space="preserve">Lastly, the analysis will compare the </w:t>
      </w:r>
      <w:r w:rsidRPr="008C2E7A">
        <w:t>Bank’s gap position in a given period with predicted interest rate levels</w:t>
      </w:r>
      <w:r>
        <w:t xml:space="preserve">.  The result is a framework for estimating the effect of this relationship on net interest income.  Gap analysis can provide a basis for deploying tactics.  The Bank will treat it as a useful tool in trying to manage net interest income.  For example if rates are perceived to be rising, the gap is characteristically altered by converting fixed-rate assets into variable-rate assets and variable-rate liabilities into fixed-rate liabilities.  This results in higher asset interest-rate sensitivity.  The implication is that the Bank has an increasing opportunity to reprice assets and thereby take advantage of higher pricing resulting from higher rates.  </w:t>
      </w:r>
    </w:p>
    <w:p w14:paraId="179E10D1" w14:textId="77777777" w:rsidR="004B7EDD" w:rsidRDefault="004B7EDD" w:rsidP="004B7EDD"/>
    <w:p w14:paraId="25F7E7E9" w14:textId="4B6F3040" w:rsidR="003011A7" w:rsidDel="00C8783E" w:rsidRDefault="00B05276" w:rsidP="004B7EDD">
      <w:pPr>
        <w:rPr>
          <w:del w:id="143" w:author="GUO, HONGSHENG (Harry)" w:date="2021-08-20T21:40:00Z"/>
        </w:rPr>
      </w:pPr>
      <w:del w:id="144" w:author="GUO, HONGSHENG (Harry)" w:date="2021-08-20T21:40:00Z">
        <w:r w:rsidDel="00C8783E">
          <w:delText xml:space="preserve">The Bank uses </w:delText>
        </w:r>
      </w:del>
      <w:del w:id="145" w:author="GUO, HONGSHENG (Harry)" w:date="2021-08-20T21:16:00Z">
        <w:r w:rsidDel="00F02507">
          <w:delText>Profitstar</w:delText>
        </w:r>
      </w:del>
      <w:del w:id="146" w:author="GUO, HONGSHENG (Harry)" w:date="2021-08-20T21:40:00Z">
        <w:r w:rsidDel="00C8783E">
          <w:delText xml:space="preserve"> to prepare its management reports on an automated basis.</w:delText>
        </w:r>
      </w:del>
    </w:p>
    <w:p w14:paraId="3288A226" w14:textId="039AD328" w:rsidR="00B05276" w:rsidDel="00C8783E" w:rsidRDefault="00B05276" w:rsidP="004B7EDD">
      <w:pPr>
        <w:rPr>
          <w:del w:id="147" w:author="GUO, HONGSHENG (Harry)" w:date="2021-08-20T21:40:00Z"/>
        </w:rPr>
      </w:pPr>
    </w:p>
    <w:p w14:paraId="3EC150BD" w14:textId="08830BBE" w:rsidR="004B7EDD" w:rsidDel="00C8783E" w:rsidRDefault="004B7EDD" w:rsidP="004B7EDD">
      <w:pPr>
        <w:rPr>
          <w:del w:id="148" w:author="GUO, HONGSHENG (Harry)" w:date="2021-08-20T21:40:00Z"/>
        </w:rPr>
      </w:pPr>
      <w:del w:id="149" w:author="GUO, HONGSHENG (Harry)" w:date="2021-08-20T21:40:00Z">
        <w:r w:rsidDel="00C8783E">
          <w:lastRenderedPageBreak/>
          <w:delText xml:space="preserve">The starting point for the preparation of the </w:delText>
        </w:r>
      </w:del>
      <w:del w:id="150" w:author="GUO, HONGSHENG (Harry)" w:date="2021-08-20T21:23:00Z">
        <w:r w:rsidDel="00F02507">
          <w:delText>PS</w:delText>
        </w:r>
      </w:del>
      <w:del w:id="151" w:author="GUO, HONGSHENG (Harry)" w:date="2021-08-20T21:40:00Z">
        <w:r w:rsidDel="00C8783E">
          <w:delText xml:space="preserve"> management reports is the reconciliation of the </w:delText>
        </w:r>
      </w:del>
      <w:del w:id="152" w:author="GUO, HONGSHENG (Harry)" w:date="2021-08-20T21:16:00Z">
        <w:r w:rsidDel="00F02507">
          <w:delText>Profitstar</w:delText>
        </w:r>
      </w:del>
      <w:del w:id="153" w:author="GUO, HONGSHENG (Harry)" w:date="2021-08-20T21:40:00Z">
        <w:r w:rsidDel="00C8783E">
          <w:delText xml:space="preserve"> balance sheet to the T24 balance sheet in order to ensure that the information used is consistent with official Bank records.</w:delText>
        </w:r>
        <w:r w:rsidR="00B05276" w:rsidDel="00C8783E">
          <w:delText xml:space="preserve"> </w:delText>
        </w:r>
        <w:r w:rsidDel="00C8783E">
          <w:delText xml:space="preserve">The </w:delText>
        </w:r>
      </w:del>
      <w:del w:id="154" w:author="GUO, HONGSHENG (Harry)" w:date="2021-08-20T21:23:00Z">
        <w:r w:rsidDel="00F02507">
          <w:delText>PS</w:delText>
        </w:r>
      </w:del>
      <w:del w:id="155" w:author="GUO, HONGSHENG (Harry)" w:date="2021-08-20T21:40:00Z">
        <w:r w:rsidDel="00C8783E">
          <w:delText xml:space="preserve"> balance will be prepared on a monthly basis.</w:delText>
        </w:r>
      </w:del>
    </w:p>
    <w:p w14:paraId="194340B3" w14:textId="266627E8" w:rsidR="003011A7" w:rsidDel="00C8783E" w:rsidRDefault="003011A7" w:rsidP="004B7EDD">
      <w:pPr>
        <w:rPr>
          <w:del w:id="156" w:author="GUO, HONGSHENG (Harry)" w:date="2021-08-20T21:40:00Z"/>
        </w:rPr>
      </w:pPr>
    </w:p>
    <w:p w14:paraId="4415C4EE" w14:textId="77777777" w:rsidR="004B7EDD" w:rsidDel="00927439" w:rsidRDefault="00436CD6" w:rsidP="004B7EDD">
      <w:pPr>
        <w:rPr>
          <w:del w:id="157" w:author="GUO, HONGSHENG (Harry)" w:date="2021-08-20T21:24:00Z"/>
        </w:rPr>
      </w:pPr>
      <w:del w:id="158" w:author="GUO, HONGSHENG (Harry)" w:date="2021-08-20T21:24:00Z">
        <w:r w:rsidDel="00927439">
          <w:delText xml:space="preserve">Obtain </w:delText>
        </w:r>
      </w:del>
      <w:del w:id="159" w:author="GUO, HONGSHENG (Harry)" w:date="2021-08-20T21:16:00Z">
        <w:r w:rsidDel="00F02507">
          <w:delText>Profitstar</w:delText>
        </w:r>
      </w:del>
      <w:del w:id="160" w:author="GUO, HONGSHENG (Harry)" w:date="2021-08-20T21:24:00Z">
        <w:r w:rsidDel="00927439">
          <w:delText xml:space="preserve"> </w:delText>
        </w:r>
        <w:r w:rsidR="004B7EDD" w:rsidDel="00927439">
          <w:delText xml:space="preserve">download files from </w:delText>
        </w:r>
        <w:r w:rsidDel="00927439">
          <w:delText>ADC</w:delText>
        </w:r>
        <w:r w:rsidR="004B7EDD" w:rsidDel="00927439">
          <w:delText>.  These files are:</w:delText>
        </w:r>
      </w:del>
    </w:p>
    <w:p w14:paraId="1230B741" w14:textId="77777777" w:rsidR="004B7EDD" w:rsidDel="00927439" w:rsidRDefault="00436CD6" w:rsidP="004B7EDD">
      <w:pPr>
        <w:rPr>
          <w:del w:id="161" w:author="GUO, HONGSHENG (Harry)" w:date="2021-08-20T21:24:00Z"/>
        </w:rPr>
      </w:pPr>
      <w:del w:id="162" w:author="GUO, HONGSHENG (Harry)" w:date="2021-08-20T21:24:00Z">
        <w:r w:rsidDel="00927439">
          <w:delText>FMD_</w:delText>
        </w:r>
        <w:r w:rsidR="004B7EDD" w:rsidDel="00927439">
          <w:delText>GL</w:delText>
        </w:r>
        <w:r w:rsidDel="00927439">
          <w:delText>, FMD_</w:delText>
        </w:r>
        <w:r w:rsidR="004B7EDD" w:rsidDel="00927439">
          <w:delText>Loan</w:delText>
        </w:r>
        <w:r w:rsidDel="00927439">
          <w:delText>, FMD_DDA, FMD_DEP,</w:delText>
        </w:r>
        <w:r w:rsidR="00F561D3" w:rsidDel="00927439">
          <w:delText xml:space="preserve"> MIS_REPORT: </w:delText>
        </w:r>
        <w:r w:rsidR="00F561D3" w:rsidRPr="00F561D3" w:rsidDel="00927439">
          <w:delText>V_</w:delText>
        </w:r>
      </w:del>
      <w:del w:id="163" w:author="GUO, HONGSHENG (Harry)" w:date="2021-08-20T21:16:00Z">
        <w:r w:rsidR="00F561D3" w:rsidRPr="00F561D3" w:rsidDel="00F02507">
          <w:delText>Profitstar</w:delText>
        </w:r>
      </w:del>
      <w:del w:id="164" w:author="GUO, HONGSHENG (Harry)" w:date="2021-08-20T21:24:00Z">
        <w:r w:rsidR="00F561D3" w:rsidRPr="00F561D3" w:rsidDel="00927439">
          <w:delText>_Bond; V_</w:delText>
        </w:r>
      </w:del>
      <w:del w:id="165" w:author="GUO, HONGSHENG (Harry)" w:date="2021-08-20T21:16:00Z">
        <w:r w:rsidR="00F561D3" w:rsidRPr="00F561D3" w:rsidDel="00F02507">
          <w:delText>Profitstar</w:delText>
        </w:r>
      </w:del>
      <w:del w:id="166" w:author="GUO, HONGSHENG (Harry)" w:date="2021-08-20T21:24:00Z">
        <w:r w:rsidR="00F561D3" w:rsidRPr="00F561D3" w:rsidDel="00927439">
          <w:delText>_CD; V_</w:delText>
        </w:r>
      </w:del>
      <w:del w:id="167" w:author="GUO, HONGSHENG (Harry)" w:date="2021-08-20T21:16:00Z">
        <w:r w:rsidR="00F561D3" w:rsidRPr="00F561D3" w:rsidDel="00F02507">
          <w:delText>Profitstar</w:delText>
        </w:r>
      </w:del>
      <w:del w:id="168" w:author="GUO, HONGSHENG (Harry)" w:date="2021-08-20T21:24:00Z">
        <w:r w:rsidR="00F561D3" w:rsidRPr="00F561D3" w:rsidDel="00927439">
          <w:delText>_Loan</w:delText>
        </w:r>
      </w:del>
    </w:p>
    <w:p w14:paraId="71F2F574" w14:textId="77777777" w:rsidR="004B7EDD" w:rsidDel="00927439" w:rsidRDefault="004B7EDD" w:rsidP="004B7EDD">
      <w:pPr>
        <w:rPr>
          <w:del w:id="169" w:author="GUO, HONGSHENG (Harry)" w:date="2021-08-20T21:24:00Z"/>
        </w:rPr>
      </w:pPr>
    </w:p>
    <w:p w14:paraId="10BF4FDD" w14:textId="77777777" w:rsidR="004B7EDD" w:rsidRPr="00BE1F4E" w:rsidRDefault="004B7EDD" w:rsidP="004B7EDD">
      <w:pPr>
        <w:rPr>
          <w:sz w:val="24"/>
          <w:szCs w:val="24"/>
        </w:rPr>
      </w:pPr>
    </w:p>
    <w:p w14:paraId="16679A58" w14:textId="030109C4" w:rsidR="00426221" w:rsidRDefault="00E8250D" w:rsidP="00426221">
      <w:pPr>
        <w:rPr>
          <w:ins w:id="170" w:author="GUO, HONGSHENG (Harry)" w:date="2021-08-20T21:40:00Z"/>
          <w:sz w:val="24"/>
          <w:szCs w:val="24"/>
        </w:rPr>
      </w:pPr>
      <w:r w:rsidRPr="00BE1F4E">
        <w:rPr>
          <w:sz w:val="24"/>
          <w:szCs w:val="24"/>
        </w:rPr>
        <w:t>4.2.5</w:t>
      </w:r>
      <w:r w:rsidR="0021442A">
        <w:rPr>
          <w:sz w:val="24"/>
          <w:szCs w:val="24"/>
        </w:rPr>
        <w:t>.</w:t>
      </w:r>
      <w:r w:rsidRPr="00BE1F4E">
        <w:rPr>
          <w:sz w:val="24"/>
          <w:szCs w:val="24"/>
        </w:rPr>
        <w:t xml:space="preserve"> </w:t>
      </w:r>
      <w:r w:rsidR="00426221" w:rsidRPr="00BE1F4E">
        <w:rPr>
          <w:sz w:val="24"/>
          <w:szCs w:val="24"/>
        </w:rPr>
        <w:t xml:space="preserve">IRR Procedure via </w:t>
      </w:r>
      <w:del w:id="171" w:author="GUO, HONGSHENG (Harry)" w:date="2021-08-20T21:16:00Z">
        <w:r w:rsidR="00426221" w:rsidRPr="00BE1F4E" w:rsidDel="00F02507">
          <w:rPr>
            <w:sz w:val="24"/>
            <w:szCs w:val="24"/>
          </w:rPr>
          <w:delText>Profitstar</w:delText>
        </w:r>
      </w:del>
      <w:proofErr w:type="spellStart"/>
      <w:ins w:id="172" w:author="GUO, HONGSHENG (Harry)" w:date="2021-08-20T21:16:00Z">
        <w:r w:rsidR="00F02507">
          <w:rPr>
            <w:sz w:val="24"/>
            <w:szCs w:val="24"/>
          </w:rPr>
          <w:t>PROFITstar</w:t>
        </w:r>
      </w:ins>
      <w:proofErr w:type="spellEnd"/>
      <w:r w:rsidR="00426221" w:rsidRPr="00BE1F4E">
        <w:rPr>
          <w:sz w:val="24"/>
          <w:szCs w:val="24"/>
        </w:rPr>
        <w:t xml:space="preserve"> </w:t>
      </w:r>
    </w:p>
    <w:p w14:paraId="29A6BDED" w14:textId="744D3468" w:rsidR="00C8783E" w:rsidRDefault="00C8783E" w:rsidP="00C8783E">
      <w:pPr>
        <w:rPr>
          <w:ins w:id="173" w:author="GUO, HONGSHENG (Harry)" w:date="2021-08-20T21:40:00Z"/>
        </w:rPr>
      </w:pPr>
      <w:ins w:id="174" w:author="GUO, HONGSHENG (Harry)" w:date="2021-08-20T21:40:00Z">
        <w:r>
          <w:t xml:space="preserve">The Bank uses </w:t>
        </w:r>
        <w:proofErr w:type="spellStart"/>
        <w:r>
          <w:t>PROFITstar</w:t>
        </w:r>
        <w:proofErr w:type="spellEnd"/>
        <w:r>
          <w:t xml:space="preserve"> to prepare its manageme</w:t>
        </w:r>
        <w:r w:rsidR="00EE1CA3">
          <w:t>nt reports</w:t>
        </w:r>
        <w:r>
          <w:t>.</w:t>
        </w:r>
      </w:ins>
    </w:p>
    <w:p w14:paraId="7CD10955" w14:textId="77777777" w:rsidR="00C8783E" w:rsidRDefault="00C8783E" w:rsidP="00C8783E">
      <w:pPr>
        <w:rPr>
          <w:ins w:id="175" w:author="GUO, HONGSHENG (Harry)" w:date="2021-08-20T21:40:00Z"/>
        </w:rPr>
      </w:pPr>
    </w:p>
    <w:p w14:paraId="7A5FF2B8" w14:textId="31CCA88B" w:rsidR="00C8783E" w:rsidRDefault="00C8783E" w:rsidP="00C8783E">
      <w:pPr>
        <w:rPr>
          <w:ins w:id="176" w:author="GUO, HONGSHENG (Harry)" w:date="2021-08-20T21:40:00Z"/>
        </w:rPr>
      </w:pPr>
      <w:ins w:id="177" w:author="GUO, HONGSHENG (Harry)" w:date="2021-08-20T21:40:00Z">
        <w:r>
          <w:t xml:space="preserve">The starting point for the preparation of the </w:t>
        </w:r>
        <w:proofErr w:type="spellStart"/>
        <w:r>
          <w:t>PROFITstar</w:t>
        </w:r>
        <w:proofErr w:type="spellEnd"/>
        <w:r>
          <w:t xml:space="preserve"> management reports is the reconciliation of the </w:t>
        </w:r>
        <w:proofErr w:type="spellStart"/>
        <w:r>
          <w:t>PROFITstar</w:t>
        </w:r>
        <w:proofErr w:type="spellEnd"/>
        <w:r>
          <w:t xml:space="preserve"> balance sheet to the T24 balance sheet in order to ensure that the information used is consistent with official Bank records. The </w:t>
        </w:r>
        <w:proofErr w:type="spellStart"/>
        <w:r>
          <w:t>PROFITstar</w:t>
        </w:r>
        <w:proofErr w:type="spellEnd"/>
        <w:r>
          <w:t xml:space="preserve"> balance </w:t>
        </w:r>
      </w:ins>
      <w:ins w:id="178" w:author="GUO, HONGSHENG (Harry)" w:date="2021-08-24T17:35:00Z">
        <w:r w:rsidR="00EE1CA3">
          <w:t>reports are</w:t>
        </w:r>
      </w:ins>
      <w:ins w:id="179" w:author="GUO, HONGSHENG (Harry)" w:date="2021-08-20T21:40:00Z">
        <w:r>
          <w:t xml:space="preserve"> prepared on a monthly basis.</w:t>
        </w:r>
      </w:ins>
    </w:p>
    <w:p w14:paraId="59E044A6" w14:textId="1F01D411" w:rsidR="00C8783E" w:rsidRPr="00BE1F4E" w:rsidRDefault="00C8783E" w:rsidP="00426221">
      <w:pPr>
        <w:rPr>
          <w:sz w:val="24"/>
          <w:szCs w:val="24"/>
        </w:rPr>
      </w:pPr>
    </w:p>
    <w:p w14:paraId="1F98D945" w14:textId="77777777" w:rsidR="00426221" w:rsidRDefault="00426221" w:rsidP="00426221">
      <w:pPr>
        <w:rPr>
          <w:b/>
          <w:sz w:val="24"/>
          <w:szCs w:val="24"/>
        </w:rPr>
      </w:pPr>
    </w:p>
    <w:p w14:paraId="45D3E17E" w14:textId="77777777" w:rsidR="00426221" w:rsidRDefault="0021442A" w:rsidP="00426221">
      <w:r>
        <w:t>(</w:t>
      </w:r>
      <w:r w:rsidR="00426221" w:rsidRPr="0021442A">
        <w:t>1</w:t>
      </w:r>
      <w:r>
        <w:t>)</w:t>
      </w:r>
      <w:r w:rsidR="00426221" w:rsidRPr="0021442A">
        <w:t xml:space="preserve"> </w:t>
      </w:r>
      <w:ins w:id="180" w:author="GUO, HONGSHENG (Harry)" w:date="2021-08-20T21:24:00Z">
        <w:r w:rsidR="00927439">
          <w:t xml:space="preserve">Obtain </w:t>
        </w:r>
        <w:proofErr w:type="spellStart"/>
        <w:r w:rsidR="00927439">
          <w:t>PROFITstar</w:t>
        </w:r>
        <w:proofErr w:type="spellEnd"/>
        <w:r w:rsidR="00927439">
          <w:t xml:space="preserve"> download files from ADC.  These files </w:t>
        </w:r>
        <w:proofErr w:type="gramStart"/>
        <w:r w:rsidR="00927439">
          <w:t>are:</w:t>
        </w:r>
        <w:proofErr w:type="gramEnd"/>
        <w:r w:rsidR="00927439">
          <w:t xml:space="preserve"> FMD_GL, </w:t>
        </w:r>
        <w:proofErr w:type="spellStart"/>
        <w:r w:rsidR="00927439">
          <w:t>FMD_Loan</w:t>
        </w:r>
        <w:proofErr w:type="spellEnd"/>
        <w:r w:rsidR="00927439">
          <w:t xml:space="preserve">, FMD_DDA, FMD_DEP, </w:t>
        </w:r>
        <w:proofErr w:type="spellStart"/>
        <w:r w:rsidR="00927439">
          <w:t>PROFITstar_Bond</w:t>
        </w:r>
        <w:proofErr w:type="spellEnd"/>
        <w:r w:rsidR="00927439">
          <w:t xml:space="preserve">, </w:t>
        </w:r>
        <w:proofErr w:type="spellStart"/>
        <w:r w:rsidR="00927439">
          <w:t>PROFITstar_CD</w:t>
        </w:r>
        <w:proofErr w:type="spellEnd"/>
        <w:r w:rsidR="00927439">
          <w:t xml:space="preserve">, </w:t>
        </w:r>
        <w:proofErr w:type="spellStart"/>
        <w:r w:rsidR="00927439">
          <w:t>PROFITstar</w:t>
        </w:r>
        <w:r w:rsidR="00927439" w:rsidRPr="00F561D3">
          <w:t>_Loan</w:t>
        </w:r>
      </w:ins>
      <w:proofErr w:type="spellEnd"/>
      <w:ins w:id="181" w:author="GUO, HONGSHENG (Harry)" w:date="2021-08-20T21:28:00Z">
        <w:r w:rsidR="00927439">
          <w:t xml:space="preserve">. </w:t>
        </w:r>
      </w:ins>
      <w:del w:id="182" w:author="GUO, HONGSHENG (Harry)" w:date="2021-08-20T21:29:00Z">
        <w:r w:rsidR="00426221" w:rsidRPr="0021442A" w:rsidDel="00927439">
          <w:delText>Upload the data source (</w:delText>
        </w:r>
      </w:del>
      <w:proofErr w:type="gramStart"/>
      <w:ins w:id="183" w:author="GUO, HONGSHENG (Harry)" w:date="2021-08-20T21:29:00Z">
        <w:r w:rsidR="00927439">
          <w:t>upload</w:t>
        </w:r>
        <w:proofErr w:type="gramEnd"/>
        <w:r w:rsidR="00927439">
          <w:t xml:space="preserve"> these </w:t>
        </w:r>
      </w:ins>
      <w:r w:rsidR="00426221" w:rsidRPr="0021442A">
        <w:t>download files</w:t>
      </w:r>
      <w:ins w:id="184" w:author="GUO, HONGSHENG (Harry)" w:date="2021-08-20T21:29:00Z">
        <w:r w:rsidR="00927439">
          <w:t xml:space="preserve"> into </w:t>
        </w:r>
        <w:proofErr w:type="spellStart"/>
        <w:r w:rsidR="00927439">
          <w:t>PROFITstar</w:t>
        </w:r>
        <w:proofErr w:type="spellEnd"/>
        <w:r w:rsidR="00927439">
          <w:t xml:space="preserve"> </w:t>
        </w:r>
      </w:ins>
      <w:del w:id="185" w:author="GUO, HONGSHENG (Harry)" w:date="2021-08-20T21:29:00Z">
        <w:r w:rsidR="00426221" w:rsidRPr="0021442A" w:rsidDel="00927439">
          <w:delText xml:space="preserve">) provided by ADC </w:delText>
        </w:r>
      </w:del>
      <w:r w:rsidR="00426221" w:rsidRPr="0021442A">
        <w:t>via Move and Link process.</w:t>
      </w:r>
    </w:p>
    <w:p w14:paraId="6C7E65CE" w14:textId="77777777" w:rsidR="0021442A" w:rsidRPr="0021442A" w:rsidRDefault="0021442A" w:rsidP="00426221"/>
    <w:p w14:paraId="4814712B" w14:textId="77777777" w:rsidR="00426221" w:rsidRPr="0021442A" w:rsidRDefault="00426221" w:rsidP="00426221">
      <w:r>
        <w:rPr>
          <w:noProof/>
        </w:rPr>
        <w:drawing>
          <wp:inline distT="0" distB="0" distL="0" distR="0" wp14:anchorId="1517381C" wp14:editId="36D03C3A">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3275"/>
                    </a:xfrm>
                    <a:prstGeom prst="rect">
                      <a:avLst/>
                    </a:prstGeom>
                  </pic:spPr>
                </pic:pic>
              </a:graphicData>
            </a:graphic>
          </wp:inline>
        </w:drawing>
      </w:r>
    </w:p>
    <w:p w14:paraId="534656A9" w14:textId="77777777" w:rsidR="00426221" w:rsidRPr="0021442A" w:rsidRDefault="00426221" w:rsidP="00426221"/>
    <w:p w14:paraId="4C777BA4" w14:textId="77777777" w:rsidR="00426221" w:rsidRPr="0021442A" w:rsidRDefault="00426221" w:rsidP="00426221"/>
    <w:p w14:paraId="1ECF3226" w14:textId="77777777" w:rsidR="00426221" w:rsidRDefault="0021442A" w:rsidP="00426221">
      <w:r>
        <w:t>(</w:t>
      </w:r>
      <w:r w:rsidR="00426221" w:rsidRPr="0021442A">
        <w:t>2</w:t>
      </w:r>
      <w:r>
        <w:t>)</w:t>
      </w:r>
      <w:r w:rsidR="00426221" w:rsidRPr="0021442A">
        <w:t xml:space="preserve"> Reconcile the consolidations.</w:t>
      </w:r>
    </w:p>
    <w:p w14:paraId="0DC3A10B" w14:textId="77777777" w:rsidR="0021442A" w:rsidRPr="0021442A" w:rsidRDefault="0021442A" w:rsidP="00426221"/>
    <w:p w14:paraId="2505D02E" w14:textId="77777777" w:rsidR="00426221" w:rsidRPr="0021442A" w:rsidRDefault="00426221" w:rsidP="00426221">
      <w:r>
        <w:rPr>
          <w:noProof/>
        </w:rPr>
        <w:lastRenderedPageBreak/>
        <w:drawing>
          <wp:inline distT="0" distB="0" distL="0" distR="0" wp14:anchorId="6DA3546F" wp14:editId="2DEB1E96">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3275"/>
                    </a:xfrm>
                    <a:prstGeom prst="rect">
                      <a:avLst/>
                    </a:prstGeom>
                  </pic:spPr>
                </pic:pic>
              </a:graphicData>
            </a:graphic>
          </wp:inline>
        </w:drawing>
      </w:r>
    </w:p>
    <w:p w14:paraId="6B103C7D" w14:textId="77777777" w:rsidR="00426221" w:rsidRPr="0021442A" w:rsidRDefault="00426221" w:rsidP="00426221"/>
    <w:p w14:paraId="68ED880F" w14:textId="77777777" w:rsidR="00426221" w:rsidRDefault="0021442A" w:rsidP="00426221">
      <w:r>
        <w:t>(3)</w:t>
      </w:r>
      <w:r w:rsidR="00426221" w:rsidRPr="0021442A">
        <w:t xml:space="preserve"> Auto update the Maturity and Repricing model.</w:t>
      </w:r>
    </w:p>
    <w:p w14:paraId="7B89A301" w14:textId="77777777" w:rsidR="0021442A" w:rsidRPr="0021442A" w:rsidRDefault="0021442A" w:rsidP="00426221"/>
    <w:p w14:paraId="6A3F4B5B" w14:textId="77777777" w:rsidR="00426221" w:rsidRPr="0021442A" w:rsidRDefault="00426221" w:rsidP="00426221">
      <w:r>
        <w:rPr>
          <w:noProof/>
        </w:rPr>
        <w:drawing>
          <wp:inline distT="0" distB="0" distL="0" distR="0" wp14:anchorId="30012880" wp14:editId="377B7F55">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3275"/>
                    </a:xfrm>
                    <a:prstGeom prst="rect">
                      <a:avLst/>
                    </a:prstGeom>
                  </pic:spPr>
                </pic:pic>
              </a:graphicData>
            </a:graphic>
          </wp:inline>
        </w:drawing>
      </w:r>
    </w:p>
    <w:p w14:paraId="193AD4C7" w14:textId="77777777" w:rsidR="00426221" w:rsidRPr="0021442A" w:rsidRDefault="00426221" w:rsidP="00426221"/>
    <w:p w14:paraId="01018D4B" w14:textId="77777777" w:rsidR="00426221" w:rsidRPr="0021442A" w:rsidRDefault="00426221" w:rsidP="00426221"/>
    <w:p w14:paraId="33963629" w14:textId="77777777" w:rsidR="00426221" w:rsidRDefault="0021442A" w:rsidP="00426221">
      <w:r>
        <w:t>(</w:t>
      </w:r>
      <w:r w:rsidR="00426221" w:rsidRPr="0021442A">
        <w:t>4</w:t>
      </w:r>
      <w:r>
        <w:t>)</w:t>
      </w:r>
      <w:r w:rsidR="00426221" w:rsidRPr="0021442A">
        <w:t xml:space="preserve"> Check the Balancing statistic in M/P model.</w:t>
      </w:r>
    </w:p>
    <w:p w14:paraId="24A89A6A" w14:textId="77777777" w:rsidR="0021442A" w:rsidRPr="0021442A" w:rsidRDefault="0021442A" w:rsidP="00426221"/>
    <w:p w14:paraId="7338997A" w14:textId="77777777" w:rsidR="00426221" w:rsidRPr="0021442A" w:rsidRDefault="00426221" w:rsidP="00426221">
      <w:r>
        <w:rPr>
          <w:noProof/>
        </w:rPr>
        <w:lastRenderedPageBreak/>
        <w:drawing>
          <wp:inline distT="0" distB="0" distL="0" distR="0" wp14:anchorId="17D0A8A3" wp14:editId="3AE23701">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3275"/>
                    </a:xfrm>
                    <a:prstGeom prst="rect">
                      <a:avLst/>
                    </a:prstGeom>
                  </pic:spPr>
                </pic:pic>
              </a:graphicData>
            </a:graphic>
          </wp:inline>
        </w:drawing>
      </w:r>
    </w:p>
    <w:p w14:paraId="5D64D205" w14:textId="77777777" w:rsidR="00426221" w:rsidRPr="0021442A" w:rsidRDefault="00426221" w:rsidP="00426221"/>
    <w:p w14:paraId="7FD9F33D" w14:textId="77777777" w:rsidR="0061659B" w:rsidRPr="0021442A" w:rsidRDefault="0061659B" w:rsidP="00426221"/>
    <w:p w14:paraId="67555ACD" w14:textId="77777777" w:rsidR="00426221" w:rsidRPr="0021442A" w:rsidRDefault="00426221" w:rsidP="00426221"/>
    <w:p w14:paraId="50895D30" w14:textId="77777777" w:rsidR="00426221" w:rsidRPr="0021442A" w:rsidRDefault="0021442A" w:rsidP="00426221">
      <w:r>
        <w:t>(</w:t>
      </w:r>
      <w:r w:rsidR="00426221" w:rsidRPr="0021442A">
        <w:t>5</w:t>
      </w:r>
      <w:r>
        <w:t>)</w:t>
      </w:r>
      <w:r w:rsidR="00426221" w:rsidRPr="0021442A">
        <w:t xml:space="preserve"> Update the Projections Model with annual or semi-annual assumptions.</w:t>
      </w:r>
    </w:p>
    <w:p w14:paraId="40C8D7CC" w14:textId="77777777" w:rsidR="0061659B" w:rsidRPr="0021442A" w:rsidRDefault="0061659B" w:rsidP="00426221"/>
    <w:p w14:paraId="740B9362" w14:textId="77777777" w:rsidR="00426221" w:rsidRPr="0021442A" w:rsidRDefault="00426221" w:rsidP="00426221">
      <w:r>
        <w:rPr>
          <w:noProof/>
        </w:rPr>
        <w:drawing>
          <wp:inline distT="0" distB="0" distL="0" distR="0" wp14:anchorId="1364E746" wp14:editId="21092DF7">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3275"/>
                    </a:xfrm>
                    <a:prstGeom prst="rect">
                      <a:avLst/>
                    </a:prstGeom>
                  </pic:spPr>
                </pic:pic>
              </a:graphicData>
            </a:graphic>
          </wp:inline>
        </w:drawing>
      </w:r>
    </w:p>
    <w:p w14:paraId="7B22147A" w14:textId="77777777" w:rsidR="00426221" w:rsidRPr="0021442A" w:rsidRDefault="00426221" w:rsidP="00426221"/>
    <w:p w14:paraId="65789284" w14:textId="77777777" w:rsidR="00426221" w:rsidRPr="0021442A" w:rsidRDefault="00426221" w:rsidP="00426221"/>
    <w:p w14:paraId="5D99B814" w14:textId="514E2A70" w:rsidR="00426221" w:rsidRPr="0021442A" w:rsidRDefault="0021442A" w:rsidP="00426221">
      <w:r>
        <w:lastRenderedPageBreak/>
        <w:t>(6)</w:t>
      </w:r>
      <w:r w:rsidR="00426221" w:rsidRPr="0021442A">
        <w:t xml:space="preserve"> Auto calculate the Interest Rate Sensitivity matrix </w:t>
      </w:r>
      <w:ins w:id="186" w:author="GUO, HONGSHENG (Harry)" w:date="2021-08-24T17:36:00Z">
        <w:r w:rsidR="00EE1CA3">
          <w:t xml:space="preserve">and FV Matrix </w:t>
        </w:r>
      </w:ins>
      <w:r w:rsidR="00426221" w:rsidRPr="0021442A">
        <w:t>by click</w:t>
      </w:r>
      <w:r w:rsidR="0061659B" w:rsidRPr="0021442A">
        <w:t>ing</w:t>
      </w:r>
      <w:r w:rsidR="00426221" w:rsidRPr="0021442A">
        <w:t xml:space="preserve"> the b</w:t>
      </w:r>
      <w:r w:rsidR="0061659B" w:rsidRPr="0021442A">
        <w:t>u</w:t>
      </w:r>
      <w:r w:rsidR="00426221" w:rsidRPr="0021442A">
        <w:t>tton.</w:t>
      </w:r>
    </w:p>
    <w:p w14:paraId="6D37C735" w14:textId="77777777" w:rsidR="00426221" w:rsidRPr="0021442A" w:rsidRDefault="00426221" w:rsidP="00426221"/>
    <w:p w14:paraId="0FE22455" w14:textId="7DDBB8F7" w:rsidR="00B05276" w:rsidRDefault="0021442A" w:rsidP="00426221">
      <w:r>
        <w:t>(</w:t>
      </w:r>
      <w:r w:rsidR="00426221" w:rsidRPr="0021442A">
        <w:t>7</w:t>
      </w:r>
      <w:r>
        <w:t>)</w:t>
      </w:r>
      <w:r w:rsidR="00426221" w:rsidRPr="0021442A">
        <w:t xml:space="preserve"> Go to the Report </w:t>
      </w:r>
      <w:proofErr w:type="spellStart"/>
      <w:r w:rsidR="00426221" w:rsidRPr="0021442A">
        <w:t>Wizard_Risk</w:t>
      </w:r>
      <w:proofErr w:type="spellEnd"/>
      <w:r w:rsidR="00426221" w:rsidRPr="0021442A">
        <w:t xml:space="preserve"> </w:t>
      </w:r>
      <w:proofErr w:type="spellStart"/>
      <w:r w:rsidR="00426221" w:rsidRPr="0021442A">
        <w:t>Analysis_IRSA</w:t>
      </w:r>
      <w:proofErr w:type="spellEnd"/>
      <w:r w:rsidR="00426221" w:rsidRPr="0021442A">
        <w:t xml:space="preserve"> Matrix to get the IRR report.</w:t>
      </w:r>
      <w:ins w:id="187" w:author="GUO, HONGSHENG (Harry)" w:date="2021-08-24T17:36:00Z">
        <w:r w:rsidR="00860D07">
          <w:t xml:space="preserve"> Use </w:t>
        </w:r>
        <w:r w:rsidR="00EE1CA3">
          <w:t xml:space="preserve">the same wizard but selecting the Fair Value Matrix </w:t>
        </w:r>
      </w:ins>
      <w:ins w:id="188" w:author="GUO, HONGSHENG (Harry)" w:date="2021-08-24T17:37:00Z">
        <w:r w:rsidR="00EE1CA3">
          <w:t>to obtain the EVE report.</w:t>
        </w:r>
      </w:ins>
    </w:p>
    <w:p w14:paraId="71988FE4" w14:textId="77777777" w:rsidR="0021442A" w:rsidRPr="0021442A" w:rsidRDefault="0021442A" w:rsidP="00426221"/>
    <w:p w14:paraId="04D514D1" w14:textId="77777777" w:rsidR="00426221" w:rsidRDefault="00426221" w:rsidP="00426221">
      <w:pPr>
        <w:rPr>
          <w:sz w:val="24"/>
          <w:szCs w:val="24"/>
        </w:rPr>
      </w:pPr>
      <w:r>
        <w:rPr>
          <w:noProof/>
        </w:rPr>
        <w:drawing>
          <wp:inline distT="0" distB="0" distL="0" distR="0" wp14:anchorId="783525C8" wp14:editId="29F76DAE">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3275"/>
                    </a:xfrm>
                    <a:prstGeom prst="rect">
                      <a:avLst/>
                    </a:prstGeom>
                  </pic:spPr>
                </pic:pic>
              </a:graphicData>
            </a:graphic>
          </wp:inline>
        </w:drawing>
      </w:r>
    </w:p>
    <w:p w14:paraId="7D8C5A7B" w14:textId="77777777" w:rsidR="00E8250D" w:rsidRDefault="00E8250D" w:rsidP="00426221">
      <w:pPr>
        <w:rPr>
          <w:b/>
          <w:sz w:val="24"/>
          <w:szCs w:val="24"/>
        </w:rPr>
      </w:pPr>
    </w:p>
    <w:p w14:paraId="0C78289B" w14:textId="77777777" w:rsidR="00C23ACA" w:rsidRPr="008C2E7A" w:rsidRDefault="00E8250D" w:rsidP="008C2E7A">
      <w:pPr>
        <w:pStyle w:val="Level2"/>
      </w:pPr>
      <w:bookmarkStart w:id="189" w:name="_Toc80388431"/>
      <w:r w:rsidRPr="008C2E7A">
        <w:t xml:space="preserve">Key </w:t>
      </w:r>
      <w:r w:rsidR="00C23ACA" w:rsidRPr="008C2E7A">
        <w:t>Assumptions</w:t>
      </w:r>
      <w:bookmarkEnd w:id="189"/>
    </w:p>
    <w:p w14:paraId="78BA88F6" w14:textId="77777777" w:rsidR="00C23ACA" w:rsidRDefault="00C23ACA" w:rsidP="00426221">
      <w:pPr>
        <w:rPr>
          <w:b/>
          <w:sz w:val="24"/>
          <w:szCs w:val="24"/>
        </w:rPr>
      </w:pPr>
    </w:p>
    <w:p w14:paraId="27255096" w14:textId="6A5B0A23" w:rsidR="00C23ACA" w:rsidRPr="0021442A" w:rsidRDefault="00102860" w:rsidP="00426221">
      <w:r w:rsidRPr="0021442A">
        <w:t>Based on the market risk policy</w:t>
      </w:r>
      <w:r w:rsidR="00436CD6" w:rsidRPr="0021442A">
        <w:t xml:space="preserve"> and methodology</w:t>
      </w:r>
      <w:r w:rsidRPr="0021442A">
        <w:t xml:space="preserve">, </w:t>
      </w:r>
      <w:r w:rsidR="00F16FD4">
        <w:t>TRY</w:t>
      </w:r>
      <w:r w:rsidR="00913CFE" w:rsidRPr="0021442A">
        <w:t xml:space="preserve"> maintains a</w:t>
      </w:r>
      <w:r w:rsidR="00C23ACA" w:rsidRPr="0021442A">
        <w:t xml:space="preserve"> set of assumptions </w:t>
      </w:r>
      <w:r w:rsidR="00913CFE" w:rsidRPr="0021442A">
        <w:t xml:space="preserve">implemented in the </w:t>
      </w:r>
      <w:del w:id="190" w:author="GUO, HONGSHENG (Harry)" w:date="2021-08-20T21:16:00Z">
        <w:r w:rsidR="00913CFE" w:rsidRPr="0021442A" w:rsidDel="00F02507">
          <w:delText>ProfitStar</w:delText>
        </w:r>
      </w:del>
      <w:proofErr w:type="spellStart"/>
      <w:ins w:id="191" w:author="GUO, HONGSHENG (Harry)" w:date="2021-08-20T21:16:00Z">
        <w:r w:rsidR="00F02507">
          <w:t>PROFITstar</w:t>
        </w:r>
      </w:ins>
      <w:proofErr w:type="spellEnd"/>
      <w:r w:rsidR="00913CFE" w:rsidRPr="0021442A">
        <w:t xml:space="preserve"> and update</w:t>
      </w:r>
      <w:r w:rsidR="007901EB">
        <w:t>s</w:t>
      </w:r>
      <w:r w:rsidR="00913CFE" w:rsidRPr="0021442A">
        <w:t xml:space="preserve"> them as needed. The assumptions </w:t>
      </w:r>
      <w:proofErr w:type="gramStart"/>
      <w:r w:rsidR="00913CFE" w:rsidRPr="0021442A">
        <w:t xml:space="preserve">are </w:t>
      </w:r>
      <w:r w:rsidR="00B6184D" w:rsidRPr="0021442A">
        <w:t>reviewed by MRD and approved by EVP in charge</w:t>
      </w:r>
      <w:r w:rsidR="008C2E7A" w:rsidRPr="0021442A">
        <w:t xml:space="preserve"> </w:t>
      </w:r>
      <w:r w:rsidR="00913CFE" w:rsidRPr="0021442A">
        <w:t>at leas</w:t>
      </w:r>
      <w:ins w:id="192" w:author="PENG, QIAN(Charlie)" w:date="2021-09-21T17:14:00Z">
        <w:r w:rsidR="00D65A04">
          <w:t>t</w:t>
        </w:r>
      </w:ins>
      <w:del w:id="193" w:author="PENG, QIAN(Charlie)" w:date="2021-09-21T17:14:00Z">
        <w:r w:rsidR="00913CFE" w:rsidRPr="0021442A" w:rsidDel="00D65A04">
          <w:delText>e</w:delText>
        </w:r>
      </w:del>
      <w:r w:rsidR="00913CFE" w:rsidRPr="0021442A">
        <w:t xml:space="preserve"> annually or as necessary</w:t>
      </w:r>
      <w:proofErr w:type="gramEnd"/>
      <w:r w:rsidR="00913CFE" w:rsidRPr="0021442A">
        <w:t>. The set of assumptions includes but is not limited to:</w:t>
      </w:r>
    </w:p>
    <w:p w14:paraId="5D9150D9" w14:textId="77777777" w:rsidR="00913CFE" w:rsidRPr="0021442A" w:rsidRDefault="00913CFE" w:rsidP="00913CFE">
      <w:pPr>
        <w:pStyle w:val="ListParagraph"/>
        <w:numPr>
          <w:ilvl w:val="0"/>
          <w:numId w:val="32"/>
        </w:numPr>
      </w:pPr>
      <w:r w:rsidRPr="0021442A">
        <w:t>Offering rate</w:t>
      </w:r>
    </w:p>
    <w:p w14:paraId="2AD7842D" w14:textId="77777777" w:rsidR="00913CFE" w:rsidRPr="0021442A" w:rsidRDefault="00913CFE" w:rsidP="00913CFE">
      <w:pPr>
        <w:pStyle w:val="ListParagraph"/>
        <w:numPr>
          <w:ilvl w:val="0"/>
          <w:numId w:val="32"/>
        </w:numPr>
      </w:pPr>
      <w:r w:rsidRPr="0021442A">
        <w:t>Prepayment ratio</w:t>
      </w:r>
    </w:p>
    <w:p w14:paraId="28F6890B" w14:textId="77777777" w:rsidR="00913CFE" w:rsidRPr="0021442A" w:rsidRDefault="00913CFE" w:rsidP="00913CFE">
      <w:pPr>
        <w:pStyle w:val="ListParagraph"/>
        <w:numPr>
          <w:ilvl w:val="0"/>
          <w:numId w:val="32"/>
        </w:numPr>
      </w:pPr>
      <w:r w:rsidRPr="0021442A">
        <w:t>Beta assumption</w:t>
      </w:r>
    </w:p>
    <w:p w14:paraId="14F4248B" w14:textId="77777777" w:rsidR="00913CFE" w:rsidRPr="0021442A" w:rsidRDefault="00913CFE" w:rsidP="00913CFE">
      <w:pPr>
        <w:pStyle w:val="ListParagraph"/>
        <w:numPr>
          <w:ilvl w:val="0"/>
          <w:numId w:val="32"/>
        </w:numPr>
      </w:pPr>
      <w:r w:rsidRPr="0021442A">
        <w:t>Decay assumption</w:t>
      </w:r>
    </w:p>
    <w:p w14:paraId="752AAF27" w14:textId="77777777" w:rsidR="00913CFE" w:rsidRPr="0021442A" w:rsidRDefault="00913CFE" w:rsidP="00913CFE">
      <w:pPr>
        <w:pStyle w:val="ListParagraph"/>
        <w:numPr>
          <w:ilvl w:val="0"/>
          <w:numId w:val="32"/>
        </w:numPr>
      </w:pPr>
      <w:r w:rsidRPr="0021442A">
        <w:t>Key rate</w:t>
      </w:r>
      <w:r w:rsidR="00383B1B">
        <w:t>s trending</w:t>
      </w:r>
    </w:p>
    <w:p w14:paraId="018E5007" w14:textId="77777777" w:rsidR="00913CFE" w:rsidRDefault="00913CFE" w:rsidP="00913CFE">
      <w:pPr>
        <w:pStyle w:val="ListParagraph"/>
        <w:numPr>
          <w:ilvl w:val="0"/>
          <w:numId w:val="32"/>
        </w:numPr>
      </w:pPr>
      <w:r w:rsidRPr="0021442A">
        <w:t>Balance sheet projection</w:t>
      </w:r>
    </w:p>
    <w:p w14:paraId="4BA0BC89" w14:textId="77777777" w:rsidR="00FD31F4" w:rsidRDefault="00FD31F4" w:rsidP="00C33FAB">
      <w:pPr>
        <w:rPr>
          <w:ins w:id="194" w:author="GUO, HONGSHENG (Harry)" w:date="2021-08-19T17:06:00Z"/>
        </w:rPr>
      </w:pPr>
    </w:p>
    <w:p w14:paraId="706DC31D" w14:textId="77777777" w:rsidR="000059D3" w:rsidRPr="008C2E7A" w:rsidRDefault="000059D3" w:rsidP="000059D3">
      <w:pPr>
        <w:pStyle w:val="Level2"/>
        <w:rPr>
          <w:ins w:id="195" w:author="GUO, HONGSHENG (Harry)" w:date="2021-08-19T17:06:00Z"/>
        </w:rPr>
      </w:pPr>
      <w:bookmarkStart w:id="196" w:name="_Toc80388432"/>
      <w:ins w:id="197" w:author="GUO, HONGSHENG (Harry)" w:date="2021-08-19T17:06:00Z">
        <w:r>
          <w:t>Significant Risk</w:t>
        </w:r>
        <w:r w:rsidR="00CF2253">
          <w:t xml:space="preserve"> E</w:t>
        </w:r>
        <w:r>
          <w:t>vent</w:t>
        </w:r>
      </w:ins>
      <w:ins w:id="198" w:author="GUO, HONGSHENG (Harry)" w:date="2021-08-19T17:08:00Z">
        <w:r w:rsidR="00CF2253">
          <w:t xml:space="preserve"> and E</w:t>
        </w:r>
        <w:r>
          <w:t>xposure</w:t>
        </w:r>
      </w:ins>
      <w:bookmarkEnd w:id="196"/>
    </w:p>
    <w:p w14:paraId="3DE311B1" w14:textId="77777777" w:rsidR="000059D3" w:rsidRDefault="000059D3" w:rsidP="00C33FAB">
      <w:pPr>
        <w:rPr>
          <w:ins w:id="199" w:author="GUO, HONGSHENG (Harry)" w:date="2021-08-19T17:10:00Z"/>
        </w:rPr>
      </w:pPr>
      <w:ins w:id="200" w:author="GUO, HONGSHENG (Harry)" w:date="2021-08-19T17:06:00Z">
        <w:r>
          <w:t xml:space="preserve">TRY monitor, escalate and develop action plan </w:t>
        </w:r>
      </w:ins>
      <w:ins w:id="201" w:author="GUO, HONGSHENG (Harry)" w:date="2021-08-19T17:09:00Z">
        <w:r>
          <w:t xml:space="preserve">and solution </w:t>
        </w:r>
      </w:ins>
      <w:ins w:id="202" w:author="GUO, HONGSHENG (Harry)" w:date="2021-08-19T17:06:00Z">
        <w:r>
          <w:t>on significant risk event and risk exposure</w:t>
        </w:r>
      </w:ins>
      <w:ins w:id="203" w:author="GUO, HONGSHENG (Harry)" w:date="2021-08-19T17:08:00Z">
        <w:r>
          <w:t xml:space="preserve">, including </w:t>
        </w:r>
      </w:ins>
      <w:ins w:id="204" w:author="GUO, HONGSHENG (Harry)" w:date="2021-08-19T17:10:00Z">
        <w:r>
          <w:t xml:space="preserve">but not limited to </w:t>
        </w:r>
      </w:ins>
    </w:p>
    <w:p w14:paraId="4B2A8B57" w14:textId="6DF23835" w:rsidR="000059D3" w:rsidRDefault="000059D3" w:rsidP="00CA24E0">
      <w:pPr>
        <w:pStyle w:val="ListParagraph"/>
        <w:numPr>
          <w:ilvl w:val="0"/>
          <w:numId w:val="32"/>
        </w:numPr>
        <w:rPr>
          <w:ins w:id="205" w:author="GUO, HONGSHENG (Harry)" w:date="2021-08-19T17:11:00Z"/>
        </w:rPr>
      </w:pPr>
      <w:ins w:id="206" w:author="GUO, HONGSHENG (Harry)" w:date="2021-08-19T17:10:00Z">
        <w:r>
          <w:t>Breach</w:t>
        </w:r>
      </w:ins>
      <w:ins w:id="207" w:author="GUO, HONGSHENG (Harry)" w:date="2021-08-24T17:38:00Z">
        <w:r w:rsidR="00EE1CA3">
          <w:t>es to</w:t>
        </w:r>
      </w:ins>
      <w:ins w:id="208" w:author="GUO, HONGSHENG (Harry)" w:date="2021-08-19T17:10:00Z">
        <w:r>
          <w:t xml:space="preserve"> the regulatory requirement </w:t>
        </w:r>
      </w:ins>
      <w:ins w:id="209" w:author="GUO, HONGSHENG (Harry)" w:date="2021-08-19T17:11:00Z">
        <w:r>
          <w:t>on interest rate risk</w:t>
        </w:r>
      </w:ins>
    </w:p>
    <w:p w14:paraId="3A3072DB" w14:textId="6C9C5C71" w:rsidR="000059D3" w:rsidRDefault="000059D3" w:rsidP="00CA24E0">
      <w:pPr>
        <w:pStyle w:val="ListParagraph"/>
        <w:numPr>
          <w:ilvl w:val="0"/>
          <w:numId w:val="32"/>
        </w:numPr>
        <w:rPr>
          <w:ins w:id="210" w:author="GUO, HONGSHENG (Harry)" w:date="2021-08-19T17:12:00Z"/>
        </w:rPr>
      </w:pPr>
      <w:ins w:id="211" w:author="GUO, HONGSHENG (Harry)" w:date="2021-08-19T17:11:00Z">
        <w:r>
          <w:t>Major change</w:t>
        </w:r>
      </w:ins>
      <w:ins w:id="212" w:author="GUO, HONGSHENG (Harry)" w:date="2021-08-24T17:38:00Z">
        <w:r w:rsidR="00EE1CA3">
          <w:t>s</w:t>
        </w:r>
      </w:ins>
      <w:ins w:id="213" w:author="GUO, HONGSHENG (Harry)" w:date="2021-08-19T17:11:00Z">
        <w:r>
          <w:t>/adjustment</w:t>
        </w:r>
      </w:ins>
      <w:ins w:id="214" w:author="GUO, HONGSHENG (Harry)" w:date="2021-08-24T17:38:00Z">
        <w:r w:rsidR="00EE1CA3">
          <w:t>s</w:t>
        </w:r>
      </w:ins>
      <w:ins w:id="215" w:author="GUO, HONGSHENG (Harry)" w:date="2021-08-19T17:11:00Z">
        <w:r w:rsidR="00EE1CA3">
          <w:t xml:space="preserve"> to</w:t>
        </w:r>
        <w:r>
          <w:t xml:space="preserve"> the asset-liability strategy</w:t>
        </w:r>
      </w:ins>
      <w:ins w:id="216" w:author="GUO, HONGSHENG (Harry)" w:date="2021-08-19T17:12:00Z">
        <w:r>
          <w:t xml:space="preserve"> and structure, which m</w:t>
        </w:r>
        <w:r w:rsidR="00EE1CA3">
          <w:t>ay significantly impact</w:t>
        </w:r>
        <w:r>
          <w:t xml:space="preserve"> interest rate risk</w:t>
        </w:r>
      </w:ins>
    </w:p>
    <w:p w14:paraId="6FB304C3" w14:textId="605EACE2" w:rsidR="000059D3" w:rsidRDefault="000059D3" w:rsidP="00CA24E0">
      <w:pPr>
        <w:pStyle w:val="ListParagraph"/>
        <w:numPr>
          <w:ilvl w:val="0"/>
          <w:numId w:val="32"/>
        </w:numPr>
        <w:rPr>
          <w:ins w:id="217" w:author="GUO, HONGSHENG (Harry)" w:date="2021-08-19T17:09:00Z"/>
        </w:rPr>
      </w:pPr>
      <w:ins w:id="218" w:author="GUO, HONGSHENG (Harry)" w:date="2021-08-19T17:14:00Z">
        <w:r>
          <w:lastRenderedPageBreak/>
          <w:t>Policy change</w:t>
        </w:r>
      </w:ins>
      <w:ins w:id="219" w:author="GUO, HONGSHENG (Harry)" w:date="2021-08-24T17:39:00Z">
        <w:r w:rsidR="00C47B28">
          <w:t>s</w:t>
        </w:r>
      </w:ins>
      <w:ins w:id="220" w:author="GUO, HONGSHENG (Harry)" w:date="2021-08-19T17:14:00Z">
        <w:r>
          <w:t xml:space="preserve"> or market movement</w:t>
        </w:r>
      </w:ins>
      <w:ins w:id="221" w:author="GUO, HONGSHENG (Harry)" w:date="2021-08-24T17:39:00Z">
        <w:r w:rsidR="00C47B28">
          <w:t>s</w:t>
        </w:r>
      </w:ins>
      <w:ins w:id="222" w:author="GUO, HONGSHENG (Harry)" w:date="2021-08-19T17:14:00Z">
        <w:r>
          <w:t xml:space="preserve"> which may have major impact to the bank</w:t>
        </w:r>
      </w:ins>
      <w:ins w:id="223" w:author="GUO, HONGSHENG (Harry)" w:date="2021-08-24T17:39:00Z">
        <w:r w:rsidR="00C47B28">
          <w:t>’s</w:t>
        </w:r>
      </w:ins>
      <w:ins w:id="224" w:author="GUO, HONGSHENG (Harry)" w:date="2021-08-19T17:14:00Z">
        <w:r>
          <w:t xml:space="preserve"> financial and operation</w:t>
        </w:r>
      </w:ins>
    </w:p>
    <w:p w14:paraId="41CA9870" w14:textId="77777777" w:rsidR="000059D3" w:rsidRDefault="000059D3" w:rsidP="00C33FAB">
      <w:pPr>
        <w:rPr>
          <w:ins w:id="225" w:author="GUO, HONGSHENG (Harry)" w:date="2021-08-19T17:17:00Z"/>
        </w:rPr>
      </w:pPr>
    </w:p>
    <w:p w14:paraId="1446D43C" w14:textId="46AB5181" w:rsidR="00CA24E0" w:rsidRDefault="00CF2253" w:rsidP="00C33FAB">
      <w:pPr>
        <w:rPr>
          <w:ins w:id="226" w:author="GUO, HONGSHENG (Harry)" w:date="2021-08-19T17:08:00Z"/>
        </w:rPr>
      </w:pPr>
      <w:ins w:id="227" w:author="GUO, HONGSHENG (Harry)" w:date="2021-08-20T21:00:00Z">
        <w:r>
          <w:t>TRY will estimate the risk impact and</w:t>
        </w:r>
        <w:r w:rsidR="00C33FAB">
          <w:t>,</w:t>
        </w:r>
        <w:r>
          <w:t xml:space="preserve"> d</w:t>
        </w:r>
      </w:ins>
      <w:ins w:id="228" w:author="GUO, HONGSHENG (Harry)" w:date="2021-08-19T17:17:00Z">
        <w:r w:rsidR="00CA24E0">
          <w:t xml:space="preserve">epending </w:t>
        </w:r>
      </w:ins>
      <w:ins w:id="229" w:author="GUO, HONGSHENG (Harry)" w:date="2021-08-24T17:39:00Z">
        <w:r w:rsidR="00C47B28">
          <w:t xml:space="preserve">on </w:t>
        </w:r>
      </w:ins>
      <w:ins w:id="230" w:author="GUO, HONGSHENG (Harry)" w:date="2021-08-19T17:17:00Z">
        <w:r w:rsidR="00CA24E0">
          <w:t xml:space="preserve">the risk level and </w:t>
        </w:r>
      </w:ins>
      <w:ins w:id="231" w:author="GUO, HONGSHENG (Harry)" w:date="2021-08-19T17:19:00Z">
        <w:r w:rsidR="00CA24E0">
          <w:t>nature</w:t>
        </w:r>
      </w:ins>
      <w:ins w:id="232" w:author="GUO, HONGSHENG (Harry)" w:date="2021-08-19T17:17:00Z">
        <w:r>
          <w:t>,</w:t>
        </w:r>
        <w:r w:rsidR="00CA24E0">
          <w:t xml:space="preserve"> </w:t>
        </w:r>
      </w:ins>
      <w:ins w:id="233" w:author="PENG, QIAN(Charlie)" w:date="2021-09-21T17:06:00Z">
        <w:r w:rsidR="00D65A04">
          <w:t xml:space="preserve">timely </w:t>
        </w:r>
      </w:ins>
      <w:ins w:id="234" w:author="GUO, HONGSHENG (Harry)" w:date="2021-08-19T17:17:00Z">
        <w:r w:rsidR="00CA24E0">
          <w:t xml:space="preserve">report to EVP </w:t>
        </w:r>
      </w:ins>
      <w:ins w:id="235" w:author="GUO, HONGSHENG (Harry)" w:date="2021-08-19T17:19:00Z">
        <w:r w:rsidR="00CA24E0">
          <w:t>in charge</w:t>
        </w:r>
      </w:ins>
      <w:ins w:id="236" w:author="GUO, HONGSHENG (Harry)" w:date="2021-08-20T21:00:00Z">
        <w:del w:id="237" w:author="PENG, QIAN(Charlie)" w:date="2021-09-21T17:06:00Z">
          <w:r w:rsidDel="00D65A04">
            <w:delText xml:space="preserve">, </w:delText>
          </w:r>
        </w:del>
      </w:ins>
      <w:ins w:id="238" w:author="GUO, HONGSHENG (Harry)" w:date="2021-08-19T17:19:00Z">
        <w:del w:id="239" w:author="PENG, QIAN(Charlie)" w:date="2021-09-21T17:06:00Z">
          <w:r w:rsidR="00CA24E0" w:rsidDel="00D65A04">
            <w:delText xml:space="preserve"> </w:delText>
          </w:r>
        </w:del>
      </w:ins>
      <w:ins w:id="240" w:author="PENG, QIAN(Charlie)" w:date="2021-09-21T17:06:00Z">
        <w:r w:rsidR="00D65A04">
          <w:t xml:space="preserve">, and / or </w:t>
        </w:r>
      </w:ins>
      <w:ins w:id="241" w:author="GUO, HONGSHENG (Harry)" w:date="2021-08-19T17:19:00Z">
        <w:r w:rsidR="00CA24E0">
          <w:t xml:space="preserve">escalate to </w:t>
        </w:r>
        <w:del w:id="242" w:author="PENG, QIAN(Charlie)" w:date="2021-09-21T17:06:00Z">
          <w:r w:rsidR="00CA24E0" w:rsidDel="00D65A04">
            <w:delText>senior</w:delText>
          </w:r>
        </w:del>
      </w:ins>
      <w:ins w:id="243" w:author="PENG, QIAN(Charlie)" w:date="2021-09-21T17:06:00Z">
        <w:r w:rsidR="00D65A04">
          <w:t>other executive</w:t>
        </w:r>
      </w:ins>
      <w:ins w:id="244" w:author="GUO, HONGSHENG (Harry)" w:date="2021-08-19T17:19:00Z">
        <w:r w:rsidR="00CA24E0">
          <w:t xml:space="preserve"> management or HO</w:t>
        </w:r>
      </w:ins>
      <w:ins w:id="245" w:author="GUO, HONGSHENG (Harry)" w:date="2021-08-19T17:21:00Z">
        <w:del w:id="246" w:author="PENG, QIAN(Charlie)" w:date="2021-09-21T17:06:00Z">
          <w:r w:rsidR="00CA24E0" w:rsidDel="00D65A04">
            <w:delText>,</w:delText>
          </w:r>
        </w:del>
      </w:ins>
      <w:ins w:id="247" w:author="GUO, HONGSHENG (Harry)" w:date="2021-08-19T17:19:00Z">
        <w:del w:id="248" w:author="PENG, QIAN(Charlie)" w:date="2021-09-21T17:06:00Z">
          <w:r w:rsidR="00CA24E0" w:rsidDel="00D65A04">
            <w:delText xml:space="preserve"> </w:delText>
          </w:r>
        </w:del>
      </w:ins>
      <w:ins w:id="249" w:author="GUO, HONGSHENG (Harry)" w:date="2021-08-19T17:20:00Z">
        <w:del w:id="250" w:author="PENG, QIAN(Charlie)" w:date="2021-09-21T17:06:00Z">
          <w:r w:rsidR="00CA24E0" w:rsidDel="00D65A04">
            <w:delText>I</w:delText>
          </w:r>
        </w:del>
      </w:ins>
      <w:ins w:id="251" w:author="GUO, HONGSHENG (Harry)" w:date="2021-08-19T17:19:00Z">
        <w:del w:id="252" w:author="PENG, QIAN(Charlie)" w:date="2021-09-21T17:06:00Z">
          <w:r w:rsidR="00CA24E0" w:rsidDel="00D65A04">
            <w:delText>f</w:delText>
          </w:r>
        </w:del>
      </w:ins>
      <w:ins w:id="253" w:author="PENG, QIAN(Charlie)" w:date="2021-09-21T17:06:00Z">
        <w:r w:rsidR="00D65A04">
          <w:t xml:space="preserve"> when</w:t>
        </w:r>
      </w:ins>
      <w:ins w:id="254" w:author="GUO, HONGSHENG (Harry)" w:date="2021-08-19T17:19:00Z">
        <w:r w:rsidR="00CA24E0">
          <w:t xml:space="preserve"> necessary. </w:t>
        </w:r>
      </w:ins>
      <w:ins w:id="255" w:author="GUO, HONGSHENG (Harry)" w:date="2021-08-24T17:39:00Z">
        <w:r w:rsidR="00C47B28">
          <w:t>Further</w:t>
        </w:r>
      </w:ins>
      <w:ins w:id="256" w:author="PENG, QIAN(Charlie)" w:date="2021-09-21T17:07:00Z">
        <w:r w:rsidR="00D65A04">
          <w:t>more</w:t>
        </w:r>
      </w:ins>
      <w:ins w:id="257" w:author="GUO, HONGSHENG (Harry)" w:date="2021-08-24T17:39:00Z">
        <w:r w:rsidR="00C47B28">
          <w:t xml:space="preserve">, </w:t>
        </w:r>
      </w:ins>
      <w:ins w:id="258" w:author="GUO, HONGSHENG (Harry)" w:date="2021-08-19T17:20:00Z">
        <w:r w:rsidR="00CA24E0">
          <w:t xml:space="preserve">TRY </w:t>
        </w:r>
      </w:ins>
      <w:ins w:id="259" w:author="GUO, HONGSHENG (Harry)" w:date="2021-08-19T17:21:00Z">
        <w:r w:rsidR="00CA24E0">
          <w:t xml:space="preserve">will </w:t>
        </w:r>
      </w:ins>
      <w:ins w:id="260" w:author="GUO, HONGSHENG (Harry)" w:date="2021-08-19T17:20:00Z">
        <w:r w:rsidR="00CA24E0">
          <w:t xml:space="preserve">coordinate </w:t>
        </w:r>
      </w:ins>
      <w:ins w:id="261" w:author="GUO, HONGSHENG (Harry)" w:date="2021-08-19T17:21:00Z">
        <w:r w:rsidR="00CA24E0">
          <w:t xml:space="preserve">with other departments, </w:t>
        </w:r>
        <w:del w:id="262" w:author="PENG, QIAN(Charlie)" w:date="2021-09-21T17:07:00Z">
          <w:r w:rsidR="00CA24E0" w:rsidDel="00D65A04">
            <w:delText>if</w:delText>
          </w:r>
        </w:del>
      </w:ins>
      <w:ins w:id="263" w:author="PENG, QIAN(Charlie)" w:date="2021-09-21T17:07:00Z">
        <w:r w:rsidR="00D65A04">
          <w:t>when</w:t>
        </w:r>
      </w:ins>
      <w:ins w:id="264" w:author="GUO, HONGSHENG (Harry)" w:date="2021-08-19T17:21:00Z">
        <w:r w:rsidR="00CA24E0">
          <w:t xml:space="preserve"> necessary, </w:t>
        </w:r>
      </w:ins>
      <w:ins w:id="265" w:author="GUO, HONGSHENG (Harry)" w:date="2021-08-19T17:22:00Z">
        <w:r w:rsidR="00CA24E0">
          <w:t>to develop action</w:t>
        </w:r>
      </w:ins>
      <w:ins w:id="266" w:author="PENG, QIAN(Charlie)" w:date="2021-09-21T17:07:00Z">
        <w:r w:rsidR="00D65A04">
          <w:t xml:space="preserve"> plan</w:t>
        </w:r>
      </w:ins>
      <w:ins w:id="267" w:author="GUO, HONGSHENG (Harry)" w:date="2021-08-19T17:22:00Z">
        <w:r w:rsidR="00CA24E0">
          <w:t xml:space="preserve"> and </w:t>
        </w:r>
      </w:ins>
      <w:ins w:id="268" w:author="PENG, QIAN(Charlie)" w:date="2021-09-21T17:07:00Z">
        <w:r w:rsidR="00D65A04">
          <w:t>re</w:t>
        </w:r>
      </w:ins>
      <w:ins w:id="269" w:author="GUO, HONGSHENG (Harry)" w:date="2021-08-19T17:22:00Z">
        <w:r w:rsidR="00CA24E0">
          <w:t>solution</w:t>
        </w:r>
      </w:ins>
      <w:ins w:id="270" w:author="PENG, QIAN(Charlie)" w:date="2021-09-21T17:07:00Z">
        <w:r w:rsidR="00D65A04">
          <w:t>s</w:t>
        </w:r>
      </w:ins>
      <w:ins w:id="271" w:author="GUO, HONGSHENG (Harry)" w:date="2021-08-19T17:22:00Z">
        <w:r w:rsidR="00CA24E0">
          <w:t xml:space="preserve"> to </w:t>
        </w:r>
        <w:del w:id="272" w:author="PENG, QIAN(Charlie)" w:date="2021-09-21T17:07:00Z">
          <w:r w:rsidR="00CA24E0" w:rsidDel="00D65A04">
            <w:delText>reduce</w:delText>
          </w:r>
        </w:del>
      </w:ins>
      <w:ins w:id="273" w:author="PENG, QIAN(Charlie)" w:date="2021-09-21T17:07:00Z">
        <w:r w:rsidR="00D65A04">
          <w:t>mitigate</w:t>
        </w:r>
      </w:ins>
      <w:ins w:id="274" w:author="GUO, HONGSHENG (Harry)" w:date="2021-08-19T17:22:00Z">
        <w:r w:rsidR="00CA24E0">
          <w:t xml:space="preserve"> </w:t>
        </w:r>
        <w:del w:id="275" w:author="PENG, QIAN(Charlie)" w:date="2021-09-21T17:08:00Z">
          <w:r w:rsidR="00CA24E0" w:rsidDel="00D65A04">
            <w:delText>or</w:delText>
          </w:r>
        </w:del>
      </w:ins>
      <w:ins w:id="276" w:author="PENG, QIAN(Charlie)" w:date="2021-09-21T17:08:00Z">
        <w:r w:rsidR="00D65A04">
          <w:t>and</w:t>
        </w:r>
      </w:ins>
      <w:ins w:id="277" w:author="GUO, HONGSHENG (Harry)" w:date="2021-08-19T17:22:00Z">
        <w:r w:rsidR="00CA24E0">
          <w:t xml:space="preserve"> remediate the risk</w:t>
        </w:r>
        <w:del w:id="278" w:author="PENG, QIAN(Charlie)" w:date="2021-09-21T17:08:00Z">
          <w:r w:rsidR="00CA24E0" w:rsidDel="00D65A04">
            <w:delText xml:space="preserve"> impact</w:delText>
          </w:r>
        </w:del>
      </w:ins>
      <w:ins w:id="279" w:author="PENG, QIAN(Charlie)" w:date="2021-09-21T17:08:00Z">
        <w:r w:rsidR="00D65A04">
          <w:t>, and report the results to executive management and/or HO.</w:t>
        </w:r>
      </w:ins>
      <w:ins w:id="280" w:author="GUO, HONGSHENG (Harry)" w:date="2021-08-19T17:22:00Z">
        <w:del w:id="281" w:author="PENG, QIAN(Charlie)" w:date="2021-09-21T17:08:00Z">
          <w:r w:rsidR="00CA24E0" w:rsidDel="00D65A04">
            <w:delText>.</w:delText>
          </w:r>
        </w:del>
      </w:ins>
    </w:p>
    <w:p w14:paraId="7C48C993" w14:textId="77777777" w:rsidR="000059D3" w:rsidRDefault="000059D3" w:rsidP="00C33FAB">
      <w:pPr>
        <w:rPr>
          <w:ins w:id="282" w:author="GUO, HONGSHENG (Harry)" w:date="2021-08-19T16:58:00Z"/>
        </w:rPr>
      </w:pPr>
    </w:p>
    <w:p w14:paraId="0F6A0D0F" w14:textId="6CD4DAD0" w:rsidR="00FD31F4" w:rsidRPr="00CF2253" w:rsidDel="00CF52C2" w:rsidRDefault="00FF7910">
      <w:pPr>
        <w:pStyle w:val="BodyTextIndent"/>
        <w:tabs>
          <w:tab w:val="left" w:pos="900"/>
          <w:tab w:val="left" w:pos="1416"/>
        </w:tabs>
        <w:adjustRightInd w:val="0"/>
        <w:snapToGrid w:val="0"/>
        <w:spacing w:line="580" w:lineRule="exact"/>
        <w:ind w:left="630" w:firstLineChars="0" w:firstLine="0"/>
        <w:rPr>
          <w:ins w:id="283" w:author="GUO, HONGSHENG (Harry)" w:date="2021-08-19T16:58:00Z"/>
          <w:del w:id="284" w:author="PENG, QIAN(Charlie)" w:date="2021-09-21T17:35:00Z"/>
          <w:rFonts w:asciiTheme="minorHAnsi" w:eastAsiaTheme="minorEastAsia" w:hAnsiTheme="minorHAnsi"/>
          <w:kern w:val="0"/>
          <w:sz w:val="22"/>
          <w:szCs w:val="22"/>
        </w:rPr>
        <w:pPrChange w:id="285" w:author="GUO, HONGSHENG (Harry)" w:date="2021-08-20T22:12:00Z">
          <w:pPr>
            <w:pStyle w:val="BodyTextIndent"/>
            <w:numPr>
              <w:numId w:val="36"/>
            </w:numPr>
            <w:tabs>
              <w:tab w:val="left" w:pos="900"/>
              <w:tab w:val="left" w:pos="1416"/>
            </w:tabs>
            <w:adjustRightInd w:val="0"/>
            <w:snapToGrid w:val="0"/>
            <w:spacing w:line="580" w:lineRule="exact"/>
            <w:ind w:left="1050" w:firstLine="440"/>
          </w:pPr>
        </w:pPrChange>
      </w:pPr>
      <w:ins w:id="286" w:author="GUO, HONGSHENG (Harry)" w:date="2021-08-20T22:12:00Z">
        <w:del w:id="287" w:author="PENG, QIAN(Charlie)" w:date="2021-09-21T17:35:00Z">
          <w:r w:rsidDel="00CF52C2">
            <w:rPr>
              <w:rFonts w:asciiTheme="minorHAnsi" w:eastAsiaTheme="minorEastAsia" w:hAnsiTheme="minorHAnsi" w:hint="eastAsia"/>
              <w:kern w:val="0"/>
              <w:sz w:val="22"/>
              <w:szCs w:val="22"/>
            </w:rPr>
            <w:delText>第四十</w:delText>
          </w:r>
        </w:del>
      </w:ins>
      <w:ins w:id="288" w:author="GUO, HONGSHENG (Harry)" w:date="2021-08-20T22:13:00Z">
        <w:del w:id="289" w:author="PENG, QIAN(Charlie)" w:date="2021-09-21T17:35:00Z">
          <w:r w:rsidDel="00CF52C2">
            <w:rPr>
              <w:rFonts w:asciiTheme="minorHAnsi" w:eastAsiaTheme="minorEastAsia" w:hAnsiTheme="minorHAnsi" w:hint="eastAsia"/>
              <w:kern w:val="0"/>
              <w:sz w:val="22"/>
              <w:szCs w:val="22"/>
            </w:rPr>
            <w:delText>四条：</w:delText>
          </w:r>
          <w:r w:rsidDel="00CF52C2">
            <w:rPr>
              <w:rFonts w:asciiTheme="minorHAnsi" w:eastAsiaTheme="minorEastAsia" w:hAnsiTheme="minorHAnsi" w:hint="eastAsia"/>
              <w:kern w:val="0"/>
              <w:sz w:val="22"/>
              <w:szCs w:val="22"/>
            </w:rPr>
            <w:delText xml:space="preserve"> </w:delText>
          </w:r>
        </w:del>
      </w:ins>
      <w:commentRangeStart w:id="290"/>
      <w:ins w:id="291" w:author="GUO, HONGSHENG (Harry)" w:date="2021-08-19T16:58:00Z">
        <w:del w:id="292" w:author="PENG, QIAN(Charlie)" w:date="2021-09-21T17:35:00Z">
          <w:r w:rsidR="00FD31F4" w:rsidRPr="00CF2253" w:rsidDel="00CF52C2">
            <w:rPr>
              <w:rFonts w:asciiTheme="minorHAnsi" w:eastAsiaTheme="minorEastAsia" w:hAnsiTheme="minorHAnsi" w:hint="eastAsia"/>
              <w:kern w:val="0"/>
              <w:sz w:val="22"/>
              <w:szCs w:val="22"/>
            </w:rPr>
            <w:delText>当发生</w:delText>
          </w:r>
          <w:r w:rsidR="00FD31F4" w:rsidRPr="00CF2253" w:rsidDel="00CF52C2">
            <w:rPr>
              <w:rFonts w:asciiTheme="minorHAnsi" w:eastAsiaTheme="minorEastAsia" w:hAnsiTheme="minorHAnsi"/>
              <w:kern w:val="0"/>
              <w:sz w:val="22"/>
              <w:szCs w:val="22"/>
            </w:rPr>
            <w:delText>重大风险事项</w:delText>
          </w:r>
          <w:r w:rsidR="00FD31F4" w:rsidRPr="00CF2253" w:rsidDel="00CF52C2">
            <w:rPr>
              <w:rFonts w:asciiTheme="minorHAnsi" w:eastAsiaTheme="minorEastAsia" w:hAnsiTheme="minorHAnsi" w:hint="eastAsia"/>
              <w:kern w:val="0"/>
              <w:sz w:val="22"/>
              <w:szCs w:val="22"/>
            </w:rPr>
            <w:delText>时</w:delText>
          </w:r>
          <w:r w:rsidR="00FD31F4" w:rsidRPr="00CF2253" w:rsidDel="00CF52C2">
            <w:rPr>
              <w:rFonts w:asciiTheme="minorHAnsi" w:eastAsiaTheme="minorEastAsia" w:hAnsiTheme="minorHAnsi"/>
              <w:kern w:val="0"/>
              <w:sz w:val="22"/>
              <w:szCs w:val="22"/>
            </w:rPr>
            <w:delText>，</w:delText>
          </w:r>
          <w:r w:rsidR="00FD31F4" w:rsidRPr="00CF2253" w:rsidDel="00CF52C2">
            <w:rPr>
              <w:rFonts w:asciiTheme="minorHAnsi" w:eastAsiaTheme="minorEastAsia" w:hAnsiTheme="minorHAnsi" w:hint="eastAsia"/>
              <w:kern w:val="0"/>
              <w:sz w:val="22"/>
              <w:szCs w:val="22"/>
            </w:rPr>
            <w:delText>各职能部门</w:delText>
          </w:r>
          <w:r w:rsidR="00FD31F4" w:rsidRPr="00CF2253" w:rsidDel="00CF52C2">
            <w:rPr>
              <w:rFonts w:asciiTheme="minorHAnsi" w:eastAsiaTheme="minorEastAsia" w:hAnsiTheme="minorHAnsi"/>
              <w:kern w:val="0"/>
              <w:sz w:val="22"/>
              <w:szCs w:val="22"/>
            </w:rPr>
            <w:delText>和分支机构应</w:delText>
          </w:r>
          <w:r w:rsidR="00FD31F4" w:rsidRPr="00CF2253" w:rsidDel="00CF52C2">
            <w:rPr>
              <w:rFonts w:asciiTheme="minorHAnsi" w:eastAsiaTheme="minorEastAsia" w:hAnsiTheme="minorHAnsi" w:hint="eastAsia"/>
              <w:kern w:val="0"/>
              <w:sz w:val="22"/>
              <w:szCs w:val="22"/>
            </w:rPr>
            <w:delText>按照《关于加强重大风险事项报告工作的指导意见》</w:delText>
          </w:r>
          <w:r w:rsidR="00FD31F4" w:rsidRPr="00CF2253" w:rsidDel="00CF52C2">
            <w:rPr>
              <w:rFonts w:asciiTheme="minorHAnsi" w:eastAsiaTheme="minorEastAsia" w:hAnsiTheme="minorHAnsi"/>
              <w:kern w:val="0"/>
              <w:sz w:val="22"/>
              <w:szCs w:val="22"/>
            </w:rPr>
            <w:delText>要求，及时报告</w:delText>
          </w:r>
          <w:r w:rsidR="00FD31F4" w:rsidRPr="00CF2253" w:rsidDel="00CF52C2">
            <w:rPr>
              <w:rFonts w:asciiTheme="minorHAnsi" w:eastAsiaTheme="minorEastAsia" w:hAnsiTheme="minorHAnsi" w:hint="eastAsia"/>
              <w:kern w:val="0"/>
              <w:sz w:val="22"/>
              <w:szCs w:val="22"/>
            </w:rPr>
            <w:delText>总行</w:delText>
          </w:r>
          <w:r w:rsidR="00FD31F4" w:rsidRPr="00CF2253" w:rsidDel="00CF52C2">
            <w:rPr>
              <w:rFonts w:asciiTheme="minorHAnsi" w:eastAsiaTheme="minorEastAsia" w:hAnsiTheme="minorHAnsi"/>
              <w:kern w:val="0"/>
              <w:sz w:val="22"/>
              <w:szCs w:val="22"/>
            </w:rPr>
            <w:delText>资产负债管理部</w:delText>
          </w:r>
          <w:r w:rsidR="00FD31F4" w:rsidRPr="00CF2253" w:rsidDel="00CF52C2">
            <w:rPr>
              <w:rFonts w:asciiTheme="minorHAnsi" w:eastAsiaTheme="minorEastAsia" w:hAnsiTheme="minorHAnsi" w:hint="eastAsia"/>
              <w:kern w:val="0"/>
              <w:sz w:val="22"/>
              <w:szCs w:val="22"/>
            </w:rPr>
            <w:delText>。总行</w:delText>
          </w:r>
          <w:r w:rsidR="00FD31F4" w:rsidRPr="00CF2253" w:rsidDel="00CF52C2">
            <w:rPr>
              <w:rFonts w:asciiTheme="minorHAnsi" w:eastAsiaTheme="minorEastAsia" w:hAnsiTheme="minorHAnsi"/>
              <w:kern w:val="0"/>
              <w:sz w:val="22"/>
              <w:szCs w:val="22"/>
            </w:rPr>
            <w:delText>资产负债管理部</w:delText>
          </w:r>
          <w:r w:rsidR="00FD31F4" w:rsidRPr="00CF2253" w:rsidDel="00CF52C2">
            <w:rPr>
              <w:rFonts w:asciiTheme="minorHAnsi" w:eastAsiaTheme="minorEastAsia" w:hAnsiTheme="minorHAnsi" w:hint="eastAsia"/>
              <w:kern w:val="0"/>
              <w:sz w:val="22"/>
              <w:szCs w:val="22"/>
            </w:rPr>
            <w:delText>综合</w:delText>
          </w:r>
          <w:r w:rsidR="00FD31F4" w:rsidRPr="00CF2253" w:rsidDel="00CF52C2">
            <w:rPr>
              <w:rFonts w:asciiTheme="minorHAnsi" w:eastAsiaTheme="minorEastAsia" w:hAnsiTheme="minorHAnsi"/>
              <w:kern w:val="0"/>
              <w:sz w:val="22"/>
              <w:szCs w:val="22"/>
            </w:rPr>
            <w:delText>评估风险状况，</w:delText>
          </w:r>
          <w:r w:rsidR="00FD31F4" w:rsidRPr="00CF2253" w:rsidDel="00CF52C2">
            <w:rPr>
              <w:rFonts w:asciiTheme="minorHAnsi" w:eastAsiaTheme="minorEastAsia" w:hAnsiTheme="minorHAnsi" w:hint="eastAsia"/>
              <w:kern w:val="0"/>
              <w:sz w:val="22"/>
              <w:szCs w:val="22"/>
            </w:rPr>
            <w:delText>对于可能</w:delText>
          </w:r>
          <w:r w:rsidR="00FD31F4" w:rsidRPr="00CF2253" w:rsidDel="00CF52C2">
            <w:rPr>
              <w:rFonts w:asciiTheme="minorHAnsi" w:eastAsiaTheme="minorEastAsia" w:hAnsiTheme="minorHAnsi"/>
              <w:kern w:val="0"/>
              <w:sz w:val="22"/>
              <w:szCs w:val="22"/>
            </w:rPr>
            <w:delText>产生严重后果</w:delText>
          </w:r>
          <w:r w:rsidR="00FD31F4" w:rsidRPr="00CF2253" w:rsidDel="00CF52C2">
            <w:rPr>
              <w:rFonts w:asciiTheme="minorHAnsi" w:eastAsiaTheme="minorEastAsia" w:hAnsiTheme="minorHAnsi" w:hint="eastAsia"/>
              <w:kern w:val="0"/>
              <w:sz w:val="22"/>
              <w:szCs w:val="22"/>
            </w:rPr>
            <w:delText>的事项</w:delText>
          </w:r>
          <w:r w:rsidR="00FD31F4" w:rsidRPr="00CF2253" w:rsidDel="00CF52C2">
            <w:rPr>
              <w:rFonts w:asciiTheme="minorHAnsi" w:eastAsiaTheme="minorEastAsia" w:hAnsiTheme="minorHAnsi"/>
              <w:kern w:val="0"/>
              <w:sz w:val="22"/>
              <w:szCs w:val="22"/>
            </w:rPr>
            <w:delText>，及时报告高级管理层</w:delText>
          </w:r>
          <w:r w:rsidR="00FD31F4" w:rsidRPr="00CF2253" w:rsidDel="00CF52C2">
            <w:rPr>
              <w:rFonts w:asciiTheme="minorHAnsi" w:eastAsiaTheme="minorEastAsia" w:hAnsiTheme="minorHAnsi" w:hint="eastAsia"/>
              <w:kern w:val="0"/>
              <w:sz w:val="22"/>
              <w:szCs w:val="22"/>
            </w:rPr>
            <w:delText>。</w:delText>
          </w:r>
          <w:r w:rsidR="00FD31F4" w:rsidRPr="00CF2253" w:rsidDel="00CF52C2">
            <w:rPr>
              <w:rFonts w:asciiTheme="minorHAnsi" w:eastAsiaTheme="minorEastAsia" w:hAnsiTheme="minorHAnsi"/>
              <w:kern w:val="0"/>
              <w:sz w:val="22"/>
              <w:szCs w:val="22"/>
            </w:rPr>
            <w:delText>重大</w:delText>
          </w:r>
          <w:r w:rsidR="00FD31F4" w:rsidRPr="00CF2253" w:rsidDel="00CF52C2">
            <w:rPr>
              <w:rFonts w:asciiTheme="minorHAnsi" w:eastAsiaTheme="minorEastAsia" w:hAnsiTheme="minorHAnsi" w:hint="eastAsia"/>
              <w:kern w:val="0"/>
              <w:sz w:val="22"/>
              <w:szCs w:val="22"/>
            </w:rPr>
            <w:delText>风险</w:delText>
          </w:r>
          <w:r w:rsidR="00FD31F4" w:rsidRPr="00CF2253" w:rsidDel="00CF52C2">
            <w:rPr>
              <w:rFonts w:asciiTheme="minorHAnsi" w:eastAsiaTheme="minorEastAsia" w:hAnsiTheme="minorHAnsi"/>
              <w:kern w:val="0"/>
              <w:sz w:val="22"/>
              <w:szCs w:val="22"/>
            </w:rPr>
            <w:delText>事项包括但不限于以下情况：</w:delText>
          </w:r>
        </w:del>
      </w:ins>
    </w:p>
    <w:p w14:paraId="7283A747" w14:textId="6CAC2B62" w:rsidR="00FD31F4" w:rsidRPr="00CF2253" w:rsidDel="00CF52C2" w:rsidRDefault="00FD31F4" w:rsidP="00FD31F4">
      <w:pPr>
        <w:tabs>
          <w:tab w:val="left" w:pos="1155"/>
          <w:tab w:val="left" w:pos="1416"/>
        </w:tabs>
        <w:adjustRightInd w:val="0"/>
        <w:snapToGrid w:val="0"/>
        <w:spacing w:afterLines="50" w:after="120" w:line="580" w:lineRule="exact"/>
        <w:ind w:firstLineChars="200" w:firstLine="440"/>
        <w:rPr>
          <w:ins w:id="293" w:author="GUO, HONGSHENG (Harry)" w:date="2021-08-19T16:58:00Z"/>
          <w:del w:id="294" w:author="PENG, QIAN(Charlie)" w:date="2021-09-21T17:35:00Z"/>
        </w:rPr>
      </w:pPr>
      <w:ins w:id="295" w:author="GUO, HONGSHENG (Harry)" w:date="2021-08-19T16:58:00Z">
        <w:del w:id="296" w:author="PENG, QIAN(Charlie)" w:date="2021-09-21T17:35:00Z">
          <w:r w:rsidRPr="00CF2253" w:rsidDel="00CF52C2">
            <w:rPr>
              <w:rFonts w:hint="eastAsia"/>
            </w:rPr>
            <w:delText>（</w:delText>
          </w:r>
          <w:r w:rsidRPr="00CF2253" w:rsidDel="00CF52C2">
            <w:delText>一）违反</w:delText>
          </w:r>
          <w:r w:rsidRPr="00CF2253" w:rsidDel="00CF52C2">
            <w:rPr>
              <w:rFonts w:hint="eastAsia"/>
            </w:rPr>
            <w:delText>银行账簿</w:delText>
          </w:r>
          <w:r w:rsidRPr="00CF2253" w:rsidDel="00CF52C2">
            <w:delText>利率风险</w:delText>
          </w:r>
          <w:r w:rsidRPr="00CF2253" w:rsidDel="00CF52C2">
            <w:rPr>
              <w:rFonts w:hint="eastAsia"/>
            </w:rPr>
            <w:delText>监管合规要求；</w:delText>
          </w:r>
        </w:del>
      </w:ins>
    </w:p>
    <w:p w14:paraId="3FB53CCA" w14:textId="25D2A8E6" w:rsidR="00FD31F4" w:rsidRPr="00CF2253" w:rsidDel="00CF52C2" w:rsidRDefault="00FD31F4" w:rsidP="00FD31F4">
      <w:pPr>
        <w:tabs>
          <w:tab w:val="left" w:pos="1155"/>
          <w:tab w:val="left" w:pos="1416"/>
        </w:tabs>
        <w:adjustRightInd w:val="0"/>
        <w:snapToGrid w:val="0"/>
        <w:spacing w:afterLines="50" w:after="120" w:line="580" w:lineRule="exact"/>
        <w:ind w:firstLineChars="200" w:firstLine="440"/>
        <w:rPr>
          <w:ins w:id="297" w:author="GUO, HONGSHENG (Harry)" w:date="2021-08-19T16:58:00Z"/>
          <w:del w:id="298" w:author="PENG, QIAN(Charlie)" w:date="2021-09-21T17:35:00Z"/>
        </w:rPr>
      </w:pPr>
      <w:ins w:id="299" w:author="GUO, HONGSHENG (Harry)" w:date="2021-08-19T16:58:00Z">
        <w:del w:id="300" w:author="PENG, QIAN(Charlie)" w:date="2021-09-21T17:35:00Z">
          <w:r w:rsidRPr="00CF2253" w:rsidDel="00CF52C2">
            <w:rPr>
              <w:rFonts w:hint="eastAsia"/>
            </w:rPr>
            <w:delText>（</w:delText>
          </w:r>
          <w:r w:rsidRPr="00CF2253" w:rsidDel="00CF52C2">
            <w:delText>二）</w:delText>
          </w:r>
          <w:r w:rsidRPr="00CF2253" w:rsidDel="00CF52C2">
            <w:rPr>
              <w:rFonts w:hint="eastAsia"/>
            </w:rPr>
            <w:delText>重大资产负债</w:delText>
          </w:r>
          <w:r w:rsidRPr="00CF2253" w:rsidDel="00CF52C2">
            <w:delText>策略调整</w:delText>
          </w:r>
          <w:r w:rsidRPr="00CF2253" w:rsidDel="00CF52C2">
            <w:rPr>
              <w:rFonts w:hint="eastAsia"/>
            </w:rPr>
            <w:delText>，</w:delText>
          </w:r>
          <w:r w:rsidRPr="00CF2253" w:rsidDel="00CF52C2">
            <w:delText>导致</w:delText>
          </w:r>
          <w:r w:rsidRPr="00CF2253" w:rsidDel="00CF52C2">
            <w:rPr>
              <w:rFonts w:hint="eastAsia"/>
            </w:rPr>
            <w:delText>银行账簿利率风险水平</w:delText>
          </w:r>
          <w:r w:rsidRPr="00CF2253" w:rsidDel="00CF52C2">
            <w:delText>出现较大变化；</w:delText>
          </w:r>
        </w:del>
      </w:ins>
    </w:p>
    <w:p w14:paraId="26E9DDBD" w14:textId="4D95D60B" w:rsidR="00FD31F4" w:rsidRPr="00CF2253" w:rsidDel="00CF52C2" w:rsidRDefault="00FD31F4" w:rsidP="00FD31F4">
      <w:pPr>
        <w:tabs>
          <w:tab w:val="left" w:pos="1155"/>
          <w:tab w:val="left" w:pos="1416"/>
        </w:tabs>
        <w:adjustRightInd w:val="0"/>
        <w:snapToGrid w:val="0"/>
        <w:spacing w:afterLines="50" w:after="120" w:line="580" w:lineRule="exact"/>
        <w:ind w:firstLineChars="200" w:firstLine="440"/>
        <w:rPr>
          <w:ins w:id="301" w:author="GUO, HONGSHENG (Harry)" w:date="2021-08-19T16:58:00Z"/>
          <w:del w:id="302" w:author="PENG, QIAN(Charlie)" w:date="2021-09-21T17:35:00Z"/>
        </w:rPr>
      </w:pPr>
      <w:ins w:id="303" w:author="GUO, HONGSHENG (Harry)" w:date="2021-08-19T16:58:00Z">
        <w:del w:id="304" w:author="PENG, QIAN(Charlie)" w:date="2021-09-21T17:35:00Z">
          <w:r w:rsidRPr="00CF2253" w:rsidDel="00CF52C2">
            <w:rPr>
              <w:rFonts w:hint="eastAsia"/>
            </w:rPr>
            <w:delText>（</w:delText>
          </w:r>
          <w:r w:rsidRPr="00CF2253" w:rsidDel="00CF52C2">
            <w:delText>三）</w:delText>
          </w:r>
          <w:r w:rsidRPr="00CF2253" w:rsidDel="00CF52C2">
            <w:rPr>
              <w:rFonts w:hint="eastAsia"/>
            </w:rPr>
            <w:delText>政策利率</w:delText>
          </w:r>
          <w:r w:rsidRPr="00CF2253" w:rsidDel="00CF52C2">
            <w:delText>或市场利率</w:delText>
          </w:r>
          <w:r w:rsidRPr="00CF2253" w:rsidDel="00CF52C2">
            <w:rPr>
              <w:rFonts w:hint="eastAsia"/>
            </w:rPr>
            <w:delText>出现</w:delText>
          </w:r>
          <w:r w:rsidRPr="00CF2253" w:rsidDel="00CF52C2">
            <w:delText>重大波动</w:delText>
          </w:r>
          <w:r w:rsidRPr="00CF2253" w:rsidDel="00CF52C2">
            <w:rPr>
              <w:rFonts w:hint="eastAsia"/>
            </w:rPr>
            <w:delText>，对</w:delText>
          </w:r>
          <w:r w:rsidRPr="00CF2253" w:rsidDel="00CF52C2">
            <w:delText>本行</w:delText>
          </w:r>
          <w:r w:rsidRPr="00CF2253" w:rsidDel="00CF52C2">
            <w:rPr>
              <w:rFonts w:hint="eastAsia"/>
            </w:rPr>
            <w:delText>财务状况产生较大</w:delText>
          </w:r>
          <w:r w:rsidRPr="00CF2253" w:rsidDel="00CF52C2">
            <w:delText>冲击</w:delText>
          </w:r>
          <w:r w:rsidRPr="00CF2253" w:rsidDel="00CF52C2">
            <w:rPr>
              <w:rFonts w:hint="eastAsia"/>
            </w:rPr>
            <w:delText>。</w:delText>
          </w:r>
        </w:del>
      </w:ins>
    </w:p>
    <w:p w14:paraId="74EC52A8" w14:textId="50F3A9C9" w:rsidR="00FD31F4" w:rsidRPr="00326985" w:rsidDel="00CF52C2" w:rsidRDefault="00FD31F4" w:rsidP="00FD31F4">
      <w:pPr>
        <w:tabs>
          <w:tab w:val="left" w:pos="1155"/>
          <w:tab w:val="left" w:pos="1416"/>
        </w:tabs>
        <w:adjustRightInd w:val="0"/>
        <w:snapToGrid w:val="0"/>
        <w:spacing w:afterLines="50" w:after="120" w:line="580" w:lineRule="exact"/>
        <w:ind w:firstLineChars="200" w:firstLine="440"/>
        <w:rPr>
          <w:ins w:id="305" w:author="GUO, HONGSHENG (Harry)" w:date="2021-08-19T16:58:00Z"/>
          <w:del w:id="306" w:author="PENG, QIAN(Charlie)" w:date="2021-09-21T17:35:00Z"/>
          <w:rFonts w:eastAsia="仿宋_GB2312"/>
          <w:bCs/>
          <w:iCs/>
          <w:sz w:val="32"/>
          <w:szCs w:val="32"/>
        </w:rPr>
      </w:pPr>
      <w:ins w:id="307" w:author="GUO, HONGSHENG (Harry)" w:date="2021-08-19T16:58:00Z">
        <w:del w:id="308" w:author="PENG, QIAN(Charlie)" w:date="2021-09-21T17:35:00Z">
          <w:r w:rsidRPr="00CF2253" w:rsidDel="00CF52C2">
            <w:rPr>
              <w:rFonts w:hint="eastAsia"/>
            </w:rPr>
            <w:delText>各职能部门</w:delText>
          </w:r>
          <w:r w:rsidRPr="00CF2253" w:rsidDel="00CF52C2">
            <w:delText>和分支机构应</w:delText>
          </w:r>
          <w:r w:rsidRPr="00CF2253" w:rsidDel="00CF52C2">
            <w:rPr>
              <w:rFonts w:hint="eastAsia"/>
            </w:rPr>
            <w:delText>及时</w:delText>
          </w:r>
          <w:r w:rsidRPr="00CF2253" w:rsidDel="00CF52C2">
            <w:delText>采取处置化解措施，</w:delText>
          </w:r>
          <w:r w:rsidRPr="00CF2253" w:rsidDel="00CF52C2">
            <w:rPr>
              <w:rFonts w:hint="eastAsia"/>
            </w:rPr>
            <w:delText>并报告</w:delText>
          </w:r>
          <w:r w:rsidRPr="00CF2253" w:rsidDel="00CF52C2">
            <w:delText>处置化解</w:delText>
          </w:r>
          <w:r w:rsidRPr="00CF2253" w:rsidDel="00CF52C2">
            <w:rPr>
              <w:rFonts w:hint="eastAsia"/>
            </w:rPr>
            <w:delText>结果。</w:delText>
          </w:r>
        </w:del>
      </w:ins>
      <w:commentRangeEnd w:id="290"/>
      <w:ins w:id="309" w:author="GUO, HONGSHENG (Harry)" w:date="2021-08-20T21:01:00Z">
        <w:del w:id="310" w:author="PENG, QIAN(Charlie)" w:date="2021-09-21T17:35:00Z">
          <w:r w:rsidR="00CF2253" w:rsidDel="00CF52C2">
            <w:rPr>
              <w:rStyle w:val="CommentReference"/>
              <w:rFonts w:ascii="Calibri" w:hAnsi="Calibri"/>
            </w:rPr>
            <w:commentReference w:id="290"/>
          </w:r>
        </w:del>
      </w:ins>
      <w:bookmarkStart w:id="311" w:name="_GoBack"/>
      <w:bookmarkEnd w:id="311"/>
    </w:p>
    <w:p w14:paraId="292BDD4F" w14:textId="77777777" w:rsidR="00FD31F4" w:rsidRPr="0021442A" w:rsidRDefault="00FD31F4" w:rsidP="00CF2253"/>
    <w:p w14:paraId="12D5F74B" w14:textId="77777777" w:rsidR="00913CFE" w:rsidRPr="00913CFE" w:rsidRDefault="00913CFE" w:rsidP="00913CFE">
      <w:pPr>
        <w:pStyle w:val="ListParagraph"/>
        <w:ind w:left="1440"/>
        <w:rPr>
          <w:sz w:val="24"/>
          <w:szCs w:val="24"/>
        </w:rPr>
      </w:pPr>
    </w:p>
    <w:p w14:paraId="357CB8AF" w14:textId="77777777" w:rsidR="008A76EF" w:rsidRPr="00532DF1" w:rsidRDefault="00DE3A30" w:rsidP="006C2031">
      <w:pPr>
        <w:pStyle w:val="Level1"/>
      </w:pPr>
      <w:bookmarkStart w:id="312" w:name="_Toc454966888"/>
      <w:bookmarkStart w:id="313" w:name="_Toc454966889"/>
      <w:bookmarkStart w:id="314" w:name="_Toc454966890"/>
      <w:bookmarkStart w:id="315" w:name="_Toc454966891"/>
      <w:bookmarkStart w:id="316" w:name="_Toc454966892"/>
      <w:bookmarkStart w:id="317" w:name="_Toc454966893"/>
      <w:bookmarkStart w:id="318" w:name="_Toc454966894"/>
      <w:bookmarkStart w:id="319" w:name="_Toc454966895"/>
      <w:bookmarkStart w:id="320" w:name="_Toc454966896"/>
      <w:bookmarkStart w:id="321" w:name="_Toc454966897"/>
      <w:bookmarkStart w:id="322" w:name="_Toc454966898"/>
      <w:bookmarkStart w:id="323" w:name="_Toc454966899"/>
      <w:bookmarkStart w:id="324" w:name="_Toc454966900"/>
      <w:bookmarkStart w:id="325" w:name="_Toc454966901"/>
      <w:bookmarkStart w:id="326" w:name="_Toc454966902"/>
      <w:bookmarkStart w:id="327" w:name="_Toc454966903"/>
      <w:bookmarkStart w:id="328" w:name="_Toc454966904"/>
      <w:bookmarkStart w:id="329" w:name="_Toc454966905"/>
      <w:bookmarkStart w:id="330" w:name="_Toc454966906"/>
      <w:bookmarkStart w:id="331" w:name="_Toc454966907"/>
      <w:bookmarkStart w:id="332" w:name="_Toc448330067"/>
      <w:bookmarkStart w:id="333" w:name="_Toc448330283"/>
      <w:bookmarkStart w:id="334" w:name="_Toc448330068"/>
      <w:bookmarkStart w:id="335" w:name="_Toc448330284"/>
      <w:bookmarkStart w:id="336" w:name="_Toc454966908"/>
      <w:bookmarkStart w:id="337" w:name="_Toc454966909"/>
      <w:bookmarkStart w:id="338" w:name="_Toc454966910"/>
      <w:bookmarkStart w:id="339" w:name="_Toc454966911"/>
      <w:bookmarkStart w:id="340" w:name="_Toc448330071"/>
      <w:bookmarkStart w:id="341" w:name="_Toc448330287"/>
      <w:bookmarkStart w:id="342" w:name="_Toc454966912"/>
      <w:bookmarkStart w:id="343" w:name="_Toc454966913"/>
      <w:bookmarkStart w:id="344" w:name="_Toc454966914"/>
      <w:bookmarkStart w:id="345" w:name="_Toc454966915"/>
      <w:bookmarkStart w:id="346" w:name="_Toc454966916"/>
      <w:bookmarkStart w:id="347" w:name="_Toc454966917"/>
      <w:bookmarkStart w:id="348" w:name="_Toc454966918"/>
      <w:bookmarkStart w:id="349" w:name="_Toc454966919"/>
      <w:bookmarkStart w:id="350" w:name="_Toc454966920"/>
      <w:bookmarkStart w:id="351" w:name="_Toc454966921"/>
      <w:bookmarkStart w:id="352" w:name="_Toc454966922"/>
      <w:bookmarkStart w:id="353" w:name="_Toc454966923"/>
      <w:bookmarkStart w:id="354" w:name="_Toc448330077"/>
      <w:bookmarkStart w:id="355" w:name="_Toc448330293"/>
      <w:bookmarkStart w:id="356" w:name="_Toc448330078"/>
      <w:bookmarkStart w:id="357" w:name="_Toc448330294"/>
      <w:bookmarkStart w:id="358" w:name="_Toc448330079"/>
      <w:bookmarkStart w:id="359" w:name="_Toc448330295"/>
      <w:bookmarkStart w:id="360" w:name="_Toc454966924"/>
      <w:bookmarkStart w:id="361" w:name="_Toc454966925"/>
      <w:bookmarkStart w:id="362" w:name="_Toc454966926"/>
      <w:bookmarkStart w:id="363" w:name="_Toc454966927"/>
      <w:bookmarkStart w:id="364" w:name="_Toc454966928"/>
      <w:bookmarkStart w:id="365" w:name="_Toc454966929"/>
      <w:bookmarkStart w:id="366" w:name="_Toc454966930"/>
      <w:bookmarkStart w:id="367" w:name="_Toc454966931"/>
      <w:bookmarkStart w:id="368" w:name="_Toc454966932"/>
      <w:bookmarkStart w:id="369" w:name="_Toc454966933"/>
      <w:bookmarkStart w:id="370" w:name="_Toc454966934"/>
      <w:bookmarkStart w:id="371" w:name="_Toc454966935"/>
      <w:bookmarkStart w:id="372" w:name="_Toc454966936"/>
      <w:bookmarkStart w:id="373" w:name="_Toc454966937"/>
      <w:bookmarkStart w:id="374" w:name="_Toc454966938"/>
      <w:bookmarkStart w:id="375" w:name="_Toc454966939"/>
      <w:bookmarkStart w:id="376" w:name="_Toc454966940"/>
      <w:bookmarkStart w:id="377" w:name="_Toc454966941"/>
      <w:bookmarkStart w:id="378" w:name="_Toc454966942"/>
      <w:bookmarkStart w:id="379" w:name="_Toc454966943"/>
      <w:bookmarkStart w:id="380" w:name="_Toc454966944"/>
      <w:bookmarkStart w:id="381" w:name="_Toc454966945"/>
      <w:bookmarkStart w:id="382" w:name="_Toc454966946"/>
      <w:bookmarkStart w:id="383" w:name="_Toc454966947"/>
      <w:bookmarkStart w:id="384" w:name="_Toc454966948"/>
      <w:bookmarkStart w:id="385" w:name="_Toc454966949"/>
      <w:bookmarkStart w:id="386" w:name="_Toc454966950"/>
      <w:bookmarkStart w:id="387" w:name="_Toc454966951"/>
      <w:bookmarkStart w:id="388" w:name="_Toc454966952"/>
      <w:bookmarkStart w:id="389" w:name="_Toc454966953"/>
      <w:bookmarkStart w:id="390" w:name="_Toc454966954"/>
      <w:bookmarkStart w:id="391" w:name="_Toc454966955"/>
      <w:bookmarkStart w:id="392" w:name="_Toc454966956"/>
      <w:bookmarkStart w:id="393" w:name="_Toc454966957"/>
      <w:bookmarkStart w:id="394" w:name="_Toc454966958"/>
      <w:bookmarkStart w:id="395" w:name="_Toc454966959"/>
      <w:bookmarkStart w:id="396" w:name="_Toc454966960"/>
      <w:bookmarkStart w:id="397" w:name="_Toc454966961"/>
      <w:bookmarkStart w:id="398" w:name="_Toc454966962"/>
      <w:bookmarkStart w:id="399" w:name="_Toc454966963"/>
      <w:bookmarkStart w:id="400" w:name="_Toc454966964"/>
      <w:bookmarkStart w:id="401" w:name="_Toc454966965"/>
      <w:bookmarkStart w:id="402" w:name="_Toc454966966"/>
      <w:bookmarkStart w:id="403" w:name="_Toc454966967"/>
      <w:bookmarkStart w:id="404" w:name="_Toc454966968"/>
      <w:bookmarkStart w:id="405" w:name="_Toc454966969"/>
      <w:bookmarkStart w:id="406" w:name="_Toc454966970"/>
      <w:bookmarkStart w:id="407" w:name="_Toc454966971"/>
      <w:bookmarkStart w:id="408" w:name="_Toc454966972"/>
      <w:bookmarkStart w:id="409" w:name="_Toc454966973"/>
      <w:bookmarkStart w:id="410" w:name="_Toc454966974"/>
      <w:bookmarkStart w:id="411" w:name="_Toc454966975"/>
      <w:bookmarkStart w:id="412" w:name="_Toc454966976"/>
      <w:bookmarkStart w:id="413" w:name="_Toc454966977"/>
      <w:bookmarkStart w:id="414" w:name="_Toc454966978"/>
      <w:bookmarkStart w:id="415" w:name="_Toc454966979"/>
      <w:bookmarkStart w:id="416" w:name="_Toc454966980"/>
      <w:bookmarkStart w:id="417" w:name="_Toc454966981"/>
      <w:bookmarkStart w:id="418" w:name="_Toc454966982"/>
      <w:bookmarkStart w:id="419" w:name="_Toc454966983"/>
      <w:bookmarkStart w:id="420" w:name="_Toc454966984"/>
      <w:bookmarkStart w:id="421" w:name="_Toc454966985"/>
      <w:bookmarkStart w:id="422" w:name="_Toc454966986"/>
      <w:bookmarkStart w:id="423" w:name="_Toc454966987"/>
      <w:bookmarkStart w:id="424" w:name="_Toc454966988"/>
      <w:bookmarkStart w:id="425" w:name="_Toc454966989"/>
      <w:bookmarkStart w:id="426" w:name="_Toc454966990"/>
      <w:bookmarkStart w:id="427" w:name="_Toc454966991"/>
      <w:bookmarkStart w:id="428" w:name="_Toc454966992"/>
      <w:bookmarkStart w:id="429" w:name="_Toc454966993"/>
      <w:bookmarkStart w:id="430" w:name="_Toc454966994"/>
      <w:bookmarkStart w:id="431" w:name="_Toc454966995"/>
      <w:bookmarkStart w:id="432" w:name="_Toc454966996"/>
      <w:bookmarkStart w:id="433" w:name="_Toc454966997"/>
      <w:bookmarkStart w:id="434" w:name="_Toc448330316"/>
      <w:bookmarkStart w:id="435" w:name="_Toc80388433"/>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r>
        <w:t>P</w:t>
      </w:r>
      <w:r w:rsidR="00CE357B">
        <w:t>rocedure Assurance Methods</w:t>
      </w:r>
      <w:bookmarkEnd w:id="434"/>
      <w:bookmarkEnd w:id="435"/>
    </w:p>
    <w:p w14:paraId="0CC5F382" w14:textId="77777777" w:rsidR="00595284" w:rsidRPr="00532DF1" w:rsidRDefault="00595284" w:rsidP="006C2031">
      <w:pPr>
        <w:pStyle w:val="Level2"/>
      </w:pPr>
      <w:bookmarkStart w:id="436" w:name="_Toc80388434"/>
      <w:r w:rsidRPr="00532DF1">
        <w:t>Awareness Methods</w:t>
      </w:r>
      <w:bookmarkEnd w:id="436"/>
    </w:p>
    <w:p w14:paraId="0E5A5303" w14:textId="62C5AC5C" w:rsidR="005E1BC2" w:rsidRDefault="009857C9" w:rsidP="00595284">
      <w:r>
        <w:t xml:space="preserve">Interest rate risk reports </w:t>
      </w:r>
      <w:proofErr w:type="gramStart"/>
      <w:r>
        <w:t>are provided</w:t>
      </w:r>
      <w:proofErr w:type="gramEnd"/>
      <w:r>
        <w:t xml:space="preserve"> to the ALCO, </w:t>
      </w:r>
      <w:ins w:id="437" w:author="PENG, QIAN(Charlie)" w:date="2021-09-21T17:16:00Z">
        <w:r w:rsidR="005E1BC2">
          <w:t xml:space="preserve">and </w:t>
        </w:r>
      </w:ins>
      <w:r>
        <w:t>the</w:t>
      </w:r>
      <w:ins w:id="438" w:author="PENG, QIAN(Charlie)" w:date="2021-09-21T17:15:00Z">
        <w:r w:rsidR="00D65A04">
          <w:t xml:space="preserve"> KRI details</w:t>
        </w:r>
      </w:ins>
      <w:ins w:id="439" w:author="PENG, QIAN(Charlie)" w:date="2021-09-21T17:16:00Z">
        <w:r w:rsidR="005E1BC2">
          <w:t xml:space="preserve"> are reported</w:t>
        </w:r>
      </w:ins>
      <w:ins w:id="440" w:author="PENG, QIAN(Charlie)" w:date="2021-09-21T17:15:00Z">
        <w:r w:rsidR="00D65A04">
          <w:t xml:space="preserve"> to</w:t>
        </w:r>
      </w:ins>
      <w:r>
        <w:t xml:space="preserve"> MLRC</w:t>
      </w:r>
      <w:del w:id="441" w:author="PENG, QIAN(Charlie)" w:date="2021-09-21T17:15:00Z">
        <w:r w:rsidDel="00D65A04">
          <w:delText xml:space="preserve"> in detail</w:delText>
        </w:r>
      </w:del>
      <w:ins w:id="442" w:author="PENG, QIAN(Charlie)" w:date="2021-09-21T17:16:00Z">
        <w:r w:rsidR="005E1BC2">
          <w:t xml:space="preserve">, and in </w:t>
        </w:r>
      </w:ins>
      <w:del w:id="443" w:author="PENG, QIAN(Charlie)" w:date="2021-09-21T17:16:00Z">
        <w:r w:rsidDel="005E1BC2">
          <w:delText xml:space="preserve"> and </w:delText>
        </w:r>
      </w:del>
      <w:r>
        <w:t>dashboard format to the RMICC and the USRMC.</w:t>
      </w:r>
      <w:ins w:id="444" w:author="PENG, QIAN(Charlie)" w:date="2021-09-21T17:18:00Z">
        <w:r w:rsidR="005E1BC2">
          <w:t xml:space="preserve"> </w:t>
        </w:r>
      </w:ins>
      <w:ins w:id="445" w:author="PENG, QIAN(Charlie)" w:date="2021-09-21T17:17:00Z">
        <w:r w:rsidR="005E1BC2">
          <w:t xml:space="preserve">The procedure </w:t>
        </w:r>
        <w:proofErr w:type="gramStart"/>
        <w:r w:rsidR="005E1BC2">
          <w:t>is also uploaded</w:t>
        </w:r>
        <w:proofErr w:type="gramEnd"/>
        <w:r w:rsidR="005E1BC2">
          <w:t xml:space="preserve"> to BOCNY’s library of policies and procedures.</w:t>
        </w:r>
      </w:ins>
    </w:p>
    <w:p w14:paraId="37D2514B" w14:textId="77777777" w:rsidR="009857C9" w:rsidRPr="00532DF1" w:rsidRDefault="009857C9" w:rsidP="00595284"/>
    <w:p w14:paraId="1A857A92" w14:textId="77777777" w:rsidR="00595284" w:rsidRPr="00532DF1" w:rsidRDefault="00595284" w:rsidP="006C2031">
      <w:pPr>
        <w:pStyle w:val="Level2"/>
      </w:pPr>
      <w:bookmarkStart w:id="446" w:name="_Toc80388435"/>
      <w:r w:rsidRPr="00532DF1">
        <w:t>Training Methods</w:t>
      </w:r>
      <w:bookmarkEnd w:id="446"/>
    </w:p>
    <w:p w14:paraId="0DBC0218" w14:textId="5C7CB6F7" w:rsidR="006378F0" w:rsidRDefault="006378F0" w:rsidP="006378F0">
      <w:pPr>
        <w:rPr>
          <w:ins w:id="447" w:author="GUO, HONGSHENG (Harry)" w:date="2021-08-20T20:54:00Z"/>
        </w:rPr>
      </w:pPr>
      <w:ins w:id="448" w:author="GUO, HONGSHENG (Harry)" w:date="2021-08-20T20:51:00Z">
        <w:r>
          <w:t xml:space="preserve">This procedure </w:t>
        </w:r>
        <w:proofErr w:type="gramStart"/>
        <w:r>
          <w:t>is saved</w:t>
        </w:r>
        <w:proofErr w:type="gramEnd"/>
        <w:r>
          <w:t xml:space="preserve"> to</w:t>
        </w:r>
      </w:ins>
      <w:ins w:id="449" w:author="GUO, HONGSHENG (Harry)" w:date="2021-08-24T17:40:00Z">
        <w:r w:rsidR="00C47B28">
          <w:t xml:space="preserve"> the</w:t>
        </w:r>
      </w:ins>
      <w:ins w:id="450" w:author="GUO, HONGSHENG (Harry)" w:date="2021-08-20T20:51:00Z">
        <w:r>
          <w:t xml:space="preserve"> TRY shared folder</w:t>
        </w:r>
      </w:ins>
      <w:ins w:id="451" w:author="PENG, QIAN(Charlie)" w:date="2021-09-21T17:18:00Z">
        <w:r w:rsidR="005E1BC2">
          <w:t>, BOCNY’s library of policies and procedures</w:t>
        </w:r>
      </w:ins>
      <w:ins w:id="452" w:author="GUO, HONGSHENG (Harry)" w:date="2021-08-20T20:52:00Z">
        <w:del w:id="453" w:author="PENG, QIAN(Charlie)" w:date="2021-09-21T17:18:00Z">
          <w:r w:rsidR="00CF2253" w:rsidDel="005E1BC2">
            <w:delText xml:space="preserve"> and</w:delText>
          </w:r>
        </w:del>
      </w:ins>
      <w:ins w:id="454" w:author="PENG, QIAN(Charlie)" w:date="2021-09-21T17:18:00Z">
        <w:r w:rsidR="005E1BC2">
          <w:t>, and</w:t>
        </w:r>
      </w:ins>
      <w:ins w:id="455" w:author="GUO, HONGSHENG (Harry)" w:date="2021-08-20T20:52:00Z">
        <w:r w:rsidR="00CF2253">
          <w:t xml:space="preserve"> </w:t>
        </w:r>
      </w:ins>
      <w:ins w:id="456" w:author="GUO, HONGSHENG (Harry)" w:date="2021-08-24T17:40:00Z">
        <w:r w:rsidR="00C47B28">
          <w:t xml:space="preserve">is </w:t>
        </w:r>
      </w:ins>
      <w:ins w:id="457" w:author="GUO, HONGSHENG (Harry)" w:date="2021-08-20T20:52:00Z">
        <w:r w:rsidR="00CF2253">
          <w:t>communicated</w:t>
        </w:r>
        <w:r>
          <w:t xml:space="preserve"> with all TRY members. This proce</w:t>
        </w:r>
        <w:r w:rsidR="00CF2253">
          <w:t xml:space="preserve">dure </w:t>
        </w:r>
      </w:ins>
      <w:ins w:id="458" w:author="GUO, HONGSHENG (Harry)" w:date="2021-08-24T17:40:00Z">
        <w:r w:rsidR="00C47B28">
          <w:t xml:space="preserve">is also used as training material for new hires </w:t>
        </w:r>
      </w:ins>
      <w:ins w:id="459" w:author="GUO, HONGSHENG (Harry)" w:date="2021-08-20T20:52:00Z">
        <w:r w:rsidR="00C47B28">
          <w:t>and meetings may be</w:t>
        </w:r>
        <w:r>
          <w:t xml:space="preserve"> hold to </w:t>
        </w:r>
      </w:ins>
      <w:ins w:id="460" w:author="GUO, HONGSHENG (Harry)" w:date="2021-08-20T20:53:00Z">
        <w:r w:rsidR="00CF2253">
          <w:t xml:space="preserve">discuss any questions which may be raised. </w:t>
        </w:r>
      </w:ins>
      <w:ins w:id="461" w:author="GUO, HONGSHENG (Harry)" w:date="2021-08-20T20:54:00Z">
        <w:r w:rsidR="00CF2253">
          <w:t>Any</w:t>
        </w:r>
      </w:ins>
      <w:ins w:id="462" w:author="GUO, HONGSHENG (Harry)" w:date="2021-08-24T17:41:00Z">
        <w:r w:rsidR="00C47B28">
          <w:t xml:space="preserve"> material</w:t>
        </w:r>
      </w:ins>
      <w:ins w:id="463" w:author="GUO, HONGSHENG (Harry)" w:date="2021-08-20T20:54:00Z">
        <w:r w:rsidR="00C47B28">
          <w:t xml:space="preserve"> changes to</w:t>
        </w:r>
        <w:r w:rsidR="00CF2253">
          <w:t xml:space="preserve"> the procedure </w:t>
        </w:r>
        <w:proofErr w:type="gramStart"/>
        <w:r w:rsidR="00CF2253">
          <w:t>will be communicated</w:t>
        </w:r>
        <w:proofErr w:type="gramEnd"/>
        <w:r w:rsidR="00CF2253">
          <w:t xml:space="preserve"> to all relevant TRY members</w:t>
        </w:r>
      </w:ins>
      <w:ins w:id="464" w:author="PENG, QIAN(Charlie)" w:date="2021-09-21T17:18:00Z">
        <w:r w:rsidR="005E1BC2">
          <w:t xml:space="preserve"> and other </w:t>
        </w:r>
      </w:ins>
      <w:ins w:id="465" w:author="PENG, QIAN(Charlie)" w:date="2021-09-21T17:19:00Z">
        <w:r w:rsidR="005E1BC2">
          <w:t>stakeholders</w:t>
        </w:r>
      </w:ins>
      <w:ins w:id="466" w:author="GUO, HONGSHENG (Harry)" w:date="2021-08-20T20:54:00Z">
        <w:r w:rsidR="00CF2253">
          <w:t xml:space="preserve">. </w:t>
        </w:r>
      </w:ins>
    </w:p>
    <w:p w14:paraId="00A8F80A" w14:textId="77777777" w:rsidR="00CF2253" w:rsidRDefault="00CF2253" w:rsidP="006378F0">
      <w:pPr>
        <w:rPr>
          <w:ins w:id="467" w:author="GUO, HONGSHENG (Harry)" w:date="2021-08-20T20:49:00Z"/>
        </w:rPr>
      </w:pPr>
    </w:p>
    <w:p w14:paraId="6D403647" w14:textId="77777777" w:rsidR="009857C9" w:rsidDel="00CF2253" w:rsidRDefault="009857C9" w:rsidP="00595284">
      <w:pPr>
        <w:rPr>
          <w:del w:id="468" w:author="GUO, HONGSHENG (Harry)" w:date="2021-08-20T20:56:00Z"/>
        </w:rPr>
      </w:pPr>
      <w:del w:id="469" w:author="GUO, HONGSHENG (Harry)" w:date="2021-08-20T20:56:00Z">
        <w:r w:rsidDel="00CF2253">
          <w:delText xml:space="preserve">This procedure will be reviewed at least annually and on an as needed basis. Material revisions may require the approval of </w:delText>
        </w:r>
        <w:r w:rsidR="00005666" w:rsidDel="00CF2253">
          <w:delText xml:space="preserve">the Executive Management </w:delText>
        </w:r>
        <w:r w:rsidDel="00CF2253">
          <w:delText xml:space="preserve">while others may be approved by the Head of </w:delText>
        </w:r>
        <w:r w:rsidR="00F16FD4" w:rsidDel="00CF2253">
          <w:delText>TRY</w:delText>
        </w:r>
        <w:r w:rsidDel="00CF2253">
          <w:delText>.</w:delText>
        </w:r>
      </w:del>
    </w:p>
    <w:p w14:paraId="536F26CC" w14:textId="77777777" w:rsidR="009857C9" w:rsidRPr="00532DF1" w:rsidRDefault="009857C9" w:rsidP="00595284"/>
    <w:p w14:paraId="6A303FCA" w14:textId="77777777" w:rsidR="00595284" w:rsidRPr="00532DF1" w:rsidDel="00CF2253" w:rsidRDefault="00595284" w:rsidP="006C2031">
      <w:pPr>
        <w:pStyle w:val="Level2"/>
        <w:rPr>
          <w:del w:id="470" w:author="GUO, HONGSHENG (Harry)" w:date="2021-08-20T20:58:00Z"/>
        </w:rPr>
      </w:pPr>
      <w:del w:id="471" w:author="GUO, HONGSHENG (Harry)" w:date="2021-08-20T20:58:00Z">
        <w:r w:rsidDel="00CF2253">
          <w:lastRenderedPageBreak/>
          <w:delText>Procedure</w:delText>
        </w:r>
        <w:r w:rsidRPr="00532DF1" w:rsidDel="00CF2253">
          <w:delText xml:space="preserve"> Adherence Monitoring</w:delText>
        </w:r>
      </w:del>
    </w:p>
    <w:p w14:paraId="580C26DC" w14:textId="77777777" w:rsidR="00595284" w:rsidDel="00CF2253" w:rsidRDefault="00595284" w:rsidP="00595284">
      <w:pPr>
        <w:rPr>
          <w:del w:id="472" w:author="GUO, HONGSHENG (Harry)" w:date="2021-08-20T20:58:00Z"/>
        </w:rPr>
      </w:pPr>
      <w:del w:id="473" w:author="GUO, HONGSHENG (Harry)" w:date="2021-08-20T20:58:00Z">
        <w:r w:rsidRPr="00532DF1" w:rsidDel="00CF2253">
          <w:delText>This section must describe the monitoring or other method(s) used to a</w:delText>
        </w:r>
        <w:r w:rsidDel="00CF2253">
          <w:delText>ssess compliance with the procedure. Accepted procedure</w:delText>
        </w:r>
        <w:r w:rsidRPr="00532DF1" w:rsidDel="00CF2253">
          <w:delText xml:space="preserve"> adherence methods include, but are not limited to, monitoring or testing programs, and may leverage m</w:delText>
        </w:r>
        <w:r w:rsidDel="00CF2253">
          <w:delText>etrics, where applicable. Procedure</w:delText>
        </w:r>
        <w:r w:rsidRPr="00532DF1" w:rsidDel="00CF2253">
          <w:delText xml:space="preserve"> Owners must demonstrate that such monitoring or other methods are reasonably designed to support and a</w:delText>
        </w:r>
        <w:r w:rsidDel="00CF2253">
          <w:delText>ssess compliance with the procedure</w:delText>
        </w:r>
        <w:r w:rsidRPr="00532DF1" w:rsidDel="00CF2253">
          <w:delText xml:space="preserve">. </w:delText>
        </w:r>
      </w:del>
    </w:p>
    <w:p w14:paraId="653BB723" w14:textId="77777777" w:rsidR="00595284" w:rsidRPr="00532DF1" w:rsidRDefault="00595284" w:rsidP="00595284"/>
    <w:p w14:paraId="3EEDA52A" w14:textId="77777777" w:rsidR="00595284" w:rsidRPr="00532DF1" w:rsidRDefault="00595284" w:rsidP="006C2031">
      <w:pPr>
        <w:pStyle w:val="Level2"/>
      </w:pPr>
      <w:bookmarkStart w:id="474" w:name="_Toc80388436"/>
      <w:r w:rsidRPr="00532DF1">
        <w:t>Update Requirements</w:t>
      </w:r>
      <w:bookmarkEnd w:id="474"/>
    </w:p>
    <w:p w14:paraId="3DE601DE" w14:textId="430D83E2" w:rsidR="006378F0" w:rsidRDefault="006378F0">
      <w:pPr>
        <w:rPr>
          <w:ins w:id="475" w:author="GUO, HONGSHENG (Harry)" w:date="2021-08-20T20:44:00Z"/>
        </w:rPr>
        <w:pPrChange w:id="476" w:author="GUO, HONGSHENG (Harry)" w:date="2021-08-20T20:44:00Z">
          <w:pPr>
            <w:pStyle w:val="Level1"/>
          </w:pPr>
        </w:pPrChange>
      </w:pPr>
      <w:ins w:id="477" w:author="GUO, HONGSHENG (Harry)" w:date="2021-08-20T20:43:00Z">
        <w:r>
          <w:t xml:space="preserve">Following </w:t>
        </w:r>
        <w:r w:rsidRPr="006378F0">
          <w:rPr>
            <w:rPrChange w:id="478" w:author="GUO, HONGSHENG (Harry)" w:date="2021-08-20T20:44:00Z">
              <w:rPr>
                <w:i/>
              </w:rPr>
            </w:rPrChange>
          </w:rPr>
          <w:t>Policy on Policies &amp; Procedures</w:t>
        </w:r>
        <w:r>
          <w:t xml:space="preserve"> of ORD, this procedure</w:t>
        </w:r>
        <w:r w:rsidRPr="00B16135">
          <w:t xml:space="preserve"> </w:t>
        </w:r>
        <w:proofErr w:type="gramStart"/>
        <w:r>
          <w:t>will be reviewed</w:t>
        </w:r>
        <w:proofErr w:type="gramEnd"/>
        <w:r>
          <w:t xml:space="preserve"> periodically for potential updates or approvals at least every three (3) years or more frequently </w:t>
        </w:r>
      </w:ins>
      <w:ins w:id="479" w:author="PENG, QIAN(Charlie)" w:date="2021-09-21T17:19:00Z">
        <w:r w:rsidR="005E1BC2">
          <w:t xml:space="preserve">when necessary </w:t>
        </w:r>
      </w:ins>
      <w:ins w:id="480" w:author="GUO, HONGSHENG (Harry)" w:date="2021-08-20T20:43:00Z">
        <w:r>
          <w:t>to address potential trigger events.</w:t>
        </w:r>
      </w:ins>
    </w:p>
    <w:p w14:paraId="3BE271AC" w14:textId="77777777" w:rsidR="006378F0" w:rsidRDefault="006378F0">
      <w:pPr>
        <w:rPr>
          <w:ins w:id="481" w:author="GUO, HONGSHENG (Harry)" w:date="2021-08-20T20:43:00Z"/>
        </w:rPr>
        <w:pPrChange w:id="482" w:author="GUO, HONGSHENG (Harry)" w:date="2021-08-20T20:44:00Z">
          <w:pPr>
            <w:pStyle w:val="Level1"/>
          </w:pPr>
        </w:pPrChange>
      </w:pPr>
    </w:p>
    <w:p w14:paraId="792FAD05" w14:textId="77777777" w:rsidR="006378F0" w:rsidRDefault="006378F0">
      <w:pPr>
        <w:rPr>
          <w:ins w:id="483" w:author="GUO, HONGSHENG (Harry)" w:date="2021-08-20T20:43:00Z"/>
        </w:rPr>
        <w:pPrChange w:id="484" w:author="GUO, HONGSHENG (Harry)" w:date="2021-08-20T20:44:00Z">
          <w:pPr>
            <w:pStyle w:val="Level1"/>
          </w:pPr>
        </w:pPrChange>
      </w:pPr>
      <w:ins w:id="485" w:author="GUO, HONGSHENG (Harry)" w:date="2021-08-20T20:43:00Z">
        <w:r>
          <w:t xml:space="preserve">Trigger events may include but not limited to new or updated policies the procedure supports, </w:t>
        </w:r>
      </w:ins>
      <w:ins w:id="486" w:author="GUO, HONGSHENG (Harry)" w:date="2021-08-20T20:45:00Z">
        <w:r>
          <w:t xml:space="preserve">methodology or product coverage change, </w:t>
        </w:r>
      </w:ins>
      <w:ins w:id="487" w:author="GUO, HONGSHENG (Harry)" w:date="2021-08-20T20:43:00Z">
        <w:r>
          <w:t>regulatory examination findings, audit findings, system or process changes, merger or divestiture or other major business event.</w:t>
        </w:r>
      </w:ins>
    </w:p>
    <w:p w14:paraId="350D9B58" w14:textId="77777777" w:rsidR="00595284" w:rsidDel="006378F0" w:rsidRDefault="00595284" w:rsidP="006378F0">
      <w:pPr>
        <w:pStyle w:val="Level1"/>
        <w:rPr>
          <w:del w:id="488" w:author="GUO, HONGSHENG (Harry)" w:date="2021-08-20T20:46:00Z"/>
        </w:rPr>
      </w:pPr>
      <w:del w:id="489" w:author="GUO, HONGSHENG (Harry)" w:date="2021-08-20T20:46:00Z">
        <w:r w:rsidRPr="00532DF1" w:rsidDel="006378F0">
          <w:delText>The update requirements section describes scheduled times and scheduled and unschedu</w:delText>
        </w:r>
        <w:r w:rsidDel="006378F0">
          <w:delText>led events that cause the procedure</w:delText>
        </w:r>
        <w:r w:rsidRPr="00532DF1" w:rsidDel="006378F0">
          <w:delText xml:space="preserve"> to be reviewed and updated, if needed. Events may include an audit finding, merger or divestiture or other major b</w:delText>
        </w:r>
        <w:r w:rsidDel="006378F0">
          <w:delText>usiness event. All procedures</w:delText>
        </w:r>
        <w:r w:rsidRPr="00532DF1" w:rsidDel="006378F0">
          <w:delText xml:space="preserve"> must be reviewed for potential updates or approval at least annually. A</w:delText>
        </w:r>
        <w:r w:rsidDel="006378F0">
          <w:delText>ll significant changes made to a procedure</w:delText>
        </w:r>
        <w:r w:rsidRPr="00532DF1" w:rsidDel="006378F0">
          <w:delText xml:space="preserve"> must be r</w:delText>
        </w:r>
        <w:r w:rsidDel="006378F0">
          <w:delText>eported to and reviewed by LCD prior to finalizing the procedure</w:delText>
        </w:r>
        <w:r w:rsidRPr="00532DF1" w:rsidDel="006378F0">
          <w:delText xml:space="preserve"> for approval. These </w:delText>
        </w:r>
        <w:r w:rsidDel="006378F0">
          <w:delText>requirements apply to off procedure</w:delText>
        </w:r>
        <w:r w:rsidRPr="00532DF1" w:rsidDel="006378F0">
          <w:delText xml:space="preserve"> cycle updates as well. </w:delText>
        </w:r>
      </w:del>
    </w:p>
    <w:p w14:paraId="660D42A1" w14:textId="77777777" w:rsidR="00595284" w:rsidRPr="00532DF1" w:rsidRDefault="00595284" w:rsidP="00595284"/>
    <w:p w14:paraId="25C1F527" w14:textId="77777777" w:rsidR="00595284" w:rsidRPr="00532DF1" w:rsidRDefault="00595284" w:rsidP="006C2031">
      <w:pPr>
        <w:pStyle w:val="Level2"/>
      </w:pPr>
      <w:bookmarkStart w:id="490" w:name="_Toc80388437"/>
      <w:r w:rsidRPr="00532DF1">
        <w:t xml:space="preserve">Consequences of Violating the </w:t>
      </w:r>
      <w:r>
        <w:t>Procedure</w:t>
      </w:r>
      <w:bookmarkEnd w:id="490"/>
    </w:p>
    <w:p w14:paraId="1CE6AAC4" w14:textId="77777777" w:rsidR="00595284" w:rsidRPr="00532DF1" w:rsidRDefault="00327993" w:rsidP="00595284">
      <w:r>
        <w:t xml:space="preserve">The consequences of violating the procedure are manifold, including reporting and processing errors which in turn will affect the performance evaluation of the responsible members of the staff and hence the entire department. Delays and or errors in reporting may potentially have regulatory and reputational impact. </w:t>
      </w:r>
    </w:p>
    <w:p w14:paraId="5831F3A0" w14:textId="77777777" w:rsidR="00AC10BB" w:rsidRDefault="00AC10BB" w:rsidP="00AC10BB">
      <w:pPr>
        <w:pStyle w:val="Level2"/>
        <w:numPr>
          <w:ilvl w:val="0"/>
          <w:numId w:val="0"/>
        </w:numPr>
        <w:ind w:left="792"/>
      </w:pPr>
    </w:p>
    <w:p w14:paraId="0F5C1379" w14:textId="77777777" w:rsidR="00595284" w:rsidRDefault="00595284" w:rsidP="006C2031">
      <w:pPr>
        <w:pStyle w:val="Level2"/>
      </w:pPr>
      <w:bookmarkStart w:id="491" w:name="_Toc80388438"/>
      <w:r w:rsidRPr="00532DF1">
        <w:t>Glossary</w:t>
      </w:r>
      <w:bookmarkEnd w:id="491"/>
    </w:p>
    <w:tbl>
      <w:tblPr>
        <w:tblStyle w:val="TableGrid"/>
        <w:tblW w:w="0" w:type="auto"/>
        <w:tblInd w:w="360" w:type="dxa"/>
        <w:tblLook w:val="04A0" w:firstRow="1" w:lastRow="0" w:firstColumn="1" w:lastColumn="0" w:noHBand="0" w:noVBand="1"/>
      </w:tblPr>
      <w:tblGrid>
        <w:gridCol w:w="4504"/>
        <w:gridCol w:w="4486"/>
      </w:tblGrid>
      <w:tr w:rsidR="00450539" w14:paraId="1BD06626" w14:textId="77777777" w:rsidTr="00450539">
        <w:tc>
          <w:tcPr>
            <w:tcW w:w="4788" w:type="dxa"/>
          </w:tcPr>
          <w:p w14:paraId="5A63D455" w14:textId="77777777" w:rsidR="00450539" w:rsidRDefault="00450539" w:rsidP="00450539">
            <w:pPr>
              <w:pStyle w:val="Level2"/>
              <w:numPr>
                <w:ilvl w:val="0"/>
                <w:numId w:val="0"/>
              </w:numPr>
            </w:pPr>
            <w:r>
              <w:t>Abbreviation</w:t>
            </w:r>
          </w:p>
        </w:tc>
        <w:tc>
          <w:tcPr>
            <w:tcW w:w="4788" w:type="dxa"/>
          </w:tcPr>
          <w:p w14:paraId="42D5B6BE" w14:textId="77777777" w:rsidR="00450539" w:rsidRDefault="00450539" w:rsidP="00450539">
            <w:pPr>
              <w:pStyle w:val="Level2"/>
              <w:numPr>
                <w:ilvl w:val="0"/>
                <w:numId w:val="0"/>
              </w:numPr>
            </w:pPr>
            <w:r>
              <w:t>Full Name</w:t>
            </w:r>
          </w:p>
        </w:tc>
      </w:tr>
      <w:tr w:rsidR="00450539" w14:paraId="43F24AEC" w14:textId="77777777" w:rsidTr="00450539">
        <w:tc>
          <w:tcPr>
            <w:tcW w:w="4788" w:type="dxa"/>
          </w:tcPr>
          <w:p w14:paraId="24EB9274" w14:textId="77777777" w:rsidR="00450539" w:rsidRPr="00450539" w:rsidRDefault="00450539" w:rsidP="00450539">
            <w:pPr>
              <w:pStyle w:val="Level2"/>
              <w:numPr>
                <w:ilvl w:val="0"/>
                <w:numId w:val="0"/>
              </w:numPr>
              <w:rPr>
                <w:b w:val="0"/>
                <w:sz w:val="24"/>
              </w:rPr>
            </w:pPr>
            <w:r w:rsidRPr="00450539">
              <w:rPr>
                <w:b w:val="0"/>
                <w:sz w:val="24"/>
              </w:rPr>
              <w:t>BOCNY</w:t>
            </w:r>
          </w:p>
        </w:tc>
        <w:tc>
          <w:tcPr>
            <w:tcW w:w="4788" w:type="dxa"/>
          </w:tcPr>
          <w:p w14:paraId="7C5E2D06" w14:textId="77777777" w:rsidR="00450539" w:rsidRPr="00450539" w:rsidRDefault="00450539" w:rsidP="00450539">
            <w:pPr>
              <w:pStyle w:val="Level2"/>
              <w:numPr>
                <w:ilvl w:val="0"/>
                <w:numId w:val="0"/>
              </w:numPr>
              <w:rPr>
                <w:b w:val="0"/>
                <w:sz w:val="24"/>
              </w:rPr>
            </w:pPr>
            <w:r w:rsidRPr="00450539">
              <w:rPr>
                <w:b w:val="0"/>
                <w:sz w:val="24"/>
              </w:rPr>
              <w:t>BOC New York and satellite branches</w:t>
            </w:r>
          </w:p>
        </w:tc>
      </w:tr>
      <w:tr w:rsidR="00450539" w14:paraId="2B61B1A2" w14:textId="77777777" w:rsidTr="00450539">
        <w:tc>
          <w:tcPr>
            <w:tcW w:w="4788" w:type="dxa"/>
          </w:tcPr>
          <w:p w14:paraId="4131106F" w14:textId="77777777" w:rsidR="00450539" w:rsidRPr="00450539" w:rsidRDefault="00F16FD4" w:rsidP="00450539">
            <w:pPr>
              <w:pStyle w:val="Level2"/>
              <w:numPr>
                <w:ilvl w:val="0"/>
                <w:numId w:val="0"/>
              </w:numPr>
              <w:rPr>
                <w:b w:val="0"/>
                <w:sz w:val="24"/>
              </w:rPr>
            </w:pPr>
            <w:r>
              <w:rPr>
                <w:b w:val="0"/>
                <w:sz w:val="24"/>
              </w:rPr>
              <w:t>TRY</w:t>
            </w:r>
          </w:p>
        </w:tc>
        <w:tc>
          <w:tcPr>
            <w:tcW w:w="4788" w:type="dxa"/>
          </w:tcPr>
          <w:p w14:paraId="12503DDB" w14:textId="77777777" w:rsidR="00450539" w:rsidRPr="00450539" w:rsidRDefault="00F16FD4" w:rsidP="00450539">
            <w:pPr>
              <w:pStyle w:val="Level2"/>
              <w:numPr>
                <w:ilvl w:val="0"/>
                <w:numId w:val="0"/>
              </w:numPr>
              <w:rPr>
                <w:b w:val="0"/>
                <w:sz w:val="24"/>
              </w:rPr>
            </w:pPr>
            <w:r>
              <w:rPr>
                <w:b w:val="0"/>
                <w:sz w:val="24"/>
              </w:rPr>
              <w:t>Treasury</w:t>
            </w:r>
          </w:p>
        </w:tc>
      </w:tr>
      <w:tr w:rsidR="00450539" w14:paraId="7AC6B381" w14:textId="77777777" w:rsidTr="00450539">
        <w:tc>
          <w:tcPr>
            <w:tcW w:w="4788" w:type="dxa"/>
          </w:tcPr>
          <w:p w14:paraId="5DE85ABB" w14:textId="77777777" w:rsidR="00450539" w:rsidRPr="00450539" w:rsidRDefault="00450539" w:rsidP="00450539">
            <w:pPr>
              <w:pStyle w:val="Level2"/>
              <w:numPr>
                <w:ilvl w:val="0"/>
                <w:numId w:val="0"/>
              </w:numPr>
              <w:rPr>
                <w:b w:val="0"/>
                <w:sz w:val="24"/>
              </w:rPr>
            </w:pPr>
            <w:r w:rsidRPr="00450539">
              <w:rPr>
                <w:b w:val="0"/>
                <w:sz w:val="24"/>
              </w:rPr>
              <w:t>ALCO</w:t>
            </w:r>
          </w:p>
        </w:tc>
        <w:tc>
          <w:tcPr>
            <w:tcW w:w="4788" w:type="dxa"/>
          </w:tcPr>
          <w:p w14:paraId="35EDB1B1" w14:textId="77777777" w:rsidR="00450539" w:rsidRPr="00450539" w:rsidRDefault="00450539" w:rsidP="00450539">
            <w:pPr>
              <w:pStyle w:val="Level2"/>
              <w:numPr>
                <w:ilvl w:val="0"/>
                <w:numId w:val="0"/>
              </w:numPr>
              <w:rPr>
                <w:b w:val="0"/>
                <w:sz w:val="24"/>
              </w:rPr>
            </w:pPr>
            <w:r w:rsidRPr="00450539">
              <w:rPr>
                <w:b w:val="0"/>
                <w:sz w:val="24"/>
              </w:rPr>
              <w:t>Asset Liability Management Committee</w:t>
            </w:r>
          </w:p>
        </w:tc>
      </w:tr>
      <w:tr w:rsidR="00450539" w14:paraId="70583E68" w14:textId="77777777" w:rsidTr="00450539">
        <w:tc>
          <w:tcPr>
            <w:tcW w:w="4788" w:type="dxa"/>
          </w:tcPr>
          <w:p w14:paraId="33E164C2" w14:textId="77777777" w:rsidR="00450539" w:rsidRPr="00450539" w:rsidRDefault="00450539" w:rsidP="00450539">
            <w:pPr>
              <w:pStyle w:val="Level2"/>
              <w:numPr>
                <w:ilvl w:val="0"/>
                <w:numId w:val="0"/>
              </w:numPr>
              <w:rPr>
                <w:b w:val="0"/>
                <w:sz w:val="24"/>
              </w:rPr>
            </w:pPr>
            <w:r w:rsidRPr="00450539">
              <w:rPr>
                <w:b w:val="0"/>
                <w:sz w:val="24"/>
              </w:rPr>
              <w:t>MLRC</w:t>
            </w:r>
          </w:p>
        </w:tc>
        <w:tc>
          <w:tcPr>
            <w:tcW w:w="4788" w:type="dxa"/>
          </w:tcPr>
          <w:p w14:paraId="68E33AEB" w14:textId="77777777" w:rsidR="00450539" w:rsidRPr="00450539" w:rsidRDefault="00450539" w:rsidP="00450539">
            <w:pPr>
              <w:pStyle w:val="Level2"/>
              <w:numPr>
                <w:ilvl w:val="0"/>
                <w:numId w:val="0"/>
              </w:numPr>
              <w:rPr>
                <w:b w:val="0"/>
                <w:sz w:val="24"/>
              </w:rPr>
            </w:pPr>
            <w:r w:rsidRPr="00450539">
              <w:rPr>
                <w:b w:val="0"/>
                <w:sz w:val="24"/>
              </w:rPr>
              <w:t>Market and Liquidity Risk Committee</w:t>
            </w:r>
          </w:p>
        </w:tc>
      </w:tr>
      <w:tr w:rsidR="00450539" w14:paraId="1E22B522" w14:textId="77777777" w:rsidTr="00450539">
        <w:tc>
          <w:tcPr>
            <w:tcW w:w="4788" w:type="dxa"/>
          </w:tcPr>
          <w:p w14:paraId="045F1159" w14:textId="77777777" w:rsidR="00450539" w:rsidRPr="00450539" w:rsidRDefault="00450539" w:rsidP="00450539">
            <w:pPr>
              <w:pStyle w:val="Level2"/>
              <w:numPr>
                <w:ilvl w:val="0"/>
                <w:numId w:val="0"/>
              </w:numPr>
              <w:rPr>
                <w:b w:val="0"/>
                <w:sz w:val="24"/>
              </w:rPr>
            </w:pPr>
            <w:r w:rsidRPr="00450539">
              <w:rPr>
                <w:b w:val="0"/>
                <w:sz w:val="24"/>
              </w:rPr>
              <w:t>RMICC</w:t>
            </w:r>
          </w:p>
        </w:tc>
        <w:tc>
          <w:tcPr>
            <w:tcW w:w="4788" w:type="dxa"/>
          </w:tcPr>
          <w:p w14:paraId="4E2936A8" w14:textId="77777777" w:rsidR="00450539" w:rsidRPr="00450539" w:rsidRDefault="00450539" w:rsidP="00450539">
            <w:pPr>
              <w:pStyle w:val="Level2"/>
              <w:numPr>
                <w:ilvl w:val="0"/>
                <w:numId w:val="0"/>
              </w:numPr>
              <w:rPr>
                <w:b w:val="0"/>
                <w:sz w:val="24"/>
              </w:rPr>
            </w:pPr>
            <w:r w:rsidRPr="00450539">
              <w:rPr>
                <w:b w:val="0"/>
                <w:sz w:val="24"/>
              </w:rPr>
              <w:t>Risk Management and Internal Control Committee</w:t>
            </w:r>
          </w:p>
        </w:tc>
      </w:tr>
      <w:tr w:rsidR="00450539" w14:paraId="2125A7F5" w14:textId="77777777" w:rsidTr="00450539">
        <w:tc>
          <w:tcPr>
            <w:tcW w:w="4788" w:type="dxa"/>
          </w:tcPr>
          <w:p w14:paraId="348B949F" w14:textId="77777777" w:rsidR="00450539" w:rsidRPr="00450539" w:rsidRDefault="00450539" w:rsidP="00450539">
            <w:pPr>
              <w:pStyle w:val="Level2"/>
              <w:numPr>
                <w:ilvl w:val="0"/>
                <w:numId w:val="0"/>
              </w:numPr>
              <w:rPr>
                <w:b w:val="0"/>
                <w:sz w:val="24"/>
              </w:rPr>
            </w:pPr>
            <w:r w:rsidRPr="00450539">
              <w:rPr>
                <w:b w:val="0"/>
                <w:sz w:val="24"/>
              </w:rPr>
              <w:t>USRMC</w:t>
            </w:r>
          </w:p>
        </w:tc>
        <w:tc>
          <w:tcPr>
            <w:tcW w:w="4788" w:type="dxa"/>
          </w:tcPr>
          <w:p w14:paraId="69D1653C" w14:textId="77777777" w:rsidR="00450539" w:rsidRPr="00450539" w:rsidRDefault="00450539" w:rsidP="00450539">
            <w:pPr>
              <w:pStyle w:val="Level2"/>
              <w:numPr>
                <w:ilvl w:val="0"/>
                <w:numId w:val="0"/>
              </w:numPr>
              <w:rPr>
                <w:b w:val="0"/>
                <w:sz w:val="24"/>
              </w:rPr>
            </w:pPr>
            <w:r w:rsidRPr="00450539">
              <w:rPr>
                <w:b w:val="0"/>
                <w:sz w:val="24"/>
              </w:rPr>
              <w:t>US Risk Management Committee</w:t>
            </w:r>
          </w:p>
        </w:tc>
      </w:tr>
    </w:tbl>
    <w:p w14:paraId="3CA930D4" w14:textId="6A2AA8C8" w:rsidR="00450539" w:rsidRDefault="00450539" w:rsidP="00450539">
      <w:pPr>
        <w:pStyle w:val="Level2"/>
        <w:numPr>
          <w:ilvl w:val="0"/>
          <w:numId w:val="0"/>
        </w:numPr>
        <w:ind w:left="360"/>
        <w:rPr>
          <w:ins w:id="492" w:author="GUO, HONGSHENG (Harry)" w:date="2021-08-20T21:36:00Z"/>
        </w:rPr>
      </w:pPr>
    </w:p>
    <w:p w14:paraId="0199EF1B" w14:textId="1A230968" w:rsidR="00C8783E" w:rsidRDefault="00C8783E">
      <w:pPr>
        <w:pStyle w:val="Level1"/>
        <w:numPr>
          <w:ilvl w:val="0"/>
          <w:numId w:val="1"/>
        </w:numPr>
        <w:pBdr>
          <w:bottom w:val="none" w:sz="0" w:space="0" w:color="auto"/>
        </w:pBdr>
        <w:rPr>
          <w:ins w:id="493" w:author="GUO, HONGSHENG (Harry)" w:date="2021-08-20T21:37:00Z"/>
        </w:rPr>
        <w:pPrChange w:id="494" w:author="GUO, HONGSHENG (Harry)" w:date="2021-08-20T21:37:00Z">
          <w:pPr>
            <w:pStyle w:val="Level2"/>
            <w:numPr>
              <w:ilvl w:val="0"/>
              <w:numId w:val="0"/>
            </w:numPr>
            <w:ind w:left="360" w:firstLine="0"/>
          </w:pPr>
        </w:pPrChange>
      </w:pPr>
      <w:bookmarkStart w:id="495" w:name="_Toc80388439"/>
      <w:bookmarkStart w:id="496" w:name="_Toc59537604"/>
      <w:ins w:id="497" w:author="GUO, HONGSHENG (Harry)" w:date="2021-08-20T21:36:00Z">
        <w:r>
          <w:t>Reference</w:t>
        </w:r>
        <w:bookmarkEnd w:id="495"/>
        <w:r>
          <w:t xml:space="preserve"> </w:t>
        </w:r>
      </w:ins>
      <w:bookmarkStart w:id="498" w:name="_Toc51919501"/>
      <w:bookmarkEnd w:id="496"/>
      <w:bookmarkEnd w:id="498"/>
    </w:p>
    <w:p w14:paraId="481F7AB4" w14:textId="77777777" w:rsidR="00C8783E" w:rsidRDefault="00C8783E" w:rsidP="00C8783E">
      <w:pPr>
        <w:pStyle w:val="bulletnewstyle"/>
        <w:numPr>
          <w:ilvl w:val="0"/>
          <w:numId w:val="37"/>
        </w:numPr>
        <w:rPr>
          <w:ins w:id="499" w:author="GUO, HONGSHENG (Harry)" w:date="2021-08-20T21:45:00Z"/>
        </w:rPr>
      </w:pPr>
      <w:bookmarkStart w:id="500" w:name="_Ref80388100"/>
      <w:bookmarkStart w:id="501" w:name="_Ref51712502"/>
      <w:bookmarkStart w:id="502" w:name="_Ref80388183"/>
      <w:ins w:id="503" w:author="GUO, HONGSHENG (Harry)" w:date="2021-08-20T21:45:00Z">
        <w:r>
          <w:t>BOCNY MRD, BOCNY Marker Risk Management Policy, June 2020</w:t>
        </w:r>
        <w:bookmarkEnd w:id="500"/>
      </w:ins>
    </w:p>
    <w:p w14:paraId="4F202846" w14:textId="26898910" w:rsidR="00C8783E" w:rsidRDefault="00C8783E" w:rsidP="00C8783E">
      <w:pPr>
        <w:pStyle w:val="bulletnewstyle"/>
        <w:numPr>
          <w:ilvl w:val="0"/>
          <w:numId w:val="37"/>
        </w:numPr>
        <w:rPr>
          <w:ins w:id="504" w:author="GUO, HONGSHENG (Harry)" w:date="2021-08-20T21:37:00Z"/>
        </w:rPr>
      </w:pPr>
      <w:bookmarkStart w:id="505" w:name="_Ref80388385"/>
      <w:ins w:id="506" w:author="GUO, HONGSHENG (Harry)" w:date="2021-08-20T21:37:00Z">
        <w:r>
          <w:t xml:space="preserve">BOCNY TRY, Model documentation of Interest Rate Risk </w:t>
        </w:r>
      </w:ins>
      <w:ins w:id="507" w:author="GUO, HONGSHENG (Harry)" w:date="2021-08-20T21:56:00Z">
        <w:r w:rsidR="00A4448E">
          <w:t xml:space="preserve">management </w:t>
        </w:r>
      </w:ins>
      <w:ins w:id="508" w:author="GUO, HONGSHENG (Harry)" w:date="2021-08-20T21:37:00Z">
        <w:r>
          <w:t xml:space="preserve">system </w:t>
        </w:r>
      </w:ins>
      <w:ins w:id="509" w:author="GUO, HONGSHENG (Harry)" w:date="2021-08-20T21:56:00Z">
        <w:r w:rsidR="00A4448E">
          <w:t>(</w:t>
        </w:r>
      </w:ins>
      <w:proofErr w:type="spellStart"/>
      <w:ins w:id="510" w:author="GUO, HONGSHENG (Harry)" w:date="2021-08-20T21:37:00Z">
        <w:r>
          <w:t>PROFITstar</w:t>
        </w:r>
      </w:ins>
      <w:proofErr w:type="spellEnd"/>
      <w:ins w:id="511" w:author="GUO, HONGSHENG (Harry)" w:date="2021-08-20T21:56:00Z">
        <w:r w:rsidR="00A4448E">
          <w:t xml:space="preserve"> 2018)</w:t>
        </w:r>
      </w:ins>
      <w:ins w:id="512" w:author="GUO, HONGSHENG (Harry)" w:date="2021-08-20T21:37:00Z">
        <w:r>
          <w:t>, Sept  202</w:t>
        </w:r>
        <w:bookmarkEnd w:id="501"/>
        <w:r>
          <w:t>1</w:t>
        </w:r>
        <w:bookmarkEnd w:id="502"/>
        <w:bookmarkEnd w:id="505"/>
      </w:ins>
    </w:p>
    <w:p w14:paraId="1EB01771" w14:textId="77777777" w:rsidR="00C8783E" w:rsidRPr="00532DF1" w:rsidRDefault="00C8783E">
      <w:pPr>
        <w:pStyle w:val="bulletnewstyle"/>
        <w:ind w:left="360" w:firstLine="0"/>
        <w:pPrChange w:id="513" w:author="GUO, HONGSHENG (Harry)" w:date="2021-08-20T21:37:00Z">
          <w:pPr>
            <w:pStyle w:val="Level2"/>
            <w:numPr>
              <w:ilvl w:val="0"/>
              <w:numId w:val="0"/>
            </w:numPr>
            <w:ind w:left="360" w:firstLine="0"/>
          </w:pPr>
        </w:pPrChange>
      </w:pPr>
    </w:p>
    <w:sectPr w:rsidR="00C8783E" w:rsidRPr="00532DF1" w:rsidSect="006C2031">
      <w:headerReference w:type="default" r:id="rId20"/>
      <w:footerReference w:type="default" r:id="rId21"/>
      <w:headerReference w:type="first" r:id="rId22"/>
      <w:footerReference w:type="first" r:id="rId23"/>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90" w:author="GUO, HONGSHENG (Harry)" w:date="2021-08-20T21:01:00Z" w:initials="GH(">
    <w:p w14:paraId="14378827" w14:textId="77777777" w:rsidR="00CD0C0E" w:rsidRPr="00CF2253" w:rsidRDefault="00CD0C0E">
      <w:pPr>
        <w:pStyle w:val="CommentText"/>
      </w:pPr>
      <w:r>
        <w:rPr>
          <w:rStyle w:val="CommentReference"/>
        </w:rPr>
        <w:annotationRef/>
      </w:r>
      <w:r>
        <w:t xml:space="preserve">Here is the HO policy on </w:t>
      </w:r>
      <w:r>
        <w:rPr>
          <w:rFonts w:hint="eastAsia"/>
        </w:rPr>
        <w:t>重大风险</w:t>
      </w:r>
      <w:r>
        <w:rPr>
          <w:rFonts w:hint="eastAsia"/>
        </w:rPr>
        <w:t>. It will be removed in the final version.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437882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2FB3D7" w14:textId="77777777" w:rsidR="00CD0C0E" w:rsidRDefault="00CD0C0E" w:rsidP="008A76EF">
      <w:r>
        <w:separator/>
      </w:r>
    </w:p>
  </w:endnote>
  <w:endnote w:type="continuationSeparator" w:id="0">
    <w:p w14:paraId="55BF2CF0" w14:textId="77777777" w:rsidR="00CD0C0E" w:rsidRDefault="00CD0C0E" w:rsidP="008A76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LT">
    <w:altName w:val="Times New Roman"/>
    <w:panose1 w:val="00000000000000000000"/>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7579538"/>
      <w:docPartObj>
        <w:docPartGallery w:val="Page Numbers (Bottom of Page)"/>
        <w:docPartUnique/>
      </w:docPartObj>
    </w:sdtPr>
    <w:sdtEndPr/>
    <w:sdtContent>
      <w:sdt>
        <w:sdtPr>
          <w:id w:val="205297153"/>
          <w:docPartObj>
            <w:docPartGallery w:val="Page Numbers (Top of Page)"/>
            <w:docPartUnique/>
          </w:docPartObj>
        </w:sdtPr>
        <w:sdtEndPr/>
        <w:sdtContent>
          <w:p w14:paraId="3C20E1EA" w14:textId="10EC3D30" w:rsidR="00CD0C0E" w:rsidRDefault="00CD0C0E" w:rsidP="008A76EF">
            <w:pPr>
              <w:pStyle w:val="Footer"/>
            </w:pPr>
            <w:r>
              <w:t xml:space="preserve">Page </w:t>
            </w:r>
            <w:r>
              <w:rPr>
                <w:sz w:val="24"/>
                <w:szCs w:val="24"/>
              </w:rPr>
              <w:fldChar w:fldCharType="begin"/>
            </w:r>
            <w:r>
              <w:instrText xml:space="preserve"> PAGE </w:instrText>
            </w:r>
            <w:r>
              <w:rPr>
                <w:sz w:val="24"/>
                <w:szCs w:val="24"/>
              </w:rPr>
              <w:fldChar w:fldCharType="separate"/>
            </w:r>
            <w:r w:rsidR="00CF52C2">
              <w:rPr>
                <w:noProof/>
              </w:rPr>
              <w:t>13</w:t>
            </w:r>
            <w:r>
              <w:rPr>
                <w:sz w:val="24"/>
                <w:szCs w:val="24"/>
              </w:rPr>
              <w:fldChar w:fldCharType="end"/>
            </w:r>
            <w:r>
              <w:t xml:space="preserve"> of </w:t>
            </w:r>
            <w:fldSimple w:instr=" NUMPAGES  ">
              <w:r w:rsidR="00CF52C2">
                <w:rPr>
                  <w:noProof/>
                </w:rPr>
                <w:t>13</w:t>
              </w:r>
            </w:fldSimple>
          </w:p>
        </w:sdtContent>
      </w:sdt>
    </w:sdtContent>
  </w:sdt>
  <w:p w14:paraId="54879DE1" w14:textId="77777777" w:rsidR="00CD0C0E" w:rsidRDefault="00CD0C0E" w:rsidP="008A76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445057"/>
      <w:docPartObj>
        <w:docPartGallery w:val="Page Numbers (Bottom of Page)"/>
        <w:docPartUnique/>
      </w:docPartObj>
    </w:sdtPr>
    <w:sdtEndPr/>
    <w:sdtContent>
      <w:sdt>
        <w:sdtPr>
          <w:id w:val="860082579"/>
          <w:docPartObj>
            <w:docPartGallery w:val="Page Numbers (Top of Page)"/>
            <w:docPartUnique/>
          </w:docPartObj>
        </w:sdtPr>
        <w:sdtEndPr/>
        <w:sdtContent>
          <w:p w14:paraId="5367E7E5" w14:textId="1E261107" w:rsidR="00CD0C0E" w:rsidRDefault="00CD0C0E" w:rsidP="008A76EF">
            <w:pPr>
              <w:pStyle w:val="Footer"/>
            </w:pPr>
            <w:r>
              <w:t xml:space="preserve">Page </w:t>
            </w:r>
            <w:r>
              <w:rPr>
                <w:sz w:val="24"/>
              </w:rPr>
              <w:fldChar w:fldCharType="begin"/>
            </w:r>
            <w:r>
              <w:instrText xml:space="preserve"> PAGE </w:instrText>
            </w:r>
            <w:r>
              <w:rPr>
                <w:sz w:val="24"/>
              </w:rPr>
              <w:fldChar w:fldCharType="separate"/>
            </w:r>
            <w:r w:rsidR="0007552B">
              <w:rPr>
                <w:noProof/>
              </w:rPr>
              <w:t>1</w:t>
            </w:r>
            <w:r>
              <w:rPr>
                <w:sz w:val="24"/>
              </w:rPr>
              <w:fldChar w:fldCharType="end"/>
            </w:r>
            <w:r>
              <w:t xml:space="preserve"> of </w:t>
            </w:r>
            <w:fldSimple w:instr=" NUMPAGES  ">
              <w:r w:rsidR="0007552B">
                <w:rPr>
                  <w:noProof/>
                </w:rPr>
                <w:t>13</w:t>
              </w:r>
            </w:fldSimple>
          </w:p>
        </w:sdtContent>
      </w:sdt>
    </w:sdtContent>
  </w:sdt>
  <w:p w14:paraId="5438126F" w14:textId="77777777" w:rsidR="00CD0C0E" w:rsidRDefault="00CD0C0E" w:rsidP="008A76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CAFB06" w14:textId="77777777" w:rsidR="00CD0C0E" w:rsidRDefault="00CD0C0E" w:rsidP="008A76EF">
      <w:r>
        <w:separator/>
      </w:r>
    </w:p>
  </w:footnote>
  <w:footnote w:type="continuationSeparator" w:id="0">
    <w:p w14:paraId="324F88A5" w14:textId="77777777" w:rsidR="00CD0C0E" w:rsidRDefault="00CD0C0E" w:rsidP="008A76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003937" w14:textId="6D761524" w:rsidR="00CD0C0E" w:rsidRPr="00E51C35" w:rsidRDefault="00CD0C0E" w:rsidP="008A76EF">
    <w:pPr>
      <w:pStyle w:val="Header"/>
    </w:pPr>
    <w:r>
      <w:t>TRY</w:t>
    </w:r>
    <w:r>
      <w:tab/>
    </w:r>
    <w:del w:id="514" w:author="PENG, QIAN(Charlie)" w:date="2021-09-21T17:10:00Z">
      <w:r w:rsidDel="00D65A04">
        <w:delText>CONFIDENTIAL</w:delText>
      </w:r>
    </w:del>
    <w:ins w:id="515" w:author="PENG, QIAN(Charlie)" w:date="2021-09-21T17:10:00Z">
      <w:r w:rsidR="00D65A04">
        <w:t>BOCNY Internal</w:t>
      </w:r>
    </w:ins>
  </w:p>
  <w:p w14:paraId="0B9FA902" w14:textId="4BA60385" w:rsidR="00CD0C0E" w:rsidRDefault="00CD0C0E" w:rsidP="008A76EF">
    <w:pPr>
      <w:pStyle w:val="Header"/>
    </w:pPr>
    <w:r>
      <w:t>Interest Rate Risk</w:t>
    </w:r>
    <w:ins w:id="516" w:author="PENG, QIAN(Charlie)" w:date="2021-09-21T17:10:00Z">
      <w:r w:rsidR="00D65A04">
        <w:t xml:space="preserve"> Procedure</w:t>
      </w:r>
    </w:ins>
  </w:p>
  <w:p w14:paraId="072363C8" w14:textId="3C0E1393" w:rsidR="00CD0C0E" w:rsidRPr="00383DE0" w:rsidRDefault="00CD0C0E" w:rsidP="008A76EF">
    <w:pPr>
      <w:pStyle w:val="Header"/>
    </w:pPr>
    <w:ins w:id="517" w:author="GUO, HONGSHENG (Harry)" w:date="2021-08-20T21:44:00Z">
      <w:r>
        <w:t>Sept</w:t>
      </w:r>
    </w:ins>
    <w:del w:id="518" w:author="GUO, HONGSHENG (Harry)" w:date="2021-08-20T21:44:00Z">
      <w:r w:rsidDel="00C8783E">
        <w:delText>March</w:delText>
      </w:r>
    </w:del>
    <w:r>
      <w:t xml:space="preserve"> 202</w:t>
    </w:r>
    <w:ins w:id="519" w:author="GUO, HONGSHENG (Harry)" w:date="2021-08-20T21:44:00Z">
      <w:r>
        <w:t>1</w:t>
      </w:r>
    </w:ins>
    <w:del w:id="520" w:author="GUO, HONGSHENG (Harry)" w:date="2021-08-20T21:44:00Z">
      <w:r w:rsidDel="00C8783E">
        <w:delText>0</w:delText>
      </w:r>
    </w:del>
  </w:p>
  <w:p w14:paraId="73B7B004" w14:textId="77777777" w:rsidR="00CD0C0E" w:rsidRPr="000F6824" w:rsidRDefault="00CD0C0E" w:rsidP="008A76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487CC" w14:textId="77777777" w:rsidR="00CD0C0E" w:rsidRPr="00093F0E" w:rsidRDefault="00CD0C0E" w:rsidP="008A76EF">
    <w:pPr>
      <w:pStyle w:val="Header"/>
    </w:pPr>
    <w:r>
      <w:rPr>
        <w:noProof/>
      </w:rPr>
      <w:drawing>
        <wp:inline distT="0" distB="0" distL="0" distR="0" wp14:anchorId="36C4E006" wp14:editId="39D32185">
          <wp:extent cx="3438525" cy="971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38525" cy="971550"/>
                  </a:xfrm>
                  <a:prstGeom prst="rect">
                    <a:avLst/>
                  </a:prstGeom>
                  <a:noFill/>
                  <a:ln>
                    <a:noFill/>
                  </a:ln>
                </pic:spPr>
              </pic:pic>
            </a:graphicData>
          </a:graphic>
        </wp:inline>
      </w:drawing>
    </w:r>
    <w:r w:rsidRPr="00093F0E">
      <w:tab/>
    </w:r>
  </w:p>
  <w:p w14:paraId="452A5FDF" w14:textId="77777777" w:rsidR="00CD0C0E" w:rsidRPr="00093F0E" w:rsidRDefault="00CD0C0E" w:rsidP="008A76EF">
    <w:pPr>
      <w:pStyle w:val="Header"/>
    </w:pPr>
  </w:p>
  <w:p w14:paraId="05ACC1C9" w14:textId="77777777" w:rsidR="00CD0C0E" w:rsidRPr="00263FD3" w:rsidRDefault="00CD0C0E" w:rsidP="008A76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522A7FD4"/>
    <w:lvl w:ilvl="0">
      <w:start w:val="1"/>
      <w:numFmt w:val="bullet"/>
      <w:pStyle w:val="ListBullet5"/>
      <w:lvlText w:val=""/>
      <w:lvlJc w:val="left"/>
      <w:pPr>
        <w:ind w:left="1800" w:hanging="360"/>
      </w:pPr>
      <w:rPr>
        <w:rFonts w:ascii="Wingdings" w:hAnsi="Wingdings" w:hint="default"/>
      </w:rPr>
    </w:lvl>
  </w:abstractNum>
  <w:abstractNum w:abstractNumId="1" w15:restartNumberingAfterBreak="0">
    <w:nsid w:val="019A21AA"/>
    <w:multiLevelType w:val="hybridMultilevel"/>
    <w:tmpl w:val="3AC64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2A298A"/>
    <w:multiLevelType w:val="hybridMultilevel"/>
    <w:tmpl w:val="B142AA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0B63A3"/>
    <w:multiLevelType w:val="hybridMultilevel"/>
    <w:tmpl w:val="54965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F30A51"/>
    <w:multiLevelType w:val="multilevel"/>
    <w:tmpl w:val="FD28AF2E"/>
    <w:lvl w:ilvl="0">
      <w:start w:val="10"/>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0BB7C47"/>
    <w:multiLevelType w:val="hybridMultilevel"/>
    <w:tmpl w:val="2396B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8C3812"/>
    <w:multiLevelType w:val="hybridMultilevel"/>
    <w:tmpl w:val="7B606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165789"/>
    <w:multiLevelType w:val="hybridMultilevel"/>
    <w:tmpl w:val="B50ACE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B2F6212"/>
    <w:multiLevelType w:val="hybridMultilevel"/>
    <w:tmpl w:val="53ECD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B30EE5"/>
    <w:multiLevelType w:val="hybridMultilevel"/>
    <w:tmpl w:val="24506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281233"/>
    <w:multiLevelType w:val="hybridMultilevel"/>
    <w:tmpl w:val="D99A6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0C78BA"/>
    <w:multiLevelType w:val="multilevel"/>
    <w:tmpl w:val="74F4196A"/>
    <w:lvl w:ilvl="0">
      <w:start w:val="1"/>
      <w:numFmt w:val="decimal"/>
      <w:pStyle w:val="Level1"/>
      <w:lvlText w:val="%1."/>
      <w:lvlJc w:val="left"/>
      <w:pPr>
        <w:ind w:left="360" w:hanging="360"/>
      </w:pPr>
    </w:lvl>
    <w:lvl w:ilvl="1">
      <w:start w:val="1"/>
      <w:numFmt w:val="decimal"/>
      <w:pStyle w:val="Level2"/>
      <w:lvlText w:val="%1.%2."/>
      <w:lvlJc w:val="left"/>
      <w:pPr>
        <w:ind w:left="792" w:hanging="432"/>
      </w:pPr>
    </w:lvl>
    <w:lvl w:ilvl="2">
      <w:start w:val="1"/>
      <w:numFmt w:val="decimal"/>
      <w:pStyle w:val="Level3"/>
      <w:lvlText w:val="%1.%2.%3."/>
      <w:lvlJc w:val="left"/>
      <w:pPr>
        <w:ind w:left="1224" w:hanging="504"/>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Level4"/>
      <w:lvlText w:val="%1.%2.%3.%4."/>
      <w:lvlJc w:val="left"/>
      <w:pPr>
        <w:ind w:left="1728" w:hanging="648"/>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Subtitle"/>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0634B5"/>
    <w:multiLevelType w:val="hybridMultilevel"/>
    <w:tmpl w:val="A41C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F672A3"/>
    <w:multiLevelType w:val="hybridMultilevel"/>
    <w:tmpl w:val="5AFCF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745FCF"/>
    <w:multiLevelType w:val="hybridMultilevel"/>
    <w:tmpl w:val="7BFAB85A"/>
    <w:lvl w:ilvl="0" w:tplc="30D60F1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B87E59"/>
    <w:multiLevelType w:val="hybridMultilevel"/>
    <w:tmpl w:val="E3D4B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DC01BF"/>
    <w:multiLevelType w:val="hybridMultilevel"/>
    <w:tmpl w:val="71400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E14AC2"/>
    <w:multiLevelType w:val="hybridMultilevel"/>
    <w:tmpl w:val="EBFE2584"/>
    <w:lvl w:ilvl="0" w:tplc="82A68B9E">
      <w:start w:val="1"/>
      <w:numFmt w:val="japaneseCounting"/>
      <w:lvlText w:val="第%1条"/>
      <w:lvlJc w:val="left"/>
      <w:pPr>
        <w:ind w:left="1050" w:hanging="420"/>
      </w:pPr>
      <w:rPr>
        <w:rFonts w:hint="default"/>
        <w:b/>
        <w:lang w:val="en-US"/>
      </w:rPr>
    </w:lvl>
    <w:lvl w:ilvl="1" w:tplc="6110038A">
      <w:start w:val="1"/>
      <w:numFmt w:val="japaneseCounting"/>
      <w:lvlText w:val="（%2）"/>
      <w:lvlJc w:val="left"/>
      <w:pPr>
        <w:ind w:left="1927" w:hanging="885"/>
      </w:pPr>
      <w:rPr>
        <w:rFonts w:hint="default"/>
      </w:rPr>
    </w:lvl>
    <w:lvl w:ilvl="2" w:tplc="0409001B" w:tentative="1">
      <w:start w:val="1"/>
      <w:numFmt w:val="lowerRoman"/>
      <w:lvlText w:val="%3."/>
      <w:lvlJc w:val="right"/>
      <w:pPr>
        <w:ind w:left="1882" w:hanging="420"/>
      </w:pPr>
    </w:lvl>
    <w:lvl w:ilvl="3" w:tplc="0409000F" w:tentative="1">
      <w:start w:val="1"/>
      <w:numFmt w:val="decimal"/>
      <w:lvlText w:val="%4."/>
      <w:lvlJc w:val="left"/>
      <w:pPr>
        <w:ind w:left="2302" w:hanging="420"/>
      </w:pPr>
    </w:lvl>
    <w:lvl w:ilvl="4" w:tplc="04090019" w:tentative="1">
      <w:start w:val="1"/>
      <w:numFmt w:val="lowerLetter"/>
      <w:lvlText w:val="%5)"/>
      <w:lvlJc w:val="left"/>
      <w:pPr>
        <w:ind w:left="2722" w:hanging="420"/>
      </w:pPr>
    </w:lvl>
    <w:lvl w:ilvl="5" w:tplc="0409001B" w:tentative="1">
      <w:start w:val="1"/>
      <w:numFmt w:val="lowerRoman"/>
      <w:lvlText w:val="%6."/>
      <w:lvlJc w:val="right"/>
      <w:pPr>
        <w:ind w:left="3142" w:hanging="420"/>
      </w:pPr>
    </w:lvl>
    <w:lvl w:ilvl="6" w:tplc="0409000F" w:tentative="1">
      <w:start w:val="1"/>
      <w:numFmt w:val="decimal"/>
      <w:lvlText w:val="%7."/>
      <w:lvlJc w:val="left"/>
      <w:pPr>
        <w:ind w:left="3562" w:hanging="420"/>
      </w:pPr>
    </w:lvl>
    <w:lvl w:ilvl="7" w:tplc="04090019" w:tentative="1">
      <w:start w:val="1"/>
      <w:numFmt w:val="lowerLetter"/>
      <w:lvlText w:val="%8)"/>
      <w:lvlJc w:val="left"/>
      <w:pPr>
        <w:ind w:left="3982" w:hanging="420"/>
      </w:pPr>
    </w:lvl>
    <w:lvl w:ilvl="8" w:tplc="0409001B" w:tentative="1">
      <w:start w:val="1"/>
      <w:numFmt w:val="lowerRoman"/>
      <w:lvlText w:val="%9."/>
      <w:lvlJc w:val="right"/>
      <w:pPr>
        <w:ind w:left="4402" w:hanging="420"/>
      </w:pPr>
    </w:lvl>
  </w:abstractNum>
  <w:abstractNum w:abstractNumId="18" w15:restartNumberingAfterBreak="0">
    <w:nsid w:val="7A1A16CC"/>
    <w:multiLevelType w:val="hybridMultilevel"/>
    <w:tmpl w:val="73A28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1"/>
  </w:num>
  <w:num w:numId="3">
    <w:abstractNumId w:val="11"/>
  </w:num>
  <w:num w:numId="4">
    <w:abstractNumId w:val="11"/>
  </w:num>
  <w:num w:numId="5">
    <w:abstractNumId w:val="4"/>
  </w:num>
  <w:num w:numId="6">
    <w:abstractNumId w:val="11"/>
  </w:num>
  <w:num w:numId="7">
    <w:abstractNumId w:val="11"/>
  </w:num>
  <w:num w:numId="8">
    <w:abstractNumId w:val="11"/>
  </w:num>
  <w:num w:numId="9">
    <w:abstractNumId w:val="11"/>
  </w:num>
  <w:num w:numId="10">
    <w:abstractNumId w:val="11"/>
  </w:num>
  <w:num w:numId="11">
    <w:abstractNumId w:val="4"/>
  </w:num>
  <w:num w:numId="12">
    <w:abstractNumId w:val="11"/>
  </w:num>
  <w:num w:numId="13">
    <w:abstractNumId w:val="11"/>
  </w:num>
  <w:num w:numId="14">
    <w:abstractNumId w:val="11"/>
  </w:num>
  <w:num w:numId="15">
    <w:abstractNumId w:val="11"/>
  </w:num>
  <w:num w:numId="16">
    <w:abstractNumId w:val="11"/>
  </w:num>
  <w:num w:numId="17">
    <w:abstractNumId w:val="4"/>
  </w:num>
  <w:num w:numId="18">
    <w:abstractNumId w:val="2"/>
  </w:num>
  <w:num w:numId="19">
    <w:abstractNumId w:val="0"/>
  </w:num>
  <w:num w:numId="20">
    <w:abstractNumId w:val="14"/>
  </w:num>
  <w:num w:numId="21">
    <w:abstractNumId w:val="12"/>
  </w:num>
  <w:num w:numId="22">
    <w:abstractNumId w:val="8"/>
  </w:num>
  <w:num w:numId="23">
    <w:abstractNumId w:val="10"/>
  </w:num>
  <w:num w:numId="24">
    <w:abstractNumId w:val="6"/>
  </w:num>
  <w:num w:numId="25">
    <w:abstractNumId w:val="13"/>
  </w:num>
  <w:num w:numId="26">
    <w:abstractNumId w:val="3"/>
  </w:num>
  <w:num w:numId="27">
    <w:abstractNumId w:val="5"/>
  </w:num>
  <w:num w:numId="28">
    <w:abstractNumId w:val="15"/>
  </w:num>
  <w:num w:numId="29">
    <w:abstractNumId w:val="1"/>
  </w:num>
  <w:num w:numId="30">
    <w:abstractNumId w:val="9"/>
  </w:num>
  <w:num w:numId="31">
    <w:abstractNumId w:val="18"/>
  </w:num>
  <w:num w:numId="32">
    <w:abstractNumId w:val="7"/>
  </w:num>
  <w:num w:numId="33">
    <w:abstractNumId w:val="11"/>
  </w:num>
  <w:num w:numId="34">
    <w:abstractNumId w:val="11"/>
  </w:num>
  <w:num w:numId="35">
    <w:abstractNumId w:val="11"/>
  </w:num>
  <w:num w:numId="36">
    <w:abstractNumId w:val="17"/>
  </w:num>
  <w:num w:numId="3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UO, HONGSHENG (Harry)">
    <w15:presenceInfo w15:providerId="AD" w15:userId="S-1-5-21-3234341916-1215226667-347398184-15619"/>
  </w15:person>
  <w15:person w15:author="PENG, QIAN(Charlie)">
    <w15:presenceInfo w15:providerId="AD" w15:userId="S-1-5-21-3234341916-1215226667-347398184-190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revisionView w:markup="0"/>
  <w:trackRevisions/>
  <w:defaultTabStop w:val="720"/>
  <w:characterSpacingControl w:val="doNotCompress"/>
  <w:hdrShapeDefaults>
    <o:shapedefaults v:ext="edit" spidmax="1843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6EF"/>
    <w:rsid w:val="000025F8"/>
    <w:rsid w:val="00005666"/>
    <w:rsid w:val="000059D3"/>
    <w:rsid w:val="0001200E"/>
    <w:rsid w:val="0001445F"/>
    <w:rsid w:val="00016FD6"/>
    <w:rsid w:val="00020B07"/>
    <w:rsid w:val="0003312A"/>
    <w:rsid w:val="00033B57"/>
    <w:rsid w:val="0003412A"/>
    <w:rsid w:val="00034379"/>
    <w:rsid w:val="00043FA5"/>
    <w:rsid w:val="00046DC6"/>
    <w:rsid w:val="00050B41"/>
    <w:rsid w:val="00054B06"/>
    <w:rsid w:val="000550F3"/>
    <w:rsid w:val="000569A3"/>
    <w:rsid w:val="000633E2"/>
    <w:rsid w:val="00064096"/>
    <w:rsid w:val="00072DD8"/>
    <w:rsid w:val="00073B83"/>
    <w:rsid w:val="0007552B"/>
    <w:rsid w:val="00076DD0"/>
    <w:rsid w:val="00077AAD"/>
    <w:rsid w:val="00077B24"/>
    <w:rsid w:val="00081393"/>
    <w:rsid w:val="00081BF9"/>
    <w:rsid w:val="00084CD4"/>
    <w:rsid w:val="00094347"/>
    <w:rsid w:val="000A03DD"/>
    <w:rsid w:val="000A0D33"/>
    <w:rsid w:val="000A2B0A"/>
    <w:rsid w:val="000A3635"/>
    <w:rsid w:val="000A40A4"/>
    <w:rsid w:val="000A5389"/>
    <w:rsid w:val="000A69E6"/>
    <w:rsid w:val="000B0D37"/>
    <w:rsid w:val="000B187D"/>
    <w:rsid w:val="000B1D22"/>
    <w:rsid w:val="000B2E27"/>
    <w:rsid w:val="000B4786"/>
    <w:rsid w:val="000C03F8"/>
    <w:rsid w:val="000C04A1"/>
    <w:rsid w:val="000C0B22"/>
    <w:rsid w:val="000C2212"/>
    <w:rsid w:val="000D1227"/>
    <w:rsid w:val="000D7D6B"/>
    <w:rsid w:val="000E1589"/>
    <w:rsid w:val="000E2EE8"/>
    <w:rsid w:val="000E5BA7"/>
    <w:rsid w:val="000F2944"/>
    <w:rsid w:val="000F3E30"/>
    <w:rsid w:val="000F4214"/>
    <w:rsid w:val="000F44C9"/>
    <w:rsid w:val="000F6188"/>
    <w:rsid w:val="0010081C"/>
    <w:rsid w:val="00100EF0"/>
    <w:rsid w:val="00101870"/>
    <w:rsid w:val="00102860"/>
    <w:rsid w:val="00103E9D"/>
    <w:rsid w:val="00105631"/>
    <w:rsid w:val="0011130F"/>
    <w:rsid w:val="0011371E"/>
    <w:rsid w:val="00116F1E"/>
    <w:rsid w:val="00117181"/>
    <w:rsid w:val="00117443"/>
    <w:rsid w:val="00117D46"/>
    <w:rsid w:val="00120581"/>
    <w:rsid w:val="00120B27"/>
    <w:rsid w:val="00120C76"/>
    <w:rsid w:val="00122500"/>
    <w:rsid w:val="00125A6E"/>
    <w:rsid w:val="00127B16"/>
    <w:rsid w:val="00132174"/>
    <w:rsid w:val="00146C30"/>
    <w:rsid w:val="00156180"/>
    <w:rsid w:val="0016196D"/>
    <w:rsid w:val="00163DC1"/>
    <w:rsid w:val="00164357"/>
    <w:rsid w:val="00170A59"/>
    <w:rsid w:val="00171C06"/>
    <w:rsid w:val="00171D89"/>
    <w:rsid w:val="0017378C"/>
    <w:rsid w:val="00175120"/>
    <w:rsid w:val="00175FB0"/>
    <w:rsid w:val="00176042"/>
    <w:rsid w:val="00177182"/>
    <w:rsid w:val="0018174F"/>
    <w:rsid w:val="0018198F"/>
    <w:rsid w:val="00181B2C"/>
    <w:rsid w:val="00181C0B"/>
    <w:rsid w:val="00181D71"/>
    <w:rsid w:val="00183C80"/>
    <w:rsid w:val="00187ACB"/>
    <w:rsid w:val="00196170"/>
    <w:rsid w:val="00197AC4"/>
    <w:rsid w:val="001A1CD4"/>
    <w:rsid w:val="001A589B"/>
    <w:rsid w:val="001A7C9F"/>
    <w:rsid w:val="001B07AF"/>
    <w:rsid w:val="001B7299"/>
    <w:rsid w:val="001C0B13"/>
    <w:rsid w:val="001C117A"/>
    <w:rsid w:val="001C2620"/>
    <w:rsid w:val="001C5A7B"/>
    <w:rsid w:val="001C7628"/>
    <w:rsid w:val="001D1BE9"/>
    <w:rsid w:val="001D20CC"/>
    <w:rsid w:val="001D6790"/>
    <w:rsid w:val="001E1D95"/>
    <w:rsid w:val="001E43BF"/>
    <w:rsid w:val="001F0969"/>
    <w:rsid w:val="001F18B6"/>
    <w:rsid w:val="001F2D3C"/>
    <w:rsid w:val="001F3A55"/>
    <w:rsid w:val="001F6784"/>
    <w:rsid w:val="00200713"/>
    <w:rsid w:val="00200C57"/>
    <w:rsid w:val="002048C4"/>
    <w:rsid w:val="00204F1F"/>
    <w:rsid w:val="00205347"/>
    <w:rsid w:val="00207660"/>
    <w:rsid w:val="00207DAA"/>
    <w:rsid w:val="00211A2B"/>
    <w:rsid w:val="00211BEF"/>
    <w:rsid w:val="0021442A"/>
    <w:rsid w:val="00216833"/>
    <w:rsid w:val="002171B8"/>
    <w:rsid w:val="00220CC8"/>
    <w:rsid w:val="002217BE"/>
    <w:rsid w:val="00221FD7"/>
    <w:rsid w:val="0023027D"/>
    <w:rsid w:val="002334BC"/>
    <w:rsid w:val="00240AFF"/>
    <w:rsid w:val="00243753"/>
    <w:rsid w:val="00251B8D"/>
    <w:rsid w:val="0026162E"/>
    <w:rsid w:val="00267E86"/>
    <w:rsid w:val="002762F7"/>
    <w:rsid w:val="00283421"/>
    <w:rsid w:val="00286C71"/>
    <w:rsid w:val="00291422"/>
    <w:rsid w:val="00291CC5"/>
    <w:rsid w:val="00293378"/>
    <w:rsid w:val="00294119"/>
    <w:rsid w:val="002A2729"/>
    <w:rsid w:val="002A3623"/>
    <w:rsid w:val="002A4BC4"/>
    <w:rsid w:val="002B1474"/>
    <w:rsid w:val="002B4CF6"/>
    <w:rsid w:val="002B52AE"/>
    <w:rsid w:val="002B60D0"/>
    <w:rsid w:val="002C50D4"/>
    <w:rsid w:val="002D10F2"/>
    <w:rsid w:val="002E2DDE"/>
    <w:rsid w:val="002E3120"/>
    <w:rsid w:val="002E5DF9"/>
    <w:rsid w:val="002F23A2"/>
    <w:rsid w:val="002F308B"/>
    <w:rsid w:val="002F665B"/>
    <w:rsid w:val="003011A7"/>
    <w:rsid w:val="003023DB"/>
    <w:rsid w:val="0030511B"/>
    <w:rsid w:val="003108D2"/>
    <w:rsid w:val="00311FFB"/>
    <w:rsid w:val="00313331"/>
    <w:rsid w:val="00316646"/>
    <w:rsid w:val="0032054A"/>
    <w:rsid w:val="00325385"/>
    <w:rsid w:val="0032742E"/>
    <w:rsid w:val="00327993"/>
    <w:rsid w:val="00330FAA"/>
    <w:rsid w:val="00336454"/>
    <w:rsid w:val="00341475"/>
    <w:rsid w:val="00344615"/>
    <w:rsid w:val="003519F7"/>
    <w:rsid w:val="00360C2B"/>
    <w:rsid w:val="003633D5"/>
    <w:rsid w:val="00363683"/>
    <w:rsid w:val="003645C3"/>
    <w:rsid w:val="00366B8D"/>
    <w:rsid w:val="003756A4"/>
    <w:rsid w:val="00383B1B"/>
    <w:rsid w:val="00384782"/>
    <w:rsid w:val="00385846"/>
    <w:rsid w:val="0039121D"/>
    <w:rsid w:val="00391508"/>
    <w:rsid w:val="003970D0"/>
    <w:rsid w:val="003A095A"/>
    <w:rsid w:val="003A4742"/>
    <w:rsid w:val="003A7545"/>
    <w:rsid w:val="003B16F3"/>
    <w:rsid w:val="003B1CA6"/>
    <w:rsid w:val="003C1580"/>
    <w:rsid w:val="003C1F8D"/>
    <w:rsid w:val="003C2688"/>
    <w:rsid w:val="003C3FFF"/>
    <w:rsid w:val="003C5651"/>
    <w:rsid w:val="003D0329"/>
    <w:rsid w:val="003E3EC0"/>
    <w:rsid w:val="003E503C"/>
    <w:rsid w:val="003F1734"/>
    <w:rsid w:val="003F59D5"/>
    <w:rsid w:val="0040573A"/>
    <w:rsid w:val="00412563"/>
    <w:rsid w:val="00420E56"/>
    <w:rsid w:val="00423D9B"/>
    <w:rsid w:val="00426221"/>
    <w:rsid w:val="00432579"/>
    <w:rsid w:val="00433897"/>
    <w:rsid w:val="00436CD6"/>
    <w:rsid w:val="004409A8"/>
    <w:rsid w:val="00445E81"/>
    <w:rsid w:val="00447041"/>
    <w:rsid w:val="00450539"/>
    <w:rsid w:val="0045144F"/>
    <w:rsid w:val="004523A1"/>
    <w:rsid w:val="00452705"/>
    <w:rsid w:val="00452AD2"/>
    <w:rsid w:val="00453BEE"/>
    <w:rsid w:val="004659C2"/>
    <w:rsid w:val="00466A2D"/>
    <w:rsid w:val="00475243"/>
    <w:rsid w:val="00475CFC"/>
    <w:rsid w:val="004765EE"/>
    <w:rsid w:val="004806CA"/>
    <w:rsid w:val="004807D5"/>
    <w:rsid w:val="004869A6"/>
    <w:rsid w:val="004916BC"/>
    <w:rsid w:val="00495222"/>
    <w:rsid w:val="00496DFB"/>
    <w:rsid w:val="00497589"/>
    <w:rsid w:val="004A1B42"/>
    <w:rsid w:val="004A367C"/>
    <w:rsid w:val="004B33CF"/>
    <w:rsid w:val="004B3C33"/>
    <w:rsid w:val="004B3DE2"/>
    <w:rsid w:val="004B7EDD"/>
    <w:rsid w:val="004C1FA2"/>
    <w:rsid w:val="004D2E5C"/>
    <w:rsid w:val="004D2E72"/>
    <w:rsid w:val="004D4166"/>
    <w:rsid w:val="004D41A0"/>
    <w:rsid w:val="004E0243"/>
    <w:rsid w:val="004E3334"/>
    <w:rsid w:val="004E62BC"/>
    <w:rsid w:val="004F2FD7"/>
    <w:rsid w:val="00501ACA"/>
    <w:rsid w:val="005034FB"/>
    <w:rsid w:val="00506E53"/>
    <w:rsid w:val="005071C4"/>
    <w:rsid w:val="00510F87"/>
    <w:rsid w:val="00512772"/>
    <w:rsid w:val="00512F7B"/>
    <w:rsid w:val="00517E57"/>
    <w:rsid w:val="00523EE6"/>
    <w:rsid w:val="00524653"/>
    <w:rsid w:val="00526423"/>
    <w:rsid w:val="0053174F"/>
    <w:rsid w:val="005345B9"/>
    <w:rsid w:val="0054084F"/>
    <w:rsid w:val="00544885"/>
    <w:rsid w:val="00554D89"/>
    <w:rsid w:val="00555D38"/>
    <w:rsid w:val="00560E2A"/>
    <w:rsid w:val="005626C3"/>
    <w:rsid w:val="0056324D"/>
    <w:rsid w:val="00567546"/>
    <w:rsid w:val="0056776D"/>
    <w:rsid w:val="00572358"/>
    <w:rsid w:val="005765A7"/>
    <w:rsid w:val="00581BFF"/>
    <w:rsid w:val="00590309"/>
    <w:rsid w:val="00591CBC"/>
    <w:rsid w:val="00595284"/>
    <w:rsid w:val="00597C34"/>
    <w:rsid w:val="005A49EE"/>
    <w:rsid w:val="005A598B"/>
    <w:rsid w:val="005B1579"/>
    <w:rsid w:val="005B2B1B"/>
    <w:rsid w:val="005C019B"/>
    <w:rsid w:val="005C4349"/>
    <w:rsid w:val="005D1BB6"/>
    <w:rsid w:val="005D262F"/>
    <w:rsid w:val="005D79E5"/>
    <w:rsid w:val="005E1BC2"/>
    <w:rsid w:val="005E3099"/>
    <w:rsid w:val="005E3324"/>
    <w:rsid w:val="005E3C17"/>
    <w:rsid w:val="0061659B"/>
    <w:rsid w:val="00621998"/>
    <w:rsid w:val="006235C5"/>
    <w:rsid w:val="006249FB"/>
    <w:rsid w:val="00636EAC"/>
    <w:rsid w:val="006378F0"/>
    <w:rsid w:val="0064228C"/>
    <w:rsid w:val="00645A9A"/>
    <w:rsid w:val="00645E69"/>
    <w:rsid w:val="00647E53"/>
    <w:rsid w:val="0065070A"/>
    <w:rsid w:val="00651CC9"/>
    <w:rsid w:val="006525C1"/>
    <w:rsid w:val="006731BD"/>
    <w:rsid w:val="006750D6"/>
    <w:rsid w:val="006800F2"/>
    <w:rsid w:val="00682140"/>
    <w:rsid w:val="0068378D"/>
    <w:rsid w:val="006869E0"/>
    <w:rsid w:val="006943F7"/>
    <w:rsid w:val="006B06A1"/>
    <w:rsid w:val="006C08AB"/>
    <w:rsid w:val="006C2031"/>
    <w:rsid w:val="006C6634"/>
    <w:rsid w:val="006D3C6B"/>
    <w:rsid w:val="006D4B4C"/>
    <w:rsid w:val="006D5B0D"/>
    <w:rsid w:val="006D7A15"/>
    <w:rsid w:val="006E24FD"/>
    <w:rsid w:val="006F2030"/>
    <w:rsid w:val="006F489B"/>
    <w:rsid w:val="006F7D7B"/>
    <w:rsid w:val="007030A3"/>
    <w:rsid w:val="007040FB"/>
    <w:rsid w:val="007044FC"/>
    <w:rsid w:val="00716444"/>
    <w:rsid w:val="007228A8"/>
    <w:rsid w:val="00724C36"/>
    <w:rsid w:val="007253D3"/>
    <w:rsid w:val="00730691"/>
    <w:rsid w:val="0073213E"/>
    <w:rsid w:val="007327E9"/>
    <w:rsid w:val="00734F93"/>
    <w:rsid w:val="00753060"/>
    <w:rsid w:val="00754507"/>
    <w:rsid w:val="007646EE"/>
    <w:rsid w:val="007708FD"/>
    <w:rsid w:val="00772C7F"/>
    <w:rsid w:val="00773E9F"/>
    <w:rsid w:val="00777FAF"/>
    <w:rsid w:val="007901EB"/>
    <w:rsid w:val="0079202F"/>
    <w:rsid w:val="007924B4"/>
    <w:rsid w:val="00792FA7"/>
    <w:rsid w:val="00797452"/>
    <w:rsid w:val="007A425D"/>
    <w:rsid w:val="007A7ABB"/>
    <w:rsid w:val="007B2278"/>
    <w:rsid w:val="007B5C4D"/>
    <w:rsid w:val="007B6950"/>
    <w:rsid w:val="007C1BB9"/>
    <w:rsid w:val="007C44FE"/>
    <w:rsid w:val="007D0E76"/>
    <w:rsid w:val="007D215C"/>
    <w:rsid w:val="007D3C37"/>
    <w:rsid w:val="007D5D17"/>
    <w:rsid w:val="007E1A9F"/>
    <w:rsid w:val="007F2C31"/>
    <w:rsid w:val="007F46EE"/>
    <w:rsid w:val="007F787E"/>
    <w:rsid w:val="00802D5D"/>
    <w:rsid w:val="0082000A"/>
    <w:rsid w:val="008231E4"/>
    <w:rsid w:val="00824FB9"/>
    <w:rsid w:val="00834D0B"/>
    <w:rsid w:val="00834E10"/>
    <w:rsid w:val="008461C9"/>
    <w:rsid w:val="00846EF9"/>
    <w:rsid w:val="00853B61"/>
    <w:rsid w:val="00860D07"/>
    <w:rsid w:val="008718B7"/>
    <w:rsid w:val="00880062"/>
    <w:rsid w:val="008802C9"/>
    <w:rsid w:val="00880F80"/>
    <w:rsid w:val="008819B3"/>
    <w:rsid w:val="00882344"/>
    <w:rsid w:val="00884B4B"/>
    <w:rsid w:val="00886745"/>
    <w:rsid w:val="00886F98"/>
    <w:rsid w:val="00890982"/>
    <w:rsid w:val="00897364"/>
    <w:rsid w:val="008A76EF"/>
    <w:rsid w:val="008B0B97"/>
    <w:rsid w:val="008B56CC"/>
    <w:rsid w:val="008C2E7A"/>
    <w:rsid w:val="008C544E"/>
    <w:rsid w:val="008C5C39"/>
    <w:rsid w:val="008C767F"/>
    <w:rsid w:val="008D7C24"/>
    <w:rsid w:val="008E0C94"/>
    <w:rsid w:val="008F3C00"/>
    <w:rsid w:val="008F468D"/>
    <w:rsid w:val="008F5573"/>
    <w:rsid w:val="008F6158"/>
    <w:rsid w:val="00902B59"/>
    <w:rsid w:val="00904F2F"/>
    <w:rsid w:val="00905C62"/>
    <w:rsid w:val="0091261C"/>
    <w:rsid w:val="00913CFE"/>
    <w:rsid w:val="0091453C"/>
    <w:rsid w:val="00915E5E"/>
    <w:rsid w:val="00921E0E"/>
    <w:rsid w:val="009263D6"/>
    <w:rsid w:val="009270AE"/>
    <w:rsid w:val="00927439"/>
    <w:rsid w:val="00932FC4"/>
    <w:rsid w:val="00933577"/>
    <w:rsid w:val="00934CF1"/>
    <w:rsid w:val="00934EF1"/>
    <w:rsid w:val="00937C09"/>
    <w:rsid w:val="00941995"/>
    <w:rsid w:val="0094754C"/>
    <w:rsid w:val="00965C41"/>
    <w:rsid w:val="009774F0"/>
    <w:rsid w:val="00981F82"/>
    <w:rsid w:val="00985318"/>
    <w:rsid w:val="009857C9"/>
    <w:rsid w:val="00987957"/>
    <w:rsid w:val="00995A7D"/>
    <w:rsid w:val="009964B8"/>
    <w:rsid w:val="009A167B"/>
    <w:rsid w:val="009B0B9F"/>
    <w:rsid w:val="009B5A50"/>
    <w:rsid w:val="009B62F4"/>
    <w:rsid w:val="009C0896"/>
    <w:rsid w:val="009C2839"/>
    <w:rsid w:val="009C3EB5"/>
    <w:rsid w:val="009C3F38"/>
    <w:rsid w:val="009C5CEB"/>
    <w:rsid w:val="009C7BE7"/>
    <w:rsid w:val="009D1036"/>
    <w:rsid w:val="009D167B"/>
    <w:rsid w:val="009D7CFF"/>
    <w:rsid w:val="009E21E5"/>
    <w:rsid w:val="009E2E87"/>
    <w:rsid w:val="009E3F2D"/>
    <w:rsid w:val="009E77DE"/>
    <w:rsid w:val="009F43B0"/>
    <w:rsid w:val="009F657F"/>
    <w:rsid w:val="00A04C14"/>
    <w:rsid w:val="00A070FE"/>
    <w:rsid w:val="00A07145"/>
    <w:rsid w:val="00A103DF"/>
    <w:rsid w:val="00A15859"/>
    <w:rsid w:val="00A165EE"/>
    <w:rsid w:val="00A21948"/>
    <w:rsid w:val="00A24327"/>
    <w:rsid w:val="00A246F2"/>
    <w:rsid w:val="00A258E1"/>
    <w:rsid w:val="00A25AB2"/>
    <w:rsid w:val="00A41F85"/>
    <w:rsid w:val="00A436FB"/>
    <w:rsid w:val="00A4448E"/>
    <w:rsid w:val="00A45B03"/>
    <w:rsid w:val="00A46D0B"/>
    <w:rsid w:val="00A604BD"/>
    <w:rsid w:val="00A66D39"/>
    <w:rsid w:val="00A67C27"/>
    <w:rsid w:val="00A75713"/>
    <w:rsid w:val="00A75D0D"/>
    <w:rsid w:val="00A779A8"/>
    <w:rsid w:val="00A80411"/>
    <w:rsid w:val="00A82A21"/>
    <w:rsid w:val="00A86510"/>
    <w:rsid w:val="00A91562"/>
    <w:rsid w:val="00A9242F"/>
    <w:rsid w:val="00A92539"/>
    <w:rsid w:val="00AA2D18"/>
    <w:rsid w:val="00AA4C7C"/>
    <w:rsid w:val="00AA5D1F"/>
    <w:rsid w:val="00AB37DF"/>
    <w:rsid w:val="00AB4F9E"/>
    <w:rsid w:val="00AC10BB"/>
    <w:rsid w:val="00AC12FB"/>
    <w:rsid w:val="00AC154D"/>
    <w:rsid w:val="00AD1EDF"/>
    <w:rsid w:val="00AE1D5F"/>
    <w:rsid w:val="00AE3B99"/>
    <w:rsid w:val="00AE45A3"/>
    <w:rsid w:val="00AE4DB3"/>
    <w:rsid w:val="00AE66A4"/>
    <w:rsid w:val="00AE6728"/>
    <w:rsid w:val="00AF1161"/>
    <w:rsid w:val="00AF1E6B"/>
    <w:rsid w:val="00AF2F30"/>
    <w:rsid w:val="00AF5027"/>
    <w:rsid w:val="00AF62F1"/>
    <w:rsid w:val="00B00AB6"/>
    <w:rsid w:val="00B04DE9"/>
    <w:rsid w:val="00B05276"/>
    <w:rsid w:val="00B05A19"/>
    <w:rsid w:val="00B064F3"/>
    <w:rsid w:val="00B13711"/>
    <w:rsid w:val="00B1772A"/>
    <w:rsid w:val="00B17FF9"/>
    <w:rsid w:val="00B22658"/>
    <w:rsid w:val="00B317D0"/>
    <w:rsid w:val="00B337BC"/>
    <w:rsid w:val="00B34F03"/>
    <w:rsid w:val="00B37A0C"/>
    <w:rsid w:val="00B407A2"/>
    <w:rsid w:val="00B41BB7"/>
    <w:rsid w:val="00B50291"/>
    <w:rsid w:val="00B50F61"/>
    <w:rsid w:val="00B60158"/>
    <w:rsid w:val="00B6184D"/>
    <w:rsid w:val="00B640E1"/>
    <w:rsid w:val="00B66FB0"/>
    <w:rsid w:val="00B70665"/>
    <w:rsid w:val="00B71F4E"/>
    <w:rsid w:val="00B74B1E"/>
    <w:rsid w:val="00B77139"/>
    <w:rsid w:val="00B80F91"/>
    <w:rsid w:val="00B81647"/>
    <w:rsid w:val="00B871B9"/>
    <w:rsid w:val="00B937E6"/>
    <w:rsid w:val="00BA0635"/>
    <w:rsid w:val="00BA3876"/>
    <w:rsid w:val="00BA4FBE"/>
    <w:rsid w:val="00BB03E1"/>
    <w:rsid w:val="00BC26AC"/>
    <w:rsid w:val="00BD2093"/>
    <w:rsid w:val="00BD4E69"/>
    <w:rsid w:val="00BD5532"/>
    <w:rsid w:val="00BD587A"/>
    <w:rsid w:val="00BE1F4E"/>
    <w:rsid w:val="00BE2B1C"/>
    <w:rsid w:val="00BE4D4C"/>
    <w:rsid w:val="00BE604C"/>
    <w:rsid w:val="00BF2288"/>
    <w:rsid w:val="00BF4087"/>
    <w:rsid w:val="00BF464A"/>
    <w:rsid w:val="00BF47F5"/>
    <w:rsid w:val="00BF5456"/>
    <w:rsid w:val="00C01752"/>
    <w:rsid w:val="00C026CB"/>
    <w:rsid w:val="00C05A77"/>
    <w:rsid w:val="00C23ACA"/>
    <w:rsid w:val="00C27A1B"/>
    <w:rsid w:val="00C27B10"/>
    <w:rsid w:val="00C32929"/>
    <w:rsid w:val="00C33FAB"/>
    <w:rsid w:val="00C356C2"/>
    <w:rsid w:val="00C414FB"/>
    <w:rsid w:val="00C44DC7"/>
    <w:rsid w:val="00C476EC"/>
    <w:rsid w:val="00C47B28"/>
    <w:rsid w:val="00C51147"/>
    <w:rsid w:val="00C51AEC"/>
    <w:rsid w:val="00C52358"/>
    <w:rsid w:val="00C54E3A"/>
    <w:rsid w:val="00C5628B"/>
    <w:rsid w:val="00C718C1"/>
    <w:rsid w:val="00C73E95"/>
    <w:rsid w:val="00C74B7D"/>
    <w:rsid w:val="00C75FD2"/>
    <w:rsid w:val="00C80392"/>
    <w:rsid w:val="00C80C10"/>
    <w:rsid w:val="00C836AE"/>
    <w:rsid w:val="00C8783E"/>
    <w:rsid w:val="00C919C4"/>
    <w:rsid w:val="00C948E5"/>
    <w:rsid w:val="00CA150A"/>
    <w:rsid w:val="00CA24E0"/>
    <w:rsid w:val="00CA3F6E"/>
    <w:rsid w:val="00CA46E6"/>
    <w:rsid w:val="00CA4A10"/>
    <w:rsid w:val="00CB1768"/>
    <w:rsid w:val="00CB4FDF"/>
    <w:rsid w:val="00CB742C"/>
    <w:rsid w:val="00CC781B"/>
    <w:rsid w:val="00CD0012"/>
    <w:rsid w:val="00CD0C0E"/>
    <w:rsid w:val="00CD0C13"/>
    <w:rsid w:val="00CD5ACA"/>
    <w:rsid w:val="00CD5EB2"/>
    <w:rsid w:val="00CD78CE"/>
    <w:rsid w:val="00CD7E21"/>
    <w:rsid w:val="00CE0E49"/>
    <w:rsid w:val="00CE357B"/>
    <w:rsid w:val="00CF2253"/>
    <w:rsid w:val="00CF2E1F"/>
    <w:rsid w:val="00CF3D77"/>
    <w:rsid w:val="00CF4932"/>
    <w:rsid w:val="00CF52C2"/>
    <w:rsid w:val="00D056BC"/>
    <w:rsid w:val="00D1068D"/>
    <w:rsid w:val="00D131AF"/>
    <w:rsid w:val="00D1555A"/>
    <w:rsid w:val="00D16098"/>
    <w:rsid w:val="00D26A7D"/>
    <w:rsid w:val="00D27992"/>
    <w:rsid w:val="00D332CF"/>
    <w:rsid w:val="00D40651"/>
    <w:rsid w:val="00D468E3"/>
    <w:rsid w:val="00D50543"/>
    <w:rsid w:val="00D5331D"/>
    <w:rsid w:val="00D645C0"/>
    <w:rsid w:val="00D65A04"/>
    <w:rsid w:val="00D67FCF"/>
    <w:rsid w:val="00D75F28"/>
    <w:rsid w:val="00D85391"/>
    <w:rsid w:val="00D8543F"/>
    <w:rsid w:val="00D9425B"/>
    <w:rsid w:val="00DB0E4D"/>
    <w:rsid w:val="00DB10C6"/>
    <w:rsid w:val="00DB327B"/>
    <w:rsid w:val="00DB3441"/>
    <w:rsid w:val="00DB35CE"/>
    <w:rsid w:val="00DC3CD1"/>
    <w:rsid w:val="00DC5001"/>
    <w:rsid w:val="00DC7CE4"/>
    <w:rsid w:val="00DD7C2B"/>
    <w:rsid w:val="00DE0C9B"/>
    <w:rsid w:val="00DE3A30"/>
    <w:rsid w:val="00DE40EE"/>
    <w:rsid w:val="00DE748A"/>
    <w:rsid w:val="00DF535B"/>
    <w:rsid w:val="00DF55E4"/>
    <w:rsid w:val="00DF6369"/>
    <w:rsid w:val="00DF7223"/>
    <w:rsid w:val="00E0126F"/>
    <w:rsid w:val="00E029D5"/>
    <w:rsid w:val="00E02D44"/>
    <w:rsid w:val="00E03A22"/>
    <w:rsid w:val="00E03FF5"/>
    <w:rsid w:val="00E049AB"/>
    <w:rsid w:val="00E070D7"/>
    <w:rsid w:val="00E148C0"/>
    <w:rsid w:val="00E14D33"/>
    <w:rsid w:val="00E178A0"/>
    <w:rsid w:val="00E205EB"/>
    <w:rsid w:val="00E214FA"/>
    <w:rsid w:val="00E2165A"/>
    <w:rsid w:val="00E225FE"/>
    <w:rsid w:val="00E24542"/>
    <w:rsid w:val="00E2786D"/>
    <w:rsid w:val="00E3345D"/>
    <w:rsid w:val="00E34080"/>
    <w:rsid w:val="00E343FF"/>
    <w:rsid w:val="00E34416"/>
    <w:rsid w:val="00E36692"/>
    <w:rsid w:val="00E42EE3"/>
    <w:rsid w:val="00E43265"/>
    <w:rsid w:val="00E46188"/>
    <w:rsid w:val="00E54E7A"/>
    <w:rsid w:val="00E60BE3"/>
    <w:rsid w:val="00E6688E"/>
    <w:rsid w:val="00E77BD8"/>
    <w:rsid w:val="00E8250D"/>
    <w:rsid w:val="00E86BBF"/>
    <w:rsid w:val="00E8714F"/>
    <w:rsid w:val="00E96427"/>
    <w:rsid w:val="00EA70CE"/>
    <w:rsid w:val="00EB082B"/>
    <w:rsid w:val="00EB17ED"/>
    <w:rsid w:val="00ED597D"/>
    <w:rsid w:val="00EE1CA3"/>
    <w:rsid w:val="00EE4280"/>
    <w:rsid w:val="00EE6F73"/>
    <w:rsid w:val="00EF0415"/>
    <w:rsid w:val="00EF2A5B"/>
    <w:rsid w:val="00EF3FD1"/>
    <w:rsid w:val="00EF47BC"/>
    <w:rsid w:val="00F00C9E"/>
    <w:rsid w:val="00F01BA3"/>
    <w:rsid w:val="00F02507"/>
    <w:rsid w:val="00F1403F"/>
    <w:rsid w:val="00F169A2"/>
    <w:rsid w:val="00F16FD4"/>
    <w:rsid w:val="00F34500"/>
    <w:rsid w:val="00F360B4"/>
    <w:rsid w:val="00F45651"/>
    <w:rsid w:val="00F5345C"/>
    <w:rsid w:val="00F54264"/>
    <w:rsid w:val="00F545AE"/>
    <w:rsid w:val="00F561D3"/>
    <w:rsid w:val="00F562B8"/>
    <w:rsid w:val="00F618EB"/>
    <w:rsid w:val="00F80AA0"/>
    <w:rsid w:val="00F8501F"/>
    <w:rsid w:val="00F86A8F"/>
    <w:rsid w:val="00F90C7A"/>
    <w:rsid w:val="00F9696E"/>
    <w:rsid w:val="00FA2720"/>
    <w:rsid w:val="00FA2FAF"/>
    <w:rsid w:val="00FA3486"/>
    <w:rsid w:val="00FB129B"/>
    <w:rsid w:val="00FB3EC6"/>
    <w:rsid w:val="00FB7244"/>
    <w:rsid w:val="00FB77DB"/>
    <w:rsid w:val="00FC032D"/>
    <w:rsid w:val="00FC0BC6"/>
    <w:rsid w:val="00FC38E9"/>
    <w:rsid w:val="00FC6C16"/>
    <w:rsid w:val="00FD154A"/>
    <w:rsid w:val="00FD1AF9"/>
    <w:rsid w:val="00FD31F4"/>
    <w:rsid w:val="00FD47C2"/>
    <w:rsid w:val="00FD749C"/>
    <w:rsid w:val="00FE02B7"/>
    <w:rsid w:val="00FE09B0"/>
    <w:rsid w:val="00FE0A59"/>
    <w:rsid w:val="00FE1864"/>
    <w:rsid w:val="00FE6562"/>
    <w:rsid w:val="00FF3A46"/>
    <w:rsid w:val="00FF4630"/>
    <w:rsid w:val="00FF5FCF"/>
    <w:rsid w:val="00FF79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3577A79D"/>
  <w15:docId w15:val="{AF647452-C04A-4F8F-B62B-15E4F15DF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EastAsia" w:hAnsi="Calibri" w:cs="Times New Roman"/>
        <w:sz w:val="22"/>
        <w:szCs w:val="24"/>
        <w:lang w:val="en-US" w:eastAsia="en-US" w:bidi="ar-SA"/>
      </w:rPr>
    </w:rPrDefault>
    <w:pPrDefault>
      <w:pPr>
        <w:spacing w:line="240" w:lineRule="atLeast"/>
        <w:ind w:left="360" w:right="-29" w:hanging="360"/>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76EF"/>
    <w:pPr>
      <w:spacing w:line="240" w:lineRule="auto"/>
      <w:ind w:left="0" w:firstLine="0"/>
      <w:jc w:val="both"/>
    </w:pPr>
    <w:rPr>
      <w:rFonts w:asciiTheme="minorHAnsi" w:hAnsiTheme="minorHAnsi"/>
      <w:szCs w:val="22"/>
      <w:lang w:eastAsia="zh-CN"/>
    </w:rPr>
  </w:style>
  <w:style w:type="paragraph" w:styleId="Heading1">
    <w:name w:val="heading 1"/>
    <w:basedOn w:val="Normal"/>
    <w:next w:val="Normal"/>
    <w:link w:val="Heading1Char"/>
    <w:uiPriority w:val="9"/>
    <w:rsid w:val="005D1BB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rsid w:val="005D1BB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7">
    <w:name w:val="heading 7"/>
    <w:basedOn w:val="Normal"/>
    <w:next w:val="Normal"/>
    <w:link w:val="Heading7Char"/>
    <w:uiPriority w:val="9"/>
    <w:semiHidden/>
    <w:unhideWhenUsed/>
    <w:rsid w:val="00C8783E"/>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1BB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5D1BB6"/>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5D1BB6"/>
    <w:pPr>
      <w:pBdr>
        <w:bottom w:val="single" w:sz="8" w:space="4" w:color="C00000"/>
      </w:pBdr>
      <w:spacing w:after="300"/>
      <w:contextualSpacing/>
    </w:pPr>
    <w:rPr>
      <w:rFonts w:asciiTheme="majorHAnsi" w:eastAsiaTheme="majorEastAsia" w:hAnsiTheme="majorHAnsi" w:cstheme="majorBidi"/>
      <w:color w:val="C00000"/>
      <w:spacing w:val="5"/>
      <w:kern w:val="28"/>
      <w:sz w:val="52"/>
      <w:szCs w:val="52"/>
    </w:rPr>
  </w:style>
  <w:style w:type="character" w:customStyle="1" w:styleId="TitleChar">
    <w:name w:val="Title Char"/>
    <w:basedOn w:val="DefaultParagraphFont"/>
    <w:link w:val="Title"/>
    <w:uiPriority w:val="10"/>
    <w:rsid w:val="005D1BB6"/>
    <w:rPr>
      <w:rFonts w:asciiTheme="majorHAnsi" w:eastAsiaTheme="majorEastAsia" w:hAnsiTheme="majorHAnsi" w:cstheme="majorBidi"/>
      <w:color w:val="C00000"/>
      <w:spacing w:val="5"/>
      <w:kern w:val="28"/>
      <w:sz w:val="52"/>
      <w:szCs w:val="52"/>
    </w:rPr>
  </w:style>
  <w:style w:type="paragraph" w:customStyle="1" w:styleId="Level1">
    <w:name w:val="Level_1"/>
    <w:basedOn w:val="Heading1"/>
    <w:link w:val="Level1Char"/>
    <w:qFormat/>
    <w:rsid w:val="005D1BB6"/>
    <w:pPr>
      <w:keepLines w:val="0"/>
      <w:numPr>
        <w:numId w:val="16"/>
      </w:numPr>
      <w:pBdr>
        <w:bottom w:val="single" w:sz="4" w:space="1" w:color="C00000"/>
      </w:pBdr>
      <w:spacing w:before="0" w:after="240"/>
    </w:pPr>
    <w:rPr>
      <w:rFonts w:asciiTheme="minorHAnsi" w:eastAsiaTheme="minorEastAsia" w:hAnsiTheme="minorHAnsi" w:cs="Times New Roman"/>
      <w:bCs w:val="0"/>
      <w:color w:val="C00000"/>
      <w:kern w:val="28"/>
      <w:sz w:val="32"/>
      <w:szCs w:val="32"/>
    </w:rPr>
  </w:style>
  <w:style w:type="character" w:customStyle="1" w:styleId="Level1Char">
    <w:name w:val="Level_1 Char"/>
    <w:basedOn w:val="DefaultParagraphFont"/>
    <w:link w:val="Level1"/>
    <w:rsid w:val="005D1BB6"/>
    <w:rPr>
      <w:rFonts w:asciiTheme="minorHAnsi" w:hAnsiTheme="minorHAnsi"/>
      <w:b/>
      <w:color w:val="C00000"/>
      <w:kern w:val="28"/>
      <w:sz w:val="32"/>
      <w:szCs w:val="32"/>
    </w:rPr>
  </w:style>
  <w:style w:type="paragraph" w:customStyle="1" w:styleId="Level2">
    <w:name w:val="Level_2"/>
    <w:basedOn w:val="Heading2"/>
    <w:link w:val="Level2Char"/>
    <w:qFormat/>
    <w:rsid w:val="005D1BB6"/>
    <w:pPr>
      <w:keepLines w:val="0"/>
      <w:numPr>
        <w:ilvl w:val="1"/>
        <w:numId w:val="16"/>
      </w:numPr>
      <w:spacing w:before="0" w:after="240"/>
    </w:pPr>
    <w:rPr>
      <w:rFonts w:asciiTheme="minorHAnsi" w:eastAsiaTheme="minorEastAsia" w:hAnsiTheme="minorHAnsi" w:cs="Times New Roman"/>
      <w:bCs w:val="0"/>
      <w:color w:val="auto"/>
      <w:kern w:val="28"/>
      <w:sz w:val="28"/>
      <w:szCs w:val="28"/>
    </w:rPr>
  </w:style>
  <w:style w:type="character" w:customStyle="1" w:styleId="Level2Char">
    <w:name w:val="Level_2 Char"/>
    <w:basedOn w:val="DefaultParagraphFont"/>
    <w:link w:val="Level2"/>
    <w:rsid w:val="005D1BB6"/>
    <w:rPr>
      <w:rFonts w:asciiTheme="minorHAnsi" w:hAnsiTheme="minorHAnsi"/>
      <w:b/>
      <w:kern w:val="28"/>
      <w:sz w:val="28"/>
      <w:szCs w:val="28"/>
      <w:lang w:eastAsia="zh-CN"/>
    </w:rPr>
  </w:style>
  <w:style w:type="paragraph" w:customStyle="1" w:styleId="Level3">
    <w:name w:val="Level_3"/>
    <w:basedOn w:val="Level2"/>
    <w:link w:val="Level3Char"/>
    <w:qFormat/>
    <w:rsid w:val="005D1BB6"/>
    <w:pPr>
      <w:numPr>
        <w:ilvl w:val="2"/>
      </w:numPr>
      <w:spacing w:before="240"/>
      <w:outlineLvl w:val="2"/>
    </w:pPr>
  </w:style>
  <w:style w:type="character" w:customStyle="1" w:styleId="Level3Char">
    <w:name w:val="Level_3 Char"/>
    <w:basedOn w:val="Level2Char"/>
    <w:link w:val="Level3"/>
    <w:rsid w:val="005D1BB6"/>
    <w:rPr>
      <w:rFonts w:asciiTheme="minorHAnsi" w:hAnsiTheme="minorHAnsi"/>
      <w:b/>
      <w:kern w:val="28"/>
      <w:sz w:val="28"/>
      <w:szCs w:val="28"/>
      <w:lang w:eastAsia="zh-CN"/>
    </w:rPr>
  </w:style>
  <w:style w:type="paragraph" w:customStyle="1" w:styleId="Level4">
    <w:name w:val="Level_4"/>
    <w:basedOn w:val="ListParagraph"/>
    <w:link w:val="Level4Char"/>
    <w:qFormat/>
    <w:rsid w:val="00FA2720"/>
    <w:pPr>
      <w:numPr>
        <w:ilvl w:val="3"/>
        <w:numId w:val="16"/>
      </w:numPr>
    </w:pPr>
  </w:style>
  <w:style w:type="character" w:customStyle="1" w:styleId="Level4Char">
    <w:name w:val="Level_4 Char"/>
    <w:link w:val="Level4"/>
    <w:rsid w:val="00FA2720"/>
    <w:rPr>
      <w:rFonts w:asciiTheme="minorHAnsi" w:hAnsiTheme="minorHAnsi"/>
      <w:szCs w:val="22"/>
      <w:lang w:eastAsia="zh-CN"/>
    </w:rPr>
  </w:style>
  <w:style w:type="paragraph" w:customStyle="1" w:styleId="bulletnewstyle">
    <w:name w:val="bullet new style"/>
    <w:basedOn w:val="ListParagraph"/>
    <w:link w:val="bulletnewstyleChar"/>
    <w:qFormat/>
    <w:rsid w:val="005D1BB6"/>
    <w:pPr>
      <w:spacing w:after="120" w:line="230" w:lineRule="auto"/>
      <w:ind w:right="0" w:hanging="360"/>
      <w:contextualSpacing w:val="0"/>
    </w:pPr>
    <w:rPr>
      <w:rFonts w:eastAsia="宋体" w:cs="Arial"/>
    </w:rPr>
  </w:style>
  <w:style w:type="paragraph" w:styleId="ListParagraph">
    <w:name w:val="List Paragraph"/>
    <w:basedOn w:val="Normal"/>
    <w:link w:val="ListParagraphChar"/>
    <w:uiPriority w:val="34"/>
    <w:qFormat/>
    <w:rsid w:val="005D1BB6"/>
    <w:pPr>
      <w:ind w:left="720"/>
      <w:contextualSpacing/>
    </w:pPr>
  </w:style>
  <w:style w:type="character" w:customStyle="1" w:styleId="ListParagraphChar">
    <w:name w:val="List Paragraph Char"/>
    <w:link w:val="ListParagraph"/>
    <w:uiPriority w:val="34"/>
    <w:rsid w:val="008A76EF"/>
    <w:rPr>
      <w:rFonts w:ascii="Arial" w:hAnsi="Arial"/>
      <w:lang w:eastAsia="zh-CN"/>
    </w:rPr>
  </w:style>
  <w:style w:type="character" w:customStyle="1" w:styleId="bulletnewstyleChar">
    <w:name w:val="bullet new style Char"/>
    <w:link w:val="bulletnewstyle"/>
    <w:rsid w:val="005D1BB6"/>
    <w:rPr>
      <w:rFonts w:ascii="Arial" w:eastAsia="宋体" w:hAnsi="Arial" w:cs="Arial"/>
      <w:sz w:val="24"/>
      <w:szCs w:val="24"/>
    </w:rPr>
  </w:style>
  <w:style w:type="paragraph" w:customStyle="1" w:styleId="mainbody1">
    <w:name w:val="mainbody1"/>
    <w:basedOn w:val="Normal"/>
    <w:link w:val="mainbody1Char"/>
    <w:qFormat/>
    <w:rsid w:val="005D1BB6"/>
    <w:pPr>
      <w:autoSpaceDE w:val="0"/>
      <w:autoSpaceDN w:val="0"/>
      <w:adjustRightInd w:val="0"/>
      <w:spacing w:before="240" w:after="200" w:line="276" w:lineRule="auto"/>
      <w:ind w:right="0"/>
      <w:textAlignment w:val="center"/>
    </w:pPr>
    <w:rPr>
      <w:rFonts w:eastAsia="宋体" w:cs="Arial"/>
      <w:szCs w:val="20"/>
    </w:rPr>
  </w:style>
  <w:style w:type="character" w:customStyle="1" w:styleId="mainbody1Char">
    <w:name w:val="mainbody1 Char"/>
    <w:link w:val="mainbody1"/>
    <w:rsid w:val="005D1BB6"/>
    <w:rPr>
      <w:rFonts w:ascii="Arial" w:eastAsia="宋体" w:hAnsi="Arial" w:cs="Arial"/>
      <w:sz w:val="22"/>
    </w:rPr>
  </w:style>
  <w:style w:type="paragraph" w:styleId="Caption">
    <w:name w:val="caption"/>
    <w:basedOn w:val="Normal"/>
    <w:next w:val="Normal"/>
    <w:uiPriority w:val="35"/>
    <w:unhideWhenUsed/>
    <w:qFormat/>
    <w:rsid w:val="005D1BB6"/>
    <w:pPr>
      <w:spacing w:after="200"/>
    </w:pPr>
    <w:rPr>
      <w:b/>
      <w:bCs/>
      <w:color w:val="4F81BD" w:themeColor="accent1"/>
      <w:sz w:val="18"/>
      <w:szCs w:val="18"/>
    </w:rPr>
  </w:style>
  <w:style w:type="paragraph" w:styleId="Subtitle">
    <w:name w:val="Subtitle"/>
    <w:aliases w:val="Level_5,Subtitle_S"/>
    <w:basedOn w:val="Level4"/>
    <w:link w:val="SubtitleChar"/>
    <w:uiPriority w:val="11"/>
    <w:qFormat/>
    <w:rsid w:val="005D1BB6"/>
    <w:pPr>
      <w:numPr>
        <w:ilvl w:val="4"/>
      </w:numPr>
      <w:outlineLvl w:val="4"/>
    </w:pPr>
  </w:style>
  <w:style w:type="character" w:customStyle="1" w:styleId="SubtitleChar">
    <w:name w:val="Subtitle Char"/>
    <w:aliases w:val="Level_5 Char,Subtitle_S Char"/>
    <w:basedOn w:val="DefaultParagraphFont"/>
    <w:link w:val="Subtitle"/>
    <w:rsid w:val="005D1BB6"/>
    <w:rPr>
      <w:rFonts w:asciiTheme="minorHAnsi" w:hAnsiTheme="minorHAnsi"/>
      <w:b/>
      <w:kern w:val="28"/>
      <w:sz w:val="28"/>
      <w:szCs w:val="28"/>
    </w:rPr>
  </w:style>
  <w:style w:type="paragraph" w:styleId="NoSpacing">
    <w:name w:val="No Spacing"/>
    <w:basedOn w:val="Normal"/>
    <w:link w:val="NoSpacingChar"/>
    <w:uiPriority w:val="1"/>
    <w:qFormat/>
    <w:rsid w:val="005D1BB6"/>
    <w:pPr>
      <w:ind w:right="0"/>
    </w:pPr>
    <w:rPr>
      <w:rFonts w:ascii="Calibri" w:eastAsia="宋体" w:hAnsi="Calibri"/>
      <w:szCs w:val="20"/>
    </w:rPr>
  </w:style>
  <w:style w:type="character" w:customStyle="1" w:styleId="NoSpacingChar">
    <w:name w:val="No Spacing Char"/>
    <w:basedOn w:val="DefaultParagraphFont"/>
    <w:link w:val="NoSpacing"/>
    <w:uiPriority w:val="1"/>
    <w:rsid w:val="005D1BB6"/>
    <w:rPr>
      <w:rFonts w:ascii="Calibri" w:eastAsia="宋体" w:hAnsi="Calibri"/>
      <w:sz w:val="22"/>
    </w:rPr>
  </w:style>
  <w:style w:type="character" w:styleId="SubtleEmphasis">
    <w:name w:val="Subtle Emphasis"/>
    <w:basedOn w:val="DefaultParagraphFont"/>
    <w:uiPriority w:val="19"/>
    <w:qFormat/>
    <w:rsid w:val="005D1BB6"/>
    <w:rPr>
      <w:i/>
      <w:iCs/>
      <w:color w:val="808080" w:themeColor="text1" w:themeTint="7F"/>
    </w:rPr>
  </w:style>
  <w:style w:type="paragraph" w:styleId="TOCHeading">
    <w:name w:val="TOC Heading"/>
    <w:basedOn w:val="Heading1"/>
    <w:next w:val="Normal"/>
    <w:uiPriority w:val="39"/>
    <w:unhideWhenUsed/>
    <w:qFormat/>
    <w:rsid w:val="005D1BB6"/>
    <w:pPr>
      <w:ind w:left="360" w:hanging="360"/>
      <w:outlineLvl w:val="9"/>
    </w:pPr>
  </w:style>
  <w:style w:type="paragraph" w:styleId="TOC2">
    <w:name w:val="toc 2"/>
    <w:basedOn w:val="Normal"/>
    <w:next w:val="Normal"/>
    <w:autoRedefine/>
    <w:uiPriority w:val="39"/>
    <w:unhideWhenUsed/>
    <w:rsid w:val="008A76EF"/>
    <w:pPr>
      <w:spacing w:after="100"/>
      <w:ind w:left="220"/>
    </w:pPr>
  </w:style>
  <w:style w:type="paragraph" w:styleId="Footer">
    <w:name w:val="footer"/>
    <w:basedOn w:val="Normal"/>
    <w:link w:val="FooterChar"/>
    <w:uiPriority w:val="99"/>
    <w:rsid w:val="008A76EF"/>
    <w:pPr>
      <w:tabs>
        <w:tab w:val="right" w:pos="10080"/>
      </w:tabs>
      <w:autoSpaceDE w:val="0"/>
      <w:autoSpaceDN w:val="0"/>
      <w:adjustRightInd w:val="0"/>
      <w:spacing w:after="120"/>
      <w:ind w:right="0"/>
      <w:textAlignment w:val="center"/>
    </w:pPr>
    <w:rPr>
      <w:rFonts w:ascii="Calibri" w:hAnsi="Calibri" w:cs="HelveticaLT"/>
      <w:sz w:val="14"/>
    </w:rPr>
  </w:style>
  <w:style w:type="character" w:customStyle="1" w:styleId="FooterChar">
    <w:name w:val="Footer Char"/>
    <w:basedOn w:val="DefaultParagraphFont"/>
    <w:link w:val="Footer"/>
    <w:uiPriority w:val="99"/>
    <w:rsid w:val="008A76EF"/>
    <w:rPr>
      <w:rFonts w:cs="HelveticaLT"/>
      <w:sz w:val="14"/>
      <w:lang w:eastAsia="zh-CN"/>
    </w:rPr>
  </w:style>
  <w:style w:type="paragraph" w:styleId="Header">
    <w:name w:val="header"/>
    <w:basedOn w:val="Normal"/>
    <w:link w:val="HeaderChar"/>
    <w:uiPriority w:val="99"/>
    <w:semiHidden/>
    <w:rsid w:val="008A76EF"/>
    <w:pPr>
      <w:tabs>
        <w:tab w:val="left" w:pos="6840"/>
        <w:tab w:val="right" w:pos="9360"/>
      </w:tabs>
      <w:ind w:right="0"/>
    </w:pPr>
    <w:rPr>
      <w:rFonts w:ascii="Calibri" w:hAnsi="Calibri"/>
      <w:sz w:val="20"/>
    </w:rPr>
  </w:style>
  <w:style w:type="character" w:customStyle="1" w:styleId="HeaderChar">
    <w:name w:val="Header Char"/>
    <w:basedOn w:val="DefaultParagraphFont"/>
    <w:link w:val="Header"/>
    <w:uiPriority w:val="99"/>
    <w:semiHidden/>
    <w:rsid w:val="008A76EF"/>
    <w:rPr>
      <w:sz w:val="20"/>
      <w:lang w:eastAsia="zh-CN"/>
    </w:rPr>
  </w:style>
  <w:style w:type="character" w:styleId="CommentReference">
    <w:name w:val="annotation reference"/>
    <w:basedOn w:val="DefaultParagraphFont"/>
    <w:uiPriority w:val="99"/>
    <w:semiHidden/>
    <w:unhideWhenUsed/>
    <w:rsid w:val="008A76EF"/>
    <w:rPr>
      <w:sz w:val="16"/>
      <w:szCs w:val="16"/>
    </w:rPr>
  </w:style>
  <w:style w:type="paragraph" w:styleId="CommentText">
    <w:name w:val="annotation text"/>
    <w:basedOn w:val="Normal"/>
    <w:link w:val="CommentTextChar"/>
    <w:uiPriority w:val="99"/>
    <w:unhideWhenUsed/>
    <w:rsid w:val="008A76EF"/>
    <w:pPr>
      <w:spacing w:after="120"/>
      <w:ind w:right="0"/>
    </w:pPr>
    <w:rPr>
      <w:rFonts w:ascii="Calibri" w:hAnsi="Calibri"/>
      <w:sz w:val="20"/>
      <w:szCs w:val="20"/>
    </w:rPr>
  </w:style>
  <w:style w:type="character" w:customStyle="1" w:styleId="CommentTextChar">
    <w:name w:val="Comment Text Char"/>
    <w:basedOn w:val="DefaultParagraphFont"/>
    <w:link w:val="CommentText"/>
    <w:uiPriority w:val="99"/>
    <w:rsid w:val="008A76EF"/>
    <w:rPr>
      <w:sz w:val="20"/>
      <w:szCs w:val="20"/>
      <w:lang w:eastAsia="zh-CN"/>
    </w:rPr>
  </w:style>
  <w:style w:type="paragraph" w:styleId="ListBullet5">
    <w:name w:val="List Bullet 5"/>
    <w:basedOn w:val="Normal"/>
    <w:uiPriority w:val="99"/>
    <w:semiHidden/>
    <w:unhideWhenUsed/>
    <w:qFormat/>
    <w:rsid w:val="008A76EF"/>
    <w:pPr>
      <w:numPr>
        <w:numId w:val="19"/>
      </w:numPr>
      <w:spacing w:after="120"/>
      <w:ind w:right="0"/>
    </w:pPr>
    <w:rPr>
      <w:rFonts w:ascii="Calibri" w:hAnsi="Calibri" w:cs="Arial"/>
      <w:szCs w:val="20"/>
    </w:rPr>
  </w:style>
  <w:style w:type="paragraph" w:styleId="FootnoteText">
    <w:name w:val="footnote text"/>
    <w:basedOn w:val="Normal"/>
    <w:link w:val="FootnoteTextChar"/>
    <w:uiPriority w:val="99"/>
    <w:unhideWhenUsed/>
    <w:rsid w:val="008A76EF"/>
    <w:pPr>
      <w:ind w:right="0"/>
    </w:pPr>
    <w:rPr>
      <w:rFonts w:ascii="Calibri" w:hAnsi="Calibri"/>
      <w:sz w:val="20"/>
      <w:szCs w:val="20"/>
    </w:rPr>
  </w:style>
  <w:style w:type="character" w:customStyle="1" w:styleId="FootnoteTextChar">
    <w:name w:val="Footnote Text Char"/>
    <w:basedOn w:val="DefaultParagraphFont"/>
    <w:link w:val="FootnoteText"/>
    <w:uiPriority w:val="99"/>
    <w:rsid w:val="008A76EF"/>
    <w:rPr>
      <w:sz w:val="20"/>
      <w:szCs w:val="20"/>
      <w:lang w:eastAsia="zh-CN"/>
    </w:rPr>
  </w:style>
  <w:style w:type="character" w:styleId="FootnoteReference">
    <w:name w:val="footnote reference"/>
    <w:basedOn w:val="DefaultParagraphFont"/>
    <w:uiPriority w:val="99"/>
    <w:semiHidden/>
    <w:unhideWhenUsed/>
    <w:rsid w:val="008A76EF"/>
    <w:rPr>
      <w:vertAlign w:val="superscript"/>
    </w:rPr>
  </w:style>
  <w:style w:type="table" w:styleId="LightList-Accent2">
    <w:name w:val="Light List Accent 2"/>
    <w:basedOn w:val="TableNormal"/>
    <w:uiPriority w:val="61"/>
    <w:rsid w:val="008A76EF"/>
    <w:pPr>
      <w:spacing w:line="240" w:lineRule="auto"/>
      <w:ind w:left="0" w:right="0" w:firstLine="0"/>
    </w:pPr>
    <w:rPr>
      <w:lang w:eastAsia="zh-CN"/>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BalloonText">
    <w:name w:val="Balloon Text"/>
    <w:basedOn w:val="Normal"/>
    <w:link w:val="BalloonTextChar"/>
    <w:uiPriority w:val="99"/>
    <w:semiHidden/>
    <w:unhideWhenUsed/>
    <w:rsid w:val="008A76EF"/>
    <w:rPr>
      <w:rFonts w:ascii="Tahoma" w:hAnsi="Tahoma" w:cs="Tahoma"/>
      <w:sz w:val="16"/>
      <w:szCs w:val="16"/>
    </w:rPr>
  </w:style>
  <w:style w:type="character" w:customStyle="1" w:styleId="BalloonTextChar">
    <w:name w:val="Balloon Text Char"/>
    <w:basedOn w:val="DefaultParagraphFont"/>
    <w:link w:val="BalloonText"/>
    <w:uiPriority w:val="99"/>
    <w:semiHidden/>
    <w:rsid w:val="008A76EF"/>
    <w:rPr>
      <w:rFonts w:ascii="Tahoma" w:hAnsi="Tahoma" w:cs="Tahoma"/>
      <w:sz w:val="16"/>
      <w:szCs w:val="16"/>
      <w:lang w:eastAsia="zh-CN"/>
    </w:rPr>
  </w:style>
  <w:style w:type="paragraph" w:styleId="TOC1">
    <w:name w:val="toc 1"/>
    <w:basedOn w:val="Normal"/>
    <w:next w:val="Normal"/>
    <w:autoRedefine/>
    <w:uiPriority w:val="39"/>
    <w:unhideWhenUsed/>
    <w:rsid w:val="008F5573"/>
    <w:pPr>
      <w:spacing w:after="100"/>
    </w:pPr>
    <w:rPr>
      <w:color w:val="C00000"/>
      <w:sz w:val="28"/>
    </w:rPr>
  </w:style>
  <w:style w:type="paragraph" w:styleId="TOC3">
    <w:name w:val="toc 3"/>
    <w:basedOn w:val="Normal"/>
    <w:next w:val="Normal"/>
    <w:autoRedefine/>
    <w:uiPriority w:val="39"/>
    <w:unhideWhenUsed/>
    <w:rsid w:val="008A76EF"/>
    <w:pPr>
      <w:spacing w:after="100"/>
      <w:ind w:left="440"/>
    </w:pPr>
  </w:style>
  <w:style w:type="paragraph" w:styleId="TOC4">
    <w:name w:val="toc 4"/>
    <w:basedOn w:val="Normal"/>
    <w:next w:val="Normal"/>
    <w:autoRedefine/>
    <w:uiPriority w:val="39"/>
    <w:unhideWhenUsed/>
    <w:rsid w:val="008A76EF"/>
    <w:pPr>
      <w:spacing w:after="100" w:line="276" w:lineRule="auto"/>
      <w:ind w:left="660" w:right="0"/>
    </w:pPr>
    <w:rPr>
      <w:rFonts w:cstheme="minorBidi"/>
      <w:lang w:eastAsia="en-US"/>
    </w:rPr>
  </w:style>
  <w:style w:type="paragraph" w:styleId="TOC5">
    <w:name w:val="toc 5"/>
    <w:basedOn w:val="Normal"/>
    <w:next w:val="Normal"/>
    <w:autoRedefine/>
    <w:uiPriority w:val="39"/>
    <w:unhideWhenUsed/>
    <w:rsid w:val="008A76EF"/>
    <w:pPr>
      <w:spacing w:after="100" w:line="276" w:lineRule="auto"/>
      <w:ind w:left="880" w:right="0"/>
    </w:pPr>
    <w:rPr>
      <w:rFonts w:cstheme="minorBidi"/>
      <w:lang w:eastAsia="en-US"/>
    </w:rPr>
  </w:style>
  <w:style w:type="paragraph" w:styleId="TOC6">
    <w:name w:val="toc 6"/>
    <w:basedOn w:val="Normal"/>
    <w:next w:val="Normal"/>
    <w:autoRedefine/>
    <w:uiPriority w:val="39"/>
    <w:unhideWhenUsed/>
    <w:rsid w:val="008A76EF"/>
    <w:pPr>
      <w:spacing w:after="100" w:line="276" w:lineRule="auto"/>
      <w:ind w:left="1100" w:right="0"/>
    </w:pPr>
    <w:rPr>
      <w:rFonts w:cstheme="minorBidi"/>
      <w:lang w:eastAsia="en-US"/>
    </w:rPr>
  </w:style>
  <w:style w:type="paragraph" w:styleId="TOC7">
    <w:name w:val="toc 7"/>
    <w:basedOn w:val="Normal"/>
    <w:next w:val="Normal"/>
    <w:autoRedefine/>
    <w:uiPriority w:val="39"/>
    <w:unhideWhenUsed/>
    <w:rsid w:val="008A76EF"/>
    <w:pPr>
      <w:spacing w:after="100" w:line="276" w:lineRule="auto"/>
      <w:ind w:left="1320" w:right="0"/>
    </w:pPr>
    <w:rPr>
      <w:rFonts w:cstheme="minorBidi"/>
      <w:lang w:eastAsia="en-US"/>
    </w:rPr>
  </w:style>
  <w:style w:type="paragraph" w:styleId="TOC8">
    <w:name w:val="toc 8"/>
    <w:basedOn w:val="Normal"/>
    <w:next w:val="Normal"/>
    <w:autoRedefine/>
    <w:uiPriority w:val="39"/>
    <w:unhideWhenUsed/>
    <w:rsid w:val="008A76EF"/>
    <w:pPr>
      <w:spacing w:after="100" w:line="276" w:lineRule="auto"/>
      <w:ind w:left="1540" w:right="0"/>
    </w:pPr>
    <w:rPr>
      <w:rFonts w:cstheme="minorBidi"/>
      <w:lang w:eastAsia="en-US"/>
    </w:rPr>
  </w:style>
  <w:style w:type="paragraph" w:styleId="TOC9">
    <w:name w:val="toc 9"/>
    <w:basedOn w:val="Normal"/>
    <w:next w:val="Normal"/>
    <w:autoRedefine/>
    <w:uiPriority w:val="39"/>
    <w:unhideWhenUsed/>
    <w:rsid w:val="008A76EF"/>
    <w:pPr>
      <w:spacing w:after="100" w:line="276" w:lineRule="auto"/>
      <w:ind w:left="1760" w:right="0"/>
    </w:pPr>
    <w:rPr>
      <w:rFonts w:cstheme="minorBidi"/>
      <w:lang w:eastAsia="en-US"/>
    </w:rPr>
  </w:style>
  <w:style w:type="character" w:styleId="Hyperlink">
    <w:name w:val="Hyperlink"/>
    <w:basedOn w:val="DefaultParagraphFont"/>
    <w:uiPriority w:val="99"/>
    <w:unhideWhenUsed/>
    <w:rsid w:val="008A76EF"/>
    <w:rPr>
      <w:color w:val="0000FF" w:themeColor="hyperlink"/>
      <w:u w:val="single"/>
    </w:rPr>
  </w:style>
  <w:style w:type="paragraph" w:styleId="CommentSubject">
    <w:name w:val="annotation subject"/>
    <w:basedOn w:val="CommentText"/>
    <w:next w:val="CommentText"/>
    <w:link w:val="CommentSubjectChar"/>
    <w:uiPriority w:val="99"/>
    <w:semiHidden/>
    <w:unhideWhenUsed/>
    <w:rsid w:val="00E60BE3"/>
    <w:pPr>
      <w:spacing w:after="0"/>
      <w:ind w:right="-29"/>
    </w:pPr>
    <w:rPr>
      <w:rFonts w:asciiTheme="minorHAnsi" w:hAnsiTheme="minorHAnsi"/>
      <w:b/>
      <w:bCs/>
    </w:rPr>
  </w:style>
  <w:style w:type="character" w:customStyle="1" w:styleId="CommentSubjectChar">
    <w:name w:val="Comment Subject Char"/>
    <w:basedOn w:val="CommentTextChar"/>
    <w:link w:val="CommentSubject"/>
    <w:uiPriority w:val="99"/>
    <w:semiHidden/>
    <w:rsid w:val="00E60BE3"/>
    <w:rPr>
      <w:rFonts w:asciiTheme="minorHAnsi" w:hAnsiTheme="minorHAnsi"/>
      <w:b/>
      <w:bCs/>
      <w:sz w:val="20"/>
      <w:szCs w:val="20"/>
      <w:lang w:eastAsia="zh-CN"/>
    </w:rPr>
  </w:style>
  <w:style w:type="paragraph" w:styleId="Revision">
    <w:name w:val="Revision"/>
    <w:hidden/>
    <w:uiPriority w:val="99"/>
    <w:semiHidden/>
    <w:rsid w:val="00B77139"/>
    <w:pPr>
      <w:spacing w:line="240" w:lineRule="auto"/>
      <w:ind w:left="0" w:right="0" w:firstLine="0"/>
    </w:pPr>
    <w:rPr>
      <w:rFonts w:asciiTheme="minorHAnsi" w:hAnsiTheme="minorHAnsi"/>
      <w:szCs w:val="22"/>
      <w:lang w:eastAsia="zh-CN"/>
    </w:rPr>
  </w:style>
  <w:style w:type="character" w:styleId="LineNumber">
    <w:name w:val="line number"/>
    <w:basedOn w:val="DefaultParagraphFont"/>
    <w:uiPriority w:val="99"/>
    <w:semiHidden/>
    <w:unhideWhenUsed/>
    <w:rsid w:val="00995A7D"/>
  </w:style>
  <w:style w:type="table" w:styleId="TableGrid">
    <w:name w:val="Table Grid"/>
    <w:basedOn w:val="TableNormal"/>
    <w:uiPriority w:val="59"/>
    <w:rsid w:val="004505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rsid w:val="00FD31F4"/>
    <w:pPr>
      <w:widowControl w:val="0"/>
      <w:spacing w:line="460" w:lineRule="exact"/>
      <w:ind w:right="0" w:firstLineChars="200" w:firstLine="560"/>
    </w:pPr>
    <w:rPr>
      <w:rFonts w:ascii="Times New Roman" w:eastAsia="宋体" w:hAnsi="Times New Roman"/>
      <w:kern w:val="2"/>
      <w:sz w:val="28"/>
      <w:szCs w:val="20"/>
    </w:rPr>
  </w:style>
  <w:style w:type="character" w:customStyle="1" w:styleId="BodyTextIndentChar">
    <w:name w:val="Body Text Indent Char"/>
    <w:basedOn w:val="DefaultParagraphFont"/>
    <w:link w:val="BodyTextIndent"/>
    <w:rsid w:val="00FD31F4"/>
    <w:rPr>
      <w:rFonts w:ascii="Times New Roman" w:eastAsia="宋体" w:hAnsi="Times New Roman"/>
      <w:kern w:val="2"/>
      <w:sz w:val="28"/>
      <w:szCs w:val="20"/>
      <w:lang w:eastAsia="zh-CN"/>
    </w:rPr>
  </w:style>
  <w:style w:type="paragraph" w:customStyle="1" w:styleId="Default">
    <w:name w:val="Default"/>
    <w:rsid w:val="006378F0"/>
    <w:pPr>
      <w:autoSpaceDE w:val="0"/>
      <w:autoSpaceDN w:val="0"/>
      <w:adjustRightInd w:val="0"/>
      <w:spacing w:line="240" w:lineRule="auto"/>
      <w:ind w:left="0" w:right="0" w:firstLine="0"/>
    </w:pPr>
    <w:rPr>
      <w:rFonts w:cs="Calibri"/>
      <w:color w:val="000000"/>
      <w:sz w:val="24"/>
    </w:rPr>
  </w:style>
  <w:style w:type="character" w:customStyle="1" w:styleId="Heading7Char">
    <w:name w:val="Heading 7 Char"/>
    <w:basedOn w:val="DefaultParagraphFont"/>
    <w:link w:val="Heading7"/>
    <w:rsid w:val="00C8783E"/>
    <w:rPr>
      <w:rFonts w:asciiTheme="majorHAnsi" w:eastAsiaTheme="majorEastAsia" w:hAnsiTheme="majorHAnsi" w:cstheme="majorBidi"/>
      <w:i/>
      <w:iCs/>
      <w:color w:val="243F60" w:themeColor="accent1" w:themeShade="7F"/>
      <w:szCs w:val="22"/>
      <w:lang w:eastAsia="zh-CN"/>
    </w:rPr>
  </w:style>
  <w:style w:type="paragraph" w:styleId="BodyText">
    <w:name w:val="Body Text"/>
    <w:basedOn w:val="Normal"/>
    <w:link w:val="BodyTextChar"/>
    <w:uiPriority w:val="99"/>
    <w:unhideWhenUsed/>
    <w:rsid w:val="00C8783E"/>
    <w:pPr>
      <w:spacing w:after="120"/>
    </w:pPr>
  </w:style>
  <w:style w:type="character" w:customStyle="1" w:styleId="BodyTextChar">
    <w:name w:val="Body Text Char"/>
    <w:basedOn w:val="DefaultParagraphFont"/>
    <w:link w:val="BodyText"/>
    <w:uiPriority w:val="99"/>
    <w:rsid w:val="00C8783E"/>
    <w:rPr>
      <w:rFonts w:asciiTheme="minorHAnsi" w:hAnsiTheme="minorHAnsi"/>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279031">
      <w:bodyDiv w:val="1"/>
      <w:marLeft w:val="0"/>
      <w:marRight w:val="0"/>
      <w:marTop w:val="0"/>
      <w:marBottom w:val="0"/>
      <w:divBdr>
        <w:top w:val="none" w:sz="0" w:space="0" w:color="auto"/>
        <w:left w:val="none" w:sz="0" w:space="0" w:color="auto"/>
        <w:bottom w:val="none" w:sz="0" w:space="0" w:color="auto"/>
        <w:right w:val="none" w:sz="0" w:space="0" w:color="auto"/>
      </w:divBdr>
    </w:div>
    <w:div w:id="922102870">
      <w:bodyDiv w:val="1"/>
      <w:marLeft w:val="0"/>
      <w:marRight w:val="0"/>
      <w:marTop w:val="0"/>
      <w:marBottom w:val="0"/>
      <w:divBdr>
        <w:top w:val="none" w:sz="0" w:space="0" w:color="auto"/>
        <w:left w:val="none" w:sz="0" w:space="0" w:color="auto"/>
        <w:bottom w:val="none" w:sz="0" w:space="0" w:color="auto"/>
        <w:right w:val="none" w:sz="0" w:space="0" w:color="auto"/>
      </w:divBdr>
    </w:div>
    <w:div w:id="1175462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CA029AA3-436B-4E32-9D0A-D75B8DE3D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13</Pages>
  <Words>2455</Words>
  <Characters>13997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Bank of China, USA</Company>
  <LinksUpToDate>false</LinksUpToDate>
  <CharactersWithSpaces>16420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MCADAMS, ANDREW</dc:creator>
  <cp:lastModifiedBy>PENG, QIAN(Charlie)</cp:lastModifiedBy>
  <cp:revision>9</cp:revision>
  <cp:lastPrinted>2020-09-16T00:00:00Z</cp:lastPrinted>
  <dcterms:created xsi:type="dcterms:W3CDTF">2021-08-24T21:23:00Z</dcterms:created>
  <dcterms:modified xsi:type="dcterms:W3CDTF">2021-09-21T21:35:00Z</dcterms:modified>
</cp:coreProperties>
</file>