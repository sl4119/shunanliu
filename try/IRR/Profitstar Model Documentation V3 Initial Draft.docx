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35D521" w14:textId="77777777" w:rsidR="008A76EF" w:rsidRDefault="008A76EF" w:rsidP="00F62FB0">
      <w:pPr>
        <w:jc w:val="left"/>
      </w:pPr>
    </w:p>
    <w:p w14:paraId="673E5C2E" w14:textId="77777777" w:rsidR="008A76EF" w:rsidRDefault="008A76EF" w:rsidP="00F62FB0">
      <w:pPr>
        <w:jc w:val="left"/>
      </w:pPr>
    </w:p>
    <w:p w14:paraId="5E634107" w14:textId="77777777" w:rsidR="008A76EF" w:rsidRDefault="008A76EF" w:rsidP="00953FCA">
      <w:pPr>
        <w:jc w:val="center"/>
      </w:pPr>
    </w:p>
    <w:p w14:paraId="20C28E19" w14:textId="77777777" w:rsidR="008A76EF" w:rsidRDefault="008A76EF" w:rsidP="00953FCA">
      <w:pPr>
        <w:jc w:val="center"/>
      </w:pPr>
    </w:p>
    <w:p w14:paraId="62D225C7" w14:textId="77777777" w:rsidR="008A76EF" w:rsidRDefault="008A76EF" w:rsidP="00953FCA">
      <w:pPr>
        <w:jc w:val="center"/>
      </w:pPr>
    </w:p>
    <w:p w14:paraId="3300352F" w14:textId="77777777" w:rsidR="008A76EF" w:rsidRDefault="001864A4" w:rsidP="00953FCA">
      <w:pPr>
        <w:jc w:val="center"/>
      </w:pPr>
      <w:r>
        <w:rPr>
          <w:noProof/>
          <w:lang w:eastAsia="en-US"/>
        </w:rPr>
        <w:drawing>
          <wp:inline distT="0" distB="0" distL="0" distR="0" wp14:anchorId="4A991BA7" wp14:editId="6EC6BC3E">
            <wp:extent cx="3438525" cy="971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971550"/>
                    </a:xfrm>
                    <a:prstGeom prst="rect">
                      <a:avLst/>
                    </a:prstGeom>
                    <a:noFill/>
                    <a:ln>
                      <a:noFill/>
                    </a:ln>
                  </pic:spPr>
                </pic:pic>
              </a:graphicData>
            </a:graphic>
          </wp:inline>
        </w:drawing>
      </w:r>
    </w:p>
    <w:p w14:paraId="2A052983" w14:textId="77777777" w:rsidR="00364186" w:rsidRDefault="00364186" w:rsidP="00953FCA">
      <w:pPr>
        <w:jc w:val="center"/>
        <w:rPr>
          <w:b/>
          <w:color w:val="C00000"/>
          <w:sz w:val="48"/>
          <w:szCs w:val="48"/>
        </w:rPr>
      </w:pPr>
    </w:p>
    <w:p w14:paraId="23164D79" w14:textId="77777777" w:rsidR="00364186" w:rsidRDefault="00364186" w:rsidP="00953FCA">
      <w:pPr>
        <w:jc w:val="center"/>
        <w:rPr>
          <w:b/>
          <w:color w:val="C00000"/>
          <w:sz w:val="48"/>
          <w:szCs w:val="48"/>
        </w:rPr>
      </w:pPr>
    </w:p>
    <w:p w14:paraId="29A6EE5B" w14:textId="77777777" w:rsidR="001864A4" w:rsidRDefault="001864A4" w:rsidP="001864A4">
      <w:pPr>
        <w:rPr>
          <w:b/>
          <w:color w:val="C00000"/>
          <w:sz w:val="48"/>
          <w:szCs w:val="48"/>
        </w:rPr>
      </w:pPr>
    </w:p>
    <w:p w14:paraId="0412D2E8" w14:textId="0108C477" w:rsidR="008A76EF" w:rsidRPr="001864A4" w:rsidRDefault="0084074B" w:rsidP="001864A4">
      <w:pPr>
        <w:jc w:val="center"/>
        <w:rPr>
          <w:rFonts w:cstheme="minorHAnsi"/>
          <w:b/>
          <w:sz w:val="40"/>
          <w:szCs w:val="24"/>
        </w:rPr>
      </w:pPr>
      <w:r w:rsidRPr="001864A4">
        <w:rPr>
          <w:rFonts w:cstheme="minorHAnsi"/>
          <w:b/>
          <w:sz w:val="40"/>
          <w:szCs w:val="24"/>
        </w:rPr>
        <w:t>Model Documentation</w:t>
      </w:r>
      <w:r w:rsidR="0004590D">
        <w:rPr>
          <w:rFonts w:cstheme="minorHAnsi"/>
          <w:b/>
          <w:sz w:val="40"/>
          <w:szCs w:val="24"/>
        </w:rPr>
        <w:t xml:space="preserve"> of Interest Rate Risk Management System</w:t>
      </w:r>
    </w:p>
    <w:p w14:paraId="6131CA72" w14:textId="77777777" w:rsidR="00DF2F94" w:rsidRDefault="0084074B" w:rsidP="00DF2F94">
      <w:pPr>
        <w:rPr>
          <w:b/>
          <w:sz w:val="48"/>
          <w:szCs w:val="48"/>
        </w:rPr>
      </w:pPr>
      <w:r>
        <w:rPr>
          <w:b/>
          <w:noProof/>
          <w:sz w:val="48"/>
          <w:szCs w:val="48"/>
          <w:lang w:eastAsia="en-US"/>
        </w:rPr>
        <mc:AlternateContent>
          <mc:Choice Requires="wps">
            <w:drawing>
              <wp:anchor distT="0" distB="0" distL="114300" distR="114300" simplePos="0" relativeHeight="251659264" behindDoc="0" locked="0" layoutInCell="1" allowOverlap="1" wp14:anchorId="593089E9" wp14:editId="3627A55C">
                <wp:simplePos x="0" y="0"/>
                <wp:positionH relativeFrom="column">
                  <wp:posOffset>0</wp:posOffset>
                </wp:positionH>
                <wp:positionV relativeFrom="paragraph">
                  <wp:posOffset>66675</wp:posOffset>
                </wp:positionV>
                <wp:extent cx="5962650" cy="0"/>
                <wp:effectExtent l="0" t="19050" r="0" b="19050"/>
                <wp:wrapNone/>
                <wp:docPr id="2" name="Straight Connector 2"/>
                <wp:cNvGraphicFramePr/>
                <a:graphic xmlns:a="http://schemas.openxmlformats.org/drawingml/2006/main">
                  <a:graphicData uri="http://schemas.microsoft.com/office/word/2010/wordprocessingShape">
                    <wps:wsp>
                      <wps:cNvCnPr/>
                      <wps:spPr>
                        <a:xfrm>
                          <a:off x="0" y="0"/>
                          <a:ext cx="5962650" cy="0"/>
                        </a:xfrm>
                        <a:prstGeom prst="line">
                          <a:avLst/>
                        </a:prstGeom>
                        <a:ln w="38100" cmpd="sng">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5C4B69"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6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" strokecolor="#c00000" strokeweight="3pt"/>
            </w:pict>
          </mc:Fallback>
        </mc:AlternateContent>
      </w:r>
    </w:p>
    <w:p w14:paraId="4E307225" w14:textId="77777777" w:rsidR="003C3FA7" w:rsidRDefault="003C3FA7" w:rsidP="001864A4">
      <w:pPr>
        <w:jc w:val="center"/>
        <w:rPr>
          <w:b/>
          <w:sz w:val="48"/>
          <w:szCs w:val="48"/>
        </w:rPr>
      </w:pPr>
    </w:p>
    <w:p w14:paraId="3397E383" w14:textId="4865AD32" w:rsidR="00DF2F94" w:rsidRDefault="008E251F" w:rsidP="001864A4">
      <w:pPr>
        <w:jc w:val="center"/>
        <w:rPr>
          <w:b/>
          <w:sz w:val="48"/>
          <w:szCs w:val="48"/>
        </w:rPr>
      </w:pPr>
      <w:r>
        <w:rPr>
          <w:b/>
          <w:sz w:val="48"/>
          <w:szCs w:val="48"/>
        </w:rPr>
        <w:t>PROFITstar®</w:t>
      </w:r>
      <w:r w:rsidR="00FE5611">
        <w:rPr>
          <w:b/>
          <w:sz w:val="48"/>
          <w:szCs w:val="48"/>
        </w:rPr>
        <w:t xml:space="preserve"> 2018</w:t>
      </w:r>
      <w:r w:rsidR="0011759C">
        <w:rPr>
          <w:b/>
          <w:sz w:val="48"/>
          <w:szCs w:val="48"/>
        </w:rPr>
        <w:t xml:space="preserve"> </w:t>
      </w:r>
      <w:r w:rsidR="0011759C" w:rsidRPr="0011759C">
        <w:rPr>
          <w:b/>
          <w:sz w:val="36"/>
          <w:szCs w:val="48"/>
        </w:rPr>
        <w:t>[Version #</w:t>
      </w:r>
      <w:r w:rsidR="003F43D2">
        <w:rPr>
          <w:b/>
          <w:sz w:val="36"/>
          <w:szCs w:val="48"/>
        </w:rPr>
        <w:t>2018.</w:t>
      </w:r>
      <w:r w:rsidR="00812B7C">
        <w:rPr>
          <w:b/>
          <w:sz w:val="36"/>
          <w:szCs w:val="48"/>
        </w:rPr>
        <w:t>768</w:t>
      </w:r>
      <w:r w:rsidR="0011759C" w:rsidRPr="0011759C">
        <w:rPr>
          <w:b/>
          <w:sz w:val="36"/>
          <w:szCs w:val="48"/>
        </w:rPr>
        <w:t>]</w:t>
      </w:r>
    </w:p>
    <w:p w14:paraId="64FFEBE8" w14:textId="77777777" w:rsidR="001864A4" w:rsidRDefault="001864A4" w:rsidP="001864A4">
      <w:pPr>
        <w:jc w:val="center"/>
        <w:rPr>
          <w:b/>
          <w:sz w:val="48"/>
          <w:szCs w:val="48"/>
        </w:rPr>
      </w:pPr>
    </w:p>
    <w:p w14:paraId="490A22E2" w14:textId="77777777" w:rsidR="001864A4" w:rsidRDefault="00FE5611" w:rsidP="001864A4">
      <w:pPr>
        <w:jc w:val="center"/>
        <w:rPr>
          <w:b/>
          <w:color w:val="7F7F7F" w:themeColor="text1" w:themeTint="80"/>
          <w:sz w:val="44"/>
          <w:szCs w:val="48"/>
        </w:rPr>
      </w:pPr>
      <w:r>
        <w:rPr>
          <w:b/>
          <w:color w:val="7F7F7F" w:themeColor="text1" w:themeTint="80"/>
          <w:sz w:val="44"/>
          <w:szCs w:val="48"/>
        </w:rPr>
        <w:t>Treasury</w:t>
      </w:r>
    </w:p>
    <w:p w14:paraId="24E91EC1" w14:textId="77777777" w:rsidR="003C3FA7" w:rsidRDefault="003C3FA7" w:rsidP="001864A4">
      <w:pPr>
        <w:jc w:val="center"/>
        <w:rPr>
          <w:b/>
          <w:color w:val="7F7F7F" w:themeColor="text1" w:themeTint="80"/>
          <w:sz w:val="44"/>
          <w:szCs w:val="48"/>
        </w:rPr>
      </w:pPr>
    </w:p>
    <w:p w14:paraId="1E4DA61C" w14:textId="7FB23832" w:rsidR="001864A4" w:rsidRPr="003C3FA7" w:rsidRDefault="003F43D2" w:rsidP="001864A4">
      <w:pPr>
        <w:jc w:val="center"/>
        <w:rPr>
          <w:color w:val="7F7F7F" w:themeColor="text1" w:themeTint="80"/>
          <w:sz w:val="44"/>
          <w:szCs w:val="48"/>
        </w:rPr>
      </w:pPr>
      <w:r>
        <w:rPr>
          <w:color w:val="7F7F7F" w:themeColor="text1" w:themeTint="80"/>
          <w:sz w:val="44"/>
          <w:szCs w:val="48"/>
        </w:rPr>
        <w:t xml:space="preserve">September </w:t>
      </w:r>
      <w:r w:rsidR="00812B7C">
        <w:rPr>
          <w:color w:val="7F7F7F" w:themeColor="text1" w:themeTint="80"/>
          <w:sz w:val="44"/>
          <w:szCs w:val="48"/>
        </w:rPr>
        <w:t>2021</w:t>
      </w:r>
    </w:p>
    <w:p w14:paraId="23EA4B67" w14:textId="77777777" w:rsidR="001864A4" w:rsidRDefault="001864A4" w:rsidP="001864A4">
      <w:pPr>
        <w:jc w:val="center"/>
        <w:rPr>
          <w:b/>
          <w:sz w:val="48"/>
          <w:szCs w:val="48"/>
        </w:rPr>
      </w:pPr>
    </w:p>
    <w:p w14:paraId="6E5B6FFA" w14:textId="77777777" w:rsidR="007F1B76" w:rsidRDefault="007F1B76" w:rsidP="00F62FB0">
      <w:pPr>
        <w:jc w:val="left"/>
        <w:rPr>
          <w:sz w:val="28"/>
          <w:szCs w:val="28"/>
        </w:rPr>
      </w:pPr>
    </w:p>
    <w:p w14:paraId="44E3C78D" w14:textId="77777777" w:rsidR="008A76EF" w:rsidRDefault="008A76EF" w:rsidP="00F62FB0">
      <w:pPr>
        <w:jc w:val="left"/>
      </w:pPr>
      <w:r>
        <w:br w:type="page"/>
      </w:r>
    </w:p>
    <w:tbl>
      <w:tblPr>
        <w:tblStyle w:val="LightList-Accent1"/>
        <w:tblW w:w="9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2070"/>
        <w:gridCol w:w="2340"/>
        <w:gridCol w:w="3464"/>
      </w:tblGrid>
      <w:tr w:rsidR="003A7545" w:rsidRPr="00E85BF3" w14:paraId="574E472A" w14:textId="77777777" w:rsidTr="001864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716B3E44" w14:textId="77777777" w:rsidR="003A7545" w:rsidRPr="00E85BF3" w:rsidRDefault="003A7545" w:rsidP="00F62FB0">
            <w:pPr>
              <w:ind w:left="360" w:right="0" w:hanging="360"/>
              <w:jc w:val="left"/>
              <w:rPr>
                <w:b w:val="0"/>
                <w:bCs w:val="0"/>
                <w:color w:val="FFFFFF"/>
              </w:rPr>
            </w:pPr>
            <w:r w:rsidRPr="00E85BF3">
              <w:rPr>
                <w:b w:val="0"/>
                <w:bCs w:val="0"/>
                <w:color w:val="FFFFFF"/>
              </w:rPr>
              <w:lastRenderedPageBreak/>
              <w:t>Version</w:t>
            </w:r>
            <w:r w:rsidR="001864A4">
              <w:rPr>
                <w:b w:val="0"/>
                <w:bCs w:val="0"/>
                <w:color w:val="FFFFFF"/>
              </w:rPr>
              <w:t xml:space="preserve"> History</w:t>
            </w:r>
          </w:p>
        </w:tc>
        <w:tc>
          <w:tcPr>
            <w:tcW w:w="2070" w:type="dxa"/>
          </w:tcPr>
          <w:p w14:paraId="3A40B2EF" w14:textId="77777777" w:rsidR="003A7545" w:rsidRPr="00E85BF3" w:rsidRDefault="003A7545" w:rsidP="00F62FB0">
            <w:pPr>
              <w:ind w:left="360" w:right="0" w:hanging="360"/>
              <w:jc w:val="left"/>
              <w:cnfStyle w:val="100000000000" w:firstRow="1" w:lastRow="0" w:firstColumn="0" w:lastColumn="0" w:oddVBand="0" w:evenVBand="0" w:oddHBand="0" w:evenHBand="0" w:firstRowFirstColumn="0" w:firstRowLastColumn="0" w:lastRowFirstColumn="0" w:lastRowLastColumn="0"/>
              <w:rPr>
                <w:b w:val="0"/>
                <w:bCs w:val="0"/>
                <w:color w:val="FFFFFF"/>
              </w:rPr>
            </w:pPr>
            <w:r w:rsidRPr="00E85BF3">
              <w:rPr>
                <w:b w:val="0"/>
                <w:bCs w:val="0"/>
                <w:color w:val="FFFFFF"/>
              </w:rPr>
              <w:t>Date</w:t>
            </w:r>
            <w:r>
              <w:rPr>
                <w:b w:val="0"/>
                <w:bCs w:val="0"/>
                <w:color w:val="FFFFFF"/>
              </w:rPr>
              <w:t xml:space="preserve"> Changes Made</w:t>
            </w:r>
          </w:p>
        </w:tc>
        <w:tc>
          <w:tcPr>
            <w:tcW w:w="2340" w:type="dxa"/>
          </w:tcPr>
          <w:p w14:paraId="5F1D5AF5" w14:textId="77777777" w:rsidR="003A7545" w:rsidRPr="00E85BF3" w:rsidRDefault="003A7545" w:rsidP="00F62FB0">
            <w:pPr>
              <w:ind w:left="360" w:right="0" w:hanging="360"/>
              <w:jc w:val="left"/>
              <w:cnfStyle w:val="100000000000" w:firstRow="1" w:lastRow="0" w:firstColumn="0" w:lastColumn="0" w:oddVBand="0" w:evenVBand="0" w:oddHBand="0" w:evenHBand="0" w:firstRowFirstColumn="0" w:firstRowLastColumn="0" w:lastRowFirstColumn="0" w:lastRowLastColumn="0"/>
              <w:rPr>
                <w:b w:val="0"/>
                <w:bCs w:val="0"/>
                <w:color w:val="FFFFFF"/>
              </w:rPr>
            </w:pPr>
            <w:r w:rsidRPr="00E85BF3">
              <w:rPr>
                <w:b w:val="0"/>
                <w:bCs w:val="0"/>
                <w:color w:val="FFFFFF"/>
              </w:rPr>
              <w:t>Author</w:t>
            </w:r>
          </w:p>
        </w:tc>
        <w:tc>
          <w:tcPr>
            <w:tcW w:w="3464" w:type="dxa"/>
          </w:tcPr>
          <w:p w14:paraId="04374492" w14:textId="77777777" w:rsidR="003A7545" w:rsidRPr="00E85BF3" w:rsidRDefault="003A7545" w:rsidP="00F62FB0">
            <w:pPr>
              <w:ind w:left="360" w:right="0" w:hanging="360"/>
              <w:jc w:val="left"/>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Description of Changes</w:t>
            </w:r>
          </w:p>
        </w:tc>
      </w:tr>
      <w:tr w:rsidR="003A7545" w:rsidRPr="00E85BF3" w14:paraId="52E3BCEE" w14:textId="77777777" w:rsidTr="0011759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38" w:type="dxa"/>
            <w:tcBorders>
              <w:top w:val="none" w:sz="0" w:space="0" w:color="auto"/>
              <w:left w:val="none" w:sz="0" w:space="0" w:color="auto"/>
              <w:bottom w:val="none" w:sz="0" w:space="0" w:color="auto"/>
            </w:tcBorders>
          </w:tcPr>
          <w:p w14:paraId="710D03F3" w14:textId="313BA187" w:rsidR="00BB229D" w:rsidRPr="00E85BF3" w:rsidRDefault="003F43D2" w:rsidP="0011759C">
            <w:pPr>
              <w:ind w:left="360" w:right="0" w:hanging="360"/>
              <w:jc w:val="left"/>
              <w:rPr>
                <w:bCs w:val="0"/>
              </w:rPr>
            </w:pPr>
            <w:r>
              <w:rPr>
                <w:bCs w:val="0"/>
              </w:rPr>
              <w:t>1</w:t>
            </w:r>
            <w:r w:rsidR="004D7960">
              <w:rPr>
                <w:bCs w:val="0"/>
              </w:rPr>
              <w:t>.0</w:t>
            </w:r>
          </w:p>
        </w:tc>
        <w:tc>
          <w:tcPr>
            <w:tcW w:w="2070" w:type="dxa"/>
            <w:tcBorders>
              <w:top w:val="none" w:sz="0" w:space="0" w:color="auto"/>
              <w:bottom w:val="none" w:sz="0" w:space="0" w:color="auto"/>
            </w:tcBorders>
          </w:tcPr>
          <w:p w14:paraId="1B5D7E7C" w14:textId="77777777" w:rsidR="00BB229D" w:rsidRPr="00E85BF3" w:rsidRDefault="003F43D2" w:rsidP="00F62FB0">
            <w:pPr>
              <w:ind w:left="360" w:right="0" w:hanging="360"/>
              <w:jc w:val="left"/>
              <w:cnfStyle w:val="000000100000" w:firstRow="0" w:lastRow="0" w:firstColumn="0" w:lastColumn="0" w:oddVBand="0" w:evenVBand="0" w:oddHBand="1" w:evenHBand="0" w:firstRowFirstColumn="0" w:firstRowLastColumn="0" w:lastRowFirstColumn="0" w:lastRowLastColumn="0"/>
            </w:pPr>
            <w:r>
              <w:t>9/21/2020</w:t>
            </w:r>
          </w:p>
        </w:tc>
        <w:tc>
          <w:tcPr>
            <w:tcW w:w="2340" w:type="dxa"/>
            <w:tcBorders>
              <w:top w:val="none" w:sz="0" w:space="0" w:color="auto"/>
              <w:bottom w:val="none" w:sz="0" w:space="0" w:color="auto"/>
            </w:tcBorders>
          </w:tcPr>
          <w:p w14:paraId="6CCA229A" w14:textId="77777777" w:rsidR="00BB229D" w:rsidRPr="00BC5C02" w:rsidRDefault="003F43D2" w:rsidP="0011759C">
            <w:pPr>
              <w:ind w:right="0"/>
              <w:jc w:val="left"/>
              <w:cnfStyle w:val="000000100000" w:firstRow="0" w:lastRow="0" w:firstColumn="0" w:lastColumn="0" w:oddVBand="0" w:evenVBand="0" w:oddHBand="1" w:evenHBand="0" w:firstRowFirstColumn="0" w:firstRowLastColumn="0" w:lastRowFirstColumn="0" w:lastRowLastColumn="0"/>
            </w:pPr>
            <w:r>
              <w:t xml:space="preserve">Adrian </w:t>
            </w:r>
            <w:r w:rsidR="000940D4">
              <w:t xml:space="preserve">Xin </w:t>
            </w:r>
            <w:r>
              <w:t>Long</w:t>
            </w:r>
          </w:p>
        </w:tc>
        <w:tc>
          <w:tcPr>
            <w:tcW w:w="3464" w:type="dxa"/>
            <w:tcBorders>
              <w:top w:val="none" w:sz="0" w:space="0" w:color="auto"/>
              <w:bottom w:val="none" w:sz="0" w:space="0" w:color="auto"/>
              <w:right w:val="none" w:sz="0" w:space="0" w:color="auto"/>
            </w:tcBorders>
          </w:tcPr>
          <w:p w14:paraId="219E59B2" w14:textId="77777777" w:rsidR="00BB229D" w:rsidRPr="000C03F8" w:rsidRDefault="003F43D2" w:rsidP="00F62FB0">
            <w:pPr>
              <w:ind w:left="35" w:right="0" w:hanging="3"/>
              <w:jc w:val="left"/>
              <w:cnfStyle w:val="000000100000" w:firstRow="0" w:lastRow="0" w:firstColumn="0" w:lastColumn="0" w:oddVBand="0" w:evenVBand="0" w:oddHBand="1" w:evenHBand="0" w:firstRowFirstColumn="0" w:firstRowLastColumn="0" w:lastRowFirstColumn="0" w:lastRowLastColumn="0"/>
            </w:pPr>
            <w:r>
              <w:t>Consolidated Draft version</w:t>
            </w:r>
            <w:r w:rsidR="00BB229D">
              <w:t xml:space="preserve"> </w:t>
            </w:r>
          </w:p>
        </w:tc>
      </w:tr>
      <w:tr w:rsidR="00DC19BC" w:rsidRPr="00E85BF3" w14:paraId="1FEC6218" w14:textId="77777777" w:rsidTr="0011759C">
        <w:trPr>
          <w:trHeight w:val="278"/>
        </w:trPr>
        <w:tc>
          <w:tcPr>
            <w:cnfStyle w:val="001000000000" w:firstRow="0" w:lastRow="0" w:firstColumn="1" w:lastColumn="0" w:oddVBand="0" w:evenVBand="0" w:oddHBand="0" w:evenHBand="0" w:firstRowFirstColumn="0" w:firstRowLastColumn="0" w:lastRowFirstColumn="0" w:lastRowLastColumn="0"/>
            <w:tcW w:w="1638" w:type="dxa"/>
          </w:tcPr>
          <w:p w14:paraId="4823B92E" w14:textId="02748BB2" w:rsidR="00DC19BC" w:rsidRDefault="00DC19BC" w:rsidP="0011759C">
            <w:pPr>
              <w:ind w:left="360" w:right="0" w:hanging="360"/>
              <w:jc w:val="left"/>
            </w:pPr>
            <w:r>
              <w:t>2.0</w:t>
            </w:r>
          </w:p>
        </w:tc>
        <w:tc>
          <w:tcPr>
            <w:tcW w:w="2070" w:type="dxa"/>
          </w:tcPr>
          <w:p w14:paraId="1D83EC6F" w14:textId="54B80109" w:rsidR="00DC19BC" w:rsidRDefault="0004590D" w:rsidP="00F62FB0">
            <w:pPr>
              <w:ind w:left="360" w:right="0" w:hanging="360"/>
              <w:jc w:val="left"/>
              <w:cnfStyle w:val="000000000000" w:firstRow="0" w:lastRow="0" w:firstColumn="0" w:lastColumn="0" w:oddVBand="0" w:evenVBand="0" w:oddHBand="0" w:evenHBand="0" w:firstRowFirstColumn="0" w:firstRowLastColumn="0" w:lastRowFirstColumn="0" w:lastRowLastColumn="0"/>
            </w:pPr>
            <w:r>
              <w:t>8/23/2021</w:t>
            </w:r>
          </w:p>
        </w:tc>
        <w:tc>
          <w:tcPr>
            <w:tcW w:w="2340" w:type="dxa"/>
          </w:tcPr>
          <w:p w14:paraId="6912262E" w14:textId="15459C0D" w:rsidR="00DC19BC" w:rsidRDefault="00DC19BC" w:rsidP="0011759C">
            <w:pPr>
              <w:ind w:right="0"/>
              <w:jc w:val="left"/>
              <w:cnfStyle w:val="000000000000" w:firstRow="0" w:lastRow="0" w:firstColumn="0" w:lastColumn="0" w:oddVBand="0" w:evenVBand="0" w:oddHBand="0" w:evenHBand="0" w:firstRowFirstColumn="0" w:firstRowLastColumn="0" w:lastRowFirstColumn="0" w:lastRowLastColumn="0"/>
            </w:pPr>
            <w:r>
              <w:t>Adrian Xin Long</w:t>
            </w:r>
          </w:p>
        </w:tc>
        <w:tc>
          <w:tcPr>
            <w:tcW w:w="3464" w:type="dxa"/>
          </w:tcPr>
          <w:p w14:paraId="784F93F7" w14:textId="01119440" w:rsidR="00DC19BC" w:rsidRDefault="00DC19BC" w:rsidP="00DC19BC">
            <w:pPr>
              <w:ind w:left="35" w:right="0" w:hanging="3"/>
              <w:jc w:val="left"/>
              <w:cnfStyle w:val="000000000000" w:firstRow="0" w:lastRow="0" w:firstColumn="0" w:lastColumn="0" w:oddVBand="0" w:evenVBand="0" w:oddHBand="0" w:evenHBand="0" w:firstRowFirstColumn="0" w:firstRowLastColumn="0" w:lastRowFirstColumn="0" w:lastRowLastColumn="0"/>
            </w:pPr>
            <w:r>
              <w:t>Update based on ERM findings</w:t>
            </w:r>
            <w:r w:rsidR="00812B7C">
              <w:t xml:space="preserve"> and version upgrade</w:t>
            </w:r>
          </w:p>
        </w:tc>
      </w:tr>
    </w:tbl>
    <w:p w14:paraId="05D3EA4E" w14:textId="77777777" w:rsidR="005345B9" w:rsidRDefault="005345B9" w:rsidP="00F62FB0">
      <w:pPr>
        <w:jc w:val="left"/>
      </w:pPr>
    </w:p>
    <w:tbl>
      <w:tblPr>
        <w:tblStyle w:val="LightList-Accent1"/>
        <w:tblW w:w="9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6164"/>
      </w:tblGrid>
      <w:tr w:rsidR="005345B9" w:rsidRPr="00E85BF3" w14:paraId="31F42B77" w14:textId="77777777" w:rsidTr="004D03D8">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348" w:type="dxa"/>
          </w:tcPr>
          <w:p w14:paraId="2DD05EC5" w14:textId="77777777" w:rsidR="005345B9" w:rsidRPr="00E85BF3" w:rsidRDefault="004D03D8" w:rsidP="00F62FB0">
            <w:pPr>
              <w:jc w:val="left"/>
              <w:rPr>
                <w:b w:val="0"/>
                <w:bCs w:val="0"/>
                <w:color w:val="FFFFFF"/>
              </w:rPr>
            </w:pPr>
            <w:r>
              <w:rPr>
                <w:b w:val="0"/>
                <w:bCs w:val="0"/>
                <w:color w:val="FFFFFF"/>
              </w:rPr>
              <w:t>Model</w:t>
            </w:r>
            <w:r w:rsidR="005345B9" w:rsidRPr="00E85BF3">
              <w:rPr>
                <w:b w:val="0"/>
                <w:bCs w:val="0"/>
                <w:color w:val="FFFFFF"/>
              </w:rPr>
              <w:t xml:space="preserve"> Information</w:t>
            </w:r>
          </w:p>
        </w:tc>
        <w:tc>
          <w:tcPr>
            <w:tcW w:w="6164" w:type="dxa"/>
          </w:tcPr>
          <w:p w14:paraId="2DD07A64" w14:textId="77777777" w:rsidR="005345B9" w:rsidRPr="00E85BF3" w:rsidRDefault="005345B9" w:rsidP="00F62FB0">
            <w:pPr>
              <w:jc w:val="left"/>
              <w:cnfStyle w:val="100000000000" w:firstRow="1" w:lastRow="0" w:firstColumn="0" w:lastColumn="0" w:oddVBand="0" w:evenVBand="0" w:oddHBand="0" w:evenHBand="0" w:firstRowFirstColumn="0" w:firstRowLastColumn="0" w:lastRowFirstColumn="0" w:lastRowLastColumn="0"/>
              <w:rPr>
                <w:b w:val="0"/>
                <w:bCs w:val="0"/>
                <w:color w:val="FFFFFF"/>
              </w:rPr>
            </w:pPr>
          </w:p>
        </w:tc>
      </w:tr>
      <w:tr w:rsidR="005345B9" w:rsidRPr="00E85BF3" w14:paraId="3FE26570" w14:textId="77777777" w:rsidTr="004D0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one" w:sz="0" w:space="0" w:color="auto"/>
              <w:left w:val="none" w:sz="0" w:space="0" w:color="auto"/>
              <w:bottom w:val="none" w:sz="0" w:space="0" w:color="auto"/>
            </w:tcBorders>
          </w:tcPr>
          <w:p w14:paraId="7F344599" w14:textId="77777777" w:rsidR="005345B9" w:rsidRPr="00E74821" w:rsidRDefault="004D03D8" w:rsidP="00F62FB0">
            <w:pPr>
              <w:jc w:val="left"/>
              <w:rPr>
                <w:bCs w:val="0"/>
              </w:rPr>
            </w:pPr>
            <w:r>
              <w:rPr>
                <w:bCs w:val="0"/>
              </w:rPr>
              <w:t>Model Name</w:t>
            </w:r>
          </w:p>
        </w:tc>
        <w:tc>
          <w:tcPr>
            <w:tcW w:w="6164" w:type="dxa"/>
            <w:tcBorders>
              <w:top w:val="none" w:sz="0" w:space="0" w:color="auto"/>
              <w:bottom w:val="none" w:sz="0" w:space="0" w:color="auto"/>
              <w:right w:val="none" w:sz="0" w:space="0" w:color="auto"/>
            </w:tcBorders>
          </w:tcPr>
          <w:p w14:paraId="135F08D4" w14:textId="57B09421" w:rsidR="005345B9" w:rsidRPr="00E85BF3" w:rsidRDefault="008E251F" w:rsidP="00953FCA">
            <w:pPr>
              <w:jc w:val="left"/>
              <w:cnfStyle w:val="000000100000" w:firstRow="0" w:lastRow="0" w:firstColumn="0" w:lastColumn="0" w:oddVBand="0" w:evenVBand="0" w:oddHBand="1" w:evenHBand="0" w:firstRowFirstColumn="0" w:firstRowLastColumn="0" w:lastRowFirstColumn="0" w:lastRowLastColumn="0"/>
            </w:pPr>
            <w:r>
              <w:t>PROFITstar®</w:t>
            </w:r>
          </w:p>
        </w:tc>
      </w:tr>
      <w:tr w:rsidR="005345B9" w:rsidRPr="00E85BF3" w14:paraId="3A823B85" w14:textId="77777777" w:rsidTr="004D03D8">
        <w:tc>
          <w:tcPr>
            <w:cnfStyle w:val="001000000000" w:firstRow="0" w:lastRow="0" w:firstColumn="1" w:lastColumn="0" w:oddVBand="0" w:evenVBand="0" w:oddHBand="0" w:evenHBand="0" w:firstRowFirstColumn="0" w:firstRowLastColumn="0" w:lastRowFirstColumn="0" w:lastRowLastColumn="0"/>
            <w:tcW w:w="3348" w:type="dxa"/>
          </w:tcPr>
          <w:p w14:paraId="6B5A4AE8" w14:textId="77777777" w:rsidR="005345B9" w:rsidRPr="00E74821" w:rsidRDefault="004D03D8" w:rsidP="001864A4">
            <w:pPr>
              <w:jc w:val="left"/>
              <w:rPr>
                <w:bCs w:val="0"/>
              </w:rPr>
            </w:pPr>
            <w:r>
              <w:rPr>
                <w:bCs w:val="0"/>
              </w:rPr>
              <w:t>Model</w:t>
            </w:r>
            <w:r w:rsidR="0001200E" w:rsidRPr="00E74821">
              <w:rPr>
                <w:bCs w:val="0"/>
              </w:rPr>
              <w:t xml:space="preserve"> Owner</w:t>
            </w:r>
          </w:p>
        </w:tc>
        <w:tc>
          <w:tcPr>
            <w:tcW w:w="6164" w:type="dxa"/>
          </w:tcPr>
          <w:p w14:paraId="01F8A297" w14:textId="77777777" w:rsidR="005345B9" w:rsidRPr="00E85BF3" w:rsidRDefault="003F43D2" w:rsidP="00F62FB0">
            <w:pPr>
              <w:jc w:val="left"/>
              <w:cnfStyle w:val="000000000000" w:firstRow="0" w:lastRow="0" w:firstColumn="0" w:lastColumn="0" w:oddVBand="0" w:evenVBand="0" w:oddHBand="0" w:evenHBand="0" w:firstRowFirstColumn="0" w:firstRowLastColumn="0" w:lastRowFirstColumn="0" w:lastRowLastColumn="0"/>
            </w:pPr>
            <w:r>
              <w:t>TRY</w:t>
            </w:r>
          </w:p>
        </w:tc>
      </w:tr>
      <w:tr w:rsidR="001864A4" w:rsidRPr="00E85BF3" w14:paraId="22E3273F" w14:textId="77777777" w:rsidTr="004D0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1322DCB" w14:textId="77777777" w:rsidR="001864A4" w:rsidRDefault="001864A4" w:rsidP="00F62FB0">
            <w:pPr>
              <w:jc w:val="left"/>
              <w:rPr>
                <w:bCs w:val="0"/>
              </w:rPr>
            </w:pPr>
            <w:r>
              <w:rPr>
                <w:bCs w:val="0"/>
              </w:rPr>
              <w:t xml:space="preserve">Model Status </w:t>
            </w:r>
          </w:p>
        </w:tc>
        <w:tc>
          <w:tcPr>
            <w:tcW w:w="6164" w:type="dxa"/>
          </w:tcPr>
          <w:p w14:paraId="6D13925F" w14:textId="77777777" w:rsidR="001864A4" w:rsidRDefault="003F43D2" w:rsidP="00F62FB0">
            <w:pPr>
              <w:jc w:val="left"/>
              <w:cnfStyle w:val="000000100000" w:firstRow="0" w:lastRow="0" w:firstColumn="0" w:lastColumn="0" w:oddVBand="0" w:evenVBand="0" w:oddHBand="1" w:evenHBand="0" w:firstRowFirstColumn="0" w:firstRowLastColumn="0" w:lastRowFirstColumn="0" w:lastRowLastColumn="0"/>
            </w:pPr>
            <w:r>
              <w:t>Deployed</w:t>
            </w:r>
          </w:p>
        </w:tc>
      </w:tr>
      <w:tr w:rsidR="001864A4" w:rsidRPr="00E85BF3" w14:paraId="75C46A0D" w14:textId="77777777" w:rsidTr="004D03D8">
        <w:tc>
          <w:tcPr>
            <w:cnfStyle w:val="001000000000" w:firstRow="0" w:lastRow="0" w:firstColumn="1" w:lastColumn="0" w:oddVBand="0" w:evenVBand="0" w:oddHBand="0" w:evenHBand="0" w:firstRowFirstColumn="0" w:firstRowLastColumn="0" w:lastRowFirstColumn="0" w:lastRowLastColumn="0"/>
            <w:tcW w:w="3348" w:type="dxa"/>
          </w:tcPr>
          <w:p w14:paraId="7F65628A" w14:textId="77777777" w:rsidR="001864A4" w:rsidRDefault="001864A4" w:rsidP="00F62FB0">
            <w:pPr>
              <w:jc w:val="left"/>
              <w:rPr>
                <w:bCs w:val="0"/>
              </w:rPr>
            </w:pPr>
            <w:r>
              <w:rPr>
                <w:bCs w:val="0"/>
              </w:rPr>
              <w:t xml:space="preserve">Model Developer(s)  </w:t>
            </w:r>
          </w:p>
        </w:tc>
        <w:tc>
          <w:tcPr>
            <w:tcW w:w="6164" w:type="dxa"/>
          </w:tcPr>
          <w:p w14:paraId="6F825359" w14:textId="77777777" w:rsidR="001864A4" w:rsidRDefault="003F43D2" w:rsidP="00F62FB0">
            <w:pPr>
              <w:jc w:val="left"/>
              <w:cnfStyle w:val="000000000000" w:firstRow="0" w:lastRow="0" w:firstColumn="0" w:lastColumn="0" w:oddVBand="0" w:evenVBand="0" w:oddHBand="0" w:evenHBand="0" w:firstRowFirstColumn="0" w:firstRowLastColumn="0" w:lastRowFirstColumn="0" w:lastRowLastColumn="0"/>
            </w:pPr>
            <w:r>
              <w:t>Vendor</w:t>
            </w:r>
          </w:p>
        </w:tc>
      </w:tr>
      <w:tr w:rsidR="001864A4" w:rsidRPr="00E85BF3" w14:paraId="1DC98C52" w14:textId="77777777" w:rsidTr="004D0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B256425" w14:textId="77777777" w:rsidR="001864A4" w:rsidRDefault="001864A4" w:rsidP="00F62FB0">
            <w:pPr>
              <w:jc w:val="left"/>
              <w:rPr>
                <w:bCs w:val="0"/>
              </w:rPr>
            </w:pPr>
            <w:r>
              <w:rPr>
                <w:bCs w:val="0"/>
              </w:rPr>
              <w:t>Model Implementer(s)</w:t>
            </w:r>
          </w:p>
        </w:tc>
        <w:tc>
          <w:tcPr>
            <w:tcW w:w="6164" w:type="dxa"/>
          </w:tcPr>
          <w:p w14:paraId="347F96D0" w14:textId="77777777" w:rsidR="001864A4" w:rsidRDefault="000940D4" w:rsidP="00F62FB0">
            <w:pPr>
              <w:jc w:val="left"/>
              <w:cnfStyle w:val="000000100000" w:firstRow="0" w:lastRow="0" w:firstColumn="0" w:lastColumn="0" w:oddVBand="0" w:evenVBand="0" w:oddHBand="1" w:evenHBand="0" w:firstRowFirstColumn="0" w:firstRowLastColumn="0" w:lastRowFirstColumn="0" w:lastRowLastColumn="0"/>
            </w:pPr>
            <w:r>
              <w:t>TRY; ADC</w:t>
            </w:r>
          </w:p>
        </w:tc>
      </w:tr>
      <w:tr w:rsidR="001864A4" w:rsidRPr="00E85BF3" w14:paraId="04238CBF" w14:textId="77777777" w:rsidTr="004D03D8">
        <w:tc>
          <w:tcPr>
            <w:cnfStyle w:val="001000000000" w:firstRow="0" w:lastRow="0" w:firstColumn="1" w:lastColumn="0" w:oddVBand="0" w:evenVBand="0" w:oddHBand="0" w:evenHBand="0" w:firstRowFirstColumn="0" w:firstRowLastColumn="0" w:lastRowFirstColumn="0" w:lastRowLastColumn="0"/>
            <w:tcW w:w="3348" w:type="dxa"/>
          </w:tcPr>
          <w:p w14:paraId="5818E8B3" w14:textId="77777777" w:rsidR="001864A4" w:rsidRDefault="001864A4" w:rsidP="00F62FB0">
            <w:pPr>
              <w:jc w:val="left"/>
              <w:rPr>
                <w:bCs w:val="0"/>
              </w:rPr>
            </w:pPr>
            <w:r>
              <w:rPr>
                <w:bCs w:val="0"/>
              </w:rPr>
              <w:t>Model User(s)</w:t>
            </w:r>
          </w:p>
        </w:tc>
        <w:tc>
          <w:tcPr>
            <w:tcW w:w="6164" w:type="dxa"/>
          </w:tcPr>
          <w:p w14:paraId="4EA3FCBC" w14:textId="29E615C9" w:rsidR="001864A4" w:rsidRDefault="003F43D2" w:rsidP="00F62FB0">
            <w:pPr>
              <w:jc w:val="left"/>
              <w:cnfStyle w:val="000000000000" w:firstRow="0" w:lastRow="0" w:firstColumn="0" w:lastColumn="0" w:oddVBand="0" w:evenVBand="0" w:oddHBand="0" w:evenHBand="0" w:firstRowFirstColumn="0" w:firstRowLastColumn="0" w:lastRowFirstColumn="0" w:lastRowLastColumn="0"/>
            </w:pPr>
            <w:r>
              <w:t>TRY ; MRD</w:t>
            </w:r>
            <w:r w:rsidR="00812B7C">
              <w:t>; ERM</w:t>
            </w:r>
          </w:p>
        </w:tc>
      </w:tr>
      <w:tr w:rsidR="005345B9" w:rsidRPr="00E85BF3" w14:paraId="5E6CDFAF" w14:textId="77777777" w:rsidTr="004D0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one" w:sz="0" w:space="0" w:color="auto"/>
              <w:left w:val="none" w:sz="0" w:space="0" w:color="auto"/>
              <w:bottom w:val="none" w:sz="0" w:space="0" w:color="auto"/>
            </w:tcBorders>
          </w:tcPr>
          <w:p w14:paraId="62DB23B2" w14:textId="77777777" w:rsidR="005345B9" w:rsidRPr="00E74821" w:rsidRDefault="0001200E" w:rsidP="00F62FB0">
            <w:pPr>
              <w:jc w:val="left"/>
              <w:rPr>
                <w:bCs w:val="0"/>
              </w:rPr>
            </w:pPr>
            <w:r w:rsidRPr="00E74821">
              <w:rPr>
                <w:bCs w:val="0"/>
              </w:rPr>
              <w:t>Contact Information</w:t>
            </w:r>
          </w:p>
        </w:tc>
        <w:tc>
          <w:tcPr>
            <w:tcW w:w="6164" w:type="dxa"/>
            <w:tcBorders>
              <w:top w:val="none" w:sz="0" w:space="0" w:color="auto"/>
              <w:bottom w:val="none" w:sz="0" w:space="0" w:color="auto"/>
              <w:right w:val="none" w:sz="0" w:space="0" w:color="auto"/>
            </w:tcBorders>
          </w:tcPr>
          <w:p w14:paraId="0BF5593B" w14:textId="77777777" w:rsidR="00620329" w:rsidRPr="00E85BF3" w:rsidRDefault="000940D4" w:rsidP="003F077F">
            <w:pPr>
              <w:jc w:val="left"/>
              <w:cnfStyle w:val="000000100000" w:firstRow="0" w:lastRow="0" w:firstColumn="0" w:lastColumn="0" w:oddVBand="0" w:evenVBand="0" w:oddHBand="1" w:evenHBand="0" w:firstRowFirstColumn="0" w:firstRowLastColumn="0" w:lastRowFirstColumn="0" w:lastRowLastColumn="0"/>
            </w:pPr>
            <w:r>
              <w:t xml:space="preserve">Adrian Xin Long/Harry </w:t>
            </w:r>
            <w:proofErr w:type="spellStart"/>
            <w:r>
              <w:t>Guo</w:t>
            </w:r>
            <w:proofErr w:type="spellEnd"/>
          </w:p>
        </w:tc>
      </w:tr>
    </w:tbl>
    <w:p w14:paraId="3B0B54D0" w14:textId="77777777" w:rsidR="005345B9" w:rsidRDefault="005345B9" w:rsidP="00F62FB0">
      <w:pPr>
        <w:jc w:val="left"/>
      </w:pPr>
    </w:p>
    <w:tbl>
      <w:tblPr>
        <w:tblW w:w="9540" w:type="dxa"/>
        <w:tblInd w:w="18" w:type="dxa"/>
        <w:tblBorders>
          <w:top w:val="single" w:sz="4" w:space="0" w:color="auto"/>
          <w:left w:val="single" w:sz="4" w:space="0" w:color="auto"/>
          <w:bottom w:val="single" w:sz="4" w:space="0" w:color="auto"/>
          <w:right w:val="single" w:sz="4" w:space="0" w:color="auto"/>
          <w:insideH w:val="single" w:sz="8" w:space="0" w:color="C0504D"/>
          <w:insideV w:val="single" w:sz="8" w:space="0" w:color="C0504D"/>
        </w:tblBorders>
        <w:tblLook w:val="04A0" w:firstRow="1" w:lastRow="0" w:firstColumn="1" w:lastColumn="0" w:noHBand="0" w:noVBand="1"/>
      </w:tblPr>
      <w:tblGrid>
        <w:gridCol w:w="3150"/>
        <w:gridCol w:w="3690"/>
        <w:gridCol w:w="360"/>
        <w:gridCol w:w="2340"/>
      </w:tblGrid>
      <w:tr w:rsidR="00CE357B" w:rsidRPr="00E85BF3" w14:paraId="16486BC1" w14:textId="77777777" w:rsidTr="006C3829">
        <w:trPr>
          <w:trHeight w:val="197"/>
        </w:trPr>
        <w:tc>
          <w:tcPr>
            <w:tcW w:w="3150" w:type="dxa"/>
            <w:tcBorders>
              <w:top w:val="single" w:sz="4" w:space="0" w:color="auto"/>
              <w:left w:val="single" w:sz="4" w:space="0" w:color="auto"/>
              <w:bottom w:val="single" w:sz="4" w:space="0" w:color="auto"/>
              <w:right w:val="single" w:sz="8" w:space="0" w:color="C0504D"/>
            </w:tcBorders>
            <w:shd w:val="clear" w:color="auto" w:fill="4F81BD" w:themeFill="accent1"/>
          </w:tcPr>
          <w:p w14:paraId="3CC192FE" w14:textId="77777777" w:rsidR="00CE357B" w:rsidRPr="00E85BF3" w:rsidRDefault="00CE357B" w:rsidP="00F62FB0">
            <w:pPr>
              <w:jc w:val="left"/>
              <w:rPr>
                <w:b/>
                <w:bCs/>
                <w:color w:val="FFFFFF"/>
              </w:rPr>
            </w:pPr>
            <w:r>
              <w:rPr>
                <w:b/>
                <w:bCs/>
                <w:color w:val="FFFFFF"/>
              </w:rPr>
              <w:t>Approved by</w:t>
            </w:r>
          </w:p>
        </w:tc>
        <w:tc>
          <w:tcPr>
            <w:tcW w:w="6390" w:type="dxa"/>
            <w:gridSpan w:val="3"/>
            <w:tcBorders>
              <w:top w:val="single" w:sz="4" w:space="0" w:color="auto"/>
              <w:left w:val="single" w:sz="8" w:space="0" w:color="C0504D"/>
              <w:bottom w:val="single" w:sz="4" w:space="0" w:color="auto"/>
              <w:right w:val="single" w:sz="4" w:space="0" w:color="auto"/>
            </w:tcBorders>
            <w:shd w:val="clear" w:color="auto" w:fill="4F81BD" w:themeFill="accent1"/>
          </w:tcPr>
          <w:p w14:paraId="6930F589" w14:textId="77777777" w:rsidR="00CE357B" w:rsidRPr="00E85BF3" w:rsidRDefault="00CE357B" w:rsidP="00F62FB0">
            <w:pPr>
              <w:jc w:val="left"/>
              <w:rPr>
                <w:b/>
                <w:bCs/>
                <w:color w:val="FFFFFF"/>
              </w:rPr>
            </w:pPr>
          </w:p>
        </w:tc>
      </w:tr>
      <w:tr w:rsidR="00CE357B" w:rsidRPr="00E74821" w14:paraId="1F995659" w14:textId="77777777" w:rsidTr="006C3829">
        <w:trPr>
          <w:trHeight w:val="245"/>
        </w:trPr>
        <w:tc>
          <w:tcPr>
            <w:tcW w:w="3150" w:type="dxa"/>
            <w:vMerge w:val="restart"/>
            <w:tcBorders>
              <w:top w:val="single" w:sz="4" w:space="0" w:color="auto"/>
              <w:right w:val="single" w:sz="4" w:space="0" w:color="auto"/>
            </w:tcBorders>
            <w:shd w:val="clear" w:color="auto" w:fill="auto"/>
          </w:tcPr>
          <w:p w14:paraId="735A7C90" w14:textId="7322C415" w:rsidR="004A5794" w:rsidRPr="00E74821" w:rsidRDefault="00812B7C" w:rsidP="00F62FB0">
            <w:pPr>
              <w:jc w:val="left"/>
              <w:rPr>
                <w:bCs/>
              </w:rPr>
            </w:pPr>
            <w:r>
              <w:rPr>
                <w:bCs/>
              </w:rPr>
              <w:t>Charlie Peng</w:t>
            </w:r>
          </w:p>
          <w:p w14:paraId="71699C04" w14:textId="77777777" w:rsidR="00CE357B" w:rsidRDefault="000940D4" w:rsidP="00DF2F94">
            <w:pPr>
              <w:jc w:val="left"/>
              <w:rPr>
                <w:bCs/>
              </w:rPr>
            </w:pPr>
            <w:r>
              <w:rPr>
                <w:bCs/>
              </w:rPr>
              <w:t>SVP &amp; Head of Treasury</w:t>
            </w:r>
          </w:p>
          <w:p w14:paraId="7B934175" w14:textId="77777777" w:rsidR="000F5225" w:rsidRPr="00E74821" w:rsidRDefault="000940D4" w:rsidP="00DF2F94">
            <w:pPr>
              <w:jc w:val="left"/>
              <w:rPr>
                <w:bCs/>
              </w:rPr>
            </w:pPr>
            <w:r>
              <w:rPr>
                <w:bCs/>
              </w:rPr>
              <w:t>TRY</w:t>
            </w:r>
          </w:p>
        </w:tc>
        <w:tc>
          <w:tcPr>
            <w:tcW w:w="3690" w:type="dxa"/>
            <w:tcBorders>
              <w:top w:val="single" w:sz="4" w:space="0" w:color="auto"/>
              <w:left w:val="single" w:sz="4" w:space="0" w:color="auto"/>
              <w:bottom w:val="single" w:sz="4" w:space="0" w:color="auto"/>
              <w:right w:val="nil"/>
            </w:tcBorders>
            <w:shd w:val="clear" w:color="auto" w:fill="auto"/>
          </w:tcPr>
          <w:p w14:paraId="5B431705" w14:textId="77777777" w:rsidR="00CE357B" w:rsidRPr="00E74821" w:rsidRDefault="00CE357B" w:rsidP="00F62FB0">
            <w:pPr>
              <w:jc w:val="left"/>
            </w:pPr>
          </w:p>
          <w:p w14:paraId="37D6FBD9" w14:textId="77777777" w:rsidR="00CE357B" w:rsidRPr="00E74821" w:rsidRDefault="00CE357B" w:rsidP="00F62FB0">
            <w:pPr>
              <w:jc w:val="left"/>
            </w:pPr>
          </w:p>
        </w:tc>
        <w:tc>
          <w:tcPr>
            <w:tcW w:w="360" w:type="dxa"/>
            <w:tcBorders>
              <w:top w:val="single" w:sz="4" w:space="0" w:color="auto"/>
              <w:left w:val="nil"/>
              <w:bottom w:val="nil"/>
              <w:right w:val="nil"/>
            </w:tcBorders>
            <w:shd w:val="clear" w:color="auto" w:fill="auto"/>
          </w:tcPr>
          <w:p w14:paraId="4D88964A" w14:textId="77777777" w:rsidR="00CE357B" w:rsidRPr="00E74821" w:rsidRDefault="00CE357B" w:rsidP="00F62FB0">
            <w:pPr>
              <w:jc w:val="left"/>
            </w:pPr>
          </w:p>
        </w:tc>
        <w:tc>
          <w:tcPr>
            <w:tcW w:w="2340" w:type="dxa"/>
            <w:tcBorders>
              <w:top w:val="single" w:sz="4" w:space="0" w:color="auto"/>
              <w:left w:val="nil"/>
              <w:bottom w:val="single" w:sz="4" w:space="0" w:color="auto"/>
            </w:tcBorders>
            <w:shd w:val="clear" w:color="auto" w:fill="auto"/>
          </w:tcPr>
          <w:p w14:paraId="0BFA624A" w14:textId="77777777" w:rsidR="00CE357B" w:rsidRPr="00E74821" w:rsidRDefault="00CE357B" w:rsidP="00F62FB0">
            <w:pPr>
              <w:jc w:val="left"/>
            </w:pPr>
          </w:p>
        </w:tc>
      </w:tr>
      <w:tr w:rsidR="00CE357B" w:rsidRPr="00E74821" w14:paraId="73E68EAB" w14:textId="77777777" w:rsidTr="006C3829">
        <w:trPr>
          <w:trHeight w:val="244"/>
        </w:trPr>
        <w:tc>
          <w:tcPr>
            <w:tcW w:w="3150" w:type="dxa"/>
            <w:vMerge/>
            <w:tcBorders>
              <w:bottom w:val="single" w:sz="4" w:space="0" w:color="auto"/>
              <w:right w:val="single" w:sz="4" w:space="0" w:color="auto"/>
            </w:tcBorders>
            <w:shd w:val="clear" w:color="auto" w:fill="auto"/>
          </w:tcPr>
          <w:p w14:paraId="58926747" w14:textId="77777777" w:rsidR="00CE357B" w:rsidRPr="00E74821" w:rsidRDefault="00CE357B" w:rsidP="00F62FB0">
            <w:pPr>
              <w:jc w:val="left"/>
              <w:rPr>
                <w:bCs/>
              </w:rPr>
            </w:pPr>
          </w:p>
        </w:tc>
        <w:tc>
          <w:tcPr>
            <w:tcW w:w="3690" w:type="dxa"/>
            <w:tcBorders>
              <w:top w:val="single" w:sz="4" w:space="0" w:color="auto"/>
              <w:left w:val="single" w:sz="4" w:space="0" w:color="auto"/>
              <w:bottom w:val="single" w:sz="4" w:space="0" w:color="auto"/>
              <w:right w:val="nil"/>
            </w:tcBorders>
            <w:shd w:val="clear" w:color="auto" w:fill="auto"/>
          </w:tcPr>
          <w:p w14:paraId="0390EB8F" w14:textId="77777777" w:rsidR="00CE357B" w:rsidRPr="00E74821" w:rsidRDefault="00CE357B" w:rsidP="00F62FB0">
            <w:pPr>
              <w:jc w:val="left"/>
            </w:pPr>
            <w:r w:rsidRPr="00E74821">
              <w:t>Signature</w:t>
            </w:r>
          </w:p>
        </w:tc>
        <w:tc>
          <w:tcPr>
            <w:tcW w:w="360" w:type="dxa"/>
            <w:tcBorders>
              <w:top w:val="nil"/>
              <w:left w:val="nil"/>
              <w:bottom w:val="single" w:sz="4" w:space="0" w:color="auto"/>
              <w:right w:val="nil"/>
            </w:tcBorders>
            <w:shd w:val="clear" w:color="auto" w:fill="auto"/>
          </w:tcPr>
          <w:p w14:paraId="69A97B7A" w14:textId="77777777" w:rsidR="00CE357B" w:rsidRPr="00E74821" w:rsidRDefault="00CE357B" w:rsidP="00F62FB0">
            <w:pPr>
              <w:jc w:val="left"/>
            </w:pPr>
          </w:p>
        </w:tc>
        <w:tc>
          <w:tcPr>
            <w:tcW w:w="2340" w:type="dxa"/>
            <w:tcBorders>
              <w:top w:val="single" w:sz="4" w:space="0" w:color="auto"/>
              <w:left w:val="nil"/>
              <w:bottom w:val="single" w:sz="4" w:space="0" w:color="auto"/>
            </w:tcBorders>
            <w:shd w:val="clear" w:color="auto" w:fill="auto"/>
          </w:tcPr>
          <w:p w14:paraId="25F2EFCF" w14:textId="77777777" w:rsidR="00CE357B" w:rsidRPr="00E74821" w:rsidRDefault="00CE357B" w:rsidP="00F62FB0">
            <w:pPr>
              <w:jc w:val="left"/>
            </w:pPr>
            <w:r w:rsidRPr="00E74821">
              <w:t>Date</w:t>
            </w:r>
          </w:p>
        </w:tc>
      </w:tr>
    </w:tbl>
    <w:p w14:paraId="6EFC3858" w14:textId="77777777" w:rsidR="000A2B0A" w:rsidRPr="00E74821" w:rsidRDefault="000A2B0A" w:rsidP="00F62FB0">
      <w:pPr>
        <w:jc w:val="left"/>
      </w:pPr>
    </w:p>
    <w:tbl>
      <w:tblPr>
        <w:tblW w:w="9540" w:type="dxa"/>
        <w:tblInd w:w="18" w:type="dxa"/>
        <w:tblBorders>
          <w:top w:val="single" w:sz="4" w:space="0" w:color="auto"/>
          <w:left w:val="single" w:sz="4" w:space="0" w:color="auto"/>
          <w:bottom w:val="single" w:sz="4" w:space="0" w:color="auto"/>
          <w:right w:val="single" w:sz="4" w:space="0" w:color="auto"/>
          <w:insideH w:val="single" w:sz="8" w:space="0" w:color="C0504D"/>
          <w:insideV w:val="single" w:sz="8" w:space="0" w:color="C0504D"/>
        </w:tblBorders>
        <w:tblLook w:val="04A0" w:firstRow="1" w:lastRow="0" w:firstColumn="1" w:lastColumn="0" w:noHBand="0" w:noVBand="1"/>
      </w:tblPr>
      <w:tblGrid>
        <w:gridCol w:w="3150"/>
        <w:gridCol w:w="3690"/>
        <w:gridCol w:w="360"/>
        <w:gridCol w:w="2340"/>
      </w:tblGrid>
      <w:tr w:rsidR="00163DC1" w:rsidRPr="00E74821" w14:paraId="6B904C58" w14:textId="77777777" w:rsidTr="006C3829">
        <w:trPr>
          <w:trHeight w:val="197"/>
        </w:trPr>
        <w:tc>
          <w:tcPr>
            <w:tcW w:w="3150" w:type="dxa"/>
            <w:tcBorders>
              <w:bottom w:val="single" w:sz="4" w:space="0" w:color="auto"/>
            </w:tcBorders>
            <w:shd w:val="clear" w:color="auto" w:fill="4F81BD" w:themeFill="accent1"/>
          </w:tcPr>
          <w:p w14:paraId="5D0A7C7B" w14:textId="77777777" w:rsidR="00163DC1" w:rsidRPr="00953FCA" w:rsidRDefault="00163DC1" w:rsidP="00F62FB0">
            <w:pPr>
              <w:jc w:val="left"/>
              <w:rPr>
                <w:b/>
                <w:bCs/>
                <w:color w:val="FFFFFF"/>
              </w:rPr>
            </w:pPr>
            <w:r w:rsidRPr="00953FCA">
              <w:rPr>
                <w:b/>
                <w:bCs/>
                <w:color w:val="FFFFFF"/>
              </w:rPr>
              <w:t>Reviewed by</w:t>
            </w:r>
          </w:p>
        </w:tc>
        <w:tc>
          <w:tcPr>
            <w:tcW w:w="6390" w:type="dxa"/>
            <w:gridSpan w:val="3"/>
            <w:tcBorders>
              <w:bottom w:val="single" w:sz="4" w:space="0" w:color="auto"/>
            </w:tcBorders>
            <w:shd w:val="clear" w:color="auto" w:fill="4F81BD" w:themeFill="accent1"/>
          </w:tcPr>
          <w:p w14:paraId="765665E7" w14:textId="77777777" w:rsidR="00163DC1" w:rsidRPr="00E74821" w:rsidRDefault="00163DC1" w:rsidP="00F62FB0">
            <w:pPr>
              <w:jc w:val="left"/>
              <w:rPr>
                <w:bCs/>
                <w:color w:val="FFFFFF"/>
              </w:rPr>
            </w:pPr>
          </w:p>
        </w:tc>
      </w:tr>
      <w:tr w:rsidR="00163DC1" w:rsidRPr="00E74821" w14:paraId="251C9267" w14:textId="77777777" w:rsidTr="006C3829">
        <w:trPr>
          <w:trHeight w:val="245"/>
        </w:trPr>
        <w:tc>
          <w:tcPr>
            <w:tcW w:w="3150" w:type="dxa"/>
            <w:vMerge w:val="restart"/>
            <w:tcBorders>
              <w:top w:val="single" w:sz="4" w:space="0" w:color="auto"/>
              <w:right w:val="single" w:sz="4" w:space="0" w:color="auto"/>
            </w:tcBorders>
            <w:shd w:val="clear" w:color="auto" w:fill="auto"/>
          </w:tcPr>
          <w:p w14:paraId="19CDCEDF" w14:textId="77777777" w:rsidR="004A5794" w:rsidRPr="00E74821" w:rsidRDefault="000940D4" w:rsidP="00F62FB0">
            <w:pPr>
              <w:jc w:val="left"/>
              <w:rPr>
                <w:bCs/>
              </w:rPr>
            </w:pPr>
            <w:r>
              <w:rPr>
                <w:bCs/>
              </w:rPr>
              <w:t xml:space="preserve">Harry </w:t>
            </w:r>
            <w:proofErr w:type="spellStart"/>
            <w:r>
              <w:rPr>
                <w:bCs/>
              </w:rPr>
              <w:t>Guo</w:t>
            </w:r>
            <w:proofErr w:type="spellEnd"/>
          </w:p>
          <w:p w14:paraId="07860114" w14:textId="77777777" w:rsidR="000940D4" w:rsidRDefault="000940D4" w:rsidP="000940D4">
            <w:pPr>
              <w:jc w:val="left"/>
              <w:rPr>
                <w:bCs/>
              </w:rPr>
            </w:pPr>
            <w:r>
              <w:rPr>
                <w:bCs/>
              </w:rPr>
              <w:t>SVP of Treasury</w:t>
            </w:r>
          </w:p>
          <w:p w14:paraId="3AE41B5B" w14:textId="77777777" w:rsidR="00163DC1" w:rsidRPr="00E74821" w:rsidRDefault="000940D4" w:rsidP="000940D4">
            <w:pPr>
              <w:jc w:val="left"/>
              <w:rPr>
                <w:bCs/>
              </w:rPr>
            </w:pPr>
            <w:r>
              <w:rPr>
                <w:bCs/>
              </w:rPr>
              <w:t>TRY</w:t>
            </w:r>
          </w:p>
        </w:tc>
        <w:tc>
          <w:tcPr>
            <w:tcW w:w="3690" w:type="dxa"/>
            <w:tcBorders>
              <w:top w:val="single" w:sz="4" w:space="0" w:color="auto"/>
              <w:left w:val="single" w:sz="4" w:space="0" w:color="auto"/>
              <w:bottom w:val="single" w:sz="4" w:space="0" w:color="auto"/>
              <w:right w:val="nil"/>
            </w:tcBorders>
            <w:shd w:val="clear" w:color="auto" w:fill="auto"/>
          </w:tcPr>
          <w:p w14:paraId="2BE84C1C" w14:textId="42C4A13A" w:rsidR="00163DC1" w:rsidRPr="00E74821" w:rsidRDefault="00BF1BFC" w:rsidP="00F62FB0">
            <w:pPr>
              <w:jc w:val="left"/>
            </w:pPr>
            <w:r>
              <w:rPr>
                <w:noProof/>
                <w:lang w:eastAsia="en-US"/>
              </w:rPr>
              <w:drawing>
                <wp:inline distT="0" distB="0" distL="0" distR="0" wp14:anchorId="0C69F807" wp14:editId="585CE2BB">
                  <wp:extent cx="895350" cy="352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95350" cy="352425"/>
                          </a:xfrm>
                          <a:prstGeom prst="rect">
                            <a:avLst/>
                          </a:prstGeom>
                        </pic:spPr>
                      </pic:pic>
                    </a:graphicData>
                  </a:graphic>
                </wp:inline>
              </w:drawing>
            </w:r>
          </w:p>
        </w:tc>
        <w:tc>
          <w:tcPr>
            <w:tcW w:w="360" w:type="dxa"/>
            <w:tcBorders>
              <w:top w:val="single" w:sz="4" w:space="0" w:color="auto"/>
              <w:left w:val="nil"/>
              <w:bottom w:val="nil"/>
              <w:right w:val="nil"/>
            </w:tcBorders>
            <w:shd w:val="clear" w:color="auto" w:fill="auto"/>
          </w:tcPr>
          <w:p w14:paraId="09BC89BE" w14:textId="77777777" w:rsidR="00163DC1" w:rsidRPr="00E74821" w:rsidRDefault="00163DC1" w:rsidP="00F62FB0">
            <w:pPr>
              <w:jc w:val="left"/>
            </w:pPr>
          </w:p>
        </w:tc>
        <w:tc>
          <w:tcPr>
            <w:tcW w:w="2340" w:type="dxa"/>
            <w:tcBorders>
              <w:top w:val="single" w:sz="4" w:space="0" w:color="auto"/>
              <w:left w:val="nil"/>
              <w:bottom w:val="single" w:sz="4" w:space="0" w:color="auto"/>
            </w:tcBorders>
            <w:shd w:val="clear" w:color="auto" w:fill="auto"/>
          </w:tcPr>
          <w:p w14:paraId="20FD0103" w14:textId="77777777" w:rsidR="00163DC1" w:rsidRPr="00E74821" w:rsidRDefault="00163DC1" w:rsidP="00F62FB0">
            <w:pPr>
              <w:jc w:val="left"/>
            </w:pPr>
          </w:p>
        </w:tc>
      </w:tr>
      <w:tr w:rsidR="00163DC1" w:rsidRPr="00E85BF3" w14:paraId="6605FDB7" w14:textId="77777777" w:rsidTr="00AB66BA">
        <w:trPr>
          <w:trHeight w:val="60"/>
        </w:trPr>
        <w:tc>
          <w:tcPr>
            <w:tcW w:w="3150" w:type="dxa"/>
            <w:vMerge/>
            <w:tcBorders>
              <w:bottom w:val="single" w:sz="4" w:space="0" w:color="auto"/>
              <w:right w:val="single" w:sz="4" w:space="0" w:color="auto"/>
            </w:tcBorders>
            <w:shd w:val="clear" w:color="auto" w:fill="auto"/>
          </w:tcPr>
          <w:p w14:paraId="542949BD" w14:textId="77777777" w:rsidR="00163DC1" w:rsidRDefault="00163DC1" w:rsidP="00F62FB0">
            <w:pPr>
              <w:jc w:val="left"/>
              <w:rPr>
                <w:b/>
                <w:bCs/>
              </w:rPr>
            </w:pPr>
          </w:p>
        </w:tc>
        <w:tc>
          <w:tcPr>
            <w:tcW w:w="3690" w:type="dxa"/>
            <w:tcBorders>
              <w:top w:val="single" w:sz="4" w:space="0" w:color="auto"/>
              <w:left w:val="single" w:sz="4" w:space="0" w:color="auto"/>
              <w:bottom w:val="single" w:sz="4" w:space="0" w:color="auto"/>
              <w:right w:val="nil"/>
            </w:tcBorders>
            <w:shd w:val="clear" w:color="auto" w:fill="auto"/>
          </w:tcPr>
          <w:p w14:paraId="4EFECD12" w14:textId="77777777" w:rsidR="00163DC1" w:rsidRPr="00E85BF3" w:rsidRDefault="00163DC1" w:rsidP="00F62FB0">
            <w:pPr>
              <w:jc w:val="left"/>
            </w:pPr>
            <w:r>
              <w:t>Signature</w:t>
            </w:r>
          </w:p>
        </w:tc>
        <w:tc>
          <w:tcPr>
            <w:tcW w:w="360" w:type="dxa"/>
            <w:tcBorders>
              <w:top w:val="nil"/>
              <w:left w:val="nil"/>
              <w:bottom w:val="single" w:sz="4" w:space="0" w:color="auto"/>
              <w:right w:val="nil"/>
            </w:tcBorders>
            <w:shd w:val="clear" w:color="auto" w:fill="auto"/>
          </w:tcPr>
          <w:p w14:paraId="200E1D95" w14:textId="77777777" w:rsidR="00163DC1" w:rsidRPr="00E85BF3" w:rsidRDefault="00163DC1" w:rsidP="00F62FB0">
            <w:pPr>
              <w:jc w:val="left"/>
            </w:pPr>
          </w:p>
        </w:tc>
        <w:tc>
          <w:tcPr>
            <w:tcW w:w="2340" w:type="dxa"/>
            <w:tcBorders>
              <w:top w:val="single" w:sz="4" w:space="0" w:color="auto"/>
              <w:left w:val="nil"/>
              <w:bottom w:val="single" w:sz="4" w:space="0" w:color="auto"/>
            </w:tcBorders>
            <w:shd w:val="clear" w:color="auto" w:fill="auto"/>
          </w:tcPr>
          <w:p w14:paraId="5891A223" w14:textId="77777777" w:rsidR="00163DC1" w:rsidRPr="00E85BF3" w:rsidRDefault="00163DC1" w:rsidP="00F62FB0">
            <w:pPr>
              <w:jc w:val="left"/>
            </w:pPr>
            <w:r>
              <w:t>Date</w:t>
            </w:r>
          </w:p>
        </w:tc>
      </w:tr>
    </w:tbl>
    <w:p w14:paraId="0EE34FFE" w14:textId="77777777" w:rsidR="005345B9" w:rsidRDefault="005345B9" w:rsidP="00F62FB0">
      <w:pPr>
        <w:jc w:val="left"/>
      </w:pPr>
    </w:p>
    <w:p w14:paraId="41807613" w14:textId="77777777" w:rsidR="008A76EF" w:rsidRDefault="005345B9" w:rsidP="00F62FB0">
      <w:pPr>
        <w:spacing w:line="240" w:lineRule="atLeast"/>
        <w:ind w:left="360" w:hanging="360"/>
        <w:jc w:val="left"/>
      </w:pPr>
      <w:r>
        <w:br w:type="page"/>
      </w:r>
    </w:p>
    <w:sdt>
      <w:sdtPr>
        <w:rPr>
          <w:rFonts w:asciiTheme="minorHAnsi" w:eastAsia="Times New Roman" w:hAnsiTheme="minorHAnsi" w:cs="Times New Roman"/>
          <w:b w:val="0"/>
          <w:bCs w:val="0"/>
          <w:color w:val="auto"/>
          <w:sz w:val="18"/>
          <w:szCs w:val="22"/>
        </w:rPr>
        <w:id w:val="-1067191901"/>
        <w:docPartObj>
          <w:docPartGallery w:val="Table of Contents"/>
          <w:docPartUnique/>
        </w:docPartObj>
      </w:sdtPr>
      <w:sdtEndPr>
        <w:rPr>
          <w:noProof/>
        </w:rPr>
      </w:sdtEndPr>
      <w:sdtContent>
        <w:p w14:paraId="783E9695" w14:textId="77777777" w:rsidR="008A76EF" w:rsidRPr="008D5F4B" w:rsidRDefault="0019092F" w:rsidP="00F62FB0">
          <w:pPr>
            <w:pStyle w:val="TOCHeading"/>
            <w:jc w:val="left"/>
            <w:rPr>
              <w:rFonts w:asciiTheme="minorHAnsi" w:hAnsiTheme="minorHAnsi" w:cstheme="minorHAnsi"/>
              <w:color w:val="1F497D" w:themeColor="text2"/>
              <w:sz w:val="22"/>
            </w:rPr>
          </w:pPr>
          <w:r w:rsidRPr="008D5F4B">
            <w:rPr>
              <w:rFonts w:asciiTheme="minorHAnsi" w:eastAsia="Times New Roman" w:hAnsiTheme="minorHAnsi" w:cstheme="minorHAnsi"/>
              <w:bCs w:val="0"/>
              <w:color w:val="1F497D" w:themeColor="text2"/>
              <w:sz w:val="22"/>
            </w:rPr>
            <w:t>Table of</w:t>
          </w:r>
          <w:r w:rsidRPr="008D5F4B">
            <w:rPr>
              <w:rFonts w:asciiTheme="minorHAnsi" w:eastAsia="Times New Roman" w:hAnsiTheme="minorHAnsi" w:cstheme="minorHAnsi"/>
              <w:b w:val="0"/>
              <w:bCs w:val="0"/>
              <w:color w:val="1F497D" w:themeColor="text2"/>
              <w:sz w:val="18"/>
              <w:szCs w:val="22"/>
            </w:rPr>
            <w:t xml:space="preserve"> </w:t>
          </w:r>
          <w:r w:rsidR="008A76EF" w:rsidRPr="008D5F4B">
            <w:rPr>
              <w:rFonts w:asciiTheme="minorHAnsi" w:hAnsiTheme="minorHAnsi" w:cstheme="minorHAnsi"/>
              <w:color w:val="1F497D" w:themeColor="text2"/>
              <w:sz w:val="22"/>
            </w:rPr>
            <w:t>Contents</w:t>
          </w:r>
        </w:p>
        <w:p w14:paraId="1423D09C" w14:textId="77777777" w:rsidR="009F2C50" w:rsidRPr="008D5F4B" w:rsidRDefault="009F2C50" w:rsidP="00F62FB0">
          <w:pPr>
            <w:jc w:val="left"/>
            <w:rPr>
              <w:sz w:val="18"/>
            </w:rPr>
          </w:pPr>
        </w:p>
        <w:p w14:paraId="37423BB9" w14:textId="6E45B695" w:rsidR="004858E8" w:rsidRDefault="00202243">
          <w:pPr>
            <w:pStyle w:val="TOC1"/>
            <w:rPr>
              <w:rFonts w:eastAsiaTheme="minorEastAsia" w:cstheme="minorBidi"/>
              <w:noProof/>
              <w:color w:val="auto"/>
              <w:sz w:val="22"/>
              <w:lang w:eastAsia="en-US"/>
            </w:rPr>
          </w:pPr>
          <w:r w:rsidRPr="008D5F4B">
            <w:rPr>
              <w:color w:val="4F81BD" w:themeColor="accent1"/>
              <w:sz w:val="22"/>
            </w:rPr>
            <w:fldChar w:fldCharType="begin"/>
          </w:r>
          <w:r w:rsidRPr="008D5F4B">
            <w:rPr>
              <w:color w:val="4F81BD" w:themeColor="accent1"/>
              <w:sz w:val="22"/>
            </w:rPr>
            <w:instrText xml:space="preserve"> TOC \o "1-2" \h \z \u </w:instrText>
          </w:r>
          <w:r w:rsidRPr="008D5F4B">
            <w:rPr>
              <w:color w:val="4F81BD" w:themeColor="accent1"/>
              <w:sz w:val="22"/>
            </w:rPr>
            <w:fldChar w:fldCharType="separate"/>
          </w:r>
          <w:hyperlink w:anchor="_Toc59537579" w:history="1">
            <w:r w:rsidR="004858E8" w:rsidRPr="00A0587F">
              <w:rPr>
                <w:rStyle w:val="Hyperlink"/>
                <w:noProof/>
              </w:rPr>
              <w:t>1.</w:t>
            </w:r>
            <w:r w:rsidR="004858E8">
              <w:rPr>
                <w:rFonts w:eastAsiaTheme="minorEastAsia" w:cstheme="minorBidi"/>
                <w:noProof/>
                <w:color w:val="auto"/>
                <w:sz w:val="22"/>
                <w:lang w:eastAsia="en-US"/>
              </w:rPr>
              <w:tab/>
            </w:r>
            <w:r w:rsidR="004858E8" w:rsidRPr="00A0587F">
              <w:rPr>
                <w:rStyle w:val="Hyperlink"/>
                <w:noProof/>
              </w:rPr>
              <w:t>Executive Summary</w:t>
            </w:r>
            <w:r w:rsidR="004858E8">
              <w:rPr>
                <w:noProof/>
                <w:webHidden/>
              </w:rPr>
              <w:tab/>
            </w:r>
            <w:r w:rsidR="004858E8">
              <w:rPr>
                <w:noProof/>
                <w:webHidden/>
              </w:rPr>
              <w:fldChar w:fldCharType="begin"/>
            </w:r>
            <w:r w:rsidR="004858E8">
              <w:rPr>
                <w:noProof/>
                <w:webHidden/>
              </w:rPr>
              <w:instrText xml:space="preserve"> PAGEREF _Toc59537579 \h </w:instrText>
            </w:r>
            <w:r w:rsidR="004858E8">
              <w:rPr>
                <w:noProof/>
                <w:webHidden/>
              </w:rPr>
            </w:r>
            <w:r w:rsidR="004858E8">
              <w:rPr>
                <w:noProof/>
                <w:webHidden/>
              </w:rPr>
              <w:fldChar w:fldCharType="separate"/>
            </w:r>
            <w:r w:rsidR="0077290E">
              <w:rPr>
                <w:noProof/>
                <w:webHidden/>
              </w:rPr>
              <w:t>5</w:t>
            </w:r>
            <w:r w:rsidR="004858E8">
              <w:rPr>
                <w:noProof/>
                <w:webHidden/>
              </w:rPr>
              <w:fldChar w:fldCharType="end"/>
            </w:r>
          </w:hyperlink>
        </w:p>
        <w:p w14:paraId="02FA019A" w14:textId="07A9E4DC" w:rsidR="004858E8" w:rsidRDefault="00662ACF">
          <w:pPr>
            <w:pStyle w:val="TOC2"/>
            <w:tabs>
              <w:tab w:val="left" w:pos="880"/>
              <w:tab w:val="right" w:leader="dot" w:pos="9350"/>
            </w:tabs>
            <w:rPr>
              <w:rFonts w:eastAsiaTheme="minorEastAsia" w:cstheme="minorBidi"/>
              <w:noProof/>
              <w:lang w:eastAsia="en-US"/>
            </w:rPr>
          </w:pPr>
          <w:hyperlink w:anchor="_Toc59537580" w:history="1">
            <w:r w:rsidR="004858E8" w:rsidRPr="00A0587F">
              <w:rPr>
                <w:rStyle w:val="Hyperlink"/>
                <w:noProof/>
              </w:rPr>
              <w:t>1.1.</w:t>
            </w:r>
            <w:r w:rsidR="004858E8">
              <w:rPr>
                <w:rFonts w:eastAsiaTheme="minorEastAsia" w:cstheme="minorBidi"/>
                <w:noProof/>
                <w:lang w:eastAsia="en-US"/>
              </w:rPr>
              <w:tab/>
            </w:r>
            <w:r w:rsidR="004858E8" w:rsidRPr="00A0587F">
              <w:rPr>
                <w:rStyle w:val="Hyperlink"/>
                <w:noProof/>
              </w:rPr>
              <w:t>Model Tiering</w:t>
            </w:r>
            <w:r w:rsidR="004858E8">
              <w:rPr>
                <w:noProof/>
                <w:webHidden/>
              </w:rPr>
              <w:tab/>
            </w:r>
            <w:r w:rsidR="004858E8">
              <w:rPr>
                <w:noProof/>
                <w:webHidden/>
              </w:rPr>
              <w:fldChar w:fldCharType="begin"/>
            </w:r>
            <w:r w:rsidR="004858E8">
              <w:rPr>
                <w:noProof/>
                <w:webHidden/>
              </w:rPr>
              <w:instrText xml:space="preserve"> PAGEREF _Toc59537580 \h </w:instrText>
            </w:r>
            <w:r w:rsidR="004858E8">
              <w:rPr>
                <w:noProof/>
                <w:webHidden/>
              </w:rPr>
            </w:r>
            <w:r w:rsidR="004858E8">
              <w:rPr>
                <w:noProof/>
                <w:webHidden/>
              </w:rPr>
              <w:fldChar w:fldCharType="separate"/>
            </w:r>
            <w:r w:rsidR="0077290E">
              <w:rPr>
                <w:noProof/>
                <w:webHidden/>
              </w:rPr>
              <w:t>5</w:t>
            </w:r>
            <w:r w:rsidR="004858E8">
              <w:rPr>
                <w:noProof/>
                <w:webHidden/>
              </w:rPr>
              <w:fldChar w:fldCharType="end"/>
            </w:r>
          </w:hyperlink>
        </w:p>
        <w:p w14:paraId="4C1C18CF" w14:textId="4F4623CE" w:rsidR="004858E8" w:rsidRDefault="00662ACF">
          <w:pPr>
            <w:pStyle w:val="TOC1"/>
            <w:rPr>
              <w:rFonts w:eastAsiaTheme="minorEastAsia" w:cstheme="minorBidi"/>
              <w:noProof/>
              <w:color w:val="auto"/>
              <w:sz w:val="22"/>
              <w:lang w:eastAsia="en-US"/>
            </w:rPr>
          </w:pPr>
          <w:hyperlink w:anchor="_Toc59537581" w:history="1">
            <w:r w:rsidR="004858E8" w:rsidRPr="00A0587F">
              <w:rPr>
                <w:rStyle w:val="Hyperlink"/>
                <w:noProof/>
              </w:rPr>
              <w:t>2.</w:t>
            </w:r>
            <w:r w:rsidR="004858E8">
              <w:rPr>
                <w:rFonts w:eastAsiaTheme="minorEastAsia" w:cstheme="minorBidi"/>
                <w:noProof/>
                <w:color w:val="auto"/>
                <w:sz w:val="22"/>
                <w:lang w:eastAsia="en-US"/>
              </w:rPr>
              <w:tab/>
            </w:r>
            <w:r w:rsidR="004858E8" w:rsidRPr="00A0587F">
              <w:rPr>
                <w:rStyle w:val="Hyperlink"/>
                <w:noProof/>
              </w:rPr>
              <w:t>Business Background</w:t>
            </w:r>
            <w:r w:rsidR="004858E8">
              <w:rPr>
                <w:noProof/>
                <w:webHidden/>
              </w:rPr>
              <w:tab/>
            </w:r>
            <w:r w:rsidR="004858E8">
              <w:rPr>
                <w:noProof/>
                <w:webHidden/>
              </w:rPr>
              <w:fldChar w:fldCharType="begin"/>
            </w:r>
            <w:r w:rsidR="004858E8">
              <w:rPr>
                <w:noProof/>
                <w:webHidden/>
              </w:rPr>
              <w:instrText xml:space="preserve"> PAGEREF _Toc59537581 \h </w:instrText>
            </w:r>
            <w:r w:rsidR="004858E8">
              <w:rPr>
                <w:noProof/>
                <w:webHidden/>
              </w:rPr>
            </w:r>
            <w:r w:rsidR="004858E8">
              <w:rPr>
                <w:noProof/>
                <w:webHidden/>
              </w:rPr>
              <w:fldChar w:fldCharType="separate"/>
            </w:r>
            <w:r w:rsidR="0077290E">
              <w:rPr>
                <w:noProof/>
                <w:webHidden/>
              </w:rPr>
              <w:t>5</w:t>
            </w:r>
            <w:r w:rsidR="004858E8">
              <w:rPr>
                <w:noProof/>
                <w:webHidden/>
              </w:rPr>
              <w:fldChar w:fldCharType="end"/>
            </w:r>
          </w:hyperlink>
        </w:p>
        <w:p w14:paraId="6CF088F4" w14:textId="1A77AF11" w:rsidR="004858E8" w:rsidRDefault="00662ACF">
          <w:pPr>
            <w:pStyle w:val="TOC2"/>
            <w:tabs>
              <w:tab w:val="left" w:pos="880"/>
              <w:tab w:val="right" w:leader="dot" w:pos="9350"/>
            </w:tabs>
            <w:rPr>
              <w:rFonts w:eastAsiaTheme="minorEastAsia" w:cstheme="minorBidi"/>
              <w:noProof/>
              <w:lang w:eastAsia="en-US"/>
            </w:rPr>
          </w:pPr>
          <w:hyperlink w:anchor="_Toc59537582" w:history="1">
            <w:r w:rsidR="004858E8" w:rsidRPr="00A0587F">
              <w:rPr>
                <w:rStyle w:val="Hyperlink"/>
                <w:noProof/>
              </w:rPr>
              <w:t>2.1.</w:t>
            </w:r>
            <w:r w:rsidR="004858E8">
              <w:rPr>
                <w:rFonts w:eastAsiaTheme="minorEastAsia" w:cstheme="minorBidi"/>
                <w:noProof/>
                <w:lang w:eastAsia="en-US"/>
              </w:rPr>
              <w:tab/>
            </w:r>
            <w:r w:rsidR="004858E8" w:rsidRPr="00A0587F">
              <w:rPr>
                <w:rStyle w:val="Hyperlink"/>
                <w:noProof/>
              </w:rPr>
              <w:t>Business Profile and Model Use</w:t>
            </w:r>
            <w:r w:rsidR="004858E8">
              <w:rPr>
                <w:noProof/>
                <w:webHidden/>
              </w:rPr>
              <w:tab/>
            </w:r>
            <w:r w:rsidR="004858E8">
              <w:rPr>
                <w:noProof/>
                <w:webHidden/>
              </w:rPr>
              <w:fldChar w:fldCharType="begin"/>
            </w:r>
            <w:r w:rsidR="004858E8">
              <w:rPr>
                <w:noProof/>
                <w:webHidden/>
              </w:rPr>
              <w:instrText xml:space="preserve"> PAGEREF _Toc59537582 \h </w:instrText>
            </w:r>
            <w:r w:rsidR="004858E8">
              <w:rPr>
                <w:noProof/>
                <w:webHidden/>
              </w:rPr>
            </w:r>
            <w:r w:rsidR="004858E8">
              <w:rPr>
                <w:noProof/>
                <w:webHidden/>
              </w:rPr>
              <w:fldChar w:fldCharType="separate"/>
            </w:r>
            <w:r w:rsidR="0077290E">
              <w:rPr>
                <w:noProof/>
                <w:webHidden/>
              </w:rPr>
              <w:t>5</w:t>
            </w:r>
            <w:r w:rsidR="004858E8">
              <w:rPr>
                <w:noProof/>
                <w:webHidden/>
              </w:rPr>
              <w:fldChar w:fldCharType="end"/>
            </w:r>
          </w:hyperlink>
        </w:p>
        <w:p w14:paraId="62C2DB9E" w14:textId="67E785D4" w:rsidR="004858E8" w:rsidRDefault="00662ACF">
          <w:pPr>
            <w:pStyle w:val="TOC1"/>
            <w:rPr>
              <w:rFonts w:eastAsiaTheme="minorEastAsia" w:cstheme="minorBidi"/>
              <w:noProof/>
              <w:color w:val="auto"/>
              <w:sz w:val="22"/>
              <w:lang w:eastAsia="en-US"/>
            </w:rPr>
          </w:pPr>
          <w:hyperlink w:anchor="_Toc59537583" w:history="1">
            <w:r w:rsidR="004858E8" w:rsidRPr="00A0587F">
              <w:rPr>
                <w:rStyle w:val="Hyperlink"/>
                <w:noProof/>
              </w:rPr>
              <w:t>3.</w:t>
            </w:r>
            <w:r w:rsidR="004858E8">
              <w:rPr>
                <w:rFonts w:eastAsiaTheme="minorEastAsia" w:cstheme="minorBidi"/>
                <w:noProof/>
                <w:color w:val="auto"/>
                <w:sz w:val="22"/>
                <w:lang w:eastAsia="en-US"/>
              </w:rPr>
              <w:tab/>
            </w:r>
            <w:r w:rsidR="004858E8" w:rsidRPr="00A0587F">
              <w:rPr>
                <w:rStyle w:val="Hyperlink"/>
                <w:noProof/>
              </w:rPr>
              <w:t>Modeling Data</w:t>
            </w:r>
            <w:r w:rsidR="004858E8">
              <w:rPr>
                <w:noProof/>
                <w:webHidden/>
              </w:rPr>
              <w:tab/>
            </w:r>
            <w:r w:rsidR="004858E8">
              <w:rPr>
                <w:noProof/>
                <w:webHidden/>
              </w:rPr>
              <w:fldChar w:fldCharType="begin"/>
            </w:r>
            <w:r w:rsidR="004858E8">
              <w:rPr>
                <w:noProof/>
                <w:webHidden/>
              </w:rPr>
              <w:instrText xml:space="preserve"> PAGEREF _Toc59537583 \h </w:instrText>
            </w:r>
            <w:r w:rsidR="004858E8">
              <w:rPr>
                <w:noProof/>
                <w:webHidden/>
              </w:rPr>
            </w:r>
            <w:r w:rsidR="004858E8">
              <w:rPr>
                <w:noProof/>
                <w:webHidden/>
              </w:rPr>
              <w:fldChar w:fldCharType="separate"/>
            </w:r>
            <w:r w:rsidR="0077290E">
              <w:rPr>
                <w:noProof/>
                <w:webHidden/>
              </w:rPr>
              <w:t>6</w:t>
            </w:r>
            <w:r w:rsidR="004858E8">
              <w:rPr>
                <w:noProof/>
                <w:webHidden/>
              </w:rPr>
              <w:fldChar w:fldCharType="end"/>
            </w:r>
          </w:hyperlink>
        </w:p>
        <w:p w14:paraId="68703AA7" w14:textId="5BEE3B42" w:rsidR="004858E8" w:rsidRDefault="00662ACF">
          <w:pPr>
            <w:pStyle w:val="TOC2"/>
            <w:tabs>
              <w:tab w:val="left" w:pos="880"/>
              <w:tab w:val="right" w:leader="dot" w:pos="9350"/>
            </w:tabs>
            <w:rPr>
              <w:rFonts w:eastAsiaTheme="minorEastAsia" w:cstheme="minorBidi"/>
              <w:noProof/>
              <w:lang w:eastAsia="en-US"/>
            </w:rPr>
          </w:pPr>
          <w:hyperlink w:anchor="_Toc59537584" w:history="1">
            <w:r w:rsidR="004858E8" w:rsidRPr="00A0587F">
              <w:rPr>
                <w:rStyle w:val="Hyperlink"/>
                <w:noProof/>
              </w:rPr>
              <w:t>3.1.</w:t>
            </w:r>
            <w:r w:rsidR="004858E8">
              <w:rPr>
                <w:rFonts w:eastAsiaTheme="minorEastAsia" w:cstheme="minorBidi"/>
                <w:noProof/>
                <w:lang w:eastAsia="en-US"/>
              </w:rPr>
              <w:tab/>
            </w:r>
            <w:r w:rsidR="004858E8" w:rsidRPr="00A0587F">
              <w:rPr>
                <w:rStyle w:val="Hyperlink"/>
                <w:noProof/>
              </w:rPr>
              <w:t>Model Input</w:t>
            </w:r>
            <w:r w:rsidR="004858E8">
              <w:rPr>
                <w:noProof/>
                <w:webHidden/>
              </w:rPr>
              <w:tab/>
            </w:r>
            <w:r w:rsidR="004858E8">
              <w:rPr>
                <w:noProof/>
                <w:webHidden/>
              </w:rPr>
              <w:fldChar w:fldCharType="begin"/>
            </w:r>
            <w:r w:rsidR="004858E8">
              <w:rPr>
                <w:noProof/>
                <w:webHidden/>
              </w:rPr>
              <w:instrText xml:space="preserve"> PAGEREF _Toc59537584 \h </w:instrText>
            </w:r>
            <w:r w:rsidR="004858E8">
              <w:rPr>
                <w:noProof/>
                <w:webHidden/>
              </w:rPr>
            </w:r>
            <w:r w:rsidR="004858E8">
              <w:rPr>
                <w:noProof/>
                <w:webHidden/>
              </w:rPr>
              <w:fldChar w:fldCharType="separate"/>
            </w:r>
            <w:r w:rsidR="0077290E">
              <w:rPr>
                <w:noProof/>
                <w:webHidden/>
              </w:rPr>
              <w:t>6</w:t>
            </w:r>
            <w:r w:rsidR="004858E8">
              <w:rPr>
                <w:noProof/>
                <w:webHidden/>
              </w:rPr>
              <w:fldChar w:fldCharType="end"/>
            </w:r>
          </w:hyperlink>
        </w:p>
        <w:p w14:paraId="3486F4FB" w14:textId="671DDF56" w:rsidR="004858E8" w:rsidRDefault="00662ACF">
          <w:pPr>
            <w:pStyle w:val="TOC2"/>
            <w:tabs>
              <w:tab w:val="left" w:pos="880"/>
              <w:tab w:val="right" w:leader="dot" w:pos="9350"/>
            </w:tabs>
            <w:rPr>
              <w:rFonts w:eastAsiaTheme="minorEastAsia" w:cstheme="minorBidi"/>
              <w:noProof/>
              <w:lang w:eastAsia="en-US"/>
            </w:rPr>
          </w:pPr>
          <w:hyperlink w:anchor="_Toc59537585" w:history="1">
            <w:r w:rsidR="004858E8" w:rsidRPr="00A0587F">
              <w:rPr>
                <w:rStyle w:val="Hyperlink"/>
                <w:noProof/>
              </w:rPr>
              <w:t>3.2.</w:t>
            </w:r>
            <w:r w:rsidR="004858E8">
              <w:rPr>
                <w:rFonts w:eastAsiaTheme="minorEastAsia" w:cstheme="minorBidi"/>
                <w:noProof/>
                <w:lang w:eastAsia="en-US"/>
              </w:rPr>
              <w:tab/>
            </w:r>
            <w:r w:rsidR="004858E8" w:rsidRPr="00A0587F">
              <w:rPr>
                <w:rStyle w:val="Hyperlink"/>
                <w:noProof/>
              </w:rPr>
              <w:t>Data Governance</w:t>
            </w:r>
            <w:r w:rsidR="004858E8">
              <w:rPr>
                <w:noProof/>
                <w:webHidden/>
              </w:rPr>
              <w:tab/>
            </w:r>
            <w:r w:rsidR="004858E8">
              <w:rPr>
                <w:noProof/>
                <w:webHidden/>
              </w:rPr>
              <w:fldChar w:fldCharType="begin"/>
            </w:r>
            <w:r w:rsidR="004858E8">
              <w:rPr>
                <w:noProof/>
                <w:webHidden/>
              </w:rPr>
              <w:instrText xml:space="preserve"> PAGEREF _Toc59537585 \h </w:instrText>
            </w:r>
            <w:r w:rsidR="004858E8">
              <w:rPr>
                <w:noProof/>
                <w:webHidden/>
              </w:rPr>
            </w:r>
            <w:r w:rsidR="004858E8">
              <w:rPr>
                <w:noProof/>
                <w:webHidden/>
              </w:rPr>
              <w:fldChar w:fldCharType="separate"/>
            </w:r>
            <w:r w:rsidR="0077290E">
              <w:rPr>
                <w:noProof/>
                <w:webHidden/>
              </w:rPr>
              <w:t>7</w:t>
            </w:r>
            <w:r w:rsidR="004858E8">
              <w:rPr>
                <w:noProof/>
                <w:webHidden/>
              </w:rPr>
              <w:fldChar w:fldCharType="end"/>
            </w:r>
          </w:hyperlink>
        </w:p>
        <w:p w14:paraId="387112A2" w14:textId="2F010417" w:rsidR="004858E8" w:rsidRDefault="00662ACF">
          <w:pPr>
            <w:pStyle w:val="TOC1"/>
            <w:rPr>
              <w:rFonts w:eastAsiaTheme="minorEastAsia" w:cstheme="minorBidi"/>
              <w:noProof/>
              <w:color w:val="auto"/>
              <w:sz w:val="22"/>
              <w:lang w:eastAsia="en-US"/>
            </w:rPr>
          </w:pPr>
          <w:hyperlink w:anchor="_Toc59537586" w:history="1">
            <w:r w:rsidR="004858E8" w:rsidRPr="00A0587F">
              <w:rPr>
                <w:rStyle w:val="Hyperlink"/>
                <w:noProof/>
              </w:rPr>
              <w:t>4.</w:t>
            </w:r>
            <w:r w:rsidR="004858E8">
              <w:rPr>
                <w:rFonts w:eastAsiaTheme="minorEastAsia" w:cstheme="minorBidi"/>
                <w:noProof/>
                <w:color w:val="auto"/>
                <w:sz w:val="22"/>
                <w:lang w:eastAsia="en-US"/>
              </w:rPr>
              <w:tab/>
            </w:r>
            <w:r w:rsidR="004858E8" w:rsidRPr="00A0587F">
              <w:rPr>
                <w:rStyle w:val="Hyperlink"/>
                <w:noProof/>
              </w:rPr>
              <w:t>Model Methodology and Development</w:t>
            </w:r>
            <w:r w:rsidR="004858E8">
              <w:rPr>
                <w:noProof/>
                <w:webHidden/>
              </w:rPr>
              <w:tab/>
            </w:r>
            <w:r w:rsidR="004858E8">
              <w:rPr>
                <w:noProof/>
                <w:webHidden/>
              </w:rPr>
              <w:fldChar w:fldCharType="begin"/>
            </w:r>
            <w:r w:rsidR="004858E8">
              <w:rPr>
                <w:noProof/>
                <w:webHidden/>
              </w:rPr>
              <w:instrText xml:space="preserve"> PAGEREF _Toc59537586 \h </w:instrText>
            </w:r>
            <w:r w:rsidR="004858E8">
              <w:rPr>
                <w:noProof/>
                <w:webHidden/>
              </w:rPr>
            </w:r>
            <w:r w:rsidR="004858E8">
              <w:rPr>
                <w:noProof/>
                <w:webHidden/>
              </w:rPr>
              <w:fldChar w:fldCharType="separate"/>
            </w:r>
            <w:r w:rsidR="0077290E">
              <w:rPr>
                <w:noProof/>
                <w:webHidden/>
              </w:rPr>
              <w:t>8</w:t>
            </w:r>
            <w:r w:rsidR="004858E8">
              <w:rPr>
                <w:noProof/>
                <w:webHidden/>
              </w:rPr>
              <w:fldChar w:fldCharType="end"/>
            </w:r>
          </w:hyperlink>
        </w:p>
        <w:p w14:paraId="64E49556" w14:textId="7BDD81F0" w:rsidR="004858E8" w:rsidRDefault="00662ACF">
          <w:pPr>
            <w:pStyle w:val="TOC2"/>
            <w:tabs>
              <w:tab w:val="left" w:pos="880"/>
              <w:tab w:val="right" w:leader="dot" w:pos="9350"/>
            </w:tabs>
            <w:rPr>
              <w:rFonts w:eastAsiaTheme="minorEastAsia" w:cstheme="minorBidi"/>
              <w:noProof/>
              <w:lang w:eastAsia="en-US"/>
            </w:rPr>
          </w:pPr>
          <w:hyperlink w:anchor="_Toc59537587" w:history="1">
            <w:r w:rsidR="004858E8" w:rsidRPr="00A0587F">
              <w:rPr>
                <w:rStyle w:val="Hyperlink"/>
                <w:noProof/>
              </w:rPr>
              <w:t>4.1.</w:t>
            </w:r>
            <w:r w:rsidR="004858E8">
              <w:rPr>
                <w:rFonts w:eastAsiaTheme="minorEastAsia" w:cstheme="minorBidi"/>
                <w:noProof/>
                <w:lang w:eastAsia="en-US"/>
              </w:rPr>
              <w:tab/>
            </w:r>
            <w:r w:rsidR="004858E8" w:rsidRPr="00A0587F">
              <w:rPr>
                <w:rStyle w:val="Hyperlink"/>
                <w:noProof/>
              </w:rPr>
              <w:t>Model Background</w:t>
            </w:r>
            <w:r w:rsidR="004858E8">
              <w:rPr>
                <w:noProof/>
                <w:webHidden/>
              </w:rPr>
              <w:tab/>
            </w:r>
            <w:r w:rsidR="004858E8">
              <w:rPr>
                <w:noProof/>
                <w:webHidden/>
              </w:rPr>
              <w:fldChar w:fldCharType="begin"/>
            </w:r>
            <w:r w:rsidR="004858E8">
              <w:rPr>
                <w:noProof/>
                <w:webHidden/>
              </w:rPr>
              <w:instrText xml:space="preserve"> PAGEREF _Toc59537587 \h </w:instrText>
            </w:r>
            <w:r w:rsidR="004858E8">
              <w:rPr>
                <w:noProof/>
                <w:webHidden/>
              </w:rPr>
            </w:r>
            <w:r w:rsidR="004858E8">
              <w:rPr>
                <w:noProof/>
                <w:webHidden/>
              </w:rPr>
              <w:fldChar w:fldCharType="separate"/>
            </w:r>
            <w:r w:rsidR="0077290E">
              <w:rPr>
                <w:noProof/>
                <w:webHidden/>
              </w:rPr>
              <w:t>8</w:t>
            </w:r>
            <w:r w:rsidR="004858E8">
              <w:rPr>
                <w:noProof/>
                <w:webHidden/>
              </w:rPr>
              <w:fldChar w:fldCharType="end"/>
            </w:r>
          </w:hyperlink>
        </w:p>
        <w:p w14:paraId="3041DED5" w14:textId="4AAAFB92" w:rsidR="004858E8" w:rsidRDefault="00662ACF">
          <w:pPr>
            <w:pStyle w:val="TOC2"/>
            <w:tabs>
              <w:tab w:val="left" w:pos="880"/>
              <w:tab w:val="right" w:leader="dot" w:pos="9350"/>
            </w:tabs>
            <w:rPr>
              <w:rFonts w:eastAsiaTheme="minorEastAsia" w:cstheme="minorBidi"/>
              <w:noProof/>
              <w:lang w:eastAsia="en-US"/>
            </w:rPr>
          </w:pPr>
          <w:hyperlink w:anchor="_Toc59537588" w:history="1">
            <w:r w:rsidR="004858E8" w:rsidRPr="00A0587F">
              <w:rPr>
                <w:rStyle w:val="Hyperlink"/>
                <w:noProof/>
              </w:rPr>
              <w:t>4.2.</w:t>
            </w:r>
            <w:r w:rsidR="004858E8">
              <w:rPr>
                <w:rFonts w:eastAsiaTheme="minorEastAsia" w:cstheme="minorBidi"/>
                <w:noProof/>
                <w:lang w:eastAsia="en-US"/>
              </w:rPr>
              <w:tab/>
            </w:r>
            <w:r w:rsidR="004858E8" w:rsidRPr="00A0587F">
              <w:rPr>
                <w:rStyle w:val="Hyperlink"/>
                <w:noProof/>
              </w:rPr>
              <w:t>Limitation and Assumptions</w:t>
            </w:r>
            <w:r w:rsidR="004858E8">
              <w:rPr>
                <w:noProof/>
                <w:webHidden/>
              </w:rPr>
              <w:tab/>
            </w:r>
            <w:r w:rsidR="004858E8">
              <w:rPr>
                <w:noProof/>
                <w:webHidden/>
              </w:rPr>
              <w:fldChar w:fldCharType="begin"/>
            </w:r>
            <w:r w:rsidR="004858E8">
              <w:rPr>
                <w:noProof/>
                <w:webHidden/>
              </w:rPr>
              <w:instrText xml:space="preserve"> PAGEREF _Toc59537588 \h </w:instrText>
            </w:r>
            <w:r w:rsidR="004858E8">
              <w:rPr>
                <w:noProof/>
                <w:webHidden/>
              </w:rPr>
            </w:r>
            <w:r w:rsidR="004858E8">
              <w:rPr>
                <w:noProof/>
                <w:webHidden/>
              </w:rPr>
              <w:fldChar w:fldCharType="separate"/>
            </w:r>
            <w:r w:rsidR="0077290E">
              <w:rPr>
                <w:noProof/>
                <w:webHidden/>
              </w:rPr>
              <w:t>11</w:t>
            </w:r>
            <w:r w:rsidR="004858E8">
              <w:rPr>
                <w:noProof/>
                <w:webHidden/>
              </w:rPr>
              <w:fldChar w:fldCharType="end"/>
            </w:r>
          </w:hyperlink>
        </w:p>
        <w:p w14:paraId="6A0E5C01" w14:textId="41B94E99" w:rsidR="004858E8" w:rsidRDefault="00662ACF">
          <w:pPr>
            <w:pStyle w:val="TOC1"/>
            <w:rPr>
              <w:rFonts w:eastAsiaTheme="minorEastAsia" w:cstheme="minorBidi"/>
              <w:noProof/>
              <w:color w:val="auto"/>
              <w:sz w:val="22"/>
              <w:lang w:eastAsia="en-US"/>
            </w:rPr>
          </w:pPr>
          <w:hyperlink w:anchor="_Toc59537589" w:history="1">
            <w:r w:rsidR="004858E8" w:rsidRPr="00A0587F">
              <w:rPr>
                <w:rStyle w:val="Hyperlink"/>
                <w:noProof/>
              </w:rPr>
              <w:t>5.</w:t>
            </w:r>
            <w:r w:rsidR="004858E8">
              <w:rPr>
                <w:rFonts w:eastAsiaTheme="minorEastAsia" w:cstheme="minorBidi"/>
                <w:noProof/>
                <w:color w:val="auto"/>
                <w:sz w:val="22"/>
                <w:lang w:eastAsia="en-US"/>
              </w:rPr>
              <w:tab/>
            </w:r>
            <w:r w:rsidR="004858E8" w:rsidRPr="00A0587F">
              <w:rPr>
                <w:rStyle w:val="Hyperlink"/>
                <w:noProof/>
              </w:rPr>
              <w:t>Model Output Analysis</w:t>
            </w:r>
            <w:r w:rsidR="004858E8">
              <w:rPr>
                <w:noProof/>
                <w:webHidden/>
              </w:rPr>
              <w:tab/>
            </w:r>
            <w:r w:rsidR="004858E8">
              <w:rPr>
                <w:noProof/>
                <w:webHidden/>
              </w:rPr>
              <w:fldChar w:fldCharType="begin"/>
            </w:r>
            <w:r w:rsidR="004858E8">
              <w:rPr>
                <w:noProof/>
                <w:webHidden/>
              </w:rPr>
              <w:instrText xml:space="preserve"> PAGEREF _Toc59537589 \h </w:instrText>
            </w:r>
            <w:r w:rsidR="004858E8">
              <w:rPr>
                <w:noProof/>
                <w:webHidden/>
              </w:rPr>
            </w:r>
            <w:r w:rsidR="004858E8">
              <w:rPr>
                <w:noProof/>
                <w:webHidden/>
              </w:rPr>
              <w:fldChar w:fldCharType="separate"/>
            </w:r>
            <w:r w:rsidR="0077290E">
              <w:rPr>
                <w:noProof/>
                <w:webHidden/>
              </w:rPr>
              <w:t>13</w:t>
            </w:r>
            <w:r w:rsidR="004858E8">
              <w:rPr>
                <w:noProof/>
                <w:webHidden/>
              </w:rPr>
              <w:fldChar w:fldCharType="end"/>
            </w:r>
          </w:hyperlink>
        </w:p>
        <w:p w14:paraId="43EC8F45" w14:textId="5F36A6E0" w:rsidR="004858E8" w:rsidRDefault="00662ACF">
          <w:pPr>
            <w:pStyle w:val="TOC2"/>
            <w:tabs>
              <w:tab w:val="left" w:pos="880"/>
              <w:tab w:val="right" w:leader="dot" w:pos="9350"/>
            </w:tabs>
            <w:rPr>
              <w:rFonts w:eastAsiaTheme="minorEastAsia" w:cstheme="minorBidi"/>
              <w:noProof/>
              <w:lang w:eastAsia="en-US"/>
            </w:rPr>
          </w:pPr>
          <w:hyperlink w:anchor="_Toc59537590" w:history="1">
            <w:r w:rsidR="004858E8" w:rsidRPr="00A0587F">
              <w:rPr>
                <w:rStyle w:val="Hyperlink"/>
                <w:noProof/>
              </w:rPr>
              <w:t>5.1.</w:t>
            </w:r>
            <w:r w:rsidR="004858E8">
              <w:rPr>
                <w:rFonts w:eastAsiaTheme="minorEastAsia" w:cstheme="minorBidi"/>
                <w:noProof/>
                <w:lang w:eastAsia="en-US"/>
              </w:rPr>
              <w:tab/>
            </w:r>
            <w:r w:rsidR="004858E8" w:rsidRPr="00A0587F">
              <w:rPr>
                <w:rStyle w:val="Hyperlink"/>
                <w:noProof/>
              </w:rPr>
              <w:t>Non-parallel Scenarios</w:t>
            </w:r>
            <w:r w:rsidR="004858E8">
              <w:rPr>
                <w:noProof/>
                <w:webHidden/>
              </w:rPr>
              <w:tab/>
            </w:r>
            <w:r w:rsidR="004858E8">
              <w:rPr>
                <w:noProof/>
                <w:webHidden/>
              </w:rPr>
              <w:fldChar w:fldCharType="begin"/>
            </w:r>
            <w:r w:rsidR="004858E8">
              <w:rPr>
                <w:noProof/>
                <w:webHidden/>
              </w:rPr>
              <w:instrText xml:space="preserve"> PAGEREF _Toc59537590 \h </w:instrText>
            </w:r>
            <w:r w:rsidR="004858E8">
              <w:rPr>
                <w:noProof/>
                <w:webHidden/>
              </w:rPr>
            </w:r>
            <w:r w:rsidR="004858E8">
              <w:rPr>
                <w:noProof/>
                <w:webHidden/>
              </w:rPr>
              <w:fldChar w:fldCharType="separate"/>
            </w:r>
            <w:r w:rsidR="0077290E">
              <w:rPr>
                <w:noProof/>
                <w:webHidden/>
              </w:rPr>
              <w:t>14</w:t>
            </w:r>
            <w:r w:rsidR="004858E8">
              <w:rPr>
                <w:noProof/>
                <w:webHidden/>
              </w:rPr>
              <w:fldChar w:fldCharType="end"/>
            </w:r>
          </w:hyperlink>
        </w:p>
        <w:p w14:paraId="65411C09" w14:textId="539AC108" w:rsidR="004858E8" w:rsidRDefault="00662ACF">
          <w:pPr>
            <w:pStyle w:val="TOC2"/>
            <w:tabs>
              <w:tab w:val="left" w:pos="880"/>
              <w:tab w:val="right" w:leader="dot" w:pos="9350"/>
            </w:tabs>
            <w:rPr>
              <w:rFonts w:eastAsiaTheme="minorEastAsia" w:cstheme="minorBidi"/>
              <w:noProof/>
              <w:lang w:eastAsia="en-US"/>
            </w:rPr>
          </w:pPr>
          <w:hyperlink w:anchor="_Toc59537591" w:history="1">
            <w:r w:rsidR="004858E8" w:rsidRPr="00A0587F">
              <w:rPr>
                <w:rStyle w:val="Hyperlink"/>
                <w:noProof/>
              </w:rPr>
              <w:t>5.2.</w:t>
            </w:r>
            <w:r w:rsidR="004858E8">
              <w:rPr>
                <w:rFonts w:eastAsiaTheme="minorEastAsia" w:cstheme="minorBidi"/>
                <w:noProof/>
                <w:lang w:eastAsia="en-US"/>
              </w:rPr>
              <w:tab/>
            </w:r>
            <w:r w:rsidR="004858E8" w:rsidRPr="00A0587F">
              <w:rPr>
                <w:rStyle w:val="Hyperlink"/>
                <w:noProof/>
              </w:rPr>
              <w:t>Other Ad-hoc scenarios</w:t>
            </w:r>
            <w:r w:rsidR="004858E8">
              <w:rPr>
                <w:noProof/>
                <w:webHidden/>
              </w:rPr>
              <w:tab/>
            </w:r>
            <w:r w:rsidR="004858E8">
              <w:rPr>
                <w:noProof/>
                <w:webHidden/>
              </w:rPr>
              <w:fldChar w:fldCharType="begin"/>
            </w:r>
            <w:r w:rsidR="004858E8">
              <w:rPr>
                <w:noProof/>
                <w:webHidden/>
              </w:rPr>
              <w:instrText xml:space="preserve"> PAGEREF _Toc59537591 \h </w:instrText>
            </w:r>
            <w:r w:rsidR="004858E8">
              <w:rPr>
                <w:noProof/>
                <w:webHidden/>
              </w:rPr>
            </w:r>
            <w:r w:rsidR="004858E8">
              <w:rPr>
                <w:noProof/>
                <w:webHidden/>
              </w:rPr>
              <w:fldChar w:fldCharType="separate"/>
            </w:r>
            <w:r w:rsidR="0077290E">
              <w:rPr>
                <w:noProof/>
                <w:webHidden/>
              </w:rPr>
              <w:t>14</w:t>
            </w:r>
            <w:r w:rsidR="004858E8">
              <w:rPr>
                <w:noProof/>
                <w:webHidden/>
              </w:rPr>
              <w:fldChar w:fldCharType="end"/>
            </w:r>
          </w:hyperlink>
        </w:p>
        <w:p w14:paraId="0DDD7A89" w14:textId="68ED975A" w:rsidR="004858E8" w:rsidRDefault="00662ACF">
          <w:pPr>
            <w:pStyle w:val="TOC2"/>
            <w:tabs>
              <w:tab w:val="left" w:pos="880"/>
              <w:tab w:val="right" w:leader="dot" w:pos="9350"/>
            </w:tabs>
            <w:rPr>
              <w:rFonts w:eastAsiaTheme="minorEastAsia" w:cstheme="minorBidi"/>
              <w:noProof/>
              <w:lang w:eastAsia="en-US"/>
            </w:rPr>
          </w:pPr>
          <w:hyperlink w:anchor="_Toc59537592" w:history="1">
            <w:r w:rsidR="004858E8" w:rsidRPr="00A0587F">
              <w:rPr>
                <w:rStyle w:val="Hyperlink"/>
                <w:noProof/>
              </w:rPr>
              <w:t>5.3.</w:t>
            </w:r>
            <w:r w:rsidR="004858E8">
              <w:rPr>
                <w:rFonts w:eastAsiaTheme="minorEastAsia" w:cstheme="minorBidi"/>
                <w:noProof/>
                <w:lang w:eastAsia="en-US"/>
              </w:rPr>
              <w:tab/>
            </w:r>
            <w:r w:rsidR="004858E8" w:rsidRPr="00A0587F">
              <w:rPr>
                <w:rStyle w:val="Hyperlink"/>
                <w:noProof/>
              </w:rPr>
              <w:t>Sensitivity Test</w:t>
            </w:r>
            <w:r w:rsidR="004858E8">
              <w:rPr>
                <w:noProof/>
                <w:webHidden/>
              </w:rPr>
              <w:tab/>
            </w:r>
            <w:r w:rsidR="004858E8">
              <w:rPr>
                <w:noProof/>
                <w:webHidden/>
              </w:rPr>
              <w:fldChar w:fldCharType="begin"/>
            </w:r>
            <w:r w:rsidR="004858E8">
              <w:rPr>
                <w:noProof/>
                <w:webHidden/>
              </w:rPr>
              <w:instrText xml:space="preserve"> PAGEREF _Toc59537592 \h </w:instrText>
            </w:r>
            <w:r w:rsidR="004858E8">
              <w:rPr>
                <w:noProof/>
                <w:webHidden/>
              </w:rPr>
            </w:r>
            <w:r w:rsidR="004858E8">
              <w:rPr>
                <w:noProof/>
                <w:webHidden/>
              </w:rPr>
              <w:fldChar w:fldCharType="separate"/>
            </w:r>
            <w:r w:rsidR="0077290E">
              <w:rPr>
                <w:noProof/>
                <w:webHidden/>
              </w:rPr>
              <w:t>14</w:t>
            </w:r>
            <w:r w:rsidR="004858E8">
              <w:rPr>
                <w:noProof/>
                <w:webHidden/>
              </w:rPr>
              <w:fldChar w:fldCharType="end"/>
            </w:r>
          </w:hyperlink>
        </w:p>
        <w:p w14:paraId="04B29784" w14:textId="50D9224D" w:rsidR="004858E8" w:rsidRDefault="00662ACF">
          <w:pPr>
            <w:pStyle w:val="TOC2"/>
            <w:tabs>
              <w:tab w:val="left" w:pos="880"/>
              <w:tab w:val="right" w:leader="dot" w:pos="9350"/>
            </w:tabs>
            <w:rPr>
              <w:rFonts w:eastAsiaTheme="minorEastAsia" w:cstheme="minorBidi"/>
              <w:noProof/>
              <w:lang w:eastAsia="en-US"/>
            </w:rPr>
          </w:pPr>
          <w:hyperlink w:anchor="_Toc59537593" w:history="1">
            <w:r w:rsidR="004858E8" w:rsidRPr="00A0587F">
              <w:rPr>
                <w:rStyle w:val="Hyperlink"/>
                <w:noProof/>
              </w:rPr>
              <w:t>5.4.</w:t>
            </w:r>
            <w:r w:rsidR="004858E8">
              <w:rPr>
                <w:rFonts w:eastAsiaTheme="minorEastAsia" w:cstheme="minorBidi"/>
                <w:noProof/>
                <w:lang w:eastAsia="en-US"/>
              </w:rPr>
              <w:tab/>
            </w:r>
            <w:r w:rsidR="004858E8" w:rsidRPr="00A0587F">
              <w:rPr>
                <w:rStyle w:val="Hyperlink"/>
                <w:noProof/>
              </w:rPr>
              <w:t>Back Testing</w:t>
            </w:r>
            <w:r w:rsidR="004858E8">
              <w:rPr>
                <w:noProof/>
                <w:webHidden/>
              </w:rPr>
              <w:tab/>
            </w:r>
            <w:r w:rsidR="004858E8">
              <w:rPr>
                <w:noProof/>
                <w:webHidden/>
              </w:rPr>
              <w:fldChar w:fldCharType="begin"/>
            </w:r>
            <w:r w:rsidR="004858E8">
              <w:rPr>
                <w:noProof/>
                <w:webHidden/>
              </w:rPr>
              <w:instrText xml:space="preserve"> PAGEREF _Toc59537593 \h </w:instrText>
            </w:r>
            <w:r w:rsidR="004858E8">
              <w:rPr>
                <w:noProof/>
                <w:webHidden/>
              </w:rPr>
            </w:r>
            <w:r w:rsidR="004858E8">
              <w:rPr>
                <w:noProof/>
                <w:webHidden/>
              </w:rPr>
              <w:fldChar w:fldCharType="separate"/>
            </w:r>
            <w:r w:rsidR="0077290E">
              <w:rPr>
                <w:noProof/>
                <w:webHidden/>
              </w:rPr>
              <w:t>14</w:t>
            </w:r>
            <w:r w:rsidR="004858E8">
              <w:rPr>
                <w:noProof/>
                <w:webHidden/>
              </w:rPr>
              <w:fldChar w:fldCharType="end"/>
            </w:r>
          </w:hyperlink>
        </w:p>
        <w:p w14:paraId="526B49D7" w14:textId="3B800182" w:rsidR="004858E8" w:rsidRDefault="00662ACF">
          <w:pPr>
            <w:pStyle w:val="TOC1"/>
            <w:rPr>
              <w:rFonts w:eastAsiaTheme="minorEastAsia" w:cstheme="minorBidi"/>
              <w:noProof/>
              <w:color w:val="auto"/>
              <w:sz w:val="22"/>
              <w:lang w:eastAsia="en-US"/>
            </w:rPr>
          </w:pPr>
          <w:hyperlink w:anchor="_Toc59537594" w:history="1">
            <w:r w:rsidR="004858E8" w:rsidRPr="00A0587F">
              <w:rPr>
                <w:rStyle w:val="Hyperlink"/>
                <w:noProof/>
              </w:rPr>
              <w:t>6.</w:t>
            </w:r>
            <w:r w:rsidR="004858E8">
              <w:rPr>
                <w:rFonts w:eastAsiaTheme="minorEastAsia" w:cstheme="minorBidi"/>
                <w:noProof/>
                <w:color w:val="auto"/>
                <w:sz w:val="22"/>
                <w:lang w:eastAsia="en-US"/>
              </w:rPr>
              <w:tab/>
            </w:r>
            <w:r w:rsidR="004858E8" w:rsidRPr="00A0587F">
              <w:rPr>
                <w:rStyle w:val="Hyperlink"/>
                <w:noProof/>
              </w:rPr>
              <w:t>Model Implementation</w:t>
            </w:r>
            <w:r w:rsidR="004858E8">
              <w:rPr>
                <w:noProof/>
                <w:webHidden/>
              </w:rPr>
              <w:tab/>
            </w:r>
            <w:r w:rsidR="004858E8">
              <w:rPr>
                <w:noProof/>
                <w:webHidden/>
              </w:rPr>
              <w:fldChar w:fldCharType="begin"/>
            </w:r>
            <w:r w:rsidR="004858E8">
              <w:rPr>
                <w:noProof/>
                <w:webHidden/>
              </w:rPr>
              <w:instrText xml:space="preserve"> PAGEREF _Toc59537594 \h </w:instrText>
            </w:r>
            <w:r w:rsidR="004858E8">
              <w:rPr>
                <w:noProof/>
                <w:webHidden/>
              </w:rPr>
            </w:r>
            <w:r w:rsidR="004858E8">
              <w:rPr>
                <w:noProof/>
                <w:webHidden/>
              </w:rPr>
              <w:fldChar w:fldCharType="separate"/>
            </w:r>
            <w:r w:rsidR="0077290E">
              <w:rPr>
                <w:noProof/>
                <w:webHidden/>
              </w:rPr>
              <w:t>15</w:t>
            </w:r>
            <w:r w:rsidR="004858E8">
              <w:rPr>
                <w:noProof/>
                <w:webHidden/>
              </w:rPr>
              <w:fldChar w:fldCharType="end"/>
            </w:r>
          </w:hyperlink>
        </w:p>
        <w:p w14:paraId="78FCA15B" w14:textId="36AD6A40" w:rsidR="004858E8" w:rsidRDefault="00662ACF">
          <w:pPr>
            <w:pStyle w:val="TOC2"/>
            <w:tabs>
              <w:tab w:val="left" w:pos="880"/>
              <w:tab w:val="right" w:leader="dot" w:pos="9350"/>
            </w:tabs>
            <w:rPr>
              <w:rFonts w:eastAsiaTheme="minorEastAsia" w:cstheme="minorBidi"/>
              <w:noProof/>
              <w:lang w:eastAsia="en-US"/>
            </w:rPr>
          </w:pPr>
          <w:hyperlink w:anchor="_Toc59537595" w:history="1">
            <w:r w:rsidR="004858E8" w:rsidRPr="00A0587F">
              <w:rPr>
                <w:rStyle w:val="Hyperlink"/>
                <w:noProof/>
              </w:rPr>
              <w:t>6.1.</w:t>
            </w:r>
            <w:r w:rsidR="004858E8">
              <w:rPr>
                <w:rFonts w:eastAsiaTheme="minorEastAsia" w:cstheme="minorBidi"/>
                <w:noProof/>
                <w:lang w:eastAsia="en-US"/>
              </w:rPr>
              <w:tab/>
            </w:r>
            <w:r w:rsidR="004858E8" w:rsidRPr="00A0587F">
              <w:rPr>
                <w:rStyle w:val="Hyperlink"/>
                <w:noProof/>
              </w:rPr>
              <w:t>Implementation process</w:t>
            </w:r>
            <w:r w:rsidR="004858E8">
              <w:rPr>
                <w:noProof/>
                <w:webHidden/>
              </w:rPr>
              <w:tab/>
            </w:r>
            <w:r w:rsidR="004858E8">
              <w:rPr>
                <w:noProof/>
                <w:webHidden/>
              </w:rPr>
              <w:fldChar w:fldCharType="begin"/>
            </w:r>
            <w:r w:rsidR="004858E8">
              <w:rPr>
                <w:noProof/>
                <w:webHidden/>
              </w:rPr>
              <w:instrText xml:space="preserve"> PAGEREF _Toc59537595 \h </w:instrText>
            </w:r>
            <w:r w:rsidR="004858E8">
              <w:rPr>
                <w:noProof/>
                <w:webHidden/>
              </w:rPr>
            </w:r>
            <w:r w:rsidR="004858E8">
              <w:rPr>
                <w:noProof/>
                <w:webHidden/>
              </w:rPr>
              <w:fldChar w:fldCharType="separate"/>
            </w:r>
            <w:r w:rsidR="0077290E">
              <w:rPr>
                <w:noProof/>
                <w:webHidden/>
              </w:rPr>
              <w:t>15</w:t>
            </w:r>
            <w:r w:rsidR="004858E8">
              <w:rPr>
                <w:noProof/>
                <w:webHidden/>
              </w:rPr>
              <w:fldChar w:fldCharType="end"/>
            </w:r>
          </w:hyperlink>
        </w:p>
        <w:p w14:paraId="0EC7219D" w14:textId="4FE3A7FF" w:rsidR="004858E8" w:rsidRDefault="00662ACF">
          <w:pPr>
            <w:pStyle w:val="TOC2"/>
            <w:tabs>
              <w:tab w:val="left" w:pos="880"/>
              <w:tab w:val="right" w:leader="dot" w:pos="9350"/>
            </w:tabs>
            <w:rPr>
              <w:rFonts w:eastAsiaTheme="minorEastAsia" w:cstheme="minorBidi"/>
              <w:noProof/>
              <w:lang w:eastAsia="en-US"/>
            </w:rPr>
          </w:pPr>
          <w:hyperlink w:anchor="_Toc59537596" w:history="1">
            <w:r w:rsidR="004858E8" w:rsidRPr="00A0587F">
              <w:rPr>
                <w:rStyle w:val="Hyperlink"/>
                <w:noProof/>
              </w:rPr>
              <w:t>6.2.</w:t>
            </w:r>
            <w:r w:rsidR="004858E8">
              <w:rPr>
                <w:rFonts w:eastAsiaTheme="minorEastAsia" w:cstheme="minorBidi"/>
                <w:noProof/>
                <w:lang w:eastAsia="en-US"/>
              </w:rPr>
              <w:tab/>
            </w:r>
            <w:r w:rsidR="004858E8" w:rsidRPr="00A0587F">
              <w:rPr>
                <w:rStyle w:val="Hyperlink"/>
                <w:noProof/>
              </w:rPr>
              <w:t>Implementation testing</w:t>
            </w:r>
            <w:r w:rsidR="004858E8">
              <w:rPr>
                <w:noProof/>
                <w:webHidden/>
              </w:rPr>
              <w:tab/>
            </w:r>
            <w:r w:rsidR="004858E8">
              <w:rPr>
                <w:noProof/>
                <w:webHidden/>
              </w:rPr>
              <w:fldChar w:fldCharType="begin"/>
            </w:r>
            <w:r w:rsidR="004858E8">
              <w:rPr>
                <w:noProof/>
                <w:webHidden/>
              </w:rPr>
              <w:instrText xml:space="preserve"> PAGEREF _Toc59537596 \h </w:instrText>
            </w:r>
            <w:r w:rsidR="004858E8">
              <w:rPr>
                <w:noProof/>
                <w:webHidden/>
              </w:rPr>
            </w:r>
            <w:r w:rsidR="004858E8">
              <w:rPr>
                <w:noProof/>
                <w:webHidden/>
              </w:rPr>
              <w:fldChar w:fldCharType="separate"/>
            </w:r>
            <w:r w:rsidR="0077290E">
              <w:rPr>
                <w:noProof/>
                <w:webHidden/>
              </w:rPr>
              <w:t>15</w:t>
            </w:r>
            <w:r w:rsidR="004858E8">
              <w:rPr>
                <w:noProof/>
                <w:webHidden/>
              </w:rPr>
              <w:fldChar w:fldCharType="end"/>
            </w:r>
          </w:hyperlink>
        </w:p>
        <w:p w14:paraId="086139C3" w14:textId="765FC5A0" w:rsidR="004858E8" w:rsidRDefault="00662ACF">
          <w:pPr>
            <w:pStyle w:val="TOC1"/>
            <w:rPr>
              <w:rFonts w:eastAsiaTheme="minorEastAsia" w:cstheme="minorBidi"/>
              <w:noProof/>
              <w:color w:val="auto"/>
              <w:sz w:val="22"/>
              <w:lang w:eastAsia="en-US"/>
            </w:rPr>
          </w:pPr>
          <w:hyperlink w:anchor="_Toc59537597" w:history="1">
            <w:r w:rsidR="004858E8" w:rsidRPr="00A0587F">
              <w:rPr>
                <w:rStyle w:val="Hyperlink"/>
                <w:noProof/>
              </w:rPr>
              <w:t>7.</w:t>
            </w:r>
            <w:r w:rsidR="004858E8">
              <w:rPr>
                <w:rFonts w:eastAsiaTheme="minorEastAsia" w:cstheme="minorBidi"/>
                <w:noProof/>
                <w:color w:val="auto"/>
                <w:sz w:val="22"/>
                <w:lang w:eastAsia="en-US"/>
              </w:rPr>
              <w:tab/>
            </w:r>
            <w:r w:rsidR="004858E8" w:rsidRPr="00A0587F">
              <w:rPr>
                <w:rStyle w:val="Hyperlink"/>
                <w:noProof/>
              </w:rPr>
              <w:t>Model Operational Control</w:t>
            </w:r>
            <w:r w:rsidR="004858E8">
              <w:rPr>
                <w:noProof/>
                <w:webHidden/>
              </w:rPr>
              <w:tab/>
            </w:r>
            <w:r w:rsidR="004858E8">
              <w:rPr>
                <w:noProof/>
                <w:webHidden/>
              </w:rPr>
              <w:fldChar w:fldCharType="begin"/>
            </w:r>
            <w:r w:rsidR="004858E8">
              <w:rPr>
                <w:noProof/>
                <w:webHidden/>
              </w:rPr>
              <w:instrText xml:space="preserve"> PAGEREF _Toc59537597 \h </w:instrText>
            </w:r>
            <w:r w:rsidR="004858E8">
              <w:rPr>
                <w:noProof/>
                <w:webHidden/>
              </w:rPr>
            </w:r>
            <w:r w:rsidR="004858E8">
              <w:rPr>
                <w:noProof/>
                <w:webHidden/>
              </w:rPr>
              <w:fldChar w:fldCharType="separate"/>
            </w:r>
            <w:r w:rsidR="0077290E">
              <w:rPr>
                <w:noProof/>
                <w:webHidden/>
              </w:rPr>
              <w:t>16</w:t>
            </w:r>
            <w:r w:rsidR="004858E8">
              <w:rPr>
                <w:noProof/>
                <w:webHidden/>
              </w:rPr>
              <w:fldChar w:fldCharType="end"/>
            </w:r>
          </w:hyperlink>
        </w:p>
        <w:p w14:paraId="14F1AA63" w14:textId="16665A55" w:rsidR="004858E8" w:rsidRDefault="00662ACF">
          <w:pPr>
            <w:pStyle w:val="TOC2"/>
            <w:tabs>
              <w:tab w:val="left" w:pos="880"/>
              <w:tab w:val="right" w:leader="dot" w:pos="9350"/>
            </w:tabs>
            <w:rPr>
              <w:rFonts w:eastAsiaTheme="minorEastAsia" w:cstheme="minorBidi"/>
              <w:noProof/>
              <w:lang w:eastAsia="en-US"/>
            </w:rPr>
          </w:pPr>
          <w:hyperlink w:anchor="_Toc59537598" w:history="1">
            <w:r w:rsidR="004858E8" w:rsidRPr="00A0587F">
              <w:rPr>
                <w:rStyle w:val="Hyperlink"/>
                <w:noProof/>
              </w:rPr>
              <w:t>7.1.</w:t>
            </w:r>
            <w:r w:rsidR="004858E8">
              <w:rPr>
                <w:rFonts w:eastAsiaTheme="minorEastAsia" w:cstheme="minorBidi"/>
                <w:noProof/>
                <w:lang w:eastAsia="en-US"/>
              </w:rPr>
              <w:tab/>
            </w:r>
            <w:r w:rsidR="004858E8" w:rsidRPr="00A0587F">
              <w:rPr>
                <w:rStyle w:val="Hyperlink"/>
                <w:noProof/>
              </w:rPr>
              <w:t>Overall operation control</w:t>
            </w:r>
            <w:r w:rsidR="004858E8">
              <w:rPr>
                <w:noProof/>
                <w:webHidden/>
              </w:rPr>
              <w:tab/>
            </w:r>
            <w:r w:rsidR="004858E8">
              <w:rPr>
                <w:noProof/>
                <w:webHidden/>
              </w:rPr>
              <w:fldChar w:fldCharType="begin"/>
            </w:r>
            <w:r w:rsidR="004858E8">
              <w:rPr>
                <w:noProof/>
                <w:webHidden/>
              </w:rPr>
              <w:instrText xml:space="preserve"> PAGEREF _Toc59537598 \h </w:instrText>
            </w:r>
            <w:r w:rsidR="004858E8">
              <w:rPr>
                <w:noProof/>
                <w:webHidden/>
              </w:rPr>
            </w:r>
            <w:r w:rsidR="004858E8">
              <w:rPr>
                <w:noProof/>
                <w:webHidden/>
              </w:rPr>
              <w:fldChar w:fldCharType="separate"/>
            </w:r>
            <w:r w:rsidR="0077290E">
              <w:rPr>
                <w:noProof/>
                <w:webHidden/>
              </w:rPr>
              <w:t>16</w:t>
            </w:r>
            <w:r w:rsidR="004858E8">
              <w:rPr>
                <w:noProof/>
                <w:webHidden/>
              </w:rPr>
              <w:fldChar w:fldCharType="end"/>
            </w:r>
          </w:hyperlink>
        </w:p>
        <w:p w14:paraId="16224274" w14:textId="093C5269" w:rsidR="004858E8" w:rsidRDefault="00662ACF">
          <w:pPr>
            <w:pStyle w:val="TOC2"/>
            <w:tabs>
              <w:tab w:val="left" w:pos="880"/>
              <w:tab w:val="right" w:leader="dot" w:pos="9350"/>
            </w:tabs>
            <w:rPr>
              <w:rFonts w:eastAsiaTheme="minorEastAsia" w:cstheme="minorBidi"/>
              <w:noProof/>
              <w:lang w:eastAsia="en-US"/>
            </w:rPr>
          </w:pPr>
          <w:hyperlink w:anchor="_Toc59537599" w:history="1">
            <w:r w:rsidR="004858E8" w:rsidRPr="00A0587F">
              <w:rPr>
                <w:rStyle w:val="Hyperlink"/>
                <w:noProof/>
              </w:rPr>
              <w:t>7.2.</w:t>
            </w:r>
            <w:r w:rsidR="004858E8">
              <w:rPr>
                <w:rFonts w:eastAsiaTheme="minorEastAsia" w:cstheme="minorBidi"/>
                <w:noProof/>
                <w:lang w:eastAsia="en-US"/>
              </w:rPr>
              <w:tab/>
            </w:r>
            <w:r w:rsidR="004858E8" w:rsidRPr="00A0587F">
              <w:rPr>
                <w:rStyle w:val="Hyperlink"/>
                <w:noProof/>
              </w:rPr>
              <w:t>Version Control</w:t>
            </w:r>
            <w:r w:rsidR="004858E8">
              <w:rPr>
                <w:noProof/>
                <w:webHidden/>
              </w:rPr>
              <w:tab/>
            </w:r>
            <w:r w:rsidR="004858E8">
              <w:rPr>
                <w:noProof/>
                <w:webHidden/>
              </w:rPr>
              <w:fldChar w:fldCharType="begin"/>
            </w:r>
            <w:r w:rsidR="004858E8">
              <w:rPr>
                <w:noProof/>
                <w:webHidden/>
              </w:rPr>
              <w:instrText xml:space="preserve"> PAGEREF _Toc59537599 \h </w:instrText>
            </w:r>
            <w:r w:rsidR="004858E8">
              <w:rPr>
                <w:noProof/>
                <w:webHidden/>
              </w:rPr>
            </w:r>
            <w:r w:rsidR="004858E8">
              <w:rPr>
                <w:noProof/>
                <w:webHidden/>
              </w:rPr>
              <w:fldChar w:fldCharType="separate"/>
            </w:r>
            <w:r w:rsidR="0077290E">
              <w:rPr>
                <w:noProof/>
                <w:webHidden/>
              </w:rPr>
              <w:t>16</w:t>
            </w:r>
            <w:r w:rsidR="004858E8">
              <w:rPr>
                <w:noProof/>
                <w:webHidden/>
              </w:rPr>
              <w:fldChar w:fldCharType="end"/>
            </w:r>
          </w:hyperlink>
        </w:p>
        <w:p w14:paraId="3B5C0F3E" w14:textId="26857BA8" w:rsidR="004858E8" w:rsidRDefault="00662ACF">
          <w:pPr>
            <w:pStyle w:val="TOC2"/>
            <w:tabs>
              <w:tab w:val="left" w:pos="880"/>
              <w:tab w:val="right" w:leader="dot" w:pos="9350"/>
            </w:tabs>
            <w:rPr>
              <w:rFonts w:eastAsiaTheme="minorEastAsia" w:cstheme="minorBidi"/>
              <w:noProof/>
              <w:lang w:eastAsia="en-US"/>
            </w:rPr>
          </w:pPr>
          <w:hyperlink w:anchor="_Toc59537600" w:history="1">
            <w:r w:rsidR="004858E8" w:rsidRPr="00A0587F">
              <w:rPr>
                <w:rStyle w:val="Hyperlink"/>
                <w:noProof/>
              </w:rPr>
              <w:t>7.3.</w:t>
            </w:r>
            <w:r w:rsidR="004858E8">
              <w:rPr>
                <w:rFonts w:eastAsiaTheme="minorEastAsia" w:cstheme="minorBidi"/>
                <w:noProof/>
                <w:lang w:eastAsia="en-US"/>
              </w:rPr>
              <w:tab/>
            </w:r>
            <w:r w:rsidR="004858E8" w:rsidRPr="00A0587F">
              <w:rPr>
                <w:rStyle w:val="Hyperlink"/>
                <w:noProof/>
              </w:rPr>
              <w:t>Model User Manual</w:t>
            </w:r>
            <w:r w:rsidR="004858E8">
              <w:rPr>
                <w:noProof/>
                <w:webHidden/>
              </w:rPr>
              <w:tab/>
            </w:r>
            <w:r w:rsidR="004858E8">
              <w:rPr>
                <w:noProof/>
                <w:webHidden/>
              </w:rPr>
              <w:fldChar w:fldCharType="begin"/>
            </w:r>
            <w:r w:rsidR="004858E8">
              <w:rPr>
                <w:noProof/>
                <w:webHidden/>
              </w:rPr>
              <w:instrText xml:space="preserve"> PAGEREF _Toc59537600 \h </w:instrText>
            </w:r>
            <w:r w:rsidR="004858E8">
              <w:rPr>
                <w:noProof/>
                <w:webHidden/>
              </w:rPr>
            </w:r>
            <w:r w:rsidR="004858E8">
              <w:rPr>
                <w:noProof/>
                <w:webHidden/>
              </w:rPr>
              <w:fldChar w:fldCharType="separate"/>
            </w:r>
            <w:r w:rsidR="0077290E">
              <w:rPr>
                <w:noProof/>
                <w:webHidden/>
              </w:rPr>
              <w:t>17</w:t>
            </w:r>
            <w:r w:rsidR="004858E8">
              <w:rPr>
                <w:noProof/>
                <w:webHidden/>
              </w:rPr>
              <w:fldChar w:fldCharType="end"/>
            </w:r>
          </w:hyperlink>
        </w:p>
        <w:p w14:paraId="55C192B7" w14:textId="292C23F7" w:rsidR="004858E8" w:rsidRDefault="00662ACF">
          <w:pPr>
            <w:pStyle w:val="TOC1"/>
            <w:rPr>
              <w:rFonts w:eastAsiaTheme="minorEastAsia" w:cstheme="minorBidi"/>
              <w:noProof/>
              <w:color w:val="auto"/>
              <w:sz w:val="22"/>
              <w:lang w:eastAsia="en-US"/>
            </w:rPr>
          </w:pPr>
          <w:hyperlink w:anchor="_Toc59537601" w:history="1">
            <w:r w:rsidR="004858E8" w:rsidRPr="00A0587F">
              <w:rPr>
                <w:rStyle w:val="Hyperlink"/>
                <w:noProof/>
              </w:rPr>
              <w:t>8.</w:t>
            </w:r>
            <w:r w:rsidR="004858E8">
              <w:rPr>
                <w:rFonts w:eastAsiaTheme="minorEastAsia" w:cstheme="minorBidi"/>
                <w:noProof/>
                <w:color w:val="auto"/>
                <w:sz w:val="22"/>
                <w:lang w:eastAsia="en-US"/>
              </w:rPr>
              <w:tab/>
            </w:r>
            <w:r w:rsidR="004858E8" w:rsidRPr="00A0587F">
              <w:rPr>
                <w:rStyle w:val="Hyperlink"/>
                <w:noProof/>
              </w:rPr>
              <w:t>Model Governance and Monitoring</w:t>
            </w:r>
            <w:r w:rsidR="004858E8">
              <w:rPr>
                <w:noProof/>
                <w:webHidden/>
              </w:rPr>
              <w:tab/>
            </w:r>
            <w:r w:rsidR="004858E8">
              <w:rPr>
                <w:noProof/>
                <w:webHidden/>
              </w:rPr>
              <w:fldChar w:fldCharType="begin"/>
            </w:r>
            <w:r w:rsidR="004858E8">
              <w:rPr>
                <w:noProof/>
                <w:webHidden/>
              </w:rPr>
              <w:instrText xml:space="preserve"> PAGEREF _Toc59537601 \h </w:instrText>
            </w:r>
            <w:r w:rsidR="004858E8">
              <w:rPr>
                <w:noProof/>
                <w:webHidden/>
              </w:rPr>
            </w:r>
            <w:r w:rsidR="004858E8">
              <w:rPr>
                <w:noProof/>
                <w:webHidden/>
              </w:rPr>
              <w:fldChar w:fldCharType="separate"/>
            </w:r>
            <w:r w:rsidR="0077290E">
              <w:rPr>
                <w:noProof/>
                <w:webHidden/>
              </w:rPr>
              <w:t>17</w:t>
            </w:r>
            <w:r w:rsidR="004858E8">
              <w:rPr>
                <w:noProof/>
                <w:webHidden/>
              </w:rPr>
              <w:fldChar w:fldCharType="end"/>
            </w:r>
          </w:hyperlink>
        </w:p>
        <w:p w14:paraId="7E266479" w14:textId="685044EF" w:rsidR="004858E8" w:rsidRDefault="00662ACF">
          <w:pPr>
            <w:pStyle w:val="TOC2"/>
            <w:tabs>
              <w:tab w:val="left" w:pos="880"/>
              <w:tab w:val="right" w:leader="dot" w:pos="9350"/>
            </w:tabs>
            <w:rPr>
              <w:rFonts w:eastAsiaTheme="minorEastAsia" w:cstheme="minorBidi"/>
              <w:noProof/>
              <w:lang w:eastAsia="en-US"/>
            </w:rPr>
          </w:pPr>
          <w:hyperlink w:anchor="_Toc59537602" w:history="1">
            <w:r w:rsidR="004858E8" w:rsidRPr="00A0587F">
              <w:rPr>
                <w:rStyle w:val="Hyperlink"/>
                <w:noProof/>
              </w:rPr>
              <w:t>8.1.</w:t>
            </w:r>
            <w:r w:rsidR="004858E8">
              <w:rPr>
                <w:rFonts w:eastAsiaTheme="minorEastAsia" w:cstheme="minorBidi"/>
                <w:noProof/>
                <w:lang w:eastAsia="en-US"/>
              </w:rPr>
              <w:tab/>
            </w:r>
            <w:r w:rsidR="004858E8" w:rsidRPr="00A0587F">
              <w:rPr>
                <w:rStyle w:val="Hyperlink"/>
                <w:noProof/>
              </w:rPr>
              <w:t>Model Governance</w:t>
            </w:r>
            <w:r w:rsidR="004858E8">
              <w:rPr>
                <w:noProof/>
                <w:webHidden/>
              </w:rPr>
              <w:tab/>
            </w:r>
            <w:r w:rsidR="004858E8">
              <w:rPr>
                <w:noProof/>
                <w:webHidden/>
              </w:rPr>
              <w:fldChar w:fldCharType="begin"/>
            </w:r>
            <w:r w:rsidR="004858E8">
              <w:rPr>
                <w:noProof/>
                <w:webHidden/>
              </w:rPr>
              <w:instrText xml:space="preserve"> PAGEREF _Toc59537602 \h </w:instrText>
            </w:r>
            <w:r w:rsidR="004858E8">
              <w:rPr>
                <w:noProof/>
                <w:webHidden/>
              </w:rPr>
            </w:r>
            <w:r w:rsidR="004858E8">
              <w:rPr>
                <w:noProof/>
                <w:webHidden/>
              </w:rPr>
              <w:fldChar w:fldCharType="separate"/>
            </w:r>
            <w:r w:rsidR="0077290E">
              <w:rPr>
                <w:noProof/>
                <w:webHidden/>
              </w:rPr>
              <w:t>17</w:t>
            </w:r>
            <w:r w:rsidR="004858E8">
              <w:rPr>
                <w:noProof/>
                <w:webHidden/>
              </w:rPr>
              <w:fldChar w:fldCharType="end"/>
            </w:r>
          </w:hyperlink>
        </w:p>
        <w:p w14:paraId="21E968AD" w14:textId="1EE9BC26" w:rsidR="004858E8" w:rsidRDefault="00662ACF">
          <w:pPr>
            <w:pStyle w:val="TOC2"/>
            <w:tabs>
              <w:tab w:val="left" w:pos="880"/>
              <w:tab w:val="right" w:leader="dot" w:pos="9350"/>
            </w:tabs>
            <w:rPr>
              <w:rFonts w:eastAsiaTheme="minorEastAsia" w:cstheme="minorBidi"/>
              <w:noProof/>
              <w:lang w:eastAsia="en-US"/>
            </w:rPr>
          </w:pPr>
          <w:hyperlink w:anchor="_Toc59537603" w:history="1">
            <w:r w:rsidR="004858E8" w:rsidRPr="00A0587F">
              <w:rPr>
                <w:rStyle w:val="Hyperlink"/>
                <w:noProof/>
              </w:rPr>
              <w:t>8.2.</w:t>
            </w:r>
            <w:r w:rsidR="004858E8">
              <w:rPr>
                <w:rFonts w:eastAsiaTheme="minorEastAsia" w:cstheme="minorBidi"/>
                <w:noProof/>
                <w:lang w:eastAsia="en-US"/>
              </w:rPr>
              <w:tab/>
            </w:r>
            <w:r w:rsidR="004858E8" w:rsidRPr="00A0587F">
              <w:rPr>
                <w:rStyle w:val="Hyperlink"/>
                <w:noProof/>
              </w:rPr>
              <w:t>Ongoing Monitoring</w:t>
            </w:r>
            <w:r w:rsidR="004858E8">
              <w:rPr>
                <w:noProof/>
                <w:webHidden/>
              </w:rPr>
              <w:tab/>
            </w:r>
            <w:r w:rsidR="004858E8">
              <w:rPr>
                <w:noProof/>
                <w:webHidden/>
              </w:rPr>
              <w:fldChar w:fldCharType="begin"/>
            </w:r>
            <w:r w:rsidR="004858E8">
              <w:rPr>
                <w:noProof/>
                <w:webHidden/>
              </w:rPr>
              <w:instrText xml:space="preserve"> PAGEREF _Toc59537603 \h </w:instrText>
            </w:r>
            <w:r w:rsidR="004858E8">
              <w:rPr>
                <w:noProof/>
                <w:webHidden/>
              </w:rPr>
            </w:r>
            <w:r w:rsidR="004858E8">
              <w:rPr>
                <w:noProof/>
                <w:webHidden/>
              </w:rPr>
              <w:fldChar w:fldCharType="separate"/>
            </w:r>
            <w:r w:rsidR="0077290E">
              <w:rPr>
                <w:noProof/>
                <w:webHidden/>
              </w:rPr>
              <w:t>20</w:t>
            </w:r>
            <w:r w:rsidR="004858E8">
              <w:rPr>
                <w:noProof/>
                <w:webHidden/>
              </w:rPr>
              <w:fldChar w:fldCharType="end"/>
            </w:r>
          </w:hyperlink>
        </w:p>
        <w:p w14:paraId="12616BEC" w14:textId="4947F876" w:rsidR="004858E8" w:rsidRDefault="00662ACF">
          <w:pPr>
            <w:pStyle w:val="TOC1"/>
            <w:rPr>
              <w:rFonts w:eastAsiaTheme="minorEastAsia" w:cstheme="minorBidi"/>
              <w:noProof/>
              <w:color w:val="auto"/>
              <w:sz w:val="22"/>
              <w:lang w:eastAsia="en-US"/>
            </w:rPr>
          </w:pPr>
          <w:hyperlink w:anchor="_Toc59537604" w:history="1">
            <w:r w:rsidR="004858E8" w:rsidRPr="00A0587F">
              <w:rPr>
                <w:rStyle w:val="Hyperlink"/>
                <w:noProof/>
              </w:rPr>
              <w:t>9.</w:t>
            </w:r>
            <w:r w:rsidR="004858E8">
              <w:rPr>
                <w:rFonts w:eastAsiaTheme="minorEastAsia" w:cstheme="minorBidi"/>
                <w:noProof/>
                <w:color w:val="auto"/>
                <w:sz w:val="22"/>
                <w:lang w:eastAsia="en-US"/>
              </w:rPr>
              <w:tab/>
            </w:r>
            <w:r w:rsidR="004858E8" w:rsidRPr="00A0587F">
              <w:rPr>
                <w:rStyle w:val="Hyperlink"/>
                <w:noProof/>
              </w:rPr>
              <w:t>Reference Information</w:t>
            </w:r>
            <w:r w:rsidR="004858E8">
              <w:rPr>
                <w:noProof/>
                <w:webHidden/>
              </w:rPr>
              <w:tab/>
            </w:r>
            <w:r w:rsidR="004858E8">
              <w:rPr>
                <w:noProof/>
                <w:webHidden/>
              </w:rPr>
              <w:fldChar w:fldCharType="begin"/>
            </w:r>
            <w:r w:rsidR="004858E8">
              <w:rPr>
                <w:noProof/>
                <w:webHidden/>
              </w:rPr>
              <w:instrText xml:space="preserve"> PAGEREF _Toc59537604 \h </w:instrText>
            </w:r>
            <w:r w:rsidR="004858E8">
              <w:rPr>
                <w:noProof/>
                <w:webHidden/>
              </w:rPr>
            </w:r>
            <w:r w:rsidR="004858E8">
              <w:rPr>
                <w:noProof/>
                <w:webHidden/>
              </w:rPr>
              <w:fldChar w:fldCharType="separate"/>
            </w:r>
            <w:r w:rsidR="0077290E">
              <w:rPr>
                <w:noProof/>
                <w:webHidden/>
              </w:rPr>
              <w:t>20</w:t>
            </w:r>
            <w:r w:rsidR="004858E8">
              <w:rPr>
                <w:noProof/>
                <w:webHidden/>
              </w:rPr>
              <w:fldChar w:fldCharType="end"/>
            </w:r>
          </w:hyperlink>
        </w:p>
        <w:p w14:paraId="3E76039E" w14:textId="2FF51DD8" w:rsidR="004858E8" w:rsidRDefault="00662ACF">
          <w:pPr>
            <w:pStyle w:val="TOC2"/>
            <w:tabs>
              <w:tab w:val="left" w:pos="880"/>
              <w:tab w:val="right" w:leader="dot" w:pos="9350"/>
            </w:tabs>
            <w:rPr>
              <w:rFonts w:eastAsiaTheme="minorEastAsia" w:cstheme="minorBidi"/>
              <w:noProof/>
              <w:lang w:eastAsia="en-US"/>
            </w:rPr>
          </w:pPr>
          <w:hyperlink w:anchor="_Toc59537605" w:history="1">
            <w:r w:rsidR="004858E8" w:rsidRPr="00A0587F">
              <w:rPr>
                <w:rStyle w:val="Hyperlink"/>
                <w:noProof/>
              </w:rPr>
              <w:t>9.1.</w:t>
            </w:r>
            <w:r w:rsidR="004858E8">
              <w:rPr>
                <w:rFonts w:eastAsiaTheme="minorEastAsia" w:cstheme="minorBidi"/>
                <w:noProof/>
                <w:lang w:eastAsia="en-US"/>
              </w:rPr>
              <w:tab/>
            </w:r>
            <w:r w:rsidR="004858E8" w:rsidRPr="00A0587F">
              <w:rPr>
                <w:rStyle w:val="Hyperlink"/>
                <w:noProof/>
              </w:rPr>
              <w:t>External Regulations</w:t>
            </w:r>
            <w:r w:rsidR="004858E8">
              <w:rPr>
                <w:noProof/>
                <w:webHidden/>
              </w:rPr>
              <w:tab/>
            </w:r>
            <w:r w:rsidR="004858E8">
              <w:rPr>
                <w:noProof/>
                <w:webHidden/>
              </w:rPr>
              <w:fldChar w:fldCharType="begin"/>
            </w:r>
            <w:r w:rsidR="004858E8">
              <w:rPr>
                <w:noProof/>
                <w:webHidden/>
              </w:rPr>
              <w:instrText xml:space="preserve"> PAGEREF _Toc59537605 \h </w:instrText>
            </w:r>
            <w:r w:rsidR="004858E8">
              <w:rPr>
                <w:noProof/>
                <w:webHidden/>
              </w:rPr>
            </w:r>
            <w:r w:rsidR="004858E8">
              <w:rPr>
                <w:noProof/>
                <w:webHidden/>
              </w:rPr>
              <w:fldChar w:fldCharType="separate"/>
            </w:r>
            <w:r w:rsidR="0077290E">
              <w:rPr>
                <w:noProof/>
                <w:webHidden/>
              </w:rPr>
              <w:t>20</w:t>
            </w:r>
            <w:r w:rsidR="004858E8">
              <w:rPr>
                <w:noProof/>
                <w:webHidden/>
              </w:rPr>
              <w:fldChar w:fldCharType="end"/>
            </w:r>
          </w:hyperlink>
        </w:p>
        <w:p w14:paraId="507597CB" w14:textId="6DADB3AB" w:rsidR="004858E8" w:rsidRDefault="00662ACF">
          <w:pPr>
            <w:pStyle w:val="TOC2"/>
            <w:tabs>
              <w:tab w:val="left" w:pos="880"/>
              <w:tab w:val="right" w:leader="dot" w:pos="9350"/>
            </w:tabs>
            <w:rPr>
              <w:rFonts w:eastAsiaTheme="minorEastAsia" w:cstheme="minorBidi"/>
              <w:noProof/>
              <w:lang w:eastAsia="en-US"/>
            </w:rPr>
          </w:pPr>
          <w:hyperlink w:anchor="_Toc59537606" w:history="1">
            <w:r w:rsidR="004858E8" w:rsidRPr="00A0587F">
              <w:rPr>
                <w:rStyle w:val="Hyperlink"/>
                <w:noProof/>
              </w:rPr>
              <w:t>9.2.</w:t>
            </w:r>
            <w:r w:rsidR="004858E8">
              <w:rPr>
                <w:rFonts w:eastAsiaTheme="minorEastAsia" w:cstheme="minorBidi"/>
                <w:noProof/>
                <w:lang w:eastAsia="en-US"/>
              </w:rPr>
              <w:tab/>
            </w:r>
            <w:r w:rsidR="004858E8" w:rsidRPr="00A0587F">
              <w:rPr>
                <w:rStyle w:val="Hyperlink"/>
                <w:noProof/>
              </w:rPr>
              <w:t>Other related branch policies, procedures, and/or guidance-</w:t>
            </w:r>
            <w:r w:rsidR="004858E8">
              <w:rPr>
                <w:noProof/>
                <w:webHidden/>
              </w:rPr>
              <w:tab/>
            </w:r>
            <w:r w:rsidR="004858E8">
              <w:rPr>
                <w:noProof/>
                <w:webHidden/>
              </w:rPr>
              <w:fldChar w:fldCharType="begin"/>
            </w:r>
            <w:r w:rsidR="004858E8">
              <w:rPr>
                <w:noProof/>
                <w:webHidden/>
              </w:rPr>
              <w:instrText xml:space="preserve"> PAGEREF _Toc59537606 \h </w:instrText>
            </w:r>
            <w:r w:rsidR="004858E8">
              <w:rPr>
                <w:noProof/>
                <w:webHidden/>
              </w:rPr>
            </w:r>
            <w:r w:rsidR="004858E8">
              <w:rPr>
                <w:noProof/>
                <w:webHidden/>
              </w:rPr>
              <w:fldChar w:fldCharType="separate"/>
            </w:r>
            <w:r w:rsidR="0077290E">
              <w:rPr>
                <w:noProof/>
                <w:webHidden/>
              </w:rPr>
              <w:t>20</w:t>
            </w:r>
            <w:r w:rsidR="004858E8">
              <w:rPr>
                <w:noProof/>
                <w:webHidden/>
              </w:rPr>
              <w:fldChar w:fldCharType="end"/>
            </w:r>
          </w:hyperlink>
        </w:p>
        <w:p w14:paraId="4A4D26F4" w14:textId="183991A1" w:rsidR="004858E8" w:rsidRDefault="00662ACF">
          <w:pPr>
            <w:pStyle w:val="TOC2"/>
            <w:tabs>
              <w:tab w:val="left" w:pos="880"/>
              <w:tab w:val="right" w:leader="dot" w:pos="9350"/>
            </w:tabs>
            <w:rPr>
              <w:rFonts w:eastAsiaTheme="minorEastAsia" w:cstheme="minorBidi"/>
              <w:noProof/>
              <w:lang w:eastAsia="en-US"/>
            </w:rPr>
          </w:pPr>
          <w:hyperlink w:anchor="_Toc59537607" w:history="1">
            <w:r w:rsidR="004858E8" w:rsidRPr="00A0587F">
              <w:rPr>
                <w:rStyle w:val="Hyperlink"/>
                <w:noProof/>
              </w:rPr>
              <w:t>9.3.</w:t>
            </w:r>
            <w:r w:rsidR="004858E8">
              <w:rPr>
                <w:rFonts w:eastAsiaTheme="minorEastAsia" w:cstheme="minorBidi"/>
                <w:noProof/>
                <w:lang w:eastAsia="en-US"/>
              </w:rPr>
              <w:tab/>
            </w:r>
            <w:r w:rsidR="004858E8" w:rsidRPr="00A0587F">
              <w:rPr>
                <w:rStyle w:val="Hyperlink"/>
                <w:noProof/>
              </w:rPr>
              <w:t>Glossary</w:t>
            </w:r>
            <w:r w:rsidR="004858E8">
              <w:rPr>
                <w:noProof/>
                <w:webHidden/>
              </w:rPr>
              <w:tab/>
            </w:r>
            <w:r w:rsidR="004858E8">
              <w:rPr>
                <w:noProof/>
                <w:webHidden/>
              </w:rPr>
              <w:fldChar w:fldCharType="begin"/>
            </w:r>
            <w:r w:rsidR="004858E8">
              <w:rPr>
                <w:noProof/>
                <w:webHidden/>
              </w:rPr>
              <w:instrText xml:space="preserve"> PAGEREF _Toc59537607 \h </w:instrText>
            </w:r>
            <w:r w:rsidR="004858E8">
              <w:rPr>
                <w:noProof/>
                <w:webHidden/>
              </w:rPr>
            </w:r>
            <w:r w:rsidR="004858E8">
              <w:rPr>
                <w:noProof/>
                <w:webHidden/>
              </w:rPr>
              <w:fldChar w:fldCharType="separate"/>
            </w:r>
            <w:r w:rsidR="0077290E">
              <w:rPr>
                <w:noProof/>
                <w:webHidden/>
              </w:rPr>
              <w:t>21</w:t>
            </w:r>
            <w:r w:rsidR="004858E8">
              <w:rPr>
                <w:noProof/>
                <w:webHidden/>
              </w:rPr>
              <w:fldChar w:fldCharType="end"/>
            </w:r>
          </w:hyperlink>
        </w:p>
        <w:p w14:paraId="0CDC412D" w14:textId="2709C887" w:rsidR="004858E8" w:rsidRDefault="00662ACF">
          <w:pPr>
            <w:pStyle w:val="TOC1"/>
            <w:rPr>
              <w:rFonts w:eastAsiaTheme="minorEastAsia" w:cstheme="minorBidi"/>
              <w:noProof/>
              <w:color w:val="auto"/>
              <w:sz w:val="22"/>
              <w:lang w:eastAsia="en-US"/>
            </w:rPr>
          </w:pPr>
          <w:hyperlink w:anchor="_Toc59537608" w:history="1">
            <w:r w:rsidR="004858E8" w:rsidRPr="00A0587F">
              <w:rPr>
                <w:rStyle w:val="Hyperlink"/>
                <w:noProof/>
              </w:rPr>
              <w:t>Appendix</w:t>
            </w:r>
            <w:r w:rsidR="004858E8">
              <w:rPr>
                <w:noProof/>
                <w:webHidden/>
              </w:rPr>
              <w:tab/>
            </w:r>
            <w:r w:rsidR="004858E8">
              <w:rPr>
                <w:noProof/>
                <w:webHidden/>
              </w:rPr>
              <w:fldChar w:fldCharType="begin"/>
            </w:r>
            <w:r w:rsidR="004858E8">
              <w:rPr>
                <w:noProof/>
                <w:webHidden/>
              </w:rPr>
              <w:instrText xml:space="preserve"> PAGEREF _Toc59537608 \h </w:instrText>
            </w:r>
            <w:r w:rsidR="004858E8">
              <w:rPr>
                <w:noProof/>
                <w:webHidden/>
              </w:rPr>
            </w:r>
            <w:r w:rsidR="004858E8">
              <w:rPr>
                <w:noProof/>
                <w:webHidden/>
              </w:rPr>
              <w:fldChar w:fldCharType="separate"/>
            </w:r>
            <w:r w:rsidR="0077290E">
              <w:rPr>
                <w:noProof/>
                <w:webHidden/>
              </w:rPr>
              <w:t>23</w:t>
            </w:r>
            <w:r w:rsidR="004858E8">
              <w:rPr>
                <w:noProof/>
                <w:webHidden/>
              </w:rPr>
              <w:fldChar w:fldCharType="end"/>
            </w:r>
          </w:hyperlink>
        </w:p>
        <w:p w14:paraId="78BD095A" w14:textId="74DD4EA7" w:rsidR="004858E8" w:rsidRDefault="00662ACF">
          <w:pPr>
            <w:pStyle w:val="TOC2"/>
            <w:tabs>
              <w:tab w:val="left" w:pos="660"/>
              <w:tab w:val="right" w:leader="dot" w:pos="9350"/>
            </w:tabs>
            <w:rPr>
              <w:rFonts w:eastAsiaTheme="minorEastAsia" w:cstheme="minorBidi"/>
              <w:noProof/>
              <w:lang w:eastAsia="en-US"/>
            </w:rPr>
          </w:pPr>
          <w:hyperlink w:anchor="_Toc59537609" w:history="1">
            <w:r w:rsidR="004858E8" w:rsidRPr="00A0587F">
              <w:rPr>
                <w:rStyle w:val="Hyperlink"/>
                <w:noProof/>
                <w:lang w:bidi="en-US"/>
              </w:rPr>
              <w:t>A.</w:t>
            </w:r>
            <w:r w:rsidR="004858E8">
              <w:rPr>
                <w:rFonts w:eastAsiaTheme="minorEastAsia" w:cstheme="minorBidi"/>
                <w:noProof/>
                <w:lang w:eastAsia="en-US"/>
              </w:rPr>
              <w:tab/>
            </w:r>
            <w:r w:rsidR="004858E8" w:rsidRPr="00A0587F">
              <w:rPr>
                <w:rStyle w:val="Hyperlink"/>
                <w:noProof/>
                <w:lang w:bidi="en-US"/>
              </w:rPr>
              <w:t>PROFITstar® Download Setup Option</w:t>
            </w:r>
            <w:r w:rsidR="004858E8">
              <w:rPr>
                <w:noProof/>
                <w:webHidden/>
              </w:rPr>
              <w:tab/>
            </w:r>
            <w:r w:rsidR="004858E8">
              <w:rPr>
                <w:noProof/>
                <w:webHidden/>
              </w:rPr>
              <w:fldChar w:fldCharType="begin"/>
            </w:r>
            <w:r w:rsidR="004858E8">
              <w:rPr>
                <w:noProof/>
                <w:webHidden/>
              </w:rPr>
              <w:instrText xml:space="preserve"> PAGEREF _Toc59537609 \h </w:instrText>
            </w:r>
            <w:r w:rsidR="004858E8">
              <w:rPr>
                <w:noProof/>
                <w:webHidden/>
              </w:rPr>
            </w:r>
            <w:r w:rsidR="004858E8">
              <w:rPr>
                <w:noProof/>
                <w:webHidden/>
              </w:rPr>
              <w:fldChar w:fldCharType="separate"/>
            </w:r>
            <w:r w:rsidR="0077290E">
              <w:rPr>
                <w:noProof/>
                <w:webHidden/>
              </w:rPr>
              <w:t>23</w:t>
            </w:r>
            <w:r w:rsidR="004858E8">
              <w:rPr>
                <w:noProof/>
                <w:webHidden/>
              </w:rPr>
              <w:fldChar w:fldCharType="end"/>
            </w:r>
          </w:hyperlink>
        </w:p>
        <w:p w14:paraId="071CAFC5" w14:textId="7157BE7C" w:rsidR="004858E8" w:rsidRDefault="00662ACF">
          <w:pPr>
            <w:pStyle w:val="TOC2"/>
            <w:tabs>
              <w:tab w:val="left" w:pos="660"/>
              <w:tab w:val="right" w:leader="dot" w:pos="9350"/>
            </w:tabs>
            <w:rPr>
              <w:rFonts w:eastAsiaTheme="minorEastAsia" w:cstheme="minorBidi"/>
              <w:noProof/>
              <w:lang w:eastAsia="en-US"/>
            </w:rPr>
          </w:pPr>
          <w:hyperlink w:anchor="_Toc59537610" w:history="1">
            <w:r w:rsidR="004858E8" w:rsidRPr="00A0587F">
              <w:rPr>
                <w:rStyle w:val="Hyperlink"/>
                <w:rFonts w:eastAsia="Arial Unicode MS"/>
                <w:noProof/>
                <w:kern w:val="28"/>
                <w:lang w:bidi="en-US"/>
              </w:rPr>
              <w:t>B.</w:t>
            </w:r>
            <w:r w:rsidR="004858E8">
              <w:rPr>
                <w:rFonts w:eastAsiaTheme="minorEastAsia" w:cstheme="minorBidi"/>
                <w:noProof/>
                <w:lang w:eastAsia="en-US"/>
              </w:rPr>
              <w:tab/>
            </w:r>
            <w:r w:rsidR="004858E8" w:rsidRPr="00A0587F">
              <w:rPr>
                <w:rStyle w:val="Hyperlink"/>
                <w:noProof/>
                <w:lang w:bidi="en-US"/>
              </w:rPr>
              <w:t>PROFITstar® Maturity Repricing Setting</w:t>
            </w:r>
            <w:r w:rsidR="004858E8">
              <w:rPr>
                <w:noProof/>
                <w:webHidden/>
              </w:rPr>
              <w:tab/>
            </w:r>
            <w:r w:rsidR="004858E8">
              <w:rPr>
                <w:noProof/>
                <w:webHidden/>
              </w:rPr>
              <w:fldChar w:fldCharType="begin"/>
            </w:r>
            <w:r w:rsidR="004858E8">
              <w:rPr>
                <w:noProof/>
                <w:webHidden/>
              </w:rPr>
              <w:instrText xml:space="preserve"> PAGEREF _Toc59537610 \h </w:instrText>
            </w:r>
            <w:r w:rsidR="004858E8">
              <w:rPr>
                <w:noProof/>
                <w:webHidden/>
              </w:rPr>
            </w:r>
            <w:r w:rsidR="004858E8">
              <w:rPr>
                <w:noProof/>
                <w:webHidden/>
              </w:rPr>
              <w:fldChar w:fldCharType="separate"/>
            </w:r>
            <w:r w:rsidR="0077290E">
              <w:rPr>
                <w:noProof/>
                <w:webHidden/>
              </w:rPr>
              <w:t>30</w:t>
            </w:r>
            <w:r w:rsidR="004858E8">
              <w:rPr>
                <w:noProof/>
                <w:webHidden/>
              </w:rPr>
              <w:fldChar w:fldCharType="end"/>
            </w:r>
          </w:hyperlink>
        </w:p>
        <w:p w14:paraId="728FC598" w14:textId="28570BEF" w:rsidR="004858E8" w:rsidRDefault="00662ACF">
          <w:pPr>
            <w:pStyle w:val="TOC2"/>
            <w:tabs>
              <w:tab w:val="left" w:pos="660"/>
              <w:tab w:val="right" w:leader="dot" w:pos="9350"/>
            </w:tabs>
            <w:rPr>
              <w:rFonts w:eastAsiaTheme="minorEastAsia" w:cstheme="minorBidi"/>
              <w:noProof/>
              <w:lang w:eastAsia="en-US"/>
            </w:rPr>
          </w:pPr>
          <w:hyperlink w:anchor="_Toc59537611" w:history="1">
            <w:r w:rsidR="004858E8" w:rsidRPr="00A0587F">
              <w:rPr>
                <w:rStyle w:val="Hyperlink"/>
                <w:rFonts w:eastAsia="Arial Unicode MS"/>
                <w:noProof/>
                <w:kern w:val="28"/>
                <w:lang w:bidi="en-US"/>
              </w:rPr>
              <w:t>C.</w:t>
            </w:r>
            <w:r w:rsidR="004858E8">
              <w:rPr>
                <w:rFonts w:eastAsiaTheme="minorEastAsia" w:cstheme="minorBidi"/>
                <w:noProof/>
                <w:lang w:eastAsia="en-US"/>
              </w:rPr>
              <w:tab/>
            </w:r>
            <w:r w:rsidR="004858E8" w:rsidRPr="00A0587F">
              <w:rPr>
                <w:rStyle w:val="Hyperlink"/>
                <w:noProof/>
                <w:lang w:bidi="en-US"/>
              </w:rPr>
              <w:t>Example on key NII and EVE calculation components</w:t>
            </w:r>
            <w:r w:rsidR="004858E8">
              <w:rPr>
                <w:noProof/>
                <w:webHidden/>
              </w:rPr>
              <w:tab/>
            </w:r>
            <w:r w:rsidR="004858E8">
              <w:rPr>
                <w:noProof/>
                <w:webHidden/>
              </w:rPr>
              <w:fldChar w:fldCharType="begin"/>
            </w:r>
            <w:r w:rsidR="004858E8">
              <w:rPr>
                <w:noProof/>
                <w:webHidden/>
              </w:rPr>
              <w:instrText xml:space="preserve"> PAGEREF _Toc59537611 \h </w:instrText>
            </w:r>
            <w:r w:rsidR="004858E8">
              <w:rPr>
                <w:noProof/>
                <w:webHidden/>
              </w:rPr>
            </w:r>
            <w:r w:rsidR="004858E8">
              <w:rPr>
                <w:noProof/>
                <w:webHidden/>
              </w:rPr>
              <w:fldChar w:fldCharType="separate"/>
            </w:r>
            <w:r w:rsidR="0077290E">
              <w:rPr>
                <w:noProof/>
                <w:webHidden/>
              </w:rPr>
              <w:t>33</w:t>
            </w:r>
            <w:r w:rsidR="004858E8">
              <w:rPr>
                <w:noProof/>
                <w:webHidden/>
              </w:rPr>
              <w:fldChar w:fldCharType="end"/>
            </w:r>
          </w:hyperlink>
        </w:p>
        <w:p w14:paraId="61392046" w14:textId="0993024B" w:rsidR="00BF1BFC" w:rsidRDefault="00202243" w:rsidP="00330107">
          <w:pPr>
            <w:jc w:val="left"/>
            <w:rPr>
              <w:noProof/>
              <w:sz w:val="18"/>
            </w:rPr>
          </w:pPr>
          <w:r w:rsidRPr="008D5F4B">
            <w:rPr>
              <w:color w:val="4F81BD" w:themeColor="accent1"/>
            </w:rPr>
            <w:fldChar w:fldCharType="end"/>
          </w:r>
        </w:p>
      </w:sdtContent>
    </w:sdt>
    <w:p w14:paraId="67CBA15B" w14:textId="77777777" w:rsidR="00BF1BFC" w:rsidRDefault="00BF1BFC">
      <w:pPr>
        <w:spacing w:line="240" w:lineRule="atLeast"/>
        <w:ind w:left="360" w:hanging="360"/>
        <w:jc w:val="left"/>
        <w:rPr>
          <w:noProof/>
          <w:sz w:val="18"/>
        </w:rPr>
      </w:pPr>
      <w:r>
        <w:rPr>
          <w:noProof/>
          <w:sz w:val="18"/>
        </w:rPr>
        <w:br w:type="page"/>
      </w:r>
    </w:p>
    <w:p w14:paraId="5F6D5CB7" w14:textId="77777777" w:rsidR="008A76EF" w:rsidRDefault="000E57A2" w:rsidP="00F62FB0">
      <w:pPr>
        <w:pStyle w:val="Level1"/>
        <w:pBdr>
          <w:bottom w:val="none" w:sz="0" w:space="0" w:color="auto"/>
        </w:pBdr>
        <w:jc w:val="left"/>
      </w:pPr>
      <w:bookmarkStart w:id="0" w:name="_Toc448330255"/>
      <w:bookmarkStart w:id="1" w:name="_Toc59537579"/>
      <w:bookmarkEnd w:id="0"/>
      <w:r>
        <w:lastRenderedPageBreak/>
        <w:t>Executive Summary</w:t>
      </w:r>
      <w:bookmarkEnd w:id="1"/>
    </w:p>
    <w:p w14:paraId="1F119B68" w14:textId="758204F5" w:rsidR="00EE1D18" w:rsidRDefault="00EE1D18" w:rsidP="00A27C70">
      <w:r>
        <w:t>Treasury Department (TRY) identifies, quantifies and monitors Interest Rate Risk on Banking Book (IRRBB). TRY Routinely uses vendor provided model</w:t>
      </w:r>
      <w:r w:rsidR="005E5A28">
        <w:t xml:space="preserve"> </w:t>
      </w:r>
      <w:r w:rsidR="008E251F">
        <w:t>PROFITstar®</w:t>
      </w:r>
      <w:r w:rsidR="00B05EF1">
        <w:t xml:space="preserve"> from Jack Henry &amp; Associates, Inc., </w:t>
      </w:r>
      <w:r>
        <w:t xml:space="preserve">to estimate and report Net Interest Income (NII) and Economic Value of Equity (EVE) and </w:t>
      </w:r>
      <w:r w:rsidR="00192569">
        <w:t xml:space="preserve">along with </w:t>
      </w:r>
      <w:r>
        <w:t>their sensitivities</w:t>
      </w:r>
      <w:r w:rsidR="00192569">
        <w:t xml:space="preserve"> to the </w:t>
      </w:r>
      <w:r w:rsidR="00192569" w:rsidRPr="00192569">
        <w:t xml:space="preserve">Asset Liability Management Committee </w:t>
      </w:r>
      <w:r w:rsidR="00192569">
        <w:t xml:space="preserve">(ALCO) and </w:t>
      </w:r>
      <w:r w:rsidR="00192569" w:rsidRPr="00192569">
        <w:t xml:space="preserve">Market and Liquidity Risk Committee </w:t>
      </w:r>
      <w:r w:rsidR="00192569">
        <w:t>(MLRC)</w:t>
      </w:r>
      <w:r>
        <w:t>. TRY</w:t>
      </w:r>
      <w:r w:rsidR="00192569">
        <w:t xml:space="preserve"> policy and procedure</w:t>
      </w:r>
      <w:r>
        <w:t xml:space="preserve"> is designed to follow the guidance as prescribed by BOCNY Model Risk Management procedure (MRM)</w:t>
      </w:r>
      <w:r w:rsidR="000408D4">
        <w:t xml:space="preserve"> </w:t>
      </w:r>
      <w:r w:rsidR="00F550FD">
        <w:t>[</w:t>
      </w:r>
      <w:r w:rsidR="00FB7A04">
        <w:fldChar w:fldCharType="begin"/>
      </w:r>
      <w:r w:rsidR="00FB7A04">
        <w:instrText xml:space="preserve"> REF _Ref51669554 \r \h </w:instrText>
      </w:r>
      <w:r w:rsidR="007C092A">
        <w:instrText xml:space="preserve"> \* MERGEFORMAT </w:instrText>
      </w:r>
      <w:r w:rsidR="00FB7A04">
        <w:fldChar w:fldCharType="separate"/>
      </w:r>
      <w:r w:rsidR="0077290E">
        <w:t>6</w:t>
      </w:r>
      <w:r w:rsidR="00FB7A04">
        <w:fldChar w:fldCharType="end"/>
      </w:r>
      <w:r w:rsidR="00F550FD">
        <w:t>]</w:t>
      </w:r>
      <w:r>
        <w:t>, OCC Bulleting 2011-12 Supervisory Guidance on Model Risk Management</w:t>
      </w:r>
      <w:r w:rsidR="008E251F">
        <w:t xml:space="preserve"> </w:t>
      </w:r>
      <w:r w:rsidR="00FB7A04">
        <w:t>[</w:t>
      </w:r>
      <w:r w:rsidR="00FB7A04">
        <w:fldChar w:fldCharType="begin"/>
      </w:r>
      <w:r w:rsidR="00FB7A04">
        <w:instrText xml:space="preserve"> REF _Ref51669425 \r \h </w:instrText>
      </w:r>
      <w:r w:rsidR="007C092A">
        <w:instrText xml:space="preserve"> \* MERGEFORMAT </w:instrText>
      </w:r>
      <w:r w:rsidR="00FB7A04">
        <w:fldChar w:fldCharType="separate"/>
      </w:r>
      <w:r w:rsidR="0077290E">
        <w:t>1</w:t>
      </w:r>
      <w:r w:rsidR="00FB7A04">
        <w:fldChar w:fldCharType="end"/>
      </w:r>
      <w:r w:rsidR="00FB7A04">
        <w:t>]</w:t>
      </w:r>
      <w:r>
        <w:t>, and the OCC Interest Rate Risk Handbook</w:t>
      </w:r>
      <w:r w:rsidR="000408D4">
        <w:t xml:space="preserve"> </w:t>
      </w:r>
      <w:r w:rsidR="00FB7A04">
        <w:t>[</w:t>
      </w:r>
      <w:r w:rsidR="00FB7A04">
        <w:fldChar w:fldCharType="begin"/>
      </w:r>
      <w:r w:rsidR="00FB7A04">
        <w:instrText xml:space="preserve"> REF _Ref51669575 \r \h </w:instrText>
      </w:r>
      <w:r w:rsidR="007C092A">
        <w:instrText xml:space="preserve"> \* MERGEFORMAT </w:instrText>
      </w:r>
      <w:r w:rsidR="00FB7A04">
        <w:fldChar w:fldCharType="separate"/>
      </w:r>
      <w:r w:rsidR="0077290E">
        <w:t>2</w:t>
      </w:r>
      <w:r w:rsidR="00FB7A04">
        <w:fldChar w:fldCharType="end"/>
      </w:r>
      <w:r w:rsidR="00FB7A04">
        <w:t>]</w:t>
      </w:r>
      <w:r>
        <w:t xml:space="preserve">. </w:t>
      </w:r>
    </w:p>
    <w:p w14:paraId="0183A898" w14:textId="77777777" w:rsidR="00EE1D18" w:rsidRDefault="00EE1D18" w:rsidP="00EE1D18">
      <w:pPr>
        <w:jc w:val="left"/>
      </w:pPr>
    </w:p>
    <w:p w14:paraId="7A8721B3" w14:textId="25299B78" w:rsidR="00FB7A04" w:rsidRDefault="00EE1D18" w:rsidP="005E5A28">
      <w:r>
        <w:t xml:space="preserve">This Document describes the key aspect of TRY’s Model Risk Management with respect to </w:t>
      </w:r>
      <w:r w:rsidR="008E251F">
        <w:t>PROFITstar®</w:t>
      </w:r>
      <w:r>
        <w:t xml:space="preserve">. Conforming to the BOCNY Model Risk Management Procedure, this document is broken down into the following sections. </w:t>
      </w:r>
    </w:p>
    <w:p w14:paraId="483E0D48" w14:textId="77777777" w:rsidR="00192569" w:rsidRDefault="00192569" w:rsidP="005E5A28"/>
    <w:p w14:paraId="3022371A" w14:textId="73878A26" w:rsidR="00FB7A04" w:rsidRDefault="00EE1D18" w:rsidP="005E5A28">
      <w:pPr>
        <w:ind w:left="720"/>
      </w:pPr>
      <w:r w:rsidRPr="008D5F4B">
        <w:rPr>
          <w:b/>
        </w:rPr>
        <w:t>Section 2</w:t>
      </w:r>
      <w:r w:rsidR="00534A5C" w:rsidRPr="008D5F4B">
        <w:rPr>
          <w:b/>
        </w:rPr>
        <w:t>:</w:t>
      </w:r>
      <w:r>
        <w:t xml:space="preserve"> Business Background describes the general business background and what the model intended to measure. </w:t>
      </w:r>
    </w:p>
    <w:p w14:paraId="7C6A45BC" w14:textId="179A03D2" w:rsidR="00FB7A04" w:rsidRDefault="00EE1D18" w:rsidP="005E5A28">
      <w:pPr>
        <w:ind w:left="720"/>
      </w:pPr>
      <w:r w:rsidRPr="008D5F4B">
        <w:rPr>
          <w:b/>
        </w:rPr>
        <w:t>Section 3</w:t>
      </w:r>
      <w:r w:rsidR="00534A5C" w:rsidRPr="008D5F4B">
        <w:rPr>
          <w:b/>
        </w:rPr>
        <w:t>:</w:t>
      </w:r>
      <w:r>
        <w:t xml:space="preserve"> Model Input describes the model’s data need. </w:t>
      </w:r>
    </w:p>
    <w:p w14:paraId="2F833F4E" w14:textId="6C6FE30C" w:rsidR="00FB7A04" w:rsidRDefault="00EE1D18" w:rsidP="005E5A28">
      <w:pPr>
        <w:ind w:left="720"/>
      </w:pPr>
      <w:r w:rsidRPr="008D5F4B">
        <w:rPr>
          <w:b/>
        </w:rPr>
        <w:t>Section</w:t>
      </w:r>
      <w:r w:rsidR="00192569" w:rsidRPr="008D5F4B">
        <w:rPr>
          <w:b/>
        </w:rPr>
        <w:t xml:space="preserve"> </w:t>
      </w:r>
      <w:r w:rsidRPr="008D5F4B">
        <w:rPr>
          <w:b/>
        </w:rPr>
        <w:t>4</w:t>
      </w:r>
      <w:r w:rsidR="00534A5C">
        <w:t>:</w:t>
      </w:r>
      <w:r>
        <w:t xml:space="preserve"> Model Methodology and Development provides information of model input, methodologies and output and its limitations. </w:t>
      </w:r>
    </w:p>
    <w:p w14:paraId="50BD9634" w14:textId="75393E07" w:rsidR="00FB7A04" w:rsidRDefault="00EE1D18" w:rsidP="005E5A28">
      <w:pPr>
        <w:ind w:left="720"/>
      </w:pPr>
      <w:r w:rsidRPr="008D5F4B">
        <w:rPr>
          <w:b/>
        </w:rPr>
        <w:t>Section 5</w:t>
      </w:r>
      <w:r w:rsidR="00534A5C" w:rsidRPr="008D5F4B">
        <w:rPr>
          <w:b/>
        </w:rPr>
        <w:t>:</w:t>
      </w:r>
      <w:r>
        <w:t xml:space="preserve"> Model Output Analysis lists the different testing used to assess the accuracy of the model. </w:t>
      </w:r>
    </w:p>
    <w:p w14:paraId="3C02EA5C" w14:textId="241B58D6" w:rsidR="00FB7A04" w:rsidRDefault="00EE1D18" w:rsidP="005E5A28">
      <w:pPr>
        <w:ind w:left="720"/>
      </w:pPr>
      <w:r w:rsidRPr="008D5F4B">
        <w:rPr>
          <w:b/>
        </w:rPr>
        <w:t>Section 6</w:t>
      </w:r>
      <w:r w:rsidR="00534A5C" w:rsidRPr="008D5F4B">
        <w:rPr>
          <w:b/>
        </w:rPr>
        <w:t>:</w:t>
      </w:r>
      <w:r>
        <w:t xml:space="preserve"> Model implementation describes the implementation process. </w:t>
      </w:r>
    </w:p>
    <w:p w14:paraId="224D2F4E" w14:textId="1B6630E8" w:rsidR="00FB7A04" w:rsidRDefault="00EE1D18" w:rsidP="005E5A28">
      <w:pPr>
        <w:ind w:left="720"/>
      </w:pPr>
      <w:r w:rsidRPr="008D5F4B">
        <w:rPr>
          <w:b/>
        </w:rPr>
        <w:t>Section 7</w:t>
      </w:r>
      <w:r w:rsidR="00534A5C" w:rsidRPr="008D5F4B">
        <w:rPr>
          <w:b/>
        </w:rPr>
        <w:t>:</w:t>
      </w:r>
      <w:r>
        <w:t xml:space="preserve"> Model Operational Control outlines the version control and reference to the model user manual. </w:t>
      </w:r>
    </w:p>
    <w:p w14:paraId="32E79175" w14:textId="055DA393" w:rsidR="00EE1D18" w:rsidRDefault="00EE1D18" w:rsidP="005E5A28">
      <w:pPr>
        <w:ind w:left="720"/>
      </w:pPr>
      <w:r w:rsidRPr="008D5F4B">
        <w:rPr>
          <w:b/>
        </w:rPr>
        <w:t>Section 8</w:t>
      </w:r>
      <w:r w:rsidR="00534A5C" w:rsidRPr="008D5F4B">
        <w:rPr>
          <w:b/>
        </w:rPr>
        <w:t>:</w:t>
      </w:r>
      <w:r>
        <w:t xml:space="preserve"> Model Governance and Monitoring describes role and responsivities and the overall monitoring process.</w:t>
      </w:r>
    </w:p>
    <w:p w14:paraId="74590415" w14:textId="40EC6313" w:rsidR="00534A5C" w:rsidRDefault="00534A5C" w:rsidP="005E5A28">
      <w:pPr>
        <w:ind w:left="720"/>
      </w:pPr>
      <w:r w:rsidRPr="008D5F4B">
        <w:rPr>
          <w:b/>
        </w:rPr>
        <w:t>Section 9:</w:t>
      </w:r>
      <w:r>
        <w:t xml:space="preserve"> References</w:t>
      </w:r>
    </w:p>
    <w:p w14:paraId="12151C99" w14:textId="77777777" w:rsidR="00EE1D18" w:rsidRPr="00040A9E" w:rsidRDefault="00EE1D18" w:rsidP="00EE1D18">
      <w:pPr>
        <w:jc w:val="left"/>
        <w:rPr>
          <w:i/>
        </w:rPr>
      </w:pPr>
    </w:p>
    <w:p w14:paraId="4EF6CD35" w14:textId="77777777" w:rsidR="00EE1D18" w:rsidRDefault="00EE1D18" w:rsidP="00EE1D18">
      <w:pPr>
        <w:pStyle w:val="Level2"/>
      </w:pPr>
      <w:bookmarkStart w:id="2" w:name="_Toc534904179"/>
      <w:bookmarkStart w:id="3" w:name="_Toc59537580"/>
      <w:r>
        <w:t xml:space="preserve">Model </w:t>
      </w:r>
      <w:proofErr w:type="spellStart"/>
      <w:r>
        <w:t>Tiering</w:t>
      </w:r>
      <w:bookmarkEnd w:id="2"/>
      <w:bookmarkEnd w:id="3"/>
      <w:proofErr w:type="spellEnd"/>
    </w:p>
    <w:p w14:paraId="3C546BEB" w14:textId="5F380DEF" w:rsidR="00DC19BC" w:rsidRDefault="008E251F" w:rsidP="005E5A28">
      <w:r>
        <w:t>PROFITstar®</w:t>
      </w:r>
      <w:r w:rsidR="00EE1D18">
        <w:t xml:space="preserve"> is a</w:t>
      </w:r>
      <w:r w:rsidR="008D5F4B">
        <w:t>n Asset &amp; Liability Management</w:t>
      </w:r>
      <w:r w:rsidR="00EE1D18">
        <w:t xml:space="preserve"> model used by TRY to provide interest rate risk measure</w:t>
      </w:r>
      <w:r w:rsidR="0067532E">
        <w:t>ment</w:t>
      </w:r>
      <w:r w:rsidR="00EE1D18">
        <w:t xml:space="preserve"> on NII and EVE. Interest rate risk measure</w:t>
      </w:r>
      <w:r w:rsidR="00FB7A04">
        <w:t>s</w:t>
      </w:r>
      <w:r w:rsidR="00EE1D18">
        <w:t xml:space="preserve"> such</w:t>
      </w:r>
      <w:r w:rsidR="00F44484">
        <w:t xml:space="preserve"> as</w:t>
      </w:r>
      <w:r w:rsidR="00EE1D18">
        <w:t xml:space="preserve"> NII and EVE are obtained through projection of financial statements information using assumptions derived from expert judgement and/or historical analysis. </w:t>
      </w:r>
    </w:p>
    <w:p w14:paraId="36FD31AF" w14:textId="77777777" w:rsidR="00DC19BC" w:rsidRDefault="00DC19BC" w:rsidP="005E5A28"/>
    <w:p w14:paraId="6D2B49DC" w14:textId="7E7C4C02" w:rsidR="00EE1D18" w:rsidRDefault="00EE1D18" w:rsidP="005E5A28">
      <w:r>
        <w:t xml:space="preserve">Risk measures are quantified as the ($ or %) change of an interest rate shock relative to the base scenario. Interest rate risk </w:t>
      </w:r>
      <w:r w:rsidR="0092063E">
        <w:t>can be</w:t>
      </w:r>
      <w:r>
        <w:t xml:space="preserve"> relatively complex, as </w:t>
      </w:r>
      <w:r w:rsidR="0092063E">
        <w:t>modeling generally involve</w:t>
      </w:r>
      <w:r>
        <w:t xml:space="preserve"> multiple assumptions and </w:t>
      </w:r>
      <w:r w:rsidR="0092063E">
        <w:t>may have interaction with other risks</w:t>
      </w:r>
      <w:r w:rsidR="00301B15">
        <w:t xml:space="preserve">, </w:t>
      </w:r>
      <w:proofErr w:type="spellStart"/>
      <w:r w:rsidR="0092063E">
        <w:t>i.e</w:t>
      </w:r>
      <w:proofErr w:type="spellEnd"/>
      <w:r w:rsidR="0092063E">
        <w:t>: Credit risk</w:t>
      </w:r>
      <w:r>
        <w:t xml:space="preserve">. </w:t>
      </w:r>
      <w:proofErr w:type="spellStart"/>
      <w:r w:rsidR="0092063E">
        <w:t>PROFITStar</w:t>
      </w:r>
      <w:proofErr w:type="spellEnd"/>
      <w:r w:rsidR="0092063E">
        <w:t xml:space="preserve"> Model is rated as</w:t>
      </w:r>
      <w:r>
        <w:t xml:space="preserve"> Tier 1 </w:t>
      </w:r>
      <w:r w:rsidR="0092063E">
        <w:t xml:space="preserve">under </w:t>
      </w:r>
      <w:proofErr w:type="gramStart"/>
      <w:r w:rsidR="0092063E">
        <w:t xml:space="preserve">the  </w:t>
      </w:r>
      <w:r>
        <w:t>BOCNY</w:t>
      </w:r>
      <w:proofErr w:type="gramEnd"/>
      <w:r>
        <w:t xml:space="preserve"> model </w:t>
      </w:r>
      <w:proofErr w:type="spellStart"/>
      <w:r>
        <w:t>tiering</w:t>
      </w:r>
      <w:proofErr w:type="spellEnd"/>
      <w:r>
        <w:t xml:space="preserve"> guidelines.</w:t>
      </w:r>
    </w:p>
    <w:p w14:paraId="2BE5E10A" w14:textId="77777777" w:rsidR="00205054" w:rsidRPr="00C36C96" w:rsidRDefault="00205054" w:rsidP="002267E7">
      <w:pPr>
        <w:jc w:val="left"/>
      </w:pPr>
    </w:p>
    <w:p w14:paraId="7A8756D2" w14:textId="77777777" w:rsidR="00A403A8" w:rsidRDefault="00CE468D" w:rsidP="00F62FB0">
      <w:pPr>
        <w:pStyle w:val="Level1"/>
        <w:pBdr>
          <w:bottom w:val="none" w:sz="0" w:space="0" w:color="auto"/>
        </w:pBdr>
        <w:jc w:val="left"/>
      </w:pPr>
      <w:bookmarkStart w:id="4" w:name="_Toc454966878"/>
      <w:bookmarkStart w:id="5" w:name="_Toc454966879"/>
      <w:bookmarkStart w:id="6" w:name="_Toc454966880"/>
      <w:bookmarkStart w:id="7" w:name="_Toc454966881"/>
      <w:bookmarkStart w:id="8" w:name="_Toc454966882"/>
      <w:bookmarkStart w:id="9" w:name="_Toc59537581"/>
      <w:bookmarkEnd w:id="4"/>
      <w:bookmarkEnd w:id="5"/>
      <w:bookmarkEnd w:id="6"/>
      <w:bookmarkEnd w:id="7"/>
      <w:bookmarkEnd w:id="8"/>
      <w:r>
        <w:lastRenderedPageBreak/>
        <w:t>Business Background</w:t>
      </w:r>
      <w:bookmarkEnd w:id="9"/>
    </w:p>
    <w:p w14:paraId="351ABBAA" w14:textId="77777777" w:rsidR="00040A9E" w:rsidRDefault="00040A9E" w:rsidP="00040A9E">
      <w:pPr>
        <w:pStyle w:val="Level2"/>
      </w:pPr>
      <w:bookmarkStart w:id="10" w:name="_Toc59537582"/>
      <w:r w:rsidRPr="00040A9E">
        <w:t>Business Profile</w:t>
      </w:r>
      <w:r>
        <w:t xml:space="preserve"> and Model Use</w:t>
      </w:r>
      <w:bookmarkEnd w:id="10"/>
    </w:p>
    <w:p w14:paraId="08698709" w14:textId="2DDA55B2" w:rsidR="00EE1D18" w:rsidRDefault="00EE1D18" w:rsidP="00EE1D18">
      <w:r>
        <w:t xml:space="preserve">TRY identifies, quantifies and monitors Liquidity Risk and IRRBB. Specifically, the bank </w:t>
      </w:r>
      <w:r w:rsidR="0092063E">
        <w:t xml:space="preserve">assigned </w:t>
      </w:r>
      <w:r>
        <w:t xml:space="preserve">TRY </w:t>
      </w:r>
      <w:r w:rsidR="0092063E">
        <w:t xml:space="preserve">the </w:t>
      </w:r>
      <w:r>
        <w:t xml:space="preserve">responsibilities in routinely monitoring IRRBB activities in balance sheet and timely reporting </w:t>
      </w:r>
      <w:r w:rsidR="00427837">
        <w:t>Key Risk Indicators (</w:t>
      </w:r>
      <w:r>
        <w:t>KRI</w:t>
      </w:r>
      <w:r w:rsidR="00427837">
        <w:t>)</w:t>
      </w:r>
      <w:r>
        <w:t xml:space="preserve"> information to Asset Liability Committee (ALCO). </w:t>
      </w:r>
    </w:p>
    <w:p w14:paraId="2C1664CF" w14:textId="77777777" w:rsidR="008857AB" w:rsidRDefault="008857AB" w:rsidP="00EE1D18"/>
    <w:p w14:paraId="4A6CA9FC" w14:textId="01918162" w:rsidR="00965B97" w:rsidRDefault="00DA72F0" w:rsidP="00DA72F0">
      <w:r>
        <w:t xml:space="preserve">The scope of the </w:t>
      </w:r>
      <w:r w:rsidR="00820DEB">
        <w:t>model</w:t>
      </w:r>
      <w:r>
        <w:t xml:space="preserve"> covers the </w:t>
      </w:r>
      <w:r w:rsidRPr="00EA75A4">
        <w:t>entire</w:t>
      </w:r>
      <w:r>
        <w:t xml:space="preserve"> banking book</w:t>
      </w:r>
      <w:r w:rsidR="00FF2B70">
        <w:t>. Since the model’s primary purpose is to assess interest rate risk, items that have interest rate risk component</w:t>
      </w:r>
      <w:r w:rsidR="00820DEB">
        <w:t xml:space="preserve"> are project</w:t>
      </w:r>
      <w:r w:rsidR="00EA75A4">
        <w:t>ed</w:t>
      </w:r>
      <w:r w:rsidR="00B957A0">
        <w:rPr>
          <w:rStyle w:val="FootnoteReference"/>
        </w:rPr>
        <w:footnoteReference w:id="2"/>
      </w:r>
      <w:r w:rsidR="00FF2B70">
        <w:t xml:space="preserve">. Generally these items are </w:t>
      </w:r>
      <w:r w:rsidR="00820DEB">
        <w:t xml:space="preserve">on balance sheet </w:t>
      </w:r>
      <w:commentRangeStart w:id="11"/>
      <w:commentRangeStart w:id="12"/>
      <w:r w:rsidR="00FF2B70">
        <w:t>interes</w:t>
      </w:r>
      <w:r w:rsidR="00843A90">
        <w:t>t</w:t>
      </w:r>
      <w:r w:rsidR="00FF2B70">
        <w:t xml:space="preserve"> </w:t>
      </w:r>
      <w:commentRangeEnd w:id="11"/>
      <w:r w:rsidR="002F2EC5">
        <w:rPr>
          <w:rStyle w:val="CommentReference"/>
          <w:rFonts w:ascii="Calibri" w:hAnsi="Calibri"/>
        </w:rPr>
        <w:commentReference w:id="11"/>
      </w:r>
      <w:commentRangeEnd w:id="12"/>
      <w:r w:rsidR="00843A90">
        <w:rPr>
          <w:rStyle w:val="CommentReference"/>
          <w:rFonts w:ascii="Calibri" w:hAnsi="Calibri"/>
        </w:rPr>
        <w:commentReference w:id="12"/>
      </w:r>
      <w:r w:rsidR="00FF2B70">
        <w:t xml:space="preserve">bearing assets and liabilities such as loans and deposits, but </w:t>
      </w:r>
      <w:proofErr w:type="gramStart"/>
      <w:r w:rsidR="00FF2B70">
        <w:t>Off</w:t>
      </w:r>
      <w:proofErr w:type="gramEnd"/>
      <w:r w:rsidR="00FF2B70">
        <w:t xml:space="preserve"> balance sheet items</w:t>
      </w:r>
      <w:r w:rsidR="00B957A0">
        <w:t xml:space="preserve"> relating to the banking book</w:t>
      </w:r>
      <w:r w:rsidR="002F2EC5">
        <w:t xml:space="preserve"> </w:t>
      </w:r>
      <w:commentRangeStart w:id="13"/>
      <w:commentRangeStart w:id="14"/>
      <w:r w:rsidR="002F2EC5">
        <w:t>hedge</w:t>
      </w:r>
      <w:r w:rsidR="00FF2B70">
        <w:t xml:space="preserve"> </w:t>
      </w:r>
      <w:commentRangeEnd w:id="13"/>
      <w:r w:rsidR="002F2EC5">
        <w:rPr>
          <w:rStyle w:val="CommentReference"/>
          <w:rFonts w:ascii="Calibri" w:hAnsi="Calibri"/>
        </w:rPr>
        <w:commentReference w:id="13"/>
      </w:r>
      <w:commentRangeEnd w:id="14"/>
      <w:r w:rsidR="00965B97">
        <w:rPr>
          <w:rStyle w:val="CommentReference"/>
          <w:rFonts w:ascii="Calibri" w:hAnsi="Calibri"/>
        </w:rPr>
        <w:commentReference w:id="14"/>
      </w:r>
      <w:r w:rsidR="00FF2B70">
        <w:t xml:space="preserve">such as </w:t>
      </w:r>
      <w:commentRangeStart w:id="15"/>
      <w:commentRangeStart w:id="16"/>
      <w:r w:rsidR="00FF2B70">
        <w:t>SWAP</w:t>
      </w:r>
      <w:commentRangeEnd w:id="15"/>
      <w:r w:rsidR="007C6374">
        <w:rPr>
          <w:rStyle w:val="CommentReference"/>
          <w:rFonts w:ascii="Calibri" w:hAnsi="Calibri"/>
        </w:rPr>
        <w:commentReference w:id="15"/>
      </w:r>
      <w:commentRangeEnd w:id="16"/>
      <w:r w:rsidR="004C5BE1">
        <w:rPr>
          <w:rStyle w:val="CommentReference"/>
          <w:rFonts w:ascii="Calibri" w:hAnsi="Calibri"/>
        </w:rPr>
        <w:commentReference w:id="16"/>
      </w:r>
      <w:r w:rsidR="00B957A0">
        <w:rPr>
          <w:rStyle w:val="FootnoteReference"/>
        </w:rPr>
        <w:footnoteReference w:id="3"/>
      </w:r>
      <w:r w:rsidR="00FF2B70">
        <w:t xml:space="preserve"> </w:t>
      </w:r>
      <w:r w:rsidR="00820DEB">
        <w:t xml:space="preserve">may also be included. </w:t>
      </w:r>
      <w:r w:rsidR="00965B97">
        <w:t xml:space="preserve"> Banking book hedge are general interest rate derivative with the intention to either protect the market value or the cash flow of the underlying. BOC uses swap to maintain the fair value of the asset, by converting a fixed rated loan into a variable rate loan.</w:t>
      </w:r>
    </w:p>
    <w:p w14:paraId="7064E2D2" w14:textId="77777777" w:rsidR="00965B97" w:rsidRDefault="00965B97" w:rsidP="00DA72F0"/>
    <w:p w14:paraId="7304712F" w14:textId="549EF5E8" w:rsidR="00FF2B70" w:rsidRDefault="00B957A0" w:rsidP="00DA72F0">
      <w:r>
        <w:t xml:space="preserve">Asset items include all loans, </w:t>
      </w:r>
      <w:proofErr w:type="gramStart"/>
      <w:r>
        <w:t>Due</w:t>
      </w:r>
      <w:proofErr w:type="gramEnd"/>
      <w:r>
        <w:t xml:space="preserve"> from bank, Security Investment, and any other banking book interest earning assets accounts (such as Reverse Repo). Liabilities items include all customer deposits, brokered deposits, due to bank,</w:t>
      </w:r>
      <w:r w:rsidRPr="00B957A0">
        <w:t xml:space="preserve"> </w:t>
      </w:r>
      <w:r>
        <w:t xml:space="preserve">and any other banking book interest bearing liabilities accounts (such as Repo). </w:t>
      </w:r>
      <w:r w:rsidRPr="00E23464">
        <w:rPr>
          <w:strike/>
        </w:rPr>
        <w:t xml:space="preserve">Unless stated </w:t>
      </w:r>
      <w:proofErr w:type="spellStart"/>
      <w:r w:rsidRPr="00E23464">
        <w:rPr>
          <w:strike/>
        </w:rPr>
        <w:t>otherwise</w:t>
      </w:r>
      <w:r w:rsidR="004C5BE1">
        <w:t>Generally</w:t>
      </w:r>
      <w:proofErr w:type="spellEnd"/>
      <w:r w:rsidR="004C5BE1">
        <w:t xml:space="preserve"> the</w:t>
      </w:r>
      <w:r>
        <w:t xml:space="preserve"> categorization of product is based on the bank’s accounting definition and data are mapped using FMD’s TB line structure.</w:t>
      </w:r>
      <w:r w:rsidR="00523F6B">
        <w:t xml:space="preserve"> </w:t>
      </w:r>
      <w:commentRangeStart w:id="17"/>
      <w:commentRangeStart w:id="18"/>
      <w:r w:rsidR="00523F6B" w:rsidRPr="00E23464">
        <w:rPr>
          <w:strike/>
        </w:rPr>
        <w:t xml:space="preserve">User should refer to the FMD’s TB line </w:t>
      </w:r>
      <w:commentRangeEnd w:id="17"/>
      <w:r w:rsidR="002F2EC5" w:rsidRPr="00E23464">
        <w:rPr>
          <w:rStyle w:val="CommentReference"/>
          <w:rFonts w:ascii="Calibri" w:hAnsi="Calibri"/>
          <w:strike/>
        </w:rPr>
        <w:commentReference w:id="17"/>
      </w:r>
      <w:commentRangeEnd w:id="18"/>
      <w:r w:rsidR="00D76555">
        <w:rPr>
          <w:rStyle w:val="CommentReference"/>
          <w:rFonts w:ascii="Calibri" w:hAnsi="Calibri"/>
        </w:rPr>
        <w:commentReference w:id="18"/>
      </w:r>
      <w:r w:rsidR="00523F6B" w:rsidRPr="00E23464">
        <w:rPr>
          <w:strike/>
        </w:rPr>
        <w:t>structure relate to how product and income category are defined.</w:t>
      </w:r>
      <w:r w:rsidR="00523F6B">
        <w:t xml:space="preserve"> </w:t>
      </w:r>
      <w:r w:rsidR="00D76555">
        <w:t xml:space="preserve"> (See the next section on Model Input General Data Categorization for more detail)</w:t>
      </w:r>
    </w:p>
    <w:p w14:paraId="1A10EF1A" w14:textId="7270478B" w:rsidR="008857AB" w:rsidRDefault="008857AB" w:rsidP="00DA72F0"/>
    <w:p w14:paraId="4829078F" w14:textId="5C7DB290" w:rsidR="00B957A0" w:rsidRDefault="008857AB" w:rsidP="00DA72F0">
      <w:r>
        <w:t>In addition, Earning at Risk measurement focus</w:t>
      </w:r>
      <w:r w:rsidR="00C66FDF">
        <w:t>es</w:t>
      </w:r>
      <w:r>
        <w:t xml:space="preserve"> on Net Interest Income measurement, </w:t>
      </w:r>
      <w:r w:rsidR="00C66FDF">
        <w:t>therefore</w:t>
      </w:r>
      <w:r>
        <w:t xml:space="preserve"> only interest income and interest expense </w:t>
      </w:r>
      <w:r w:rsidR="00C66FDF">
        <w:t xml:space="preserve">related items </w:t>
      </w:r>
      <w:r>
        <w:t xml:space="preserve">are </w:t>
      </w:r>
      <w:r w:rsidR="00C66FDF">
        <w:t>within the projection scope</w:t>
      </w:r>
      <w:r>
        <w:t xml:space="preserve">. Non- interest income such as commission and other fee income are </w:t>
      </w:r>
      <w:r w:rsidR="00C66FDF">
        <w:t>not projected</w:t>
      </w:r>
      <w:r>
        <w:t>.</w:t>
      </w:r>
    </w:p>
    <w:p w14:paraId="219DAB31" w14:textId="55D195D0" w:rsidR="00820DEB" w:rsidRDefault="00820DEB" w:rsidP="00DA72F0"/>
    <w:p w14:paraId="4CB6D631" w14:textId="5BB49E96" w:rsidR="00B957A0" w:rsidRPr="00051343" w:rsidRDefault="00B957A0" w:rsidP="00B957A0">
      <w:r>
        <w:t xml:space="preserve">The main purpose of the PROFITstar model is to assess the </w:t>
      </w:r>
      <w:r w:rsidR="00820DEB">
        <w:t xml:space="preserve">interest rate risk </w:t>
      </w:r>
      <w:r>
        <w:t>through report of</w:t>
      </w:r>
      <w:r w:rsidR="00EE1D18">
        <w:t xml:space="preserve"> NII and EVE, </w:t>
      </w:r>
      <w:r w:rsidR="00FC73E2">
        <w:t>w</w:t>
      </w:r>
      <w:r w:rsidR="00EE1D18">
        <w:t>here</w:t>
      </w:r>
      <w:r>
        <w:t>:</w:t>
      </w:r>
      <w:r w:rsidR="00EE1D18">
        <w:t xml:space="preserve"> NII assess</w:t>
      </w:r>
      <w:r w:rsidR="0025626D">
        <w:t>es</w:t>
      </w:r>
      <w:r w:rsidR="00EE1D18">
        <w:t xml:space="preserve"> the short-term profitability </w:t>
      </w:r>
      <w:r>
        <w:t>while</w:t>
      </w:r>
      <w:r w:rsidR="00EE1D18">
        <w:t xml:space="preserve"> EVE </w:t>
      </w:r>
      <w:r w:rsidR="0025626D">
        <w:t>examines</w:t>
      </w:r>
      <w:r w:rsidR="00EE1D18">
        <w:t xml:space="preserve"> solvency. Their sensitivities are constantly being measured and are </w:t>
      </w:r>
      <w:commentRangeStart w:id="19"/>
      <w:commentRangeStart w:id="20"/>
      <w:r w:rsidR="00843A90">
        <w:t xml:space="preserve">monitored through </w:t>
      </w:r>
      <w:r w:rsidR="0025626D">
        <w:t>KRI</w:t>
      </w:r>
      <w:r w:rsidR="00EE1D18">
        <w:t xml:space="preserve">. </w:t>
      </w:r>
      <w:commentRangeEnd w:id="19"/>
      <w:r w:rsidR="002F2EC5">
        <w:rPr>
          <w:rStyle w:val="CommentReference"/>
          <w:rFonts w:ascii="Calibri" w:hAnsi="Calibri"/>
        </w:rPr>
        <w:commentReference w:id="19"/>
      </w:r>
      <w:commentRangeEnd w:id="20"/>
      <w:r w:rsidR="00843A90">
        <w:rPr>
          <w:rStyle w:val="CommentReference"/>
          <w:rFonts w:ascii="Calibri" w:hAnsi="Calibri"/>
        </w:rPr>
        <w:commentReference w:id="20"/>
      </w:r>
      <w:r w:rsidR="00EE1D18">
        <w:t>A breach in threshold would trigger additional action to help control the risk.</w:t>
      </w:r>
      <w:r>
        <w:t xml:space="preserve"> Report relating to these interest rate risk items are consider</w:t>
      </w:r>
      <w:r w:rsidR="00A70E81">
        <w:t>ed</w:t>
      </w:r>
      <w:r>
        <w:t xml:space="preserve"> model outputs as assumption and account setting will affect the measurement of risk.</w:t>
      </w:r>
    </w:p>
    <w:p w14:paraId="1D43E1C8" w14:textId="77777777" w:rsidR="00B957A0" w:rsidRDefault="00B957A0" w:rsidP="00B957A0"/>
    <w:p w14:paraId="31450B6C" w14:textId="3B34D9CD" w:rsidR="00B957A0" w:rsidRDefault="00B957A0" w:rsidP="00A70E81">
      <w:r>
        <w:t>PROFITstar also produce ALCO reports</w:t>
      </w:r>
      <w:r w:rsidR="009A38A1">
        <w:t xml:space="preserve"> that</w:t>
      </w:r>
      <w:r>
        <w:t xml:space="preserve"> contain financial profile</w:t>
      </w:r>
      <w:r w:rsidR="009A38A1">
        <w:t xml:space="preserve"> information</w:t>
      </w:r>
      <w:r>
        <w:t xml:space="preserve">. </w:t>
      </w:r>
      <w:r w:rsidR="009A38A1">
        <w:t>The information on these reports, unlike those of</w:t>
      </w:r>
      <w:r>
        <w:t xml:space="preserve"> NII and EVE</w:t>
      </w:r>
      <w:r w:rsidR="009A38A1">
        <w:t>,</w:t>
      </w:r>
      <w:r>
        <w:t xml:space="preserve"> are </w:t>
      </w:r>
      <w:r w:rsidRPr="00E23464">
        <w:rPr>
          <w:b/>
          <w:u w:val="single"/>
        </w:rPr>
        <w:t>not</w:t>
      </w:r>
      <w:r>
        <w:t xml:space="preserve"> consider</w:t>
      </w:r>
      <w:r w:rsidR="0067532E">
        <w:t>ed</w:t>
      </w:r>
      <w:r>
        <w:t xml:space="preserve"> model output </w:t>
      </w:r>
      <w:r w:rsidR="00423865">
        <w:t xml:space="preserve">as they can </w:t>
      </w:r>
      <w:r>
        <w:t>be created</w:t>
      </w:r>
      <w:r w:rsidR="00423865">
        <w:t xml:space="preserve"> independently </w:t>
      </w:r>
      <w:r>
        <w:t>using a spreadsheet. In essence, these reports are only a simple transcription of the initial data input. Two main examples are</w:t>
      </w:r>
      <w:r w:rsidR="00A70E81">
        <w:t xml:space="preserve"> Currency data</w:t>
      </w:r>
      <w:r w:rsidR="00A70E81">
        <w:rPr>
          <w:rStyle w:val="FootnoteReference"/>
        </w:rPr>
        <w:footnoteReference w:id="4"/>
      </w:r>
      <w:r w:rsidR="00A70E81">
        <w:t xml:space="preserve"> and Off-Balance Sheet items such as Loan Commitments. </w:t>
      </w:r>
    </w:p>
    <w:p w14:paraId="393A7644" w14:textId="77777777" w:rsidR="00EE1D18" w:rsidRPr="009D5990" w:rsidRDefault="00EE1D18" w:rsidP="00EE1D18">
      <w:pPr>
        <w:rPr>
          <w:i/>
        </w:rPr>
      </w:pPr>
    </w:p>
    <w:p w14:paraId="73C30534" w14:textId="77777777" w:rsidR="006A11D2" w:rsidRDefault="00990EB8" w:rsidP="003F077F">
      <w:pPr>
        <w:pStyle w:val="Level1"/>
        <w:pBdr>
          <w:bottom w:val="none" w:sz="0" w:space="0" w:color="auto"/>
        </w:pBdr>
        <w:jc w:val="left"/>
      </w:pPr>
      <w:bookmarkStart w:id="21" w:name="_Toc59537583"/>
      <w:r>
        <w:lastRenderedPageBreak/>
        <w:t>Modeling</w:t>
      </w:r>
      <w:r w:rsidR="003F077F">
        <w:t xml:space="preserve"> </w:t>
      </w:r>
      <w:r w:rsidR="006A11D2">
        <w:t>Data</w:t>
      </w:r>
      <w:bookmarkEnd w:id="21"/>
    </w:p>
    <w:p w14:paraId="6BBF25D4" w14:textId="77777777" w:rsidR="00DB46F1" w:rsidRDefault="00A600F5" w:rsidP="00A600F5">
      <w:pPr>
        <w:pStyle w:val="Level2"/>
      </w:pPr>
      <w:bookmarkStart w:id="22" w:name="_Toc59537584"/>
      <w:r>
        <w:t>Model Input</w:t>
      </w:r>
      <w:bookmarkEnd w:id="22"/>
    </w:p>
    <w:p w14:paraId="6282552A" w14:textId="77777777" w:rsidR="00AE7547" w:rsidRPr="00AE7547" w:rsidRDefault="00AE7547" w:rsidP="00AE7547">
      <w:pPr>
        <w:pStyle w:val="Level3"/>
      </w:pPr>
      <w:r w:rsidRPr="00AE7547">
        <w:t xml:space="preserve">What Data are needed to run the </w:t>
      </w:r>
      <w:proofErr w:type="gramStart"/>
      <w:r w:rsidRPr="00AE7547">
        <w:t>Model</w:t>
      </w:r>
      <w:proofErr w:type="gramEnd"/>
    </w:p>
    <w:p w14:paraId="48BA8F29" w14:textId="24928BB9" w:rsidR="00AE7547" w:rsidRDefault="00AE7547" w:rsidP="00AE7547">
      <w:r w:rsidRPr="008C7C87">
        <w:t xml:space="preserve">In term of Model Input, the download file setup defined the linkage between raw data file and </w:t>
      </w:r>
      <w:r w:rsidR="008E251F">
        <w:t>PROFITstar®</w:t>
      </w:r>
      <w:r w:rsidRPr="008C7C87">
        <w:t xml:space="preserve">. There are </w:t>
      </w:r>
      <w:r w:rsidR="00241D07">
        <w:t>three</w:t>
      </w:r>
      <w:r w:rsidRPr="008C7C87">
        <w:t xml:space="preserve"> main types of data files</w:t>
      </w:r>
      <w:r>
        <w:t xml:space="preserve"> needed to run the</w:t>
      </w:r>
      <w:r w:rsidR="00241D07">
        <w:t xml:space="preserve"> Asset and Liability Management</w:t>
      </w:r>
      <w:r>
        <w:t xml:space="preserve"> </w:t>
      </w:r>
      <w:r w:rsidR="00241D07">
        <w:t>(</w:t>
      </w:r>
      <w:r>
        <w:t>ALM</w:t>
      </w:r>
      <w:r w:rsidR="00241D07">
        <w:t>)</w:t>
      </w:r>
      <w:r>
        <w:t xml:space="preserve"> model</w:t>
      </w:r>
      <w:r w:rsidR="00241D07">
        <w:t>: Databank file data, General Ledger file data, and Application file data</w:t>
      </w:r>
      <w:r>
        <w:t xml:space="preserve">. </w:t>
      </w:r>
    </w:p>
    <w:p w14:paraId="38130345" w14:textId="77777777" w:rsidR="00AE7547" w:rsidRPr="008C7C87" w:rsidRDefault="00AE7547" w:rsidP="00AE7547"/>
    <w:p w14:paraId="4C712CB5" w14:textId="2506FF3E" w:rsidR="00AE7547" w:rsidRPr="008C7C87" w:rsidRDefault="00AE7547" w:rsidP="00320D3D">
      <w:pPr>
        <w:pStyle w:val="ListParagraph"/>
        <w:numPr>
          <w:ilvl w:val="0"/>
          <w:numId w:val="12"/>
        </w:numPr>
      </w:pPr>
      <w:r w:rsidRPr="008C7C87">
        <w:t>Databank</w:t>
      </w:r>
      <w:r>
        <w:t xml:space="preserve"> file data are information such as index rate that are used to help </w:t>
      </w:r>
      <w:r w:rsidR="008E251F">
        <w:t>PROFITstar®</w:t>
      </w:r>
      <w:r>
        <w:t xml:space="preserve"> with calculating certain important parameters. For example: the index rate is an important input used to determine offering rate based on deposit beta relationship</w:t>
      </w:r>
      <w:r w:rsidR="00034E71">
        <w:t>.</w:t>
      </w:r>
    </w:p>
    <w:p w14:paraId="2CCCEFE6" w14:textId="2BDD7574" w:rsidR="00AE7547" w:rsidRPr="008C7C87" w:rsidRDefault="00AE7547" w:rsidP="00320D3D">
      <w:pPr>
        <w:pStyle w:val="ListParagraph"/>
        <w:numPr>
          <w:ilvl w:val="0"/>
          <w:numId w:val="12"/>
        </w:numPr>
      </w:pPr>
      <w:r w:rsidRPr="008C7C87">
        <w:t>General Ledger</w:t>
      </w:r>
      <w:r>
        <w:t xml:space="preserve"> file data are </w:t>
      </w:r>
      <w:r w:rsidRPr="008C7C87">
        <w:t>Balance Sheet</w:t>
      </w:r>
      <w:r>
        <w:t xml:space="preserve"> and </w:t>
      </w:r>
      <w:r w:rsidRPr="008C7C87">
        <w:t>Income Statement</w:t>
      </w:r>
      <w:r>
        <w:t xml:space="preserve"> data, they are the </w:t>
      </w:r>
      <w:r w:rsidR="0092063E">
        <w:t xml:space="preserve">data </w:t>
      </w:r>
      <w:r>
        <w:t>foundation used by the model as they reflect the institution’s Assets and Liabilities Profile.</w:t>
      </w:r>
    </w:p>
    <w:p w14:paraId="4B932987" w14:textId="36A1EF19" w:rsidR="00AE7547" w:rsidRPr="00EA5AF9" w:rsidRDefault="00AE7547" w:rsidP="00EA5AF9">
      <w:pPr>
        <w:pStyle w:val="ListParagraph"/>
        <w:numPr>
          <w:ilvl w:val="0"/>
          <w:numId w:val="12"/>
        </w:numPr>
        <w:rPr>
          <w:i/>
        </w:rPr>
      </w:pPr>
      <w:r w:rsidRPr="008C7C87">
        <w:t xml:space="preserve">Application </w:t>
      </w:r>
      <w:r>
        <w:t>file data provide detailed information relating to specific asset/liabilities accounts</w:t>
      </w:r>
      <w:r w:rsidR="0092063E">
        <w:t xml:space="preserve"> not captured by the General Ledger </w:t>
      </w:r>
      <w:proofErr w:type="gramStart"/>
      <w:r w:rsidR="0092063E">
        <w:t>dat</w:t>
      </w:r>
      <w:r w:rsidR="00F44484">
        <w:t>a</w:t>
      </w:r>
      <w:r w:rsidR="0092063E">
        <w:t>.</w:t>
      </w:r>
      <w:r>
        <w:t>,</w:t>
      </w:r>
      <w:proofErr w:type="gramEnd"/>
      <w:r>
        <w:t xml:space="preserve"> Generally these </w:t>
      </w:r>
      <w:r w:rsidR="0092063E">
        <w:t>data represent instrumental detail</w:t>
      </w:r>
      <w:r w:rsidR="00F44484">
        <w:t>s</w:t>
      </w:r>
      <w:r w:rsidR="0092063E">
        <w:t xml:space="preserve"> of the General Ledger data</w:t>
      </w:r>
      <w:r>
        <w:t xml:space="preserve">. </w:t>
      </w:r>
      <w:r w:rsidR="008E251F">
        <w:t>PROFITstar®</w:t>
      </w:r>
      <w:r w:rsidR="0092063E">
        <w:t xml:space="preserve">, for example, </w:t>
      </w:r>
      <w:r>
        <w:t>uses this information to help determine maturity/repricing schedule and other cash flow related calculations</w:t>
      </w:r>
    </w:p>
    <w:p w14:paraId="482FE14A" w14:textId="77777777" w:rsidR="008962A7" w:rsidRPr="00472EED" w:rsidRDefault="008962A7" w:rsidP="008962A7">
      <w:pPr>
        <w:pStyle w:val="BodyText"/>
      </w:pPr>
    </w:p>
    <w:tbl>
      <w:tblPr>
        <w:tblStyle w:val="GridTable3-Accent5"/>
        <w:tblW w:w="10620" w:type="dxa"/>
        <w:tblInd w:w="-720" w:type="dxa"/>
        <w:tblLook w:val="04A0" w:firstRow="1" w:lastRow="0" w:firstColumn="1" w:lastColumn="0" w:noHBand="0" w:noVBand="1"/>
      </w:tblPr>
      <w:tblGrid>
        <w:gridCol w:w="1840"/>
        <w:gridCol w:w="1760"/>
        <w:gridCol w:w="2160"/>
        <w:gridCol w:w="2160"/>
        <w:gridCol w:w="2700"/>
      </w:tblGrid>
      <w:tr w:rsidR="008962A7" w:rsidRPr="00377AB3" w14:paraId="78A4F2A0" w14:textId="77777777" w:rsidTr="009C7FC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40" w:type="dxa"/>
            <w:noWrap/>
            <w:hideMark/>
          </w:tcPr>
          <w:p w14:paraId="6FE2ABFF" w14:textId="77777777" w:rsidR="008962A7" w:rsidRPr="00377AB3" w:rsidRDefault="008962A7" w:rsidP="009C7FC0">
            <w:pPr>
              <w:jc w:val="left"/>
              <w:rPr>
                <w:rFonts w:ascii="Calibri" w:hAnsi="Calibri" w:cs="Calibri"/>
                <w:color w:val="000000"/>
                <w:lang w:eastAsia="en-US"/>
              </w:rPr>
            </w:pPr>
            <w:r w:rsidRPr="00377AB3">
              <w:rPr>
                <w:rFonts w:ascii="Calibri" w:hAnsi="Calibri" w:cs="Calibri"/>
                <w:color w:val="000000"/>
                <w:lang w:eastAsia="en-US"/>
              </w:rPr>
              <w:t>Major Type</w:t>
            </w:r>
          </w:p>
        </w:tc>
        <w:tc>
          <w:tcPr>
            <w:tcW w:w="1760" w:type="dxa"/>
            <w:noWrap/>
            <w:hideMark/>
          </w:tcPr>
          <w:p w14:paraId="65ED46DA" w14:textId="77777777" w:rsidR="008962A7" w:rsidRPr="00366447" w:rsidRDefault="008962A7" w:rsidP="009C7FC0">
            <w:pPr>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US"/>
              </w:rPr>
            </w:pPr>
            <w:r w:rsidRPr="00366447">
              <w:rPr>
                <w:rFonts w:ascii="Calibri" w:hAnsi="Calibri" w:cs="Calibri"/>
                <w:bCs w:val="0"/>
                <w:color w:val="000000"/>
                <w:lang w:eastAsia="en-US"/>
              </w:rPr>
              <w:t>Type</w:t>
            </w:r>
          </w:p>
        </w:tc>
        <w:tc>
          <w:tcPr>
            <w:tcW w:w="2160" w:type="dxa"/>
            <w:noWrap/>
            <w:hideMark/>
          </w:tcPr>
          <w:p w14:paraId="5AC404B7" w14:textId="77777777" w:rsidR="008962A7" w:rsidRPr="00377AB3" w:rsidRDefault="008962A7" w:rsidP="009C7FC0">
            <w:pPr>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Filename</w:t>
            </w:r>
          </w:p>
        </w:tc>
        <w:tc>
          <w:tcPr>
            <w:tcW w:w="2160" w:type="dxa"/>
            <w:noWrap/>
            <w:hideMark/>
          </w:tcPr>
          <w:p w14:paraId="2CF5D36C" w14:textId="349EC1BE" w:rsidR="008962A7" w:rsidRPr="00377AB3" w:rsidRDefault="008E251F" w:rsidP="009C7FC0">
            <w:pPr>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US"/>
              </w:rPr>
            </w:pPr>
            <w:r>
              <w:rPr>
                <w:rFonts w:ascii="Calibri" w:hAnsi="Calibri" w:cs="Calibri"/>
                <w:color w:val="000000"/>
                <w:lang w:eastAsia="en-US"/>
              </w:rPr>
              <w:t>PROFITstar®</w:t>
            </w:r>
            <w:r w:rsidR="008962A7" w:rsidRPr="00377AB3">
              <w:rPr>
                <w:rFonts w:ascii="Calibri" w:hAnsi="Calibri" w:cs="Calibri"/>
                <w:color w:val="000000"/>
                <w:lang w:eastAsia="en-US"/>
              </w:rPr>
              <w:t xml:space="preserve"> Module</w:t>
            </w:r>
          </w:p>
        </w:tc>
        <w:tc>
          <w:tcPr>
            <w:tcW w:w="2700" w:type="dxa"/>
          </w:tcPr>
          <w:p w14:paraId="6DBCA222" w14:textId="77777777" w:rsidR="008962A7" w:rsidRPr="00377AB3" w:rsidRDefault="008962A7" w:rsidP="009C7FC0">
            <w:pPr>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US"/>
              </w:rPr>
            </w:pPr>
            <w:r>
              <w:rPr>
                <w:rFonts w:ascii="Calibri" w:hAnsi="Calibri" w:cs="Calibri"/>
                <w:color w:val="000000"/>
                <w:lang w:eastAsia="en-US"/>
              </w:rPr>
              <w:t>Monthly Data</w:t>
            </w:r>
          </w:p>
        </w:tc>
      </w:tr>
      <w:tr w:rsidR="008962A7" w:rsidRPr="00377AB3" w14:paraId="03D9A8B1" w14:textId="77777777" w:rsidTr="009C7FC0">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40" w:type="dxa"/>
            <w:noWrap/>
            <w:hideMark/>
          </w:tcPr>
          <w:p w14:paraId="6AFCE320" w14:textId="77777777" w:rsidR="008962A7" w:rsidRPr="00377AB3" w:rsidRDefault="008962A7" w:rsidP="009C7FC0">
            <w:pPr>
              <w:rPr>
                <w:rFonts w:ascii="Calibri" w:hAnsi="Calibri" w:cs="Calibri"/>
                <w:color w:val="000000"/>
                <w:lang w:eastAsia="en-US"/>
              </w:rPr>
            </w:pPr>
            <w:r w:rsidRPr="00377AB3">
              <w:rPr>
                <w:rFonts w:ascii="Calibri" w:hAnsi="Calibri" w:cs="Calibri"/>
                <w:color w:val="000000"/>
                <w:lang w:eastAsia="en-US"/>
              </w:rPr>
              <w:t>1.</w:t>
            </w:r>
            <w:r w:rsidRPr="00377AB3">
              <w:rPr>
                <w:rFonts w:ascii="Times New Roman" w:hAnsi="Times New Roman"/>
                <w:color w:val="000000"/>
                <w:sz w:val="14"/>
                <w:szCs w:val="14"/>
                <w:lang w:eastAsia="en-US"/>
              </w:rPr>
              <w:t> </w:t>
            </w:r>
            <w:r w:rsidRPr="00377AB3">
              <w:rPr>
                <w:rFonts w:ascii="Calibri" w:hAnsi="Calibri" w:cs="Calibri"/>
                <w:color w:val="000000"/>
                <w:lang w:eastAsia="en-US"/>
              </w:rPr>
              <w:t>Databank</w:t>
            </w:r>
          </w:p>
        </w:tc>
        <w:tc>
          <w:tcPr>
            <w:tcW w:w="1760" w:type="dxa"/>
            <w:noWrap/>
            <w:hideMark/>
          </w:tcPr>
          <w:p w14:paraId="02A23E56" w14:textId="77777777" w:rsidR="008962A7" w:rsidRPr="00377AB3" w:rsidRDefault="008962A7" w:rsidP="009C7FC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a. Global</w:t>
            </w:r>
            <w:r>
              <w:rPr>
                <w:rFonts w:ascii="Calibri" w:hAnsi="Calibri" w:cs="Calibri"/>
                <w:color w:val="000000"/>
                <w:lang w:eastAsia="en-US"/>
              </w:rPr>
              <w:t xml:space="preserve"> </w:t>
            </w:r>
          </w:p>
        </w:tc>
        <w:tc>
          <w:tcPr>
            <w:tcW w:w="2160" w:type="dxa"/>
            <w:noWrap/>
            <w:hideMark/>
          </w:tcPr>
          <w:p w14:paraId="253E1886" w14:textId="77777777" w:rsidR="008962A7"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proofErr w:type="spellStart"/>
            <w:r w:rsidRPr="00377AB3">
              <w:rPr>
                <w:rFonts w:ascii="Calibri" w:hAnsi="Calibri" w:cs="Calibri"/>
                <w:color w:val="000000"/>
                <w:lang w:eastAsia="en-US"/>
              </w:rPr>
              <w:t>keyrates</w:t>
            </w:r>
            <w:proofErr w:type="spellEnd"/>
            <w:r w:rsidRPr="00377AB3">
              <w:rPr>
                <w:rFonts w:ascii="Calibri" w:hAnsi="Calibri" w:cs="Calibri"/>
                <w:color w:val="000000"/>
                <w:lang w:eastAsia="en-US"/>
              </w:rPr>
              <w:t xml:space="preserve"> [MMDDYYYY]</w:t>
            </w:r>
          </w:p>
          <w:p w14:paraId="5A3F97C2" w14:textId="77777777" w:rsidR="008962A7" w:rsidRPr="00377AB3"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p>
        </w:tc>
        <w:tc>
          <w:tcPr>
            <w:tcW w:w="2160" w:type="dxa"/>
            <w:noWrap/>
            <w:hideMark/>
          </w:tcPr>
          <w:p w14:paraId="54ADDE78" w14:textId="77777777" w:rsidR="008962A7" w:rsidRPr="00377AB3"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History: Databank</w:t>
            </w:r>
          </w:p>
        </w:tc>
        <w:tc>
          <w:tcPr>
            <w:tcW w:w="2700" w:type="dxa"/>
          </w:tcPr>
          <w:p w14:paraId="2D3C7823" w14:textId="497B52F1" w:rsidR="008962A7" w:rsidRPr="00377AB3"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Pr>
                <w:rFonts w:ascii="Calibri" w:hAnsi="Calibri" w:cs="Calibri"/>
                <w:color w:val="000000"/>
                <w:lang w:eastAsia="en-US"/>
              </w:rPr>
              <w:t xml:space="preserve">External data obtain from </w:t>
            </w:r>
            <w:r w:rsidR="008E251F">
              <w:rPr>
                <w:rFonts w:ascii="Calibri" w:hAnsi="Calibri" w:cs="Calibri"/>
                <w:color w:val="000000"/>
                <w:lang w:eastAsia="en-US"/>
              </w:rPr>
              <w:t>PROFITstar®</w:t>
            </w:r>
            <w:r>
              <w:rPr>
                <w:rFonts w:ascii="Calibri" w:hAnsi="Calibri" w:cs="Calibri"/>
                <w:color w:val="000000"/>
                <w:lang w:eastAsia="en-US"/>
              </w:rPr>
              <w:t xml:space="preserve"> and Bloomberg relating to key rates</w:t>
            </w:r>
          </w:p>
        </w:tc>
      </w:tr>
      <w:tr w:rsidR="008962A7" w:rsidRPr="00377AB3" w14:paraId="51CBD5E5" w14:textId="77777777" w:rsidTr="009C7FC0">
        <w:trPr>
          <w:trHeight w:val="12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502936D6" w14:textId="77777777" w:rsidR="008962A7" w:rsidRPr="00377AB3" w:rsidRDefault="008962A7" w:rsidP="009C7FC0">
            <w:pPr>
              <w:jc w:val="left"/>
              <w:rPr>
                <w:rFonts w:ascii="Calibri" w:hAnsi="Calibri" w:cs="Calibri"/>
                <w:color w:val="000000"/>
                <w:lang w:eastAsia="en-US"/>
              </w:rPr>
            </w:pPr>
          </w:p>
        </w:tc>
        <w:tc>
          <w:tcPr>
            <w:tcW w:w="1760" w:type="dxa"/>
            <w:noWrap/>
            <w:hideMark/>
          </w:tcPr>
          <w:p w14:paraId="582993D8" w14:textId="77777777" w:rsidR="008962A7" w:rsidRPr="00377AB3" w:rsidRDefault="008962A7" w:rsidP="009C7FC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b. Organizational</w:t>
            </w:r>
          </w:p>
        </w:tc>
        <w:tc>
          <w:tcPr>
            <w:tcW w:w="2160" w:type="dxa"/>
            <w:hideMark/>
          </w:tcPr>
          <w:p w14:paraId="4E19B915" w14:textId="77777777" w:rsidR="008962A7" w:rsidRPr="00377AB3"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Currently Data, such currency information</w:t>
            </w:r>
            <w:r>
              <w:rPr>
                <w:rFonts w:ascii="Calibri" w:hAnsi="Calibri" w:cs="Calibri"/>
                <w:color w:val="000000"/>
                <w:lang w:eastAsia="en-US"/>
              </w:rPr>
              <w:t>,</w:t>
            </w:r>
            <w:r w:rsidRPr="00377AB3">
              <w:rPr>
                <w:rFonts w:ascii="Calibri" w:hAnsi="Calibri" w:cs="Calibri"/>
                <w:color w:val="000000"/>
                <w:lang w:eastAsia="en-US"/>
              </w:rPr>
              <w:t xml:space="preserve"> are entered manually. </w:t>
            </w:r>
          </w:p>
        </w:tc>
        <w:tc>
          <w:tcPr>
            <w:tcW w:w="2160" w:type="dxa"/>
            <w:noWrap/>
            <w:hideMark/>
          </w:tcPr>
          <w:p w14:paraId="4BDE3EE2" w14:textId="77777777" w:rsidR="008962A7" w:rsidRPr="00377AB3"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History: Databank</w:t>
            </w:r>
          </w:p>
        </w:tc>
        <w:tc>
          <w:tcPr>
            <w:tcW w:w="2700" w:type="dxa"/>
          </w:tcPr>
          <w:p w14:paraId="281F3F4B" w14:textId="77777777" w:rsidR="008962A7" w:rsidRPr="00377AB3"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Pr>
                <w:rFonts w:ascii="Calibri" w:hAnsi="Calibri" w:cs="Calibri"/>
                <w:color w:val="000000"/>
                <w:lang w:eastAsia="en-US"/>
              </w:rPr>
              <w:t>Currency data obtained from CCY report</w:t>
            </w:r>
          </w:p>
        </w:tc>
      </w:tr>
      <w:tr w:rsidR="008962A7" w:rsidRPr="00377AB3" w14:paraId="74453959" w14:textId="77777777" w:rsidTr="009C7F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13D98E22" w14:textId="77777777" w:rsidR="008962A7" w:rsidRPr="00377AB3" w:rsidRDefault="008962A7" w:rsidP="009C7FC0">
            <w:pPr>
              <w:rPr>
                <w:rFonts w:ascii="Calibri" w:hAnsi="Calibri" w:cs="Calibri"/>
                <w:color w:val="000000"/>
                <w:lang w:eastAsia="en-US"/>
              </w:rPr>
            </w:pPr>
            <w:r w:rsidRPr="00377AB3">
              <w:rPr>
                <w:rFonts w:ascii="Calibri" w:hAnsi="Calibri" w:cs="Calibri"/>
                <w:color w:val="000000"/>
                <w:lang w:eastAsia="en-US"/>
              </w:rPr>
              <w:t>2. General Ledger</w:t>
            </w:r>
          </w:p>
        </w:tc>
        <w:tc>
          <w:tcPr>
            <w:tcW w:w="1760" w:type="dxa"/>
            <w:noWrap/>
            <w:hideMark/>
          </w:tcPr>
          <w:p w14:paraId="1C2E5CF6" w14:textId="77777777" w:rsidR="008962A7" w:rsidRPr="00377AB3" w:rsidRDefault="008962A7" w:rsidP="009C7FC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a. Balance Sheet</w:t>
            </w:r>
          </w:p>
        </w:tc>
        <w:tc>
          <w:tcPr>
            <w:tcW w:w="2160" w:type="dxa"/>
            <w:noWrap/>
            <w:hideMark/>
          </w:tcPr>
          <w:p w14:paraId="39B0FC18" w14:textId="77777777" w:rsidR="008962A7"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 xml:space="preserve">FMD_GL ; </w:t>
            </w:r>
          </w:p>
          <w:p w14:paraId="55C3FD6F" w14:textId="77777777" w:rsidR="008962A7" w:rsidRPr="00377AB3"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SATGL3</w:t>
            </w:r>
          </w:p>
        </w:tc>
        <w:tc>
          <w:tcPr>
            <w:tcW w:w="2160" w:type="dxa"/>
            <w:noWrap/>
            <w:hideMark/>
          </w:tcPr>
          <w:p w14:paraId="5ADE678F" w14:textId="77777777" w:rsidR="008962A7" w:rsidRPr="00377AB3"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History: Balance Sheet</w:t>
            </w:r>
            <w:r>
              <w:rPr>
                <w:rFonts w:ascii="Calibri" w:hAnsi="Calibri" w:cs="Calibri"/>
                <w:color w:val="000000"/>
                <w:lang w:eastAsia="en-US"/>
              </w:rPr>
              <w:t xml:space="preserve">  </w:t>
            </w:r>
          </w:p>
        </w:tc>
        <w:tc>
          <w:tcPr>
            <w:tcW w:w="2700" w:type="dxa"/>
          </w:tcPr>
          <w:p w14:paraId="2137C9CB" w14:textId="77777777" w:rsidR="008962A7" w:rsidRPr="00377AB3"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Pr>
                <w:rFonts w:ascii="Calibri" w:hAnsi="Calibri" w:cs="Calibri"/>
                <w:color w:val="000000"/>
                <w:lang w:eastAsia="en-US"/>
              </w:rPr>
              <w:t xml:space="preserve">Month End Balance; Average Balance </w:t>
            </w:r>
          </w:p>
        </w:tc>
      </w:tr>
      <w:tr w:rsidR="008962A7" w:rsidRPr="00377AB3" w14:paraId="067A8D5F" w14:textId="77777777" w:rsidTr="009C7FC0">
        <w:trPr>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1EB60BE9" w14:textId="77777777" w:rsidR="008962A7" w:rsidRPr="00377AB3" w:rsidRDefault="008962A7" w:rsidP="009C7FC0">
            <w:pPr>
              <w:jc w:val="left"/>
              <w:rPr>
                <w:rFonts w:ascii="Calibri" w:hAnsi="Calibri" w:cs="Calibri"/>
                <w:color w:val="000000"/>
                <w:lang w:eastAsia="en-US"/>
              </w:rPr>
            </w:pPr>
          </w:p>
        </w:tc>
        <w:tc>
          <w:tcPr>
            <w:tcW w:w="1760" w:type="dxa"/>
            <w:noWrap/>
            <w:hideMark/>
          </w:tcPr>
          <w:p w14:paraId="48F3B7CB" w14:textId="77777777" w:rsidR="008962A7" w:rsidRPr="00377AB3" w:rsidRDefault="008962A7" w:rsidP="009C7FC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proofErr w:type="spellStart"/>
            <w:r>
              <w:rPr>
                <w:rFonts w:ascii="Calibri" w:hAnsi="Calibri" w:cs="Calibri"/>
                <w:color w:val="000000"/>
                <w:lang w:eastAsia="en-US"/>
              </w:rPr>
              <w:t>b.</w:t>
            </w:r>
            <w:r w:rsidRPr="00377AB3">
              <w:rPr>
                <w:rFonts w:ascii="Calibri" w:hAnsi="Calibri" w:cs="Calibri"/>
                <w:color w:val="000000"/>
                <w:lang w:eastAsia="en-US"/>
              </w:rPr>
              <w:t>Income</w:t>
            </w:r>
            <w:proofErr w:type="spellEnd"/>
            <w:r w:rsidRPr="00377AB3">
              <w:rPr>
                <w:rFonts w:ascii="Calibri" w:hAnsi="Calibri" w:cs="Calibri"/>
                <w:color w:val="000000"/>
                <w:lang w:eastAsia="en-US"/>
              </w:rPr>
              <w:t xml:space="preserve"> Statement</w:t>
            </w:r>
          </w:p>
        </w:tc>
        <w:tc>
          <w:tcPr>
            <w:tcW w:w="2160" w:type="dxa"/>
            <w:noWrap/>
            <w:hideMark/>
          </w:tcPr>
          <w:p w14:paraId="48DED1E5" w14:textId="77777777" w:rsidR="008962A7" w:rsidRPr="00377AB3"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 xml:space="preserve">FMD_GL </w:t>
            </w:r>
            <w:r>
              <w:rPr>
                <w:rStyle w:val="FootnoteReference"/>
                <w:rFonts w:ascii="Calibri" w:hAnsi="Calibri" w:cs="Calibri"/>
                <w:color w:val="000000"/>
                <w:lang w:eastAsia="en-US"/>
              </w:rPr>
              <w:footnoteReference w:id="5"/>
            </w:r>
          </w:p>
        </w:tc>
        <w:tc>
          <w:tcPr>
            <w:tcW w:w="2160" w:type="dxa"/>
            <w:noWrap/>
            <w:hideMark/>
          </w:tcPr>
          <w:p w14:paraId="27270E4B" w14:textId="77777777" w:rsidR="008962A7" w:rsidRPr="00377AB3"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History: Income Statement</w:t>
            </w:r>
          </w:p>
        </w:tc>
        <w:tc>
          <w:tcPr>
            <w:tcW w:w="2700" w:type="dxa"/>
          </w:tcPr>
          <w:p w14:paraId="205C0D65" w14:textId="77777777" w:rsidR="008962A7" w:rsidRPr="00377AB3"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Pr>
                <w:rFonts w:ascii="Calibri" w:hAnsi="Calibri" w:cs="Calibri"/>
                <w:color w:val="000000"/>
                <w:lang w:eastAsia="en-US"/>
              </w:rPr>
              <w:t>Income statement Balance</w:t>
            </w:r>
          </w:p>
        </w:tc>
      </w:tr>
      <w:tr w:rsidR="008962A7" w:rsidRPr="00377AB3" w14:paraId="1F74DB99" w14:textId="77777777" w:rsidTr="009C7FC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268E3966" w14:textId="77777777" w:rsidR="008962A7" w:rsidRPr="00377AB3" w:rsidRDefault="008962A7" w:rsidP="009C7FC0">
            <w:pPr>
              <w:rPr>
                <w:rFonts w:ascii="Calibri" w:hAnsi="Calibri" w:cs="Calibri"/>
                <w:color w:val="000000"/>
                <w:lang w:eastAsia="en-US"/>
              </w:rPr>
            </w:pPr>
            <w:r>
              <w:rPr>
                <w:rFonts w:ascii="Calibri" w:hAnsi="Calibri" w:cs="Calibri"/>
                <w:color w:val="000000"/>
                <w:lang w:eastAsia="en-US"/>
              </w:rPr>
              <w:t xml:space="preserve">3. </w:t>
            </w:r>
            <w:r w:rsidRPr="00377AB3">
              <w:rPr>
                <w:rFonts w:ascii="Calibri" w:hAnsi="Calibri" w:cs="Calibri"/>
                <w:color w:val="000000"/>
                <w:lang w:eastAsia="en-US"/>
              </w:rPr>
              <w:t xml:space="preserve">Application </w:t>
            </w:r>
          </w:p>
        </w:tc>
        <w:tc>
          <w:tcPr>
            <w:tcW w:w="1760" w:type="dxa"/>
            <w:noWrap/>
            <w:hideMark/>
          </w:tcPr>
          <w:p w14:paraId="393CC743" w14:textId="77777777" w:rsidR="008962A7" w:rsidRPr="00377AB3" w:rsidRDefault="008962A7" w:rsidP="009C7FC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a.</w:t>
            </w:r>
            <w:r w:rsidRPr="00377AB3">
              <w:rPr>
                <w:rFonts w:ascii="Times New Roman" w:hAnsi="Times New Roman"/>
                <w:color w:val="000000"/>
                <w:sz w:val="14"/>
                <w:szCs w:val="14"/>
                <w:lang w:eastAsia="en-US"/>
              </w:rPr>
              <w:t> </w:t>
            </w:r>
            <w:r w:rsidRPr="00377AB3">
              <w:rPr>
                <w:rFonts w:ascii="Calibri" w:hAnsi="Calibri" w:cs="Calibri"/>
                <w:color w:val="000000"/>
                <w:lang w:eastAsia="en-US"/>
              </w:rPr>
              <w:t>Loans</w:t>
            </w:r>
          </w:p>
        </w:tc>
        <w:tc>
          <w:tcPr>
            <w:tcW w:w="2160" w:type="dxa"/>
            <w:noWrap/>
            <w:hideMark/>
          </w:tcPr>
          <w:p w14:paraId="6BB51A92" w14:textId="77777777" w:rsidR="008962A7"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 xml:space="preserve">FMD_Loans.csv; </w:t>
            </w:r>
          </w:p>
          <w:p w14:paraId="1DC94CF3" w14:textId="77777777" w:rsidR="008962A7" w:rsidRPr="00377AB3"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proofErr w:type="spellStart"/>
            <w:r w:rsidRPr="00377AB3">
              <w:rPr>
                <w:rFonts w:ascii="Calibri" w:hAnsi="Calibri" w:cs="Calibri"/>
                <w:color w:val="000000"/>
                <w:lang w:eastAsia="en-US"/>
              </w:rPr>
              <w:t>Opics_Loan</w:t>
            </w:r>
            <w:proofErr w:type="spellEnd"/>
            <w:r w:rsidRPr="00377AB3">
              <w:rPr>
                <w:rFonts w:ascii="Calibri" w:hAnsi="Calibri" w:cs="Calibri"/>
                <w:color w:val="000000"/>
                <w:lang w:eastAsia="en-US"/>
              </w:rPr>
              <w:t xml:space="preserve"> Dep; </w:t>
            </w:r>
          </w:p>
        </w:tc>
        <w:tc>
          <w:tcPr>
            <w:tcW w:w="2160" w:type="dxa"/>
            <w:noWrap/>
            <w:hideMark/>
          </w:tcPr>
          <w:p w14:paraId="4E99CE22" w14:textId="77777777" w:rsidR="008962A7" w:rsidRPr="00377AB3"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Maturity/Repricing</w:t>
            </w:r>
          </w:p>
        </w:tc>
        <w:tc>
          <w:tcPr>
            <w:tcW w:w="2700" w:type="dxa"/>
          </w:tcPr>
          <w:p w14:paraId="7D85CF9B" w14:textId="77777777" w:rsidR="008962A7"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Pr>
                <w:rFonts w:ascii="Calibri" w:hAnsi="Calibri" w:cs="Calibri"/>
                <w:color w:val="000000"/>
                <w:lang w:eastAsia="en-US"/>
              </w:rPr>
              <w:t>T24 loan detail data;</w:t>
            </w:r>
          </w:p>
          <w:p w14:paraId="117A64AC" w14:textId="77777777" w:rsidR="008962A7" w:rsidRPr="00377AB3"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proofErr w:type="spellStart"/>
            <w:r>
              <w:rPr>
                <w:rFonts w:ascii="Calibri" w:hAnsi="Calibri" w:cs="Calibri"/>
                <w:color w:val="000000"/>
                <w:lang w:eastAsia="en-US"/>
              </w:rPr>
              <w:t>Opics</w:t>
            </w:r>
            <w:proofErr w:type="spellEnd"/>
            <w:r>
              <w:rPr>
                <w:rFonts w:ascii="Calibri" w:hAnsi="Calibri" w:cs="Calibri"/>
                <w:color w:val="000000"/>
                <w:lang w:eastAsia="en-US"/>
              </w:rPr>
              <w:t xml:space="preserve"> loan detail data;</w:t>
            </w:r>
          </w:p>
        </w:tc>
      </w:tr>
      <w:tr w:rsidR="008962A7" w:rsidRPr="00377AB3" w14:paraId="3838EC97" w14:textId="77777777" w:rsidTr="009C7FC0">
        <w:trPr>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61195080" w14:textId="77777777" w:rsidR="008962A7" w:rsidRPr="00377AB3" w:rsidRDefault="008962A7" w:rsidP="009C7FC0">
            <w:pPr>
              <w:jc w:val="left"/>
              <w:rPr>
                <w:rFonts w:ascii="Calibri" w:hAnsi="Calibri" w:cs="Calibri"/>
                <w:color w:val="000000"/>
                <w:lang w:eastAsia="en-US"/>
              </w:rPr>
            </w:pPr>
          </w:p>
        </w:tc>
        <w:tc>
          <w:tcPr>
            <w:tcW w:w="1760" w:type="dxa"/>
            <w:noWrap/>
            <w:hideMark/>
          </w:tcPr>
          <w:p w14:paraId="23322920" w14:textId="77777777" w:rsidR="008962A7" w:rsidRPr="00377AB3" w:rsidRDefault="008962A7" w:rsidP="009C7FC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b. Investments</w:t>
            </w:r>
          </w:p>
        </w:tc>
        <w:tc>
          <w:tcPr>
            <w:tcW w:w="2160" w:type="dxa"/>
            <w:noWrap/>
            <w:hideMark/>
          </w:tcPr>
          <w:p w14:paraId="5660764F" w14:textId="77777777" w:rsidR="008962A7"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proofErr w:type="spellStart"/>
            <w:r w:rsidRPr="00377AB3">
              <w:rPr>
                <w:rFonts w:ascii="Calibri" w:hAnsi="Calibri" w:cs="Calibri"/>
                <w:color w:val="000000"/>
                <w:lang w:eastAsia="en-US"/>
              </w:rPr>
              <w:t>Opics_CD</w:t>
            </w:r>
            <w:proofErr w:type="spellEnd"/>
            <w:r w:rsidRPr="00377AB3">
              <w:rPr>
                <w:rFonts w:ascii="Calibri" w:hAnsi="Calibri" w:cs="Calibri"/>
                <w:color w:val="000000"/>
                <w:lang w:eastAsia="en-US"/>
              </w:rPr>
              <w:t xml:space="preserve">; </w:t>
            </w:r>
          </w:p>
          <w:p w14:paraId="4DA78BB1" w14:textId="77777777" w:rsidR="008962A7" w:rsidRPr="00377AB3"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proofErr w:type="spellStart"/>
            <w:r w:rsidRPr="00377AB3">
              <w:rPr>
                <w:rFonts w:ascii="Calibri" w:hAnsi="Calibri" w:cs="Calibri"/>
                <w:color w:val="000000"/>
                <w:lang w:eastAsia="en-US"/>
              </w:rPr>
              <w:t>Opics_Bond</w:t>
            </w:r>
            <w:proofErr w:type="spellEnd"/>
          </w:p>
        </w:tc>
        <w:tc>
          <w:tcPr>
            <w:tcW w:w="2160" w:type="dxa"/>
            <w:noWrap/>
            <w:hideMark/>
          </w:tcPr>
          <w:p w14:paraId="2FA6DAB8" w14:textId="77777777" w:rsidR="008962A7" w:rsidRPr="00377AB3"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Maturity/Repricing</w:t>
            </w:r>
          </w:p>
        </w:tc>
        <w:tc>
          <w:tcPr>
            <w:tcW w:w="2700" w:type="dxa"/>
          </w:tcPr>
          <w:p w14:paraId="2F21A162" w14:textId="77777777" w:rsidR="008962A7" w:rsidRPr="00377AB3"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proofErr w:type="spellStart"/>
            <w:r>
              <w:rPr>
                <w:rFonts w:ascii="Calibri" w:hAnsi="Calibri" w:cs="Calibri"/>
                <w:color w:val="000000"/>
                <w:lang w:eastAsia="en-US"/>
              </w:rPr>
              <w:t>Opics</w:t>
            </w:r>
            <w:proofErr w:type="spellEnd"/>
            <w:r>
              <w:rPr>
                <w:rFonts w:ascii="Calibri" w:hAnsi="Calibri" w:cs="Calibri"/>
                <w:color w:val="000000"/>
                <w:lang w:eastAsia="en-US"/>
              </w:rPr>
              <w:t xml:space="preserve"> investment data for CD and bonds;</w:t>
            </w:r>
          </w:p>
        </w:tc>
      </w:tr>
      <w:tr w:rsidR="008962A7" w:rsidRPr="00377AB3" w14:paraId="72A4EDE2" w14:textId="77777777" w:rsidTr="009C7F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7AD93B56" w14:textId="77777777" w:rsidR="008962A7" w:rsidRPr="00377AB3" w:rsidRDefault="008962A7" w:rsidP="009C7FC0">
            <w:pPr>
              <w:jc w:val="left"/>
              <w:rPr>
                <w:rFonts w:ascii="Calibri" w:hAnsi="Calibri" w:cs="Calibri"/>
                <w:color w:val="000000"/>
                <w:lang w:eastAsia="en-US"/>
              </w:rPr>
            </w:pPr>
          </w:p>
        </w:tc>
        <w:tc>
          <w:tcPr>
            <w:tcW w:w="1760" w:type="dxa"/>
            <w:noWrap/>
            <w:hideMark/>
          </w:tcPr>
          <w:p w14:paraId="7AC65450" w14:textId="77777777" w:rsidR="008962A7" w:rsidRPr="00377AB3" w:rsidRDefault="008962A7" w:rsidP="009C7FC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c.</w:t>
            </w:r>
            <w:r w:rsidRPr="00377AB3">
              <w:rPr>
                <w:rFonts w:ascii="Times New Roman" w:hAnsi="Times New Roman"/>
                <w:color w:val="000000"/>
                <w:sz w:val="14"/>
                <w:szCs w:val="14"/>
                <w:lang w:eastAsia="en-US"/>
              </w:rPr>
              <w:t> </w:t>
            </w:r>
            <w:r w:rsidRPr="00377AB3">
              <w:rPr>
                <w:rFonts w:ascii="Calibri" w:hAnsi="Calibri" w:cs="Calibri"/>
                <w:color w:val="000000"/>
                <w:lang w:eastAsia="en-US"/>
              </w:rPr>
              <w:t>Demand Deposits</w:t>
            </w:r>
          </w:p>
        </w:tc>
        <w:tc>
          <w:tcPr>
            <w:tcW w:w="2160" w:type="dxa"/>
            <w:noWrap/>
            <w:hideMark/>
          </w:tcPr>
          <w:p w14:paraId="259D8DDB" w14:textId="77777777" w:rsidR="008962A7" w:rsidRPr="00377AB3"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FMD_DDA</w:t>
            </w:r>
          </w:p>
        </w:tc>
        <w:tc>
          <w:tcPr>
            <w:tcW w:w="2160" w:type="dxa"/>
            <w:noWrap/>
            <w:hideMark/>
          </w:tcPr>
          <w:p w14:paraId="2857C9BA" w14:textId="77777777" w:rsidR="008962A7" w:rsidRPr="00377AB3"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Maturity/Repricing</w:t>
            </w:r>
          </w:p>
        </w:tc>
        <w:tc>
          <w:tcPr>
            <w:tcW w:w="2700" w:type="dxa"/>
          </w:tcPr>
          <w:p w14:paraId="4AE29CC4" w14:textId="77777777" w:rsidR="008962A7" w:rsidRPr="00377AB3" w:rsidRDefault="008962A7" w:rsidP="009C7FC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US"/>
              </w:rPr>
            </w:pPr>
            <w:r>
              <w:rPr>
                <w:rFonts w:ascii="Calibri" w:hAnsi="Calibri" w:cs="Calibri"/>
                <w:color w:val="000000"/>
                <w:lang w:eastAsia="en-US"/>
              </w:rPr>
              <w:t>T24 demand deposit data</w:t>
            </w:r>
          </w:p>
        </w:tc>
      </w:tr>
      <w:tr w:rsidR="008962A7" w:rsidRPr="00377AB3" w14:paraId="564DE88B" w14:textId="77777777" w:rsidTr="009C7FC0">
        <w:trPr>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3C46D968" w14:textId="77777777" w:rsidR="008962A7" w:rsidRPr="00377AB3" w:rsidRDefault="008962A7" w:rsidP="009C7FC0">
            <w:pPr>
              <w:jc w:val="left"/>
              <w:rPr>
                <w:rFonts w:ascii="Calibri" w:hAnsi="Calibri" w:cs="Calibri"/>
                <w:color w:val="000000"/>
                <w:lang w:eastAsia="en-US"/>
              </w:rPr>
            </w:pPr>
          </w:p>
        </w:tc>
        <w:tc>
          <w:tcPr>
            <w:tcW w:w="1760" w:type="dxa"/>
            <w:noWrap/>
            <w:hideMark/>
          </w:tcPr>
          <w:p w14:paraId="050F509D" w14:textId="77777777" w:rsidR="008962A7" w:rsidRPr="00377AB3" w:rsidRDefault="008962A7" w:rsidP="009C7FC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d.</w:t>
            </w:r>
            <w:r w:rsidRPr="00377AB3">
              <w:rPr>
                <w:rFonts w:ascii="Times New Roman" w:hAnsi="Times New Roman"/>
                <w:color w:val="000000"/>
                <w:sz w:val="14"/>
                <w:szCs w:val="14"/>
                <w:lang w:eastAsia="en-US"/>
              </w:rPr>
              <w:t> </w:t>
            </w:r>
            <w:r w:rsidRPr="00377AB3">
              <w:rPr>
                <w:rFonts w:ascii="Calibri" w:hAnsi="Calibri" w:cs="Calibri"/>
                <w:color w:val="000000"/>
                <w:lang w:eastAsia="en-US"/>
              </w:rPr>
              <w:t>Time Deposits</w:t>
            </w:r>
          </w:p>
        </w:tc>
        <w:tc>
          <w:tcPr>
            <w:tcW w:w="2160" w:type="dxa"/>
            <w:noWrap/>
            <w:hideMark/>
          </w:tcPr>
          <w:p w14:paraId="379444BE" w14:textId="77777777" w:rsidR="008962A7" w:rsidRPr="00377AB3"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FMD_DEP</w:t>
            </w:r>
          </w:p>
        </w:tc>
        <w:tc>
          <w:tcPr>
            <w:tcW w:w="2160" w:type="dxa"/>
            <w:noWrap/>
            <w:hideMark/>
          </w:tcPr>
          <w:p w14:paraId="4E1DFF38" w14:textId="77777777" w:rsidR="008962A7" w:rsidRPr="00377AB3"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sidRPr="00377AB3">
              <w:rPr>
                <w:rFonts w:ascii="Calibri" w:hAnsi="Calibri" w:cs="Calibri"/>
                <w:color w:val="000000"/>
                <w:lang w:eastAsia="en-US"/>
              </w:rPr>
              <w:t>Maturity/Repricing</w:t>
            </w:r>
          </w:p>
        </w:tc>
        <w:tc>
          <w:tcPr>
            <w:tcW w:w="2700" w:type="dxa"/>
          </w:tcPr>
          <w:p w14:paraId="6FD4EB25" w14:textId="77777777" w:rsidR="008962A7" w:rsidRPr="00377AB3" w:rsidRDefault="008962A7" w:rsidP="009C7FC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US"/>
              </w:rPr>
            </w:pPr>
            <w:r>
              <w:rPr>
                <w:rFonts w:ascii="Calibri" w:hAnsi="Calibri" w:cs="Calibri"/>
                <w:color w:val="000000"/>
                <w:lang w:eastAsia="en-US"/>
              </w:rPr>
              <w:t>T24 time deposit data</w:t>
            </w:r>
          </w:p>
        </w:tc>
      </w:tr>
    </w:tbl>
    <w:p w14:paraId="45046816" w14:textId="77777777" w:rsidR="008962A7" w:rsidRDefault="008962A7" w:rsidP="00AE7547">
      <w:pPr>
        <w:rPr>
          <w:i/>
        </w:rPr>
      </w:pPr>
    </w:p>
    <w:p w14:paraId="279BF595" w14:textId="44EAD9B3" w:rsidR="00D76555" w:rsidRPr="00AE7547" w:rsidRDefault="00D76555" w:rsidP="00D76555">
      <w:pPr>
        <w:pStyle w:val="Level3"/>
      </w:pPr>
      <w:r>
        <w:lastRenderedPageBreak/>
        <w:t>General Data categorization</w:t>
      </w:r>
    </w:p>
    <w:p w14:paraId="38190096" w14:textId="1A5B9CF6" w:rsidR="004F5108" w:rsidRDefault="00D76555" w:rsidP="00E23464">
      <w:pPr>
        <w:pStyle w:val="BodyText"/>
      </w:pPr>
      <w:r w:rsidRPr="00D76555">
        <w:rPr>
          <w:lang w:val="en-US"/>
        </w:rPr>
        <w:t xml:space="preserve">Interest rate risk </w:t>
      </w:r>
      <w:r>
        <w:rPr>
          <w:lang w:val="en-US"/>
        </w:rPr>
        <w:t>management or IRRBB in general</w:t>
      </w:r>
      <w:r w:rsidRPr="00D76555">
        <w:rPr>
          <w:lang w:val="en-US"/>
        </w:rPr>
        <w:t xml:space="preserve"> involves </w:t>
      </w:r>
      <w:r>
        <w:rPr>
          <w:lang w:val="en-US"/>
        </w:rPr>
        <w:t>the analysis of</w:t>
      </w:r>
      <w:r w:rsidRPr="00D76555">
        <w:rPr>
          <w:lang w:val="en-US"/>
        </w:rPr>
        <w:t xml:space="preserve"> </w:t>
      </w:r>
      <w:r>
        <w:rPr>
          <w:lang w:val="en-US"/>
        </w:rPr>
        <w:t xml:space="preserve">current and prospective risk associated with the movement in interest rate </w:t>
      </w:r>
      <w:r w:rsidRPr="00D76555">
        <w:rPr>
          <w:lang w:val="en-US"/>
        </w:rPr>
        <w:t xml:space="preserve">impacting the banking book position. </w:t>
      </w:r>
      <w:r w:rsidR="004F5108">
        <w:rPr>
          <w:lang w:val="en-US"/>
        </w:rPr>
        <w:t>By definition,</w:t>
      </w:r>
      <w:r w:rsidRPr="00D76555">
        <w:rPr>
          <w:lang w:val="en-US"/>
        </w:rPr>
        <w:t xml:space="preserve"> </w:t>
      </w:r>
      <w:r w:rsidR="004F5108">
        <w:rPr>
          <w:lang w:val="en-US"/>
        </w:rPr>
        <w:t>Rate Sensitive Assets (</w:t>
      </w:r>
      <w:r>
        <w:rPr>
          <w:lang w:val="en-US"/>
        </w:rPr>
        <w:t>RSA</w:t>
      </w:r>
      <w:r w:rsidR="004F5108">
        <w:rPr>
          <w:lang w:val="en-US"/>
        </w:rPr>
        <w:t>)</w:t>
      </w:r>
      <w:r>
        <w:rPr>
          <w:lang w:val="en-US"/>
        </w:rPr>
        <w:t xml:space="preserve"> and </w:t>
      </w:r>
      <w:r w:rsidR="004F5108">
        <w:rPr>
          <w:lang w:val="en-US"/>
        </w:rPr>
        <w:t>Rate Sensitive Liabilities (</w:t>
      </w:r>
      <w:r>
        <w:rPr>
          <w:lang w:val="en-US"/>
        </w:rPr>
        <w:t>RSL</w:t>
      </w:r>
      <w:r w:rsidR="004F5108">
        <w:rPr>
          <w:lang w:val="en-US"/>
        </w:rPr>
        <w:t>)</w:t>
      </w:r>
      <w:r>
        <w:rPr>
          <w:lang w:val="en-US"/>
        </w:rPr>
        <w:t xml:space="preserve"> </w:t>
      </w:r>
      <w:r w:rsidR="004F5108">
        <w:rPr>
          <w:lang w:val="en-US"/>
        </w:rPr>
        <w:t>would be</w:t>
      </w:r>
      <w:r>
        <w:rPr>
          <w:lang w:val="en-US"/>
        </w:rPr>
        <w:t xml:space="preserve"> </w:t>
      </w:r>
      <w:r w:rsidRPr="00D76555">
        <w:rPr>
          <w:lang w:val="en-US"/>
        </w:rPr>
        <w:t>within the scope of projection</w:t>
      </w:r>
      <w:r w:rsidR="004F5108">
        <w:rPr>
          <w:lang w:val="en-US"/>
        </w:rPr>
        <w:t>, as the main goal is to determine interest rate risk</w:t>
      </w:r>
      <w:r>
        <w:rPr>
          <w:lang w:val="en-US"/>
        </w:rPr>
        <w:t xml:space="preserve">. </w:t>
      </w:r>
      <w:r w:rsidR="004F5108">
        <w:rPr>
          <w:lang w:val="en-US"/>
        </w:rPr>
        <w:t xml:space="preserve">These assets and liabilities could be adversely affected by the change in interest rate.  In the context of NII, interest rate may impact a product’s cash flow and affect the bank’s earning. For EVE, a change in interest rate could change the valuation of the product. </w:t>
      </w:r>
    </w:p>
    <w:p w14:paraId="6FECA1A7" w14:textId="474235A0" w:rsidR="00D76555" w:rsidRDefault="004F5108" w:rsidP="00E23464">
      <w:pPr>
        <w:pStyle w:val="BodyText"/>
      </w:pPr>
      <w:r>
        <w:rPr>
          <w:lang w:val="en-US"/>
        </w:rPr>
        <w:t xml:space="preserve">The general categorization of balance </w:t>
      </w:r>
      <w:r w:rsidR="00FA47C4">
        <w:rPr>
          <w:lang w:val="en-US"/>
        </w:rPr>
        <w:t>s</w:t>
      </w:r>
      <w:r>
        <w:rPr>
          <w:lang w:val="en-US"/>
        </w:rPr>
        <w:t>heet and income statement data are defined using FMD</w:t>
      </w:r>
      <w:r w:rsidR="00FA47C4">
        <w:rPr>
          <w:lang w:val="en-US"/>
        </w:rPr>
        <w:t>’s</w:t>
      </w:r>
      <w:r>
        <w:rPr>
          <w:lang w:val="en-US"/>
        </w:rPr>
        <w:t xml:space="preserve"> T24 data structure and can be generalized as follows:</w:t>
      </w:r>
    </w:p>
    <w:tbl>
      <w:tblPr>
        <w:tblW w:w="9630" w:type="dxa"/>
        <w:tblLook w:val="04A0" w:firstRow="1" w:lastRow="0" w:firstColumn="1" w:lastColumn="0" w:noHBand="0" w:noVBand="1"/>
      </w:tblPr>
      <w:tblGrid>
        <w:gridCol w:w="1180"/>
        <w:gridCol w:w="2150"/>
        <w:gridCol w:w="4620"/>
        <w:gridCol w:w="1680"/>
      </w:tblGrid>
      <w:tr w:rsidR="007136C4" w:rsidRPr="007136C4" w14:paraId="6E71660A" w14:textId="77777777" w:rsidTr="00E23464">
        <w:trPr>
          <w:trHeight w:val="600"/>
        </w:trPr>
        <w:tc>
          <w:tcPr>
            <w:tcW w:w="1180" w:type="dxa"/>
            <w:tcBorders>
              <w:top w:val="nil"/>
              <w:left w:val="nil"/>
              <w:bottom w:val="nil"/>
              <w:right w:val="nil"/>
            </w:tcBorders>
            <w:shd w:val="clear" w:color="auto" w:fill="auto"/>
            <w:noWrap/>
            <w:vAlign w:val="bottom"/>
            <w:hideMark/>
          </w:tcPr>
          <w:p w14:paraId="10C3BA47" w14:textId="77777777" w:rsidR="007136C4" w:rsidRPr="007136C4" w:rsidRDefault="007136C4" w:rsidP="007136C4">
            <w:pPr>
              <w:ind w:right="0"/>
              <w:jc w:val="left"/>
              <w:rPr>
                <w:rFonts w:ascii="Calibri" w:hAnsi="Calibri" w:cs="Calibri"/>
                <w:b/>
                <w:bCs/>
                <w:color w:val="000000"/>
                <w:lang w:eastAsia="en-US"/>
              </w:rPr>
            </w:pPr>
            <w:r w:rsidRPr="007136C4">
              <w:rPr>
                <w:rFonts w:ascii="Calibri" w:hAnsi="Calibri" w:cs="Calibri"/>
                <w:b/>
                <w:bCs/>
                <w:color w:val="000000"/>
                <w:lang w:eastAsia="en-US"/>
              </w:rPr>
              <w:t>Category</w:t>
            </w:r>
          </w:p>
        </w:tc>
        <w:tc>
          <w:tcPr>
            <w:tcW w:w="2150" w:type="dxa"/>
            <w:tcBorders>
              <w:top w:val="nil"/>
              <w:left w:val="nil"/>
              <w:bottom w:val="nil"/>
              <w:right w:val="nil"/>
            </w:tcBorders>
            <w:shd w:val="clear" w:color="auto" w:fill="auto"/>
            <w:noWrap/>
            <w:vAlign w:val="bottom"/>
            <w:hideMark/>
          </w:tcPr>
          <w:p w14:paraId="3FCDE1E3" w14:textId="77777777" w:rsidR="007136C4" w:rsidRPr="007136C4" w:rsidRDefault="007136C4" w:rsidP="007136C4">
            <w:pPr>
              <w:ind w:right="0"/>
              <w:jc w:val="left"/>
              <w:rPr>
                <w:rFonts w:ascii="Calibri" w:hAnsi="Calibri" w:cs="Calibri"/>
                <w:b/>
                <w:bCs/>
                <w:color w:val="000000"/>
                <w:lang w:eastAsia="en-US"/>
              </w:rPr>
            </w:pPr>
            <w:r w:rsidRPr="007136C4">
              <w:rPr>
                <w:rFonts w:ascii="Calibri" w:hAnsi="Calibri" w:cs="Calibri"/>
                <w:b/>
                <w:bCs/>
                <w:color w:val="000000"/>
                <w:lang w:eastAsia="en-US"/>
              </w:rPr>
              <w:t xml:space="preserve">Type </w:t>
            </w:r>
          </w:p>
        </w:tc>
        <w:tc>
          <w:tcPr>
            <w:tcW w:w="4620" w:type="dxa"/>
            <w:tcBorders>
              <w:top w:val="nil"/>
              <w:left w:val="nil"/>
              <w:bottom w:val="nil"/>
              <w:right w:val="nil"/>
            </w:tcBorders>
            <w:shd w:val="clear" w:color="auto" w:fill="auto"/>
            <w:noWrap/>
            <w:vAlign w:val="bottom"/>
            <w:hideMark/>
          </w:tcPr>
          <w:p w14:paraId="585FAA7A" w14:textId="77777777" w:rsidR="007136C4" w:rsidRPr="007136C4" w:rsidRDefault="007136C4" w:rsidP="007136C4">
            <w:pPr>
              <w:ind w:right="0"/>
              <w:jc w:val="left"/>
              <w:rPr>
                <w:rFonts w:ascii="Calibri" w:hAnsi="Calibri" w:cs="Calibri"/>
                <w:b/>
                <w:bCs/>
                <w:color w:val="000000"/>
                <w:lang w:eastAsia="en-US"/>
              </w:rPr>
            </w:pPr>
            <w:r w:rsidRPr="007136C4">
              <w:rPr>
                <w:rFonts w:ascii="Calibri" w:hAnsi="Calibri" w:cs="Calibri"/>
                <w:b/>
                <w:bCs/>
                <w:color w:val="000000"/>
                <w:lang w:eastAsia="en-US"/>
              </w:rPr>
              <w:t>Descriptions</w:t>
            </w:r>
          </w:p>
        </w:tc>
        <w:tc>
          <w:tcPr>
            <w:tcW w:w="1680" w:type="dxa"/>
            <w:tcBorders>
              <w:top w:val="nil"/>
              <w:left w:val="nil"/>
              <w:bottom w:val="nil"/>
              <w:right w:val="nil"/>
            </w:tcBorders>
            <w:shd w:val="clear" w:color="auto" w:fill="auto"/>
            <w:vAlign w:val="bottom"/>
            <w:hideMark/>
          </w:tcPr>
          <w:p w14:paraId="691BE6C8" w14:textId="77777777" w:rsidR="007136C4" w:rsidRPr="007136C4" w:rsidRDefault="007136C4" w:rsidP="007136C4">
            <w:pPr>
              <w:ind w:right="0"/>
              <w:jc w:val="left"/>
              <w:rPr>
                <w:rFonts w:ascii="Calibri" w:hAnsi="Calibri" w:cs="Calibri"/>
                <w:b/>
                <w:bCs/>
                <w:color w:val="000000"/>
                <w:lang w:eastAsia="en-US"/>
              </w:rPr>
            </w:pPr>
            <w:r w:rsidRPr="007136C4">
              <w:rPr>
                <w:rFonts w:ascii="Calibri" w:hAnsi="Calibri" w:cs="Calibri"/>
                <w:b/>
                <w:bCs/>
                <w:color w:val="000000"/>
                <w:lang w:eastAsia="en-US"/>
              </w:rPr>
              <w:t>Rate Sensitive Asset/Liability</w:t>
            </w:r>
          </w:p>
        </w:tc>
      </w:tr>
      <w:tr w:rsidR="007136C4" w:rsidRPr="007136C4" w14:paraId="2210E5A9" w14:textId="77777777" w:rsidTr="00E23464">
        <w:trPr>
          <w:trHeight w:val="300"/>
        </w:trPr>
        <w:tc>
          <w:tcPr>
            <w:tcW w:w="1180"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0F64703E" w14:textId="77777777" w:rsidR="007136C4" w:rsidRPr="007136C4" w:rsidRDefault="007136C4" w:rsidP="007136C4">
            <w:pPr>
              <w:ind w:right="0"/>
              <w:jc w:val="center"/>
              <w:rPr>
                <w:rFonts w:ascii="Calibri" w:hAnsi="Calibri" w:cs="Calibri"/>
                <w:color w:val="000000"/>
                <w:lang w:eastAsia="en-US"/>
              </w:rPr>
            </w:pPr>
            <w:r w:rsidRPr="007136C4">
              <w:rPr>
                <w:rFonts w:ascii="Calibri" w:hAnsi="Calibri" w:cs="Calibri"/>
                <w:color w:val="000000"/>
                <w:lang w:eastAsia="en-US"/>
              </w:rPr>
              <w:t>Assets</w:t>
            </w:r>
          </w:p>
        </w:tc>
        <w:tc>
          <w:tcPr>
            <w:tcW w:w="2150" w:type="dxa"/>
            <w:tcBorders>
              <w:top w:val="single" w:sz="4" w:space="0" w:color="auto"/>
              <w:left w:val="nil"/>
              <w:bottom w:val="nil"/>
              <w:right w:val="nil"/>
            </w:tcBorders>
            <w:shd w:val="clear" w:color="auto" w:fill="auto"/>
            <w:noWrap/>
            <w:hideMark/>
          </w:tcPr>
          <w:p w14:paraId="1B32AF80"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Federal Reserve Balance</w:t>
            </w:r>
          </w:p>
        </w:tc>
        <w:tc>
          <w:tcPr>
            <w:tcW w:w="4620" w:type="dxa"/>
            <w:tcBorders>
              <w:top w:val="single" w:sz="4" w:space="0" w:color="auto"/>
              <w:left w:val="nil"/>
              <w:bottom w:val="nil"/>
              <w:right w:val="nil"/>
            </w:tcBorders>
            <w:shd w:val="clear" w:color="auto" w:fill="auto"/>
            <w:noWrap/>
            <w:hideMark/>
          </w:tcPr>
          <w:p w14:paraId="02838517" w14:textId="77777777" w:rsidR="007136C4" w:rsidRPr="007136C4" w:rsidRDefault="007136C4" w:rsidP="00013652">
            <w:pPr>
              <w:ind w:right="0"/>
              <w:jc w:val="left"/>
              <w:rPr>
                <w:rFonts w:ascii="Calibri" w:hAnsi="Calibri" w:cs="Calibri"/>
                <w:color w:val="000000"/>
                <w:lang w:eastAsia="en-US"/>
              </w:rPr>
            </w:pPr>
            <w:r w:rsidRPr="007136C4">
              <w:rPr>
                <w:rFonts w:ascii="Calibri" w:hAnsi="Calibri" w:cs="Calibri"/>
                <w:color w:val="000000"/>
                <w:lang w:eastAsia="en-US"/>
              </w:rPr>
              <w:t>Reserve balances</w:t>
            </w:r>
          </w:p>
        </w:tc>
        <w:tc>
          <w:tcPr>
            <w:tcW w:w="1680" w:type="dxa"/>
            <w:tcBorders>
              <w:top w:val="single" w:sz="4" w:space="0" w:color="auto"/>
              <w:left w:val="nil"/>
              <w:bottom w:val="nil"/>
              <w:right w:val="single" w:sz="4" w:space="0" w:color="auto"/>
            </w:tcBorders>
            <w:shd w:val="clear" w:color="auto" w:fill="auto"/>
            <w:noWrap/>
            <w:hideMark/>
          </w:tcPr>
          <w:p w14:paraId="0A9570B1" w14:textId="77777777" w:rsidR="007136C4" w:rsidRPr="007136C4" w:rsidRDefault="007136C4" w:rsidP="00BD5D4E">
            <w:pPr>
              <w:ind w:right="0"/>
              <w:jc w:val="center"/>
              <w:rPr>
                <w:rFonts w:ascii="Calibri" w:hAnsi="Calibri" w:cs="Calibri"/>
                <w:color w:val="000000"/>
                <w:lang w:eastAsia="en-US"/>
              </w:rPr>
            </w:pPr>
            <w:r w:rsidRPr="007136C4">
              <w:rPr>
                <w:rFonts w:ascii="Calibri" w:hAnsi="Calibri" w:cs="Calibri"/>
                <w:color w:val="000000"/>
                <w:lang w:eastAsia="en-US"/>
              </w:rPr>
              <w:t>X</w:t>
            </w:r>
          </w:p>
        </w:tc>
      </w:tr>
      <w:tr w:rsidR="007136C4" w:rsidRPr="007136C4" w14:paraId="4A9710B6" w14:textId="77777777" w:rsidTr="00E23464">
        <w:trPr>
          <w:trHeight w:val="300"/>
        </w:trPr>
        <w:tc>
          <w:tcPr>
            <w:tcW w:w="1180" w:type="dxa"/>
            <w:vMerge/>
            <w:tcBorders>
              <w:top w:val="single" w:sz="4" w:space="0" w:color="auto"/>
              <w:left w:val="single" w:sz="4" w:space="0" w:color="auto"/>
              <w:bottom w:val="single" w:sz="4" w:space="0" w:color="000000"/>
              <w:right w:val="nil"/>
            </w:tcBorders>
            <w:vAlign w:val="center"/>
            <w:hideMark/>
          </w:tcPr>
          <w:p w14:paraId="7D474711"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nil"/>
              <w:right w:val="nil"/>
            </w:tcBorders>
            <w:shd w:val="clear" w:color="auto" w:fill="auto"/>
            <w:noWrap/>
            <w:hideMark/>
          </w:tcPr>
          <w:p w14:paraId="327E6175"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Due From Bank</w:t>
            </w:r>
          </w:p>
        </w:tc>
        <w:tc>
          <w:tcPr>
            <w:tcW w:w="4620" w:type="dxa"/>
            <w:tcBorders>
              <w:top w:val="nil"/>
              <w:left w:val="nil"/>
              <w:bottom w:val="nil"/>
              <w:right w:val="nil"/>
            </w:tcBorders>
            <w:shd w:val="clear" w:color="auto" w:fill="auto"/>
            <w:noWrap/>
            <w:hideMark/>
          </w:tcPr>
          <w:p w14:paraId="356D948E" w14:textId="68DED022"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Demand and Time Deposits in Interbank, Affiliates and 3rd party F</w:t>
            </w:r>
            <w:r>
              <w:rPr>
                <w:rFonts w:ascii="Calibri" w:hAnsi="Calibri" w:cs="Calibri"/>
                <w:color w:val="000000"/>
                <w:lang w:eastAsia="en-US"/>
              </w:rPr>
              <w:t>I</w:t>
            </w:r>
            <w:r w:rsidRPr="007136C4">
              <w:rPr>
                <w:rFonts w:ascii="Calibri" w:hAnsi="Calibri" w:cs="Calibri"/>
                <w:color w:val="000000"/>
                <w:lang w:eastAsia="en-US"/>
              </w:rPr>
              <w:t>s</w:t>
            </w:r>
          </w:p>
        </w:tc>
        <w:tc>
          <w:tcPr>
            <w:tcW w:w="1680" w:type="dxa"/>
            <w:tcBorders>
              <w:top w:val="nil"/>
              <w:left w:val="nil"/>
              <w:bottom w:val="nil"/>
              <w:right w:val="single" w:sz="4" w:space="0" w:color="auto"/>
            </w:tcBorders>
            <w:shd w:val="clear" w:color="auto" w:fill="auto"/>
            <w:noWrap/>
            <w:hideMark/>
          </w:tcPr>
          <w:p w14:paraId="47E8D743" w14:textId="77777777" w:rsidR="007136C4" w:rsidRPr="007136C4" w:rsidRDefault="007136C4" w:rsidP="00013652">
            <w:pPr>
              <w:ind w:right="0"/>
              <w:jc w:val="center"/>
              <w:rPr>
                <w:rFonts w:ascii="Calibri" w:hAnsi="Calibri" w:cs="Calibri"/>
                <w:color w:val="000000"/>
                <w:lang w:eastAsia="en-US"/>
              </w:rPr>
            </w:pPr>
            <w:r w:rsidRPr="007136C4">
              <w:rPr>
                <w:rFonts w:ascii="Calibri" w:hAnsi="Calibri" w:cs="Calibri"/>
                <w:color w:val="000000"/>
                <w:lang w:eastAsia="en-US"/>
              </w:rPr>
              <w:t>X</w:t>
            </w:r>
          </w:p>
        </w:tc>
      </w:tr>
      <w:tr w:rsidR="007136C4" w:rsidRPr="007136C4" w14:paraId="1B4EE271" w14:textId="77777777" w:rsidTr="00E23464">
        <w:trPr>
          <w:trHeight w:val="300"/>
        </w:trPr>
        <w:tc>
          <w:tcPr>
            <w:tcW w:w="1180" w:type="dxa"/>
            <w:vMerge/>
            <w:tcBorders>
              <w:top w:val="single" w:sz="4" w:space="0" w:color="auto"/>
              <w:left w:val="single" w:sz="4" w:space="0" w:color="auto"/>
              <w:bottom w:val="single" w:sz="4" w:space="0" w:color="000000"/>
              <w:right w:val="nil"/>
            </w:tcBorders>
            <w:vAlign w:val="center"/>
            <w:hideMark/>
          </w:tcPr>
          <w:p w14:paraId="2068FB1F"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nil"/>
              <w:right w:val="nil"/>
            </w:tcBorders>
            <w:shd w:val="clear" w:color="auto" w:fill="auto"/>
            <w:noWrap/>
            <w:hideMark/>
          </w:tcPr>
          <w:p w14:paraId="7676A867"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Loans</w:t>
            </w:r>
          </w:p>
        </w:tc>
        <w:tc>
          <w:tcPr>
            <w:tcW w:w="4620" w:type="dxa"/>
            <w:tcBorders>
              <w:top w:val="nil"/>
              <w:left w:val="nil"/>
              <w:bottom w:val="nil"/>
              <w:right w:val="nil"/>
            </w:tcBorders>
            <w:shd w:val="clear" w:color="auto" w:fill="auto"/>
            <w:noWrap/>
            <w:hideMark/>
          </w:tcPr>
          <w:p w14:paraId="412776F2" w14:textId="41686560"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Syndication Loans, Time Loans, Mortgages, and Trade Finance Loans</w:t>
            </w:r>
          </w:p>
        </w:tc>
        <w:tc>
          <w:tcPr>
            <w:tcW w:w="1680" w:type="dxa"/>
            <w:tcBorders>
              <w:top w:val="nil"/>
              <w:left w:val="nil"/>
              <w:bottom w:val="nil"/>
              <w:right w:val="single" w:sz="4" w:space="0" w:color="auto"/>
            </w:tcBorders>
            <w:shd w:val="clear" w:color="auto" w:fill="auto"/>
            <w:noWrap/>
            <w:hideMark/>
          </w:tcPr>
          <w:p w14:paraId="220B01C0" w14:textId="77777777" w:rsidR="007136C4" w:rsidRPr="007136C4" w:rsidRDefault="007136C4" w:rsidP="00013652">
            <w:pPr>
              <w:ind w:right="0"/>
              <w:jc w:val="center"/>
              <w:rPr>
                <w:rFonts w:ascii="Calibri" w:hAnsi="Calibri" w:cs="Calibri"/>
                <w:color w:val="000000"/>
                <w:lang w:eastAsia="en-US"/>
              </w:rPr>
            </w:pPr>
            <w:r w:rsidRPr="007136C4">
              <w:rPr>
                <w:rFonts w:ascii="Calibri" w:hAnsi="Calibri" w:cs="Calibri"/>
                <w:color w:val="000000"/>
                <w:lang w:eastAsia="en-US"/>
              </w:rPr>
              <w:t>X</w:t>
            </w:r>
          </w:p>
        </w:tc>
      </w:tr>
      <w:tr w:rsidR="007136C4" w:rsidRPr="007136C4" w14:paraId="79337A72" w14:textId="77777777" w:rsidTr="00E23464">
        <w:trPr>
          <w:trHeight w:val="300"/>
        </w:trPr>
        <w:tc>
          <w:tcPr>
            <w:tcW w:w="1180" w:type="dxa"/>
            <w:vMerge/>
            <w:tcBorders>
              <w:top w:val="single" w:sz="4" w:space="0" w:color="auto"/>
              <w:left w:val="single" w:sz="4" w:space="0" w:color="auto"/>
              <w:bottom w:val="single" w:sz="4" w:space="0" w:color="000000"/>
              <w:right w:val="nil"/>
            </w:tcBorders>
            <w:vAlign w:val="center"/>
            <w:hideMark/>
          </w:tcPr>
          <w:p w14:paraId="3C51CBAA"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nil"/>
              <w:right w:val="nil"/>
            </w:tcBorders>
            <w:shd w:val="clear" w:color="auto" w:fill="auto"/>
            <w:noWrap/>
            <w:hideMark/>
          </w:tcPr>
          <w:p w14:paraId="28FEFE98"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Repo Assets</w:t>
            </w:r>
          </w:p>
        </w:tc>
        <w:tc>
          <w:tcPr>
            <w:tcW w:w="4620" w:type="dxa"/>
            <w:tcBorders>
              <w:top w:val="nil"/>
              <w:left w:val="nil"/>
              <w:bottom w:val="nil"/>
              <w:right w:val="nil"/>
            </w:tcBorders>
            <w:shd w:val="clear" w:color="auto" w:fill="auto"/>
            <w:noWrap/>
            <w:hideMark/>
          </w:tcPr>
          <w:p w14:paraId="5979CBC8" w14:textId="77777777" w:rsidR="007136C4" w:rsidRPr="007136C4" w:rsidRDefault="007136C4" w:rsidP="00013652">
            <w:pPr>
              <w:ind w:right="0"/>
              <w:jc w:val="left"/>
              <w:rPr>
                <w:rFonts w:ascii="Calibri" w:hAnsi="Calibri" w:cs="Calibri"/>
                <w:color w:val="000000"/>
                <w:lang w:eastAsia="en-US"/>
              </w:rPr>
            </w:pPr>
            <w:r w:rsidRPr="007136C4">
              <w:rPr>
                <w:rFonts w:ascii="Calibri" w:hAnsi="Calibri" w:cs="Calibri"/>
                <w:color w:val="000000"/>
                <w:lang w:eastAsia="en-US"/>
              </w:rPr>
              <w:t>Assets associated with Repo</w:t>
            </w:r>
          </w:p>
        </w:tc>
        <w:tc>
          <w:tcPr>
            <w:tcW w:w="1680" w:type="dxa"/>
            <w:tcBorders>
              <w:top w:val="nil"/>
              <w:left w:val="nil"/>
              <w:bottom w:val="nil"/>
              <w:right w:val="single" w:sz="4" w:space="0" w:color="auto"/>
            </w:tcBorders>
            <w:shd w:val="clear" w:color="auto" w:fill="auto"/>
            <w:noWrap/>
            <w:hideMark/>
          </w:tcPr>
          <w:p w14:paraId="308BAB32" w14:textId="77777777" w:rsidR="007136C4" w:rsidRPr="007136C4" w:rsidRDefault="007136C4" w:rsidP="00BD5D4E">
            <w:pPr>
              <w:ind w:right="0"/>
              <w:jc w:val="center"/>
              <w:rPr>
                <w:rFonts w:ascii="Calibri" w:hAnsi="Calibri" w:cs="Calibri"/>
                <w:color w:val="000000"/>
                <w:lang w:eastAsia="en-US"/>
              </w:rPr>
            </w:pPr>
            <w:r w:rsidRPr="007136C4">
              <w:rPr>
                <w:rFonts w:ascii="Calibri" w:hAnsi="Calibri" w:cs="Calibri"/>
                <w:color w:val="000000"/>
                <w:lang w:eastAsia="en-US"/>
              </w:rPr>
              <w:t>X</w:t>
            </w:r>
          </w:p>
        </w:tc>
      </w:tr>
      <w:tr w:rsidR="007136C4" w:rsidRPr="007136C4" w14:paraId="0373E2A1" w14:textId="77777777" w:rsidTr="00E23464">
        <w:trPr>
          <w:trHeight w:val="300"/>
        </w:trPr>
        <w:tc>
          <w:tcPr>
            <w:tcW w:w="1180" w:type="dxa"/>
            <w:vMerge/>
            <w:tcBorders>
              <w:top w:val="single" w:sz="4" w:space="0" w:color="auto"/>
              <w:left w:val="single" w:sz="4" w:space="0" w:color="auto"/>
              <w:bottom w:val="single" w:sz="4" w:space="0" w:color="000000"/>
              <w:right w:val="nil"/>
            </w:tcBorders>
            <w:vAlign w:val="center"/>
            <w:hideMark/>
          </w:tcPr>
          <w:p w14:paraId="46ED6D16"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nil"/>
              <w:right w:val="nil"/>
            </w:tcBorders>
            <w:shd w:val="clear" w:color="auto" w:fill="auto"/>
            <w:noWrap/>
            <w:hideMark/>
          </w:tcPr>
          <w:p w14:paraId="1D7EC0A2"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Securities</w:t>
            </w:r>
          </w:p>
        </w:tc>
        <w:tc>
          <w:tcPr>
            <w:tcW w:w="4620" w:type="dxa"/>
            <w:tcBorders>
              <w:top w:val="nil"/>
              <w:left w:val="nil"/>
              <w:bottom w:val="nil"/>
              <w:right w:val="nil"/>
            </w:tcBorders>
            <w:shd w:val="clear" w:color="auto" w:fill="auto"/>
            <w:noWrap/>
            <w:hideMark/>
          </w:tcPr>
          <w:p w14:paraId="22B0BFF3" w14:textId="77777777" w:rsidR="007136C4" w:rsidRPr="007136C4" w:rsidRDefault="007136C4" w:rsidP="00013652">
            <w:pPr>
              <w:ind w:right="0"/>
              <w:jc w:val="left"/>
              <w:rPr>
                <w:rFonts w:ascii="Calibri" w:hAnsi="Calibri" w:cs="Calibri"/>
                <w:color w:val="000000"/>
                <w:lang w:eastAsia="en-US"/>
              </w:rPr>
            </w:pPr>
            <w:r w:rsidRPr="007136C4">
              <w:rPr>
                <w:rFonts w:ascii="Calibri" w:hAnsi="Calibri" w:cs="Calibri"/>
                <w:color w:val="000000"/>
                <w:lang w:eastAsia="en-US"/>
              </w:rPr>
              <w:t>Securities held in the banking book</w:t>
            </w:r>
          </w:p>
        </w:tc>
        <w:tc>
          <w:tcPr>
            <w:tcW w:w="1680" w:type="dxa"/>
            <w:tcBorders>
              <w:top w:val="nil"/>
              <w:left w:val="nil"/>
              <w:bottom w:val="nil"/>
              <w:right w:val="single" w:sz="4" w:space="0" w:color="auto"/>
            </w:tcBorders>
            <w:shd w:val="clear" w:color="auto" w:fill="auto"/>
            <w:noWrap/>
            <w:hideMark/>
          </w:tcPr>
          <w:p w14:paraId="71C0907C" w14:textId="77777777" w:rsidR="007136C4" w:rsidRPr="007136C4" w:rsidRDefault="007136C4" w:rsidP="00BD5D4E">
            <w:pPr>
              <w:ind w:right="0"/>
              <w:jc w:val="center"/>
              <w:rPr>
                <w:rFonts w:ascii="Calibri" w:hAnsi="Calibri" w:cs="Calibri"/>
                <w:color w:val="000000"/>
                <w:lang w:eastAsia="en-US"/>
              </w:rPr>
            </w:pPr>
            <w:r w:rsidRPr="007136C4">
              <w:rPr>
                <w:rFonts w:ascii="Calibri" w:hAnsi="Calibri" w:cs="Calibri"/>
                <w:color w:val="000000"/>
                <w:lang w:eastAsia="en-US"/>
              </w:rPr>
              <w:t>X</w:t>
            </w:r>
          </w:p>
        </w:tc>
      </w:tr>
      <w:tr w:rsidR="007136C4" w:rsidRPr="007136C4" w14:paraId="57870B87" w14:textId="77777777" w:rsidTr="00E23464">
        <w:trPr>
          <w:trHeight w:val="300"/>
        </w:trPr>
        <w:tc>
          <w:tcPr>
            <w:tcW w:w="1180" w:type="dxa"/>
            <w:vMerge/>
            <w:tcBorders>
              <w:top w:val="single" w:sz="4" w:space="0" w:color="auto"/>
              <w:left w:val="single" w:sz="4" w:space="0" w:color="auto"/>
              <w:bottom w:val="single" w:sz="4" w:space="0" w:color="000000"/>
              <w:right w:val="nil"/>
            </w:tcBorders>
            <w:vAlign w:val="center"/>
            <w:hideMark/>
          </w:tcPr>
          <w:p w14:paraId="0FC9FE74"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single" w:sz="4" w:space="0" w:color="auto"/>
              <w:right w:val="nil"/>
            </w:tcBorders>
            <w:shd w:val="clear" w:color="auto" w:fill="auto"/>
            <w:noWrap/>
            <w:hideMark/>
          </w:tcPr>
          <w:p w14:paraId="533351F3"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Non RSA</w:t>
            </w:r>
          </w:p>
        </w:tc>
        <w:tc>
          <w:tcPr>
            <w:tcW w:w="4620" w:type="dxa"/>
            <w:tcBorders>
              <w:top w:val="nil"/>
              <w:left w:val="nil"/>
              <w:bottom w:val="single" w:sz="4" w:space="0" w:color="auto"/>
              <w:right w:val="nil"/>
            </w:tcBorders>
            <w:shd w:val="clear" w:color="auto" w:fill="auto"/>
            <w:noWrap/>
            <w:hideMark/>
          </w:tcPr>
          <w:p w14:paraId="72DBBEC0" w14:textId="77777777" w:rsidR="007136C4" w:rsidRPr="007136C4" w:rsidRDefault="007136C4" w:rsidP="00013652">
            <w:pPr>
              <w:ind w:right="0"/>
              <w:jc w:val="left"/>
              <w:rPr>
                <w:rFonts w:ascii="Calibri" w:hAnsi="Calibri" w:cs="Calibri"/>
                <w:color w:val="000000"/>
                <w:lang w:eastAsia="en-US"/>
              </w:rPr>
            </w:pPr>
            <w:r w:rsidRPr="007136C4">
              <w:rPr>
                <w:rFonts w:ascii="Calibri" w:hAnsi="Calibri" w:cs="Calibri"/>
                <w:color w:val="000000"/>
                <w:lang w:eastAsia="en-US"/>
              </w:rPr>
              <w:t xml:space="preserve">Cash, Fixed Assets, Receivable, BOLI, Other Assets, other </w:t>
            </w:r>
            <w:proofErr w:type="spellStart"/>
            <w:r w:rsidRPr="007136C4">
              <w:rPr>
                <w:rFonts w:ascii="Calibri" w:hAnsi="Calibri" w:cs="Calibri"/>
                <w:color w:val="000000"/>
                <w:lang w:eastAsia="en-US"/>
              </w:rPr>
              <w:t>non interest</w:t>
            </w:r>
            <w:proofErr w:type="spellEnd"/>
            <w:r w:rsidRPr="007136C4">
              <w:rPr>
                <w:rFonts w:ascii="Calibri" w:hAnsi="Calibri" w:cs="Calibri"/>
                <w:color w:val="000000"/>
                <w:lang w:eastAsia="en-US"/>
              </w:rPr>
              <w:t xml:space="preserve"> bearing assets</w:t>
            </w:r>
          </w:p>
        </w:tc>
        <w:tc>
          <w:tcPr>
            <w:tcW w:w="1680" w:type="dxa"/>
            <w:tcBorders>
              <w:top w:val="nil"/>
              <w:left w:val="nil"/>
              <w:bottom w:val="single" w:sz="4" w:space="0" w:color="auto"/>
              <w:right w:val="single" w:sz="4" w:space="0" w:color="auto"/>
            </w:tcBorders>
            <w:shd w:val="clear" w:color="auto" w:fill="auto"/>
            <w:noWrap/>
            <w:hideMark/>
          </w:tcPr>
          <w:p w14:paraId="7331C608" w14:textId="5FC5E40B" w:rsidR="007136C4" w:rsidRPr="007136C4" w:rsidRDefault="007136C4" w:rsidP="00BD5D4E">
            <w:pPr>
              <w:ind w:right="0"/>
              <w:jc w:val="center"/>
              <w:rPr>
                <w:rFonts w:ascii="Calibri" w:hAnsi="Calibri" w:cs="Calibri"/>
                <w:color w:val="000000"/>
                <w:lang w:eastAsia="en-US"/>
              </w:rPr>
            </w:pPr>
          </w:p>
        </w:tc>
      </w:tr>
      <w:tr w:rsidR="007136C4" w:rsidRPr="007136C4" w14:paraId="2EF0A91A" w14:textId="77777777" w:rsidTr="00E23464">
        <w:trPr>
          <w:trHeight w:val="300"/>
        </w:trPr>
        <w:tc>
          <w:tcPr>
            <w:tcW w:w="1180" w:type="dxa"/>
            <w:vMerge w:val="restart"/>
            <w:tcBorders>
              <w:top w:val="nil"/>
              <w:left w:val="single" w:sz="4" w:space="0" w:color="auto"/>
              <w:bottom w:val="single" w:sz="4" w:space="0" w:color="000000"/>
              <w:right w:val="nil"/>
            </w:tcBorders>
            <w:shd w:val="clear" w:color="auto" w:fill="auto"/>
            <w:noWrap/>
            <w:vAlign w:val="center"/>
            <w:hideMark/>
          </w:tcPr>
          <w:p w14:paraId="72D22629" w14:textId="77777777" w:rsidR="007136C4" w:rsidRPr="007136C4" w:rsidRDefault="007136C4" w:rsidP="007136C4">
            <w:pPr>
              <w:ind w:right="0"/>
              <w:jc w:val="center"/>
              <w:rPr>
                <w:rFonts w:ascii="Calibri" w:hAnsi="Calibri" w:cs="Calibri"/>
                <w:color w:val="000000"/>
                <w:lang w:eastAsia="en-US"/>
              </w:rPr>
            </w:pPr>
            <w:r w:rsidRPr="007136C4">
              <w:rPr>
                <w:rFonts w:ascii="Calibri" w:hAnsi="Calibri" w:cs="Calibri"/>
                <w:color w:val="000000"/>
                <w:lang w:eastAsia="en-US"/>
              </w:rPr>
              <w:t>Liabilities</w:t>
            </w:r>
          </w:p>
        </w:tc>
        <w:tc>
          <w:tcPr>
            <w:tcW w:w="2150" w:type="dxa"/>
            <w:tcBorders>
              <w:top w:val="nil"/>
              <w:left w:val="nil"/>
              <w:bottom w:val="nil"/>
              <w:right w:val="nil"/>
            </w:tcBorders>
            <w:shd w:val="clear" w:color="auto" w:fill="auto"/>
            <w:noWrap/>
            <w:hideMark/>
          </w:tcPr>
          <w:p w14:paraId="030EF739"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Due to Banks</w:t>
            </w:r>
          </w:p>
        </w:tc>
        <w:tc>
          <w:tcPr>
            <w:tcW w:w="4620" w:type="dxa"/>
            <w:tcBorders>
              <w:top w:val="nil"/>
              <w:left w:val="nil"/>
              <w:bottom w:val="nil"/>
              <w:right w:val="nil"/>
            </w:tcBorders>
            <w:shd w:val="clear" w:color="auto" w:fill="auto"/>
            <w:noWrap/>
            <w:hideMark/>
          </w:tcPr>
          <w:p w14:paraId="702EF0CA" w14:textId="248B8B4E"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Demand and Call Loans from Interbank, Affiliates and 3rd party F</w:t>
            </w:r>
            <w:r>
              <w:rPr>
                <w:rFonts w:ascii="Calibri" w:hAnsi="Calibri" w:cs="Calibri"/>
                <w:color w:val="000000"/>
                <w:lang w:eastAsia="en-US"/>
              </w:rPr>
              <w:t>I</w:t>
            </w:r>
            <w:r w:rsidRPr="007136C4">
              <w:rPr>
                <w:rFonts w:ascii="Calibri" w:hAnsi="Calibri" w:cs="Calibri"/>
                <w:color w:val="000000"/>
                <w:lang w:eastAsia="en-US"/>
              </w:rPr>
              <w:t>s</w:t>
            </w:r>
          </w:p>
        </w:tc>
        <w:tc>
          <w:tcPr>
            <w:tcW w:w="1680" w:type="dxa"/>
            <w:tcBorders>
              <w:top w:val="nil"/>
              <w:left w:val="nil"/>
              <w:bottom w:val="nil"/>
              <w:right w:val="single" w:sz="4" w:space="0" w:color="auto"/>
            </w:tcBorders>
            <w:shd w:val="clear" w:color="auto" w:fill="auto"/>
            <w:noWrap/>
            <w:hideMark/>
          </w:tcPr>
          <w:p w14:paraId="53D8603B" w14:textId="77777777" w:rsidR="007136C4" w:rsidRPr="007136C4" w:rsidRDefault="007136C4" w:rsidP="00013652">
            <w:pPr>
              <w:ind w:right="0"/>
              <w:jc w:val="center"/>
              <w:rPr>
                <w:rFonts w:ascii="Calibri" w:hAnsi="Calibri" w:cs="Calibri"/>
                <w:color w:val="000000"/>
                <w:lang w:eastAsia="en-US"/>
              </w:rPr>
            </w:pPr>
            <w:r w:rsidRPr="007136C4">
              <w:rPr>
                <w:rFonts w:ascii="Calibri" w:hAnsi="Calibri" w:cs="Calibri"/>
                <w:color w:val="000000"/>
                <w:lang w:eastAsia="en-US"/>
              </w:rPr>
              <w:t>X</w:t>
            </w:r>
          </w:p>
        </w:tc>
      </w:tr>
      <w:tr w:rsidR="007136C4" w:rsidRPr="007136C4" w14:paraId="6F5CF70E" w14:textId="77777777" w:rsidTr="00E23464">
        <w:trPr>
          <w:trHeight w:val="300"/>
        </w:trPr>
        <w:tc>
          <w:tcPr>
            <w:tcW w:w="1180" w:type="dxa"/>
            <w:vMerge/>
            <w:tcBorders>
              <w:top w:val="nil"/>
              <w:left w:val="single" w:sz="4" w:space="0" w:color="auto"/>
              <w:bottom w:val="single" w:sz="4" w:space="0" w:color="000000"/>
              <w:right w:val="nil"/>
            </w:tcBorders>
            <w:vAlign w:val="center"/>
            <w:hideMark/>
          </w:tcPr>
          <w:p w14:paraId="619412F9"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nil"/>
              <w:right w:val="nil"/>
            </w:tcBorders>
            <w:shd w:val="clear" w:color="auto" w:fill="auto"/>
            <w:noWrap/>
            <w:hideMark/>
          </w:tcPr>
          <w:p w14:paraId="08A8D412"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Customer Deposits</w:t>
            </w:r>
          </w:p>
        </w:tc>
        <w:tc>
          <w:tcPr>
            <w:tcW w:w="4620" w:type="dxa"/>
            <w:tcBorders>
              <w:top w:val="nil"/>
              <w:left w:val="nil"/>
              <w:bottom w:val="nil"/>
              <w:right w:val="nil"/>
            </w:tcBorders>
            <w:shd w:val="clear" w:color="auto" w:fill="auto"/>
            <w:noWrap/>
            <w:hideMark/>
          </w:tcPr>
          <w:p w14:paraId="4FDC6272" w14:textId="77777777" w:rsidR="007136C4" w:rsidRPr="007136C4" w:rsidRDefault="007136C4" w:rsidP="00013652">
            <w:pPr>
              <w:ind w:right="0"/>
              <w:jc w:val="left"/>
              <w:rPr>
                <w:rFonts w:ascii="Calibri" w:hAnsi="Calibri" w:cs="Calibri"/>
                <w:color w:val="000000"/>
                <w:lang w:eastAsia="en-US"/>
              </w:rPr>
            </w:pPr>
            <w:r w:rsidRPr="007136C4">
              <w:rPr>
                <w:rFonts w:ascii="Calibri" w:hAnsi="Calibri" w:cs="Calibri"/>
                <w:color w:val="000000"/>
                <w:lang w:eastAsia="en-US"/>
              </w:rPr>
              <w:t>NMD such as Demand, Money Market, NOW, Savings, Time Deposits</w:t>
            </w:r>
          </w:p>
        </w:tc>
        <w:tc>
          <w:tcPr>
            <w:tcW w:w="1680" w:type="dxa"/>
            <w:tcBorders>
              <w:top w:val="nil"/>
              <w:left w:val="nil"/>
              <w:bottom w:val="nil"/>
              <w:right w:val="single" w:sz="4" w:space="0" w:color="auto"/>
            </w:tcBorders>
            <w:shd w:val="clear" w:color="auto" w:fill="auto"/>
            <w:noWrap/>
            <w:hideMark/>
          </w:tcPr>
          <w:p w14:paraId="54B99A30" w14:textId="77777777" w:rsidR="007136C4" w:rsidRPr="007136C4" w:rsidRDefault="007136C4" w:rsidP="00BD5D4E">
            <w:pPr>
              <w:ind w:right="0"/>
              <w:jc w:val="center"/>
              <w:rPr>
                <w:rFonts w:ascii="Calibri" w:hAnsi="Calibri" w:cs="Calibri"/>
                <w:color w:val="000000"/>
                <w:lang w:eastAsia="en-US"/>
              </w:rPr>
            </w:pPr>
            <w:r w:rsidRPr="007136C4">
              <w:rPr>
                <w:rFonts w:ascii="Calibri" w:hAnsi="Calibri" w:cs="Calibri"/>
                <w:color w:val="000000"/>
                <w:lang w:eastAsia="en-US"/>
              </w:rPr>
              <w:t>X</w:t>
            </w:r>
          </w:p>
        </w:tc>
      </w:tr>
      <w:tr w:rsidR="007136C4" w:rsidRPr="007136C4" w14:paraId="77D932B3" w14:textId="77777777" w:rsidTr="00E23464">
        <w:trPr>
          <w:trHeight w:val="300"/>
        </w:trPr>
        <w:tc>
          <w:tcPr>
            <w:tcW w:w="1180" w:type="dxa"/>
            <w:vMerge/>
            <w:tcBorders>
              <w:top w:val="nil"/>
              <w:left w:val="single" w:sz="4" w:space="0" w:color="auto"/>
              <w:bottom w:val="single" w:sz="4" w:space="0" w:color="000000"/>
              <w:right w:val="nil"/>
            </w:tcBorders>
            <w:vAlign w:val="center"/>
            <w:hideMark/>
          </w:tcPr>
          <w:p w14:paraId="5C7EC933"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nil"/>
              <w:right w:val="nil"/>
            </w:tcBorders>
            <w:shd w:val="clear" w:color="auto" w:fill="auto"/>
            <w:noWrap/>
            <w:hideMark/>
          </w:tcPr>
          <w:p w14:paraId="06F97FC6"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Brokered Deposits</w:t>
            </w:r>
          </w:p>
        </w:tc>
        <w:tc>
          <w:tcPr>
            <w:tcW w:w="4620" w:type="dxa"/>
            <w:tcBorders>
              <w:top w:val="nil"/>
              <w:left w:val="nil"/>
              <w:bottom w:val="nil"/>
              <w:right w:val="nil"/>
            </w:tcBorders>
            <w:shd w:val="clear" w:color="auto" w:fill="auto"/>
            <w:noWrap/>
            <w:hideMark/>
          </w:tcPr>
          <w:p w14:paraId="2CA78508" w14:textId="77777777" w:rsidR="007136C4" w:rsidRPr="007136C4" w:rsidRDefault="007136C4" w:rsidP="00013652">
            <w:pPr>
              <w:ind w:right="0"/>
              <w:jc w:val="left"/>
              <w:rPr>
                <w:rFonts w:ascii="Calibri" w:hAnsi="Calibri" w:cs="Calibri"/>
                <w:color w:val="000000"/>
                <w:lang w:eastAsia="en-US"/>
              </w:rPr>
            </w:pPr>
            <w:r w:rsidRPr="007136C4">
              <w:rPr>
                <w:rFonts w:ascii="Calibri" w:hAnsi="Calibri" w:cs="Calibri"/>
                <w:color w:val="000000"/>
                <w:lang w:eastAsia="en-US"/>
              </w:rPr>
              <w:t>INDs and MMDA Brokered Deposits</w:t>
            </w:r>
          </w:p>
        </w:tc>
        <w:tc>
          <w:tcPr>
            <w:tcW w:w="1680" w:type="dxa"/>
            <w:tcBorders>
              <w:top w:val="nil"/>
              <w:left w:val="nil"/>
              <w:bottom w:val="nil"/>
              <w:right w:val="single" w:sz="4" w:space="0" w:color="auto"/>
            </w:tcBorders>
            <w:shd w:val="clear" w:color="auto" w:fill="auto"/>
            <w:noWrap/>
            <w:hideMark/>
          </w:tcPr>
          <w:p w14:paraId="31A73CEE" w14:textId="77777777" w:rsidR="007136C4" w:rsidRPr="007136C4" w:rsidRDefault="007136C4" w:rsidP="00BD5D4E">
            <w:pPr>
              <w:ind w:right="0"/>
              <w:jc w:val="center"/>
              <w:rPr>
                <w:rFonts w:ascii="Calibri" w:hAnsi="Calibri" w:cs="Calibri"/>
                <w:color w:val="000000"/>
                <w:lang w:eastAsia="en-US"/>
              </w:rPr>
            </w:pPr>
            <w:r w:rsidRPr="007136C4">
              <w:rPr>
                <w:rFonts w:ascii="Calibri" w:hAnsi="Calibri" w:cs="Calibri"/>
                <w:color w:val="000000"/>
                <w:lang w:eastAsia="en-US"/>
              </w:rPr>
              <w:t>X</w:t>
            </w:r>
          </w:p>
        </w:tc>
      </w:tr>
      <w:tr w:rsidR="007136C4" w:rsidRPr="007136C4" w14:paraId="575CEC73" w14:textId="77777777" w:rsidTr="00E23464">
        <w:trPr>
          <w:trHeight w:val="300"/>
        </w:trPr>
        <w:tc>
          <w:tcPr>
            <w:tcW w:w="1180" w:type="dxa"/>
            <w:vMerge/>
            <w:tcBorders>
              <w:top w:val="nil"/>
              <w:left w:val="single" w:sz="4" w:space="0" w:color="auto"/>
              <w:bottom w:val="single" w:sz="4" w:space="0" w:color="000000"/>
              <w:right w:val="nil"/>
            </w:tcBorders>
            <w:vAlign w:val="center"/>
            <w:hideMark/>
          </w:tcPr>
          <w:p w14:paraId="627AFEBA"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nil"/>
              <w:right w:val="nil"/>
            </w:tcBorders>
            <w:shd w:val="clear" w:color="auto" w:fill="auto"/>
            <w:noWrap/>
            <w:hideMark/>
          </w:tcPr>
          <w:p w14:paraId="238B0F99"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Bond Issuance</w:t>
            </w:r>
          </w:p>
        </w:tc>
        <w:tc>
          <w:tcPr>
            <w:tcW w:w="4620" w:type="dxa"/>
            <w:tcBorders>
              <w:top w:val="nil"/>
              <w:left w:val="nil"/>
              <w:bottom w:val="nil"/>
              <w:right w:val="nil"/>
            </w:tcBorders>
            <w:shd w:val="clear" w:color="auto" w:fill="auto"/>
            <w:noWrap/>
            <w:hideMark/>
          </w:tcPr>
          <w:p w14:paraId="28E214E2" w14:textId="77777777" w:rsidR="007136C4" w:rsidRPr="007136C4" w:rsidRDefault="007136C4" w:rsidP="00013652">
            <w:pPr>
              <w:ind w:right="0"/>
              <w:jc w:val="left"/>
              <w:rPr>
                <w:rFonts w:ascii="Calibri" w:hAnsi="Calibri" w:cs="Calibri"/>
                <w:color w:val="000000"/>
                <w:lang w:eastAsia="en-US"/>
              </w:rPr>
            </w:pPr>
            <w:r w:rsidRPr="007136C4">
              <w:rPr>
                <w:rFonts w:ascii="Calibri" w:hAnsi="Calibri" w:cs="Calibri"/>
                <w:color w:val="000000"/>
                <w:lang w:eastAsia="en-US"/>
              </w:rPr>
              <w:t>CDARS and Bond Issuance</w:t>
            </w:r>
          </w:p>
        </w:tc>
        <w:tc>
          <w:tcPr>
            <w:tcW w:w="1680" w:type="dxa"/>
            <w:tcBorders>
              <w:top w:val="nil"/>
              <w:left w:val="nil"/>
              <w:bottom w:val="nil"/>
              <w:right w:val="single" w:sz="4" w:space="0" w:color="auto"/>
            </w:tcBorders>
            <w:shd w:val="clear" w:color="auto" w:fill="auto"/>
            <w:noWrap/>
            <w:hideMark/>
          </w:tcPr>
          <w:p w14:paraId="0447F3B4" w14:textId="77777777" w:rsidR="007136C4" w:rsidRPr="007136C4" w:rsidRDefault="007136C4" w:rsidP="00BD5D4E">
            <w:pPr>
              <w:ind w:right="0"/>
              <w:jc w:val="center"/>
              <w:rPr>
                <w:rFonts w:ascii="Calibri" w:hAnsi="Calibri" w:cs="Calibri"/>
                <w:color w:val="000000"/>
                <w:lang w:eastAsia="en-US"/>
              </w:rPr>
            </w:pPr>
            <w:r w:rsidRPr="007136C4">
              <w:rPr>
                <w:rFonts w:ascii="Calibri" w:hAnsi="Calibri" w:cs="Calibri"/>
                <w:color w:val="000000"/>
                <w:lang w:eastAsia="en-US"/>
              </w:rPr>
              <w:t>X</w:t>
            </w:r>
          </w:p>
        </w:tc>
      </w:tr>
      <w:tr w:rsidR="007136C4" w:rsidRPr="007136C4" w14:paraId="20D8E1CB" w14:textId="77777777" w:rsidTr="00E23464">
        <w:trPr>
          <w:trHeight w:val="300"/>
        </w:trPr>
        <w:tc>
          <w:tcPr>
            <w:tcW w:w="1180" w:type="dxa"/>
            <w:vMerge/>
            <w:tcBorders>
              <w:top w:val="nil"/>
              <w:left w:val="single" w:sz="4" w:space="0" w:color="auto"/>
              <w:bottom w:val="single" w:sz="4" w:space="0" w:color="000000"/>
              <w:right w:val="nil"/>
            </w:tcBorders>
            <w:vAlign w:val="center"/>
            <w:hideMark/>
          </w:tcPr>
          <w:p w14:paraId="22E7CA20"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nil"/>
              <w:right w:val="nil"/>
            </w:tcBorders>
            <w:shd w:val="clear" w:color="auto" w:fill="auto"/>
            <w:noWrap/>
            <w:hideMark/>
          </w:tcPr>
          <w:p w14:paraId="3141F901"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Repo Liabilities</w:t>
            </w:r>
          </w:p>
        </w:tc>
        <w:tc>
          <w:tcPr>
            <w:tcW w:w="4620" w:type="dxa"/>
            <w:tcBorders>
              <w:top w:val="nil"/>
              <w:left w:val="nil"/>
              <w:bottom w:val="nil"/>
              <w:right w:val="nil"/>
            </w:tcBorders>
            <w:shd w:val="clear" w:color="auto" w:fill="auto"/>
            <w:noWrap/>
            <w:hideMark/>
          </w:tcPr>
          <w:p w14:paraId="4AFA6ADD" w14:textId="77777777" w:rsidR="007136C4" w:rsidRPr="007136C4" w:rsidRDefault="007136C4" w:rsidP="00013652">
            <w:pPr>
              <w:ind w:right="0"/>
              <w:jc w:val="left"/>
              <w:rPr>
                <w:rFonts w:ascii="Calibri" w:hAnsi="Calibri" w:cs="Calibri"/>
                <w:color w:val="000000"/>
                <w:lang w:eastAsia="en-US"/>
              </w:rPr>
            </w:pPr>
            <w:r w:rsidRPr="007136C4">
              <w:rPr>
                <w:rFonts w:ascii="Calibri" w:hAnsi="Calibri" w:cs="Calibri"/>
                <w:color w:val="000000"/>
                <w:lang w:eastAsia="en-US"/>
              </w:rPr>
              <w:t>Liabilities associated with Repo</w:t>
            </w:r>
          </w:p>
        </w:tc>
        <w:tc>
          <w:tcPr>
            <w:tcW w:w="1680" w:type="dxa"/>
            <w:tcBorders>
              <w:top w:val="nil"/>
              <w:left w:val="nil"/>
              <w:bottom w:val="nil"/>
              <w:right w:val="single" w:sz="4" w:space="0" w:color="auto"/>
            </w:tcBorders>
            <w:shd w:val="clear" w:color="auto" w:fill="auto"/>
            <w:noWrap/>
            <w:hideMark/>
          </w:tcPr>
          <w:p w14:paraId="03E26F6A" w14:textId="77777777" w:rsidR="007136C4" w:rsidRPr="007136C4" w:rsidRDefault="007136C4" w:rsidP="00BD5D4E">
            <w:pPr>
              <w:ind w:right="0"/>
              <w:jc w:val="center"/>
              <w:rPr>
                <w:rFonts w:ascii="Calibri" w:hAnsi="Calibri" w:cs="Calibri"/>
                <w:color w:val="000000"/>
                <w:lang w:eastAsia="en-US"/>
              </w:rPr>
            </w:pPr>
            <w:r w:rsidRPr="007136C4">
              <w:rPr>
                <w:rFonts w:ascii="Calibri" w:hAnsi="Calibri" w:cs="Calibri"/>
                <w:color w:val="000000"/>
                <w:lang w:eastAsia="en-US"/>
              </w:rPr>
              <w:t>X</w:t>
            </w:r>
          </w:p>
        </w:tc>
      </w:tr>
      <w:tr w:rsidR="007136C4" w:rsidRPr="007136C4" w14:paraId="42339F49" w14:textId="77777777" w:rsidTr="00E23464">
        <w:trPr>
          <w:trHeight w:val="300"/>
        </w:trPr>
        <w:tc>
          <w:tcPr>
            <w:tcW w:w="1180" w:type="dxa"/>
            <w:vMerge/>
            <w:tcBorders>
              <w:top w:val="nil"/>
              <w:left w:val="single" w:sz="4" w:space="0" w:color="auto"/>
              <w:bottom w:val="single" w:sz="4" w:space="0" w:color="000000"/>
              <w:right w:val="nil"/>
            </w:tcBorders>
            <w:vAlign w:val="center"/>
            <w:hideMark/>
          </w:tcPr>
          <w:p w14:paraId="3B5AE9A2"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single" w:sz="4" w:space="0" w:color="auto"/>
              <w:right w:val="nil"/>
            </w:tcBorders>
            <w:shd w:val="clear" w:color="auto" w:fill="auto"/>
            <w:noWrap/>
            <w:hideMark/>
          </w:tcPr>
          <w:p w14:paraId="29C1D13B"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Non RSL</w:t>
            </w:r>
          </w:p>
        </w:tc>
        <w:tc>
          <w:tcPr>
            <w:tcW w:w="4620" w:type="dxa"/>
            <w:tcBorders>
              <w:top w:val="nil"/>
              <w:left w:val="nil"/>
              <w:bottom w:val="single" w:sz="4" w:space="0" w:color="auto"/>
              <w:right w:val="nil"/>
            </w:tcBorders>
            <w:shd w:val="clear" w:color="auto" w:fill="auto"/>
            <w:noWrap/>
            <w:hideMark/>
          </w:tcPr>
          <w:p w14:paraId="0B84950F" w14:textId="77777777" w:rsidR="007136C4" w:rsidRPr="007136C4" w:rsidRDefault="007136C4" w:rsidP="00013652">
            <w:pPr>
              <w:ind w:right="0"/>
              <w:jc w:val="left"/>
              <w:rPr>
                <w:rFonts w:ascii="Calibri" w:hAnsi="Calibri" w:cs="Calibri"/>
                <w:color w:val="000000"/>
                <w:lang w:eastAsia="en-US"/>
              </w:rPr>
            </w:pPr>
            <w:r w:rsidRPr="007136C4">
              <w:rPr>
                <w:rFonts w:ascii="Calibri" w:hAnsi="Calibri" w:cs="Calibri"/>
                <w:color w:val="000000"/>
                <w:lang w:eastAsia="en-US"/>
              </w:rPr>
              <w:t xml:space="preserve">Payable, Other Liabilities, other </w:t>
            </w:r>
            <w:proofErr w:type="spellStart"/>
            <w:r w:rsidRPr="007136C4">
              <w:rPr>
                <w:rFonts w:ascii="Calibri" w:hAnsi="Calibri" w:cs="Calibri"/>
                <w:color w:val="000000"/>
                <w:lang w:eastAsia="en-US"/>
              </w:rPr>
              <w:t>non interest</w:t>
            </w:r>
            <w:proofErr w:type="spellEnd"/>
            <w:r w:rsidRPr="007136C4">
              <w:rPr>
                <w:rFonts w:ascii="Calibri" w:hAnsi="Calibri" w:cs="Calibri"/>
                <w:color w:val="000000"/>
                <w:lang w:eastAsia="en-US"/>
              </w:rPr>
              <w:t xml:space="preserve"> bearing liabilities</w:t>
            </w:r>
          </w:p>
        </w:tc>
        <w:tc>
          <w:tcPr>
            <w:tcW w:w="1680" w:type="dxa"/>
            <w:tcBorders>
              <w:top w:val="nil"/>
              <w:left w:val="nil"/>
              <w:bottom w:val="single" w:sz="4" w:space="0" w:color="auto"/>
              <w:right w:val="single" w:sz="4" w:space="0" w:color="auto"/>
            </w:tcBorders>
            <w:shd w:val="clear" w:color="auto" w:fill="auto"/>
            <w:noWrap/>
            <w:hideMark/>
          </w:tcPr>
          <w:p w14:paraId="78572501" w14:textId="45CA6512" w:rsidR="007136C4" w:rsidRPr="007136C4" w:rsidRDefault="007136C4" w:rsidP="00BD5D4E">
            <w:pPr>
              <w:ind w:right="0"/>
              <w:jc w:val="center"/>
              <w:rPr>
                <w:rFonts w:ascii="Calibri" w:hAnsi="Calibri" w:cs="Calibri"/>
                <w:color w:val="000000"/>
                <w:lang w:eastAsia="en-US"/>
              </w:rPr>
            </w:pPr>
          </w:p>
        </w:tc>
      </w:tr>
      <w:tr w:rsidR="007136C4" w:rsidRPr="007136C4" w14:paraId="0E625C59" w14:textId="77777777" w:rsidTr="00E23464">
        <w:trPr>
          <w:trHeight w:val="300"/>
        </w:trPr>
        <w:tc>
          <w:tcPr>
            <w:tcW w:w="1180" w:type="dxa"/>
            <w:vMerge w:val="restart"/>
            <w:tcBorders>
              <w:top w:val="nil"/>
              <w:left w:val="single" w:sz="4" w:space="0" w:color="auto"/>
              <w:bottom w:val="single" w:sz="4" w:space="0" w:color="000000"/>
              <w:right w:val="nil"/>
            </w:tcBorders>
            <w:shd w:val="clear" w:color="auto" w:fill="auto"/>
            <w:noWrap/>
            <w:vAlign w:val="center"/>
            <w:hideMark/>
          </w:tcPr>
          <w:p w14:paraId="51727A2D" w14:textId="77777777" w:rsidR="007136C4" w:rsidRPr="007136C4" w:rsidRDefault="007136C4" w:rsidP="007136C4">
            <w:pPr>
              <w:ind w:right="0"/>
              <w:jc w:val="center"/>
              <w:rPr>
                <w:rFonts w:ascii="Calibri" w:hAnsi="Calibri" w:cs="Calibri"/>
                <w:color w:val="000000"/>
                <w:lang w:eastAsia="en-US"/>
              </w:rPr>
            </w:pPr>
            <w:r w:rsidRPr="007136C4">
              <w:rPr>
                <w:rFonts w:ascii="Calibri" w:hAnsi="Calibri" w:cs="Calibri"/>
                <w:color w:val="000000"/>
                <w:lang w:eastAsia="en-US"/>
              </w:rPr>
              <w:t>Off B/S</w:t>
            </w:r>
          </w:p>
        </w:tc>
        <w:tc>
          <w:tcPr>
            <w:tcW w:w="2150" w:type="dxa"/>
            <w:tcBorders>
              <w:top w:val="nil"/>
              <w:left w:val="nil"/>
              <w:bottom w:val="nil"/>
              <w:right w:val="nil"/>
            </w:tcBorders>
            <w:shd w:val="clear" w:color="auto" w:fill="auto"/>
            <w:noWrap/>
            <w:hideMark/>
          </w:tcPr>
          <w:p w14:paraId="2FC5F534"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SWAP Receivables</w:t>
            </w:r>
          </w:p>
        </w:tc>
        <w:tc>
          <w:tcPr>
            <w:tcW w:w="4620" w:type="dxa"/>
            <w:tcBorders>
              <w:top w:val="nil"/>
              <w:left w:val="nil"/>
              <w:bottom w:val="nil"/>
              <w:right w:val="nil"/>
            </w:tcBorders>
            <w:shd w:val="clear" w:color="auto" w:fill="auto"/>
            <w:noWrap/>
            <w:hideMark/>
          </w:tcPr>
          <w:p w14:paraId="585C9219" w14:textId="77777777" w:rsidR="007136C4" w:rsidRPr="007136C4" w:rsidRDefault="007136C4" w:rsidP="00013652">
            <w:pPr>
              <w:ind w:right="0"/>
              <w:jc w:val="left"/>
              <w:rPr>
                <w:rFonts w:ascii="Calibri" w:hAnsi="Calibri" w:cs="Calibri"/>
                <w:color w:val="000000"/>
                <w:lang w:eastAsia="en-US"/>
              </w:rPr>
            </w:pPr>
            <w:r w:rsidRPr="007136C4">
              <w:rPr>
                <w:rFonts w:ascii="Calibri" w:hAnsi="Calibri" w:cs="Calibri"/>
                <w:color w:val="000000"/>
                <w:lang w:eastAsia="en-US"/>
              </w:rPr>
              <w:t>Receivable associated with SWAPS:  IRSWAP and FV SWAP</w:t>
            </w:r>
          </w:p>
        </w:tc>
        <w:tc>
          <w:tcPr>
            <w:tcW w:w="1680" w:type="dxa"/>
            <w:tcBorders>
              <w:top w:val="nil"/>
              <w:left w:val="nil"/>
              <w:bottom w:val="nil"/>
              <w:right w:val="single" w:sz="4" w:space="0" w:color="auto"/>
            </w:tcBorders>
            <w:shd w:val="clear" w:color="auto" w:fill="auto"/>
            <w:noWrap/>
            <w:hideMark/>
          </w:tcPr>
          <w:p w14:paraId="725DAA7C" w14:textId="77777777" w:rsidR="007136C4" w:rsidRPr="007136C4" w:rsidRDefault="007136C4" w:rsidP="00BD5D4E">
            <w:pPr>
              <w:ind w:right="0"/>
              <w:jc w:val="center"/>
              <w:rPr>
                <w:rFonts w:ascii="Calibri" w:hAnsi="Calibri" w:cs="Calibri"/>
                <w:color w:val="000000"/>
                <w:lang w:eastAsia="en-US"/>
              </w:rPr>
            </w:pPr>
            <w:r w:rsidRPr="007136C4">
              <w:rPr>
                <w:rFonts w:ascii="Calibri" w:hAnsi="Calibri" w:cs="Calibri"/>
                <w:color w:val="000000"/>
                <w:lang w:eastAsia="en-US"/>
              </w:rPr>
              <w:t>X</w:t>
            </w:r>
          </w:p>
        </w:tc>
      </w:tr>
      <w:tr w:rsidR="007136C4" w:rsidRPr="007136C4" w14:paraId="12512C0C" w14:textId="77777777" w:rsidTr="00E23464">
        <w:trPr>
          <w:trHeight w:val="300"/>
        </w:trPr>
        <w:tc>
          <w:tcPr>
            <w:tcW w:w="1180" w:type="dxa"/>
            <w:vMerge/>
            <w:tcBorders>
              <w:top w:val="nil"/>
              <w:left w:val="single" w:sz="4" w:space="0" w:color="auto"/>
              <w:bottom w:val="single" w:sz="4" w:space="0" w:color="000000"/>
              <w:right w:val="nil"/>
            </w:tcBorders>
            <w:vAlign w:val="center"/>
            <w:hideMark/>
          </w:tcPr>
          <w:p w14:paraId="6E7D7B33"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nil"/>
              <w:right w:val="nil"/>
            </w:tcBorders>
            <w:shd w:val="clear" w:color="auto" w:fill="auto"/>
            <w:noWrap/>
            <w:hideMark/>
          </w:tcPr>
          <w:p w14:paraId="5EEC4E8F"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SWAP Payables</w:t>
            </w:r>
          </w:p>
        </w:tc>
        <w:tc>
          <w:tcPr>
            <w:tcW w:w="4620" w:type="dxa"/>
            <w:tcBorders>
              <w:top w:val="nil"/>
              <w:left w:val="nil"/>
              <w:bottom w:val="nil"/>
              <w:right w:val="nil"/>
            </w:tcBorders>
            <w:shd w:val="clear" w:color="auto" w:fill="auto"/>
            <w:noWrap/>
            <w:hideMark/>
          </w:tcPr>
          <w:p w14:paraId="2A8EA7AE" w14:textId="77777777" w:rsidR="007136C4" w:rsidRPr="007136C4" w:rsidRDefault="007136C4" w:rsidP="00013652">
            <w:pPr>
              <w:ind w:right="0"/>
              <w:jc w:val="left"/>
              <w:rPr>
                <w:rFonts w:ascii="Calibri" w:hAnsi="Calibri" w:cs="Calibri"/>
                <w:color w:val="000000"/>
                <w:lang w:eastAsia="en-US"/>
              </w:rPr>
            </w:pPr>
            <w:r w:rsidRPr="007136C4">
              <w:rPr>
                <w:rFonts w:ascii="Calibri" w:hAnsi="Calibri" w:cs="Calibri"/>
                <w:color w:val="000000"/>
                <w:lang w:eastAsia="en-US"/>
              </w:rPr>
              <w:t>Payable associated with SWAPS:  IRSWAP and FV SWAP</w:t>
            </w:r>
          </w:p>
        </w:tc>
        <w:tc>
          <w:tcPr>
            <w:tcW w:w="1680" w:type="dxa"/>
            <w:tcBorders>
              <w:top w:val="nil"/>
              <w:left w:val="nil"/>
              <w:bottom w:val="nil"/>
              <w:right w:val="single" w:sz="4" w:space="0" w:color="auto"/>
            </w:tcBorders>
            <w:shd w:val="clear" w:color="auto" w:fill="auto"/>
            <w:noWrap/>
            <w:hideMark/>
          </w:tcPr>
          <w:p w14:paraId="3DC38EFC" w14:textId="77777777" w:rsidR="007136C4" w:rsidRPr="007136C4" w:rsidRDefault="007136C4" w:rsidP="00BD5D4E">
            <w:pPr>
              <w:ind w:right="0"/>
              <w:jc w:val="center"/>
              <w:rPr>
                <w:rFonts w:ascii="Calibri" w:hAnsi="Calibri" w:cs="Calibri"/>
                <w:color w:val="000000"/>
                <w:lang w:eastAsia="en-US"/>
              </w:rPr>
            </w:pPr>
            <w:r w:rsidRPr="007136C4">
              <w:rPr>
                <w:rFonts w:ascii="Calibri" w:hAnsi="Calibri" w:cs="Calibri"/>
                <w:color w:val="000000"/>
                <w:lang w:eastAsia="en-US"/>
              </w:rPr>
              <w:t>X</w:t>
            </w:r>
          </w:p>
        </w:tc>
      </w:tr>
      <w:tr w:rsidR="007136C4" w:rsidRPr="007136C4" w14:paraId="4D699ED3" w14:textId="77777777" w:rsidTr="00E23464">
        <w:trPr>
          <w:trHeight w:val="300"/>
        </w:trPr>
        <w:tc>
          <w:tcPr>
            <w:tcW w:w="1180" w:type="dxa"/>
            <w:vMerge/>
            <w:tcBorders>
              <w:top w:val="nil"/>
              <w:left w:val="single" w:sz="4" w:space="0" w:color="auto"/>
              <w:bottom w:val="single" w:sz="4" w:space="0" w:color="000000"/>
              <w:right w:val="nil"/>
            </w:tcBorders>
            <w:vAlign w:val="center"/>
            <w:hideMark/>
          </w:tcPr>
          <w:p w14:paraId="4F137B4F"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nil"/>
              <w:right w:val="nil"/>
            </w:tcBorders>
            <w:shd w:val="clear" w:color="auto" w:fill="auto"/>
            <w:noWrap/>
            <w:hideMark/>
          </w:tcPr>
          <w:p w14:paraId="396E7352"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Other Contingent Assets</w:t>
            </w:r>
          </w:p>
        </w:tc>
        <w:tc>
          <w:tcPr>
            <w:tcW w:w="4620" w:type="dxa"/>
            <w:tcBorders>
              <w:top w:val="nil"/>
              <w:left w:val="nil"/>
              <w:bottom w:val="nil"/>
              <w:right w:val="nil"/>
            </w:tcBorders>
            <w:shd w:val="clear" w:color="auto" w:fill="auto"/>
            <w:noWrap/>
            <w:hideMark/>
          </w:tcPr>
          <w:p w14:paraId="5D4AE0A9" w14:textId="77777777" w:rsidR="007136C4" w:rsidRPr="007136C4" w:rsidRDefault="007136C4" w:rsidP="00013652">
            <w:pPr>
              <w:ind w:right="0"/>
              <w:jc w:val="left"/>
              <w:rPr>
                <w:rFonts w:ascii="Calibri" w:hAnsi="Calibri" w:cs="Calibri"/>
                <w:color w:val="000000"/>
                <w:lang w:eastAsia="en-US"/>
              </w:rPr>
            </w:pPr>
            <w:proofErr w:type="spellStart"/>
            <w:r w:rsidRPr="007136C4">
              <w:rPr>
                <w:rFonts w:ascii="Calibri" w:hAnsi="Calibri" w:cs="Calibri"/>
                <w:color w:val="000000"/>
                <w:lang w:eastAsia="en-US"/>
              </w:rPr>
              <w:t>i.e</w:t>
            </w:r>
            <w:proofErr w:type="spellEnd"/>
            <w:r w:rsidRPr="007136C4">
              <w:rPr>
                <w:rFonts w:ascii="Calibri" w:hAnsi="Calibri" w:cs="Calibri"/>
                <w:color w:val="000000"/>
                <w:lang w:eastAsia="en-US"/>
              </w:rPr>
              <w:t>: Loan collateral</w:t>
            </w:r>
          </w:p>
        </w:tc>
        <w:tc>
          <w:tcPr>
            <w:tcW w:w="1680" w:type="dxa"/>
            <w:tcBorders>
              <w:top w:val="nil"/>
              <w:left w:val="nil"/>
              <w:bottom w:val="nil"/>
              <w:right w:val="single" w:sz="4" w:space="0" w:color="auto"/>
            </w:tcBorders>
            <w:shd w:val="clear" w:color="auto" w:fill="auto"/>
            <w:noWrap/>
            <w:hideMark/>
          </w:tcPr>
          <w:p w14:paraId="1C99A55D" w14:textId="00942CAC" w:rsidR="007136C4" w:rsidRPr="007136C4" w:rsidRDefault="007136C4" w:rsidP="00E23464">
            <w:pPr>
              <w:ind w:right="0"/>
              <w:jc w:val="center"/>
              <w:rPr>
                <w:rFonts w:ascii="Calibri" w:hAnsi="Calibri" w:cs="Calibri"/>
                <w:color w:val="000000"/>
                <w:lang w:eastAsia="en-US"/>
              </w:rPr>
            </w:pPr>
          </w:p>
        </w:tc>
      </w:tr>
      <w:tr w:rsidR="007136C4" w:rsidRPr="007136C4" w14:paraId="39D844D7" w14:textId="77777777" w:rsidTr="00E23464">
        <w:trPr>
          <w:trHeight w:val="300"/>
        </w:trPr>
        <w:tc>
          <w:tcPr>
            <w:tcW w:w="1180" w:type="dxa"/>
            <w:vMerge/>
            <w:tcBorders>
              <w:top w:val="nil"/>
              <w:left w:val="single" w:sz="4" w:space="0" w:color="auto"/>
              <w:bottom w:val="single" w:sz="4" w:space="0" w:color="000000"/>
              <w:right w:val="nil"/>
            </w:tcBorders>
            <w:vAlign w:val="center"/>
            <w:hideMark/>
          </w:tcPr>
          <w:p w14:paraId="67FEEDC6" w14:textId="77777777" w:rsidR="007136C4" w:rsidRPr="007136C4" w:rsidRDefault="007136C4" w:rsidP="007136C4">
            <w:pPr>
              <w:ind w:right="0"/>
              <w:jc w:val="left"/>
              <w:rPr>
                <w:rFonts w:ascii="Calibri" w:hAnsi="Calibri" w:cs="Calibri"/>
                <w:color w:val="000000"/>
                <w:lang w:eastAsia="en-US"/>
              </w:rPr>
            </w:pPr>
          </w:p>
        </w:tc>
        <w:tc>
          <w:tcPr>
            <w:tcW w:w="2150" w:type="dxa"/>
            <w:tcBorders>
              <w:top w:val="nil"/>
              <w:left w:val="nil"/>
              <w:bottom w:val="single" w:sz="4" w:space="0" w:color="auto"/>
              <w:right w:val="nil"/>
            </w:tcBorders>
            <w:shd w:val="clear" w:color="auto" w:fill="auto"/>
            <w:noWrap/>
            <w:hideMark/>
          </w:tcPr>
          <w:p w14:paraId="39F4BF10" w14:textId="77777777" w:rsidR="007136C4" w:rsidRPr="007136C4" w:rsidRDefault="007136C4" w:rsidP="007136C4">
            <w:pPr>
              <w:ind w:right="0"/>
              <w:jc w:val="left"/>
              <w:rPr>
                <w:rFonts w:ascii="Calibri" w:hAnsi="Calibri" w:cs="Calibri"/>
                <w:color w:val="000000"/>
                <w:lang w:eastAsia="en-US"/>
              </w:rPr>
            </w:pPr>
            <w:r w:rsidRPr="007136C4">
              <w:rPr>
                <w:rFonts w:ascii="Calibri" w:hAnsi="Calibri" w:cs="Calibri"/>
                <w:color w:val="000000"/>
                <w:lang w:eastAsia="en-US"/>
              </w:rPr>
              <w:t>Other Contingent Liabilities</w:t>
            </w:r>
          </w:p>
        </w:tc>
        <w:tc>
          <w:tcPr>
            <w:tcW w:w="4620" w:type="dxa"/>
            <w:tcBorders>
              <w:top w:val="nil"/>
              <w:left w:val="nil"/>
              <w:bottom w:val="single" w:sz="4" w:space="0" w:color="auto"/>
              <w:right w:val="nil"/>
            </w:tcBorders>
            <w:shd w:val="clear" w:color="auto" w:fill="auto"/>
            <w:noWrap/>
            <w:hideMark/>
          </w:tcPr>
          <w:p w14:paraId="7D52A57F" w14:textId="77777777" w:rsidR="007136C4" w:rsidRPr="007136C4" w:rsidRDefault="007136C4" w:rsidP="00013652">
            <w:pPr>
              <w:ind w:right="0"/>
              <w:jc w:val="left"/>
              <w:rPr>
                <w:rFonts w:ascii="Calibri" w:hAnsi="Calibri" w:cs="Calibri"/>
                <w:color w:val="000000"/>
                <w:lang w:eastAsia="en-US"/>
              </w:rPr>
            </w:pPr>
            <w:proofErr w:type="spellStart"/>
            <w:r w:rsidRPr="007136C4">
              <w:rPr>
                <w:rFonts w:ascii="Calibri" w:hAnsi="Calibri" w:cs="Calibri"/>
                <w:color w:val="000000"/>
                <w:lang w:eastAsia="en-US"/>
              </w:rPr>
              <w:t>i.e</w:t>
            </w:r>
            <w:proofErr w:type="spellEnd"/>
            <w:r w:rsidRPr="007136C4">
              <w:rPr>
                <w:rFonts w:ascii="Calibri" w:hAnsi="Calibri" w:cs="Calibri"/>
                <w:color w:val="000000"/>
                <w:lang w:eastAsia="en-US"/>
              </w:rPr>
              <w:t>: LC and Guarantee Issued</w:t>
            </w:r>
          </w:p>
        </w:tc>
        <w:tc>
          <w:tcPr>
            <w:tcW w:w="1680" w:type="dxa"/>
            <w:tcBorders>
              <w:top w:val="nil"/>
              <w:left w:val="nil"/>
              <w:bottom w:val="single" w:sz="4" w:space="0" w:color="auto"/>
              <w:right w:val="single" w:sz="4" w:space="0" w:color="auto"/>
            </w:tcBorders>
            <w:shd w:val="clear" w:color="auto" w:fill="auto"/>
            <w:noWrap/>
            <w:hideMark/>
          </w:tcPr>
          <w:p w14:paraId="66A3ED6C" w14:textId="4F8280C0" w:rsidR="007136C4" w:rsidRPr="007136C4" w:rsidRDefault="007136C4" w:rsidP="00E23464">
            <w:pPr>
              <w:ind w:right="0"/>
              <w:jc w:val="center"/>
              <w:rPr>
                <w:rFonts w:ascii="Calibri" w:hAnsi="Calibri" w:cs="Calibri"/>
                <w:color w:val="000000"/>
                <w:lang w:eastAsia="en-US"/>
              </w:rPr>
            </w:pPr>
          </w:p>
        </w:tc>
      </w:tr>
    </w:tbl>
    <w:p w14:paraId="676B7302" w14:textId="77777777" w:rsidR="004F5108" w:rsidRPr="00185F84" w:rsidRDefault="004F5108" w:rsidP="00E23464">
      <w:pPr>
        <w:pStyle w:val="BodyText"/>
      </w:pPr>
    </w:p>
    <w:p w14:paraId="67ACF828" w14:textId="7562F20C" w:rsidR="00AE7547" w:rsidRPr="00AE7547" w:rsidRDefault="00AE7547" w:rsidP="00AE7547">
      <w:pPr>
        <w:pStyle w:val="Level3"/>
      </w:pPr>
      <w:r w:rsidRPr="00AE7547">
        <w:lastRenderedPageBreak/>
        <w:t>How Data are transfer or input into the system</w:t>
      </w:r>
    </w:p>
    <w:p w14:paraId="41317880" w14:textId="783ECFDB" w:rsidR="00AE7547" w:rsidRDefault="00AE7547" w:rsidP="00AE7547">
      <w:r w:rsidRPr="002C7F11">
        <w:t>Every month data files are uploaded into the system using the Update Wizard</w:t>
      </w:r>
      <w:r>
        <w:rPr>
          <w:rStyle w:val="FootnoteReference"/>
          <w:rFonts w:eastAsia="SimSun"/>
        </w:rPr>
        <w:footnoteReference w:id="6"/>
      </w:r>
      <w:r>
        <w:t>, the main data transfer interface</w:t>
      </w:r>
      <w:r w:rsidRPr="002C7F11">
        <w:t xml:space="preserve">. </w:t>
      </w:r>
      <w:r>
        <w:t xml:space="preserve">There are </w:t>
      </w:r>
      <w:r w:rsidR="00241D07">
        <w:t>four</w:t>
      </w:r>
      <w:r>
        <w:t xml:space="preserve"> main modules in </w:t>
      </w:r>
      <w:r w:rsidR="008E251F">
        <w:t>PROFITstar®</w:t>
      </w:r>
      <w:r>
        <w:t xml:space="preserve">: History, Maturity/Repricing, Projection, and Budget. </w:t>
      </w:r>
      <w:r w:rsidR="0092063E">
        <w:t>The modules function from left to right. With the History Module as the</w:t>
      </w:r>
      <w:r w:rsidR="0092063E" w:rsidRPr="0092063E">
        <w:t xml:space="preserve"> </w:t>
      </w:r>
      <w:r w:rsidR="0092063E">
        <w:t xml:space="preserve">data foundation of the model, the </w:t>
      </w:r>
      <w:r>
        <w:t xml:space="preserve">data upload process </w:t>
      </w:r>
      <w:r w:rsidR="0092063E">
        <w:t>first imports</w:t>
      </w:r>
      <w:r>
        <w:t xml:space="preserve"> balance sheet </w:t>
      </w:r>
      <w:r w:rsidR="0092063E">
        <w:t xml:space="preserve">(General Ledger Data) </w:t>
      </w:r>
      <w:r>
        <w:t>and other important data such as key index rate</w:t>
      </w:r>
      <w:r w:rsidR="0092063E">
        <w:t xml:space="preserve"> (Databank Data)</w:t>
      </w:r>
      <w:r>
        <w:t xml:space="preserve"> into </w:t>
      </w:r>
      <w:r w:rsidR="0092063E">
        <w:t xml:space="preserve">system.  Then, </w:t>
      </w:r>
      <w:r>
        <w:t>application level data</w:t>
      </w:r>
      <w:r w:rsidR="0092063E">
        <w:t xml:space="preserve"> </w:t>
      </w:r>
      <w:r>
        <w:t>are populated into the Maturity/Repricing Module</w:t>
      </w:r>
      <w:r w:rsidR="0092063E">
        <w:t>. The more granular detail</w:t>
      </w:r>
      <w:r w:rsidR="00F44484">
        <w:t>s</w:t>
      </w:r>
      <w:r w:rsidR="0092063E">
        <w:t xml:space="preserve"> from the application data help</w:t>
      </w:r>
      <w:r>
        <w:t xml:space="preserve"> to calculate information such as the portfolio rate</w:t>
      </w:r>
      <w:r w:rsidR="0092063E">
        <w:t xml:space="preserve"> more accurately and further fine tune projections</w:t>
      </w:r>
      <w:r>
        <w:t xml:space="preserve">. </w:t>
      </w:r>
      <w:r w:rsidR="0092063E">
        <w:t>Once these data are properly imported into the system,</w:t>
      </w:r>
      <w:r>
        <w:t xml:space="preserve"> user can adjust assumptions</w:t>
      </w:r>
      <w:r w:rsidR="0092063E">
        <w:t xml:space="preserve"> in the Projection model </w:t>
      </w:r>
      <w:r>
        <w:t>and conduct analysis to determine the impact to NII and EVE.</w:t>
      </w:r>
    </w:p>
    <w:p w14:paraId="21E8A476" w14:textId="77777777" w:rsidR="00AE7547" w:rsidRDefault="00AE7547" w:rsidP="00AE7547"/>
    <w:p w14:paraId="74FA1429" w14:textId="26636797" w:rsidR="00AE7547" w:rsidRDefault="00AE7547" w:rsidP="00AE7547">
      <w:pPr>
        <w:rPr>
          <w:i/>
        </w:rPr>
      </w:pPr>
      <w:r>
        <w:t xml:space="preserve">In more technical terms, data files are first obtained from BOC’s core system and/or other sources including T24 and </w:t>
      </w:r>
      <w:proofErr w:type="spellStart"/>
      <w:r>
        <w:t>Opics</w:t>
      </w:r>
      <w:proofErr w:type="spellEnd"/>
      <w:r>
        <w:t xml:space="preserve">. The </w:t>
      </w:r>
      <w:r w:rsidR="008E251F">
        <w:t>PROFITstar®</w:t>
      </w:r>
      <w:r>
        <w:t xml:space="preserve"> download setup setting identif</w:t>
      </w:r>
      <w:r w:rsidR="00241D07">
        <w:t>ies</w:t>
      </w:r>
      <w:r>
        <w:t xml:space="preserve"> the location of the data file, </w:t>
      </w:r>
      <w:r w:rsidR="00241D07">
        <w:t xml:space="preserve">and </w:t>
      </w:r>
      <w:r>
        <w:t xml:space="preserve">the data mapping </w:t>
      </w:r>
      <w:r w:rsidR="00AE4861">
        <w:t>transfer</w:t>
      </w:r>
      <w:r w:rsidR="00877D81">
        <w:t xml:space="preserve"> </w:t>
      </w:r>
      <w:r>
        <w:t xml:space="preserve">data into specific </w:t>
      </w:r>
      <w:r w:rsidR="008E251F">
        <w:t>PROFITstar®</w:t>
      </w:r>
      <w:r>
        <w:t xml:space="preserve"> account. It is through the uses</w:t>
      </w:r>
      <w:r w:rsidR="00534A5C">
        <w:t xml:space="preserve"> of</w:t>
      </w:r>
      <w:r>
        <w:t xml:space="preserve"> the key data field(s) </w:t>
      </w:r>
      <w:r w:rsidR="004A3C9E">
        <w:t xml:space="preserve">such as TB lines </w:t>
      </w:r>
      <w:r>
        <w:t>that</w:t>
      </w:r>
      <w:r w:rsidR="00E43ADF">
        <w:t xml:space="preserve"> </w:t>
      </w:r>
      <w:r w:rsidR="00534A5C">
        <w:t xml:space="preserve">data are mapped </w:t>
      </w:r>
      <w:r>
        <w:t xml:space="preserve">into each </w:t>
      </w:r>
      <w:r w:rsidR="008E251F">
        <w:t>PROFITstar®</w:t>
      </w:r>
      <w:r>
        <w:t xml:space="preserve"> account.  </w:t>
      </w:r>
    </w:p>
    <w:p w14:paraId="38E46C2B" w14:textId="77777777" w:rsidR="00AE7547" w:rsidRDefault="00AE7547" w:rsidP="00AE7547">
      <w:pPr>
        <w:rPr>
          <w:i/>
        </w:rPr>
      </w:pPr>
    </w:p>
    <w:p w14:paraId="2E169074" w14:textId="19F57AF7" w:rsidR="00AE7547" w:rsidRDefault="00AE7547" w:rsidP="00AE7547">
      <w:pPr>
        <w:rPr>
          <w:i/>
        </w:rPr>
      </w:pPr>
      <w:r>
        <w:rPr>
          <w:i/>
        </w:rPr>
        <w:t xml:space="preserve">For detail relating to the setup and mapping of the data, please refer to </w:t>
      </w:r>
      <w:r w:rsidR="008E251F">
        <w:rPr>
          <w:i/>
        </w:rPr>
        <w:t>PROFITstar®</w:t>
      </w:r>
      <w:r>
        <w:rPr>
          <w:i/>
        </w:rPr>
        <w:t xml:space="preserve"> setup procedure: Download Setup</w:t>
      </w:r>
      <w:r w:rsidR="00200581">
        <w:rPr>
          <w:i/>
        </w:rPr>
        <w:t xml:space="preserve"> in Appendix</w:t>
      </w:r>
      <w:r w:rsidR="00877D81">
        <w:rPr>
          <w:i/>
        </w:rPr>
        <w:t xml:space="preserve"> </w:t>
      </w:r>
      <w:r w:rsidR="00736E00">
        <w:rPr>
          <w:i/>
        </w:rPr>
        <w:fldChar w:fldCharType="begin"/>
      </w:r>
      <w:r w:rsidR="00736E00">
        <w:rPr>
          <w:i/>
        </w:rPr>
        <w:instrText xml:space="preserve"> REF _Ref51716049 \r \h </w:instrText>
      </w:r>
      <w:r w:rsidR="00736E00">
        <w:rPr>
          <w:i/>
        </w:rPr>
      </w:r>
      <w:r w:rsidR="00736E00">
        <w:rPr>
          <w:i/>
        </w:rPr>
        <w:fldChar w:fldCharType="separate"/>
      </w:r>
      <w:r w:rsidR="0077290E">
        <w:rPr>
          <w:i/>
        </w:rPr>
        <w:t>A</w:t>
      </w:r>
      <w:r w:rsidR="00736E00">
        <w:rPr>
          <w:i/>
        </w:rPr>
        <w:fldChar w:fldCharType="end"/>
      </w:r>
      <w:r w:rsidR="00736E00">
        <w:rPr>
          <w:i/>
        </w:rPr>
        <w:t>.</w:t>
      </w:r>
    </w:p>
    <w:p w14:paraId="32B07C05" w14:textId="77777777" w:rsidR="00AE7547" w:rsidRDefault="00AE7547" w:rsidP="00AE7547">
      <w:pPr>
        <w:rPr>
          <w:i/>
        </w:rPr>
      </w:pPr>
    </w:p>
    <w:p w14:paraId="4F49961B" w14:textId="77777777" w:rsidR="00472EED" w:rsidRPr="009D7288" w:rsidRDefault="00472EED" w:rsidP="009D7288">
      <w:pPr>
        <w:rPr>
          <w:i/>
        </w:rPr>
      </w:pPr>
    </w:p>
    <w:p w14:paraId="07CC6F27" w14:textId="77777777" w:rsidR="000A59F7" w:rsidRDefault="000A59F7" w:rsidP="000A59F7">
      <w:pPr>
        <w:pStyle w:val="Level2"/>
        <w:ind w:left="432"/>
      </w:pPr>
      <w:bookmarkStart w:id="23" w:name="_Toc534904186"/>
      <w:bookmarkStart w:id="24" w:name="_Toc59537585"/>
      <w:r>
        <w:t>Data Governance</w:t>
      </w:r>
      <w:bookmarkEnd w:id="23"/>
      <w:bookmarkEnd w:id="24"/>
    </w:p>
    <w:p w14:paraId="48D0EF94" w14:textId="1CB9091C" w:rsidR="000A59F7" w:rsidRPr="005E5A28" w:rsidRDefault="000A59F7" w:rsidP="005E5A28">
      <w:r>
        <w:t xml:space="preserve">The </w:t>
      </w:r>
      <w:r w:rsidR="001A735F">
        <w:t>data used for upload are obtained</w:t>
      </w:r>
      <w:r>
        <w:t xml:space="preserve"> by ADC via email monthly. These </w:t>
      </w:r>
      <w:r w:rsidR="001A735F">
        <w:t>data</w:t>
      </w:r>
      <w:r>
        <w:t xml:space="preserve"> are reviewed, reconciled and archived into TRY shared folders.</w:t>
      </w:r>
    </w:p>
    <w:p w14:paraId="58BC3F9E" w14:textId="77777777" w:rsidR="00AE7547" w:rsidRPr="00AE7547" w:rsidRDefault="00AE7547" w:rsidP="00AE7547">
      <w:pPr>
        <w:pStyle w:val="Level3"/>
      </w:pPr>
      <w:r w:rsidRPr="00AE7547">
        <w:t>Data Integrity</w:t>
      </w:r>
    </w:p>
    <w:p w14:paraId="48E187D5" w14:textId="05362444" w:rsidR="00AE7547" w:rsidRDefault="00AE7547" w:rsidP="00AE7547">
      <w:r>
        <w:t>To ensure the accuracy of the data, the following</w:t>
      </w:r>
      <w:r w:rsidR="00AE4861">
        <w:t>s</w:t>
      </w:r>
      <w:r>
        <w:t xml:space="preserve"> are </w:t>
      </w:r>
      <w:r w:rsidR="00AE4861">
        <w:t xml:space="preserve">executed: </w:t>
      </w:r>
    </w:p>
    <w:p w14:paraId="0F24E4C0" w14:textId="77777777" w:rsidR="00AE7547" w:rsidRDefault="00AE7547" w:rsidP="00320D3D">
      <w:pPr>
        <w:pStyle w:val="ListParagraph"/>
        <w:numPr>
          <w:ilvl w:val="0"/>
          <w:numId w:val="13"/>
        </w:numPr>
      </w:pPr>
      <w:r>
        <w:t>Ensure data file’s asset and liabilities balances</w:t>
      </w:r>
    </w:p>
    <w:p w14:paraId="15686295" w14:textId="31B20706" w:rsidR="00AE7547" w:rsidRDefault="00AE7547" w:rsidP="00320D3D">
      <w:pPr>
        <w:pStyle w:val="ListParagraph"/>
        <w:numPr>
          <w:ilvl w:val="0"/>
          <w:numId w:val="13"/>
        </w:numPr>
      </w:pPr>
      <w:r>
        <w:t>Identify new accounts or product that might not have been setup into the system</w:t>
      </w:r>
    </w:p>
    <w:p w14:paraId="609AB6E2" w14:textId="60CD1A4B" w:rsidR="00AE7547" w:rsidRDefault="00AE7547" w:rsidP="00320D3D">
      <w:pPr>
        <w:pStyle w:val="ListParagraph"/>
        <w:numPr>
          <w:ilvl w:val="0"/>
          <w:numId w:val="13"/>
        </w:numPr>
      </w:pPr>
      <w:r>
        <w:t>Review exception file reports</w:t>
      </w:r>
    </w:p>
    <w:p w14:paraId="2A66E441" w14:textId="3776972C" w:rsidR="00AE7547" w:rsidRDefault="00DE03F6" w:rsidP="00320D3D">
      <w:pPr>
        <w:pStyle w:val="ListParagraph"/>
        <w:numPr>
          <w:ilvl w:val="1"/>
          <w:numId w:val="13"/>
        </w:numPr>
      </w:pPr>
      <w:r>
        <w:t>Balance/verify</w:t>
      </w:r>
      <w:r w:rsidR="00AE7547">
        <w:t xml:space="preserve"> the History Module</w:t>
      </w:r>
    </w:p>
    <w:p w14:paraId="484F5785" w14:textId="5B924A59" w:rsidR="00AE7547" w:rsidRPr="005F47E0" w:rsidRDefault="00DE03F6" w:rsidP="00320D3D">
      <w:pPr>
        <w:pStyle w:val="ListParagraph"/>
        <w:numPr>
          <w:ilvl w:val="1"/>
          <w:numId w:val="13"/>
        </w:numPr>
        <w:spacing w:after="160" w:line="259" w:lineRule="auto"/>
        <w:ind w:right="0"/>
        <w:jc w:val="left"/>
        <w:rPr>
          <w:i/>
        </w:rPr>
      </w:pPr>
      <w:r>
        <w:t>Balance/Verify</w:t>
      </w:r>
      <w:r w:rsidR="00AE7547">
        <w:t xml:space="preserve"> the Maturity/Repricing Module</w:t>
      </w:r>
    </w:p>
    <w:p w14:paraId="724234D9" w14:textId="77777777" w:rsidR="00C069D7" w:rsidRDefault="00C069D7" w:rsidP="00F62FB0">
      <w:pPr>
        <w:jc w:val="left"/>
      </w:pPr>
    </w:p>
    <w:p w14:paraId="70F25B2C" w14:textId="77777777" w:rsidR="006A11D2" w:rsidRDefault="006A11D2" w:rsidP="006A11D2">
      <w:pPr>
        <w:pStyle w:val="Level1"/>
        <w:pBdr>
          <w:bottom w:val="none" w:sz="0" w:space="0" w:color="auto"/>
        </w:pBdr>
        <w:jc w:val="left"/>
      </w:pPr>
      <w:bookmarkStart w:id="25" w:name="_Toc59537586"/>
      <w:r>
        <w:lastRenderedPageBreak/>
        <w:t>Model Methodology and Development</w:t>
      </w:r>
      <w:bookmarkEnd w:id="25"/>
    </w:p>
    <w:p w14:paraId="1CA08805" w14:textId="77777777" w:rsidR="00D9305B" w:rsidRDefault="00FA5189" w:rsidP="00FA5189">
      <w:pPr>
        <w:pStyle w:val="Level2"/>
      </w:pPr>
      <w:bookmarkStart w:id="26" w:name="_Toc59537587"/>
      <w:r>
        <w:t xml:space="preserve">Model </w:t>
      </w:r>
      <w:r w:rsidR="001B0F30">
        <w:t>Background</w:t>
      </w:r>
      <w:bookmarkEnd w:id="26"/>
    </w:p>
    <w:p w14:paraId="558EE3FC" w14:textId="35203D08" w:rsidR="001B0F30" w:rsidRDefault="001B0F30" w:rsidP="005E5A28">
      <w:r>
        <w:t xml:space="preserve">Bank of China uses third-party IRR models from Jack Henry’s </w:t>
      </w:r>
      <w:r w:rsidR="008E251F">
        <w:t>PROFITstar®</w:t>
      </w:r>
      <w:r>
        <w:t xml:space="preserve"> to measure and manage interest rate risk. Data are imported into the system monthly to generate report on IRR risk, specifically relating to </w:t>
      </w:r>
      <w:r w:rsidR="00DE03F6">
        <w:t>NII and EVE.</w:t>
      </w:r>
      <w:r>
        <w:t xml:space="preserve"> </w:t>
      </w:r>
    </w:p>
    <w:p w14:paraId="5947CC5B" w14:textId="77777777" w:rsidR="00993750" w:rsidRDefault="00993750" w:rsidP="00993750">
      <w:pPr>
        <w:pStyle w:val="Level3"/>
      </w:pPr>
      <w:r>
        <w:t>Mathematical and Technical Detail of the Model</w:t>
      </w:r>
    </w:p>
    <w:p w14:paraId="3277B346" w14:textId="284EAC00" w:rsidR="00993750" w:rsidRDefault="00993750" w:rsidP="005E5A28">
      <w:r>
        <w:t xml:space="preserve">To generate these IRR measurements, the bank runs the Interest Rate Sensitivity Analysis (IRSA) for NII and the Fair Value (FV) for EVE measurement. These </w:t>
      </w:r>
      <w:r w:rsidR="00062025">
        <w:t>two</w:t>
      </w:r>
      <w:r>
        <w:t xml:space="preserve"> </w:t>
      </w:r>
      <w:r w:rsidRPr="00FD36FF">
        <w:t>analyses</w:t>
      </w:r>
      <w:r>
        <w:t xml:space="preserve"> are under </w:t>
      </w:r>
      <w:proofErr w:type="spellStart"/>
      <w:r w:rsidR="008E251F">
        <w:t>PROFITstar®</w:t>
      </w:r>
      <w:r>
        <w:t>’s</w:t>
      </w:r>
      <w:proofErr w:type="spellEnd"/>
      <w:r>
        <w:t xml:space="preserve"> Projection </w:t>
      </w:r>
      <w:r w:rsidRPr="00FD36FF">
        <w:t>Module</w:t>
      </w:r>
      <w:r>
        <w:t xml:space="preserve">. Using the bank’s current financial position data, which </w:t>
      </w:r>
      <w:r w:rsidR="00062025">
        <w:t xml:space="preserve">are </w:t>
      </w:r>
      <w:r>
        <w:t xml:space="preserve">stored in the </w:t>
      </w:r>
      <w:r w:rsidR="001A735F">
        <w:t xml:space="preserve">History </w:t>
      </w:r>
      <w:r>
        <w:t xml:space="preserve">and Maturity/Repricing module of </w:t>
      </w:r>
      <w:r w:rsidR="008E251F">
        <w:t>PROFITstar®</w:t>
      </w:r>
      <w:r>
        <w:t>, the Projection module allow</w:t>
      </w:r>
      <w:r w:rsidR="00062025">
        <w:t>s</w:t>
      </w:r>
      <w:r>
        <w:t xml:space="preserve"> user to create different scenarios </w:t>
      </w:r>
      <w:r w:rsidR="00826AFF">
        <w:t xml:space="preserve">using </w:t>
      </w:r>
      <w:r>
        <w:t xml:space="preserve">different assumptions </w:t>
      </w:r>
      <w:r w:rsidR="00826AFF">
        <w:t>that would alter the cash flow or characteristic of the balance sheet, a projected scenario</w:t>
      </w:r>
      <w:r>
        <w:t xml:space="preserve"> </w:t>
      </w:r>
      <w:r w:rsidR="00826AFF">
        <w:t>with its own unique</w:t>
      </w:r>
      <w:r>
        <w:t xml:space="preserve"> NII and EVE </w:t>
      </w:r>
      <w:r w:rsidR="00826AFF">
        <w:t>risk profile</w:t>
      </w:r>
      <w:r>
        <w:t>.</w:t>
      </w:r>
    </w:p>
    <w:p w14:paraId="352553B4" w14:textId="77777777" w:rsidR="00993750" w:rsidRDefault="00993750" w:rsidP="005E5A28"/>
    <w:p w14:paraId="740900F8" w14:textId="02A98A93" w:rsidR="00993750" w:rsidRDefault="00993750" w:rsidP="005E5A28">
      <w:r>
        <w:t>Because this is a 3</w:t>
      </w:r>
      <w:r w:rsidRPr="005E5A28">
        <w:t>rd</w:t>
      </w:r>
      <w:r>
        <w:t xml:space="preserve"> party model, certain calculation process are proprietary and therefore the user might not able to fully replicate some of the calculations. As per OCC’s guidelines, it is not expected for the bank to </w:t>
      </w:r>
      <w:r w:rsidR="00EE3EA4">
        <w:t>duplicate</w:t>
      </w:r>
      <w:r>
        <w:t xml:space="preserve"> the mechanics and mathematics of the third-party model.  A general model certification that attest</w:t>
      </w:r>
      <w:r w:rsidR="00062025">
        <w:t>s</w:t>
      </w:r>
      <w:r>
        <w:t xml:space="preserve"> to the accuracy of the mathematics and logic of the model </w:t>
      </w:r>
      <w:r w:rsidR="00EE3EA4">
        <w:t xml:space="preserve">has been provided by </w:t>
      </w:r>
      <w:r w:rsidR="00826AFF">
        <w:t xml:space="preserve">PROFITstar®. The report was conducted by </w:t>
      </w:r>
      <w:r w:rsidR="00EE3EA4">
        <w:t>an independent third party, Angel Oak Consulting, date December 2017 [</w:t>
      </w:r>
      <w:r w:rsidR="00EE3EA4">
        <w:fldChar w:fldCharType="begin"/>
      </w:r>
      <w:r w:rsidR="00EE3EA4">
        <w:instrText xml:space="preserve"> REF _Ref51708877 \r \h </w:instrText>
      </w:r>
      <w:r w:rsidR="00A33BA6">
        <w:instrText xml:space="preserve"> \* MERGEFORMAT </w:instrText>
      </w:r>
      <w:r w:rsidR="00EE3EA4">
        <w:fldChar w:fldCharType="separate"/>
      </w:r>
      <w:r w:rsidR="0077290E">
        <w:t>3</w:t>
      </w:r>
      <w:r w:rsidR="00EE3EA4">
        <w:fldChar w:fldCharType="end"/>
      </w:r>
      <w:r w:rsidR="00EE3EA4">
        <w:t>].</w:t>
      </w:r>
      <w:r>
        <w:t xml:space="preserve"> </w:t>
      </w:r>
      <w:r w:rsidR="00826AFF">
        <w:t xml:space="preserve">To further enhance the understanding of the model, </w:t>
      </w:r>
      <w:r>
        <w:t>Bank of China has supplement</w:t>
      </w:r>
      <w:r w:rsidR="00062025">
        <w:t>ed</w:t>
      </w:r>
      <w:r>
        <w:t xml:space="preserve"> additional </w:t>
      </w:r>
      <w:r w:rsidR="00EE3EA4">
        <w:t xml:space="preserve">analysis and </w:t>
      </w:r>
      <w:r>
        <w:t xml:space="preserve">documentation relating to mathematical calculation of </w:t>
      </w:r>
      <w:r w:rsidR="00826AFF">
        <w:t xml:space="preserve">some of the more essential calculation in </w:t>
      </w:r>
      <w:r>
        <w:t>the model</w:t>
      </w:r>
      <w:r w:rsidR="00826AFF">
        <w:t>.</w:t>
      </w:r>
    </w:p>
    <w:p w14:paraId="18772F78" w14:textId="77777777" w:rsidR="00993750" w:rsidRPr="00A342D0" w:rsidRDefault="00993750" w:rsidP="005E5A28">
      <w:r>
        <w:t xml:space="preserve"> </w:t>
      </w:r>
    </w:p>
    <w:p w14:paraId="2F64CE5C" w14:textId="77777777" w:rsidR="00993750" w:rsidRDefault="00993750" w:rsidP="00993750">
      <w:pPr>
        <w:pStyle w:val="Level3"/>
      </w:pPr>
      <w:r>
        <w:t>Model Input</w:t>
      </w:r>
    </w:p>
    <w:p w14:paraId="494D6900" w14:textId="77777777" w:rsidR="00993750" w:rsidRDefault="00993750" w:rsidP="00993750">
      <w:pPr>
        <w:jc w:val="left"/>
      </w:pPr>
      <w:r>
        <w:t xml:space="preserve">To properly run IRSA and FV, the following inputs are generally needed for each of the interest bearing accounts. </w:t>
      </w:r>
    </w:p>
    <w:p w14:paraId="39C20D13" w14:textId="77777777" w:rsidR="00993750" w:rsidRDefault="00993750" w:rsidP="00993750">
      <w:pPr>
        <w:jc w:val="left"/>
      </w:pPr>
    </w:p>
    <w:p w14:paraId="647C7734" w14:textId="07C7D646" w:rsidR="00993750" w:rsidRDefault="00993750" w:rsidP="005E5A28">
      <w:pPr>
        <w:pStyle w:val="ListParagraph"/>
        <w:numPr>
          <w:ilvl w:val="0"/>
          <w:numId w:val="10"/>
        </w:numPr>
      </w:pPr>
      <w:r w:rsidRPr="00731A22">
        <w:rPr>
          <w:b/>
        </w:rPr>
        <w:t>Key Rate Ties:</w:t>
      </w:r>
      <w:r>
        <w:t xml:space="preserve"> </w:t>
      </w:r>
      <w:r w:rsidR="00EE3EA4">
        <w:t>The key rate tie</w:t>
      </w:r>
      <w:r w:rsidR="001A0C81">
        <w:t>s</w:t>
      </w:r>
      <w:r w:rsidR="00EE3EA4">
        <w:t xml:space="preserve"> link the account to a suitable index and then define the</w:t>
      </w:r>
      <w:r>
        <w:t xml:space="preserve"> </w:t>
      </w:r>
      <w:r w:rsidR="00EE3EA4">
        <w:t>beta</w:t>
      </w:r>
      <w:r>
        <w:t xml:space="preserve"> between the offering rate and the index rate </w:t>
      </w:r>
      <w:r w:rsidR="00062025">
        <w:t xml:space="preserve">that </w:t>
      </w:r>
      <w:r>
        <w:t>allows the system to project future offering rate. Key Rate tie is important to both IRSA and FV.</w:t>
      </w:r>
    </w:p>
    <w:p w14:paraId="15F5F5E9" w14:textId="2889DCAB" w:rsidR="00993750" w:rsidRDefault="00993750" w:rsidP="005E5A28">
      <w:pPr>
        <w:pStyle w:val="ListParagraph"/>
        <w:numPr>
          <w:ilvl w:val="0"/>
          <w:numId w:val="10"/>
        </w:numPr>
      </w:pPr>
      <w:r>
        <w:rPr>
          <w:b/>
        </w:rPr>
        <w:t>Prepayment</w:t>
      </w:r>
      <w:r w:rsidRPr="00731A22">
        <w:rPr>
          <w:b/>
        </w:rPr>
        <w:t>:</w:t>
      </w:r>
      <w:r w:rsidRPr="00731A22">
        <w:t xml:space="preserve"> </w:t>
      </w:r>
      <w:r>
        <w:t xml:space="preserve">the defined prepayment behavior of asset accounts </w:t>
      </w:r>
      <w:r w:rsidR="00062025">
        <w:t xml:space="preserve">that </w:t>
      </w:r>
      <w:r>
        <w:t xml:space="preserve">will affect the weighted average life as well as the amount of new volume projected. </w:t>
      </w:r>
      <w:r w:rsidR="001A0C81">
        <w:t xml:space="preserve">The prepayment is based on the historical Conditional Prepayment Rate (CPR). </w:t>
      </w:r>
      <w:r>
        <w:t>This parameter is important to both IRSA and FV.</w:t>
      </w:r>
    </w:p>
    <w:p w14:paraId="17E7B454" w14:textId="4A2C6D47" w:rsidR="00993750" w:rsidRDefault="00993750" w:rsidP="005E5A28">
      <w:pPr>
        <w:pStyle w:val="ListParagraph"/>
        <w:numPr>
          <w:ilvl w:val="0"/>
          <w:numId w:val="10"/>
        </w:numPr>
      </w:pPr>
      <w:r>
        <w:rPr>
          <w:b/>
        </w:rPr>
        <w:t>Decay</w:t>
      </w:r>
      <w:r w:rsidRPr="00731A22">
        <w:rPr>
          <w:b/>
        </w:rPr>
        <w:t>:</w:t>
      </w:r>
      <w:r w:rsidRPr="00731A22">
        <w:t xml:space="preserve"> </w:t>
      </w:r>
      <w:r>
        <w:t xml:space="preserve">the defined runoff behavior of Non-Maturity Deposit accounts </w:t>
      </w:r>
      <w:r w:rsidR="00062025">
        <w:t xml:space="preserve">that </w:t>
      </w:r>
      <w:r>
        <w:t>will impact the estimated value of those accounts. This parameter is important to FV.</w:t>
      </w:r>
    </w:p>
    <w:p w14:paraId="2EFDB556" w14:textId="4F05E0D3" w:rsidR="00993750" w:rsidRDefault="00993750" w:rsidP="005E5A28">
      <w:pPr>
        <w:pStyle w:val="ListParagraph"/>
        <w:numPr>
          <w:ilvl w:val="0"/>
          <w:numId w:val="10"/>
        </w:numPr>
      </w:pPr>
      <w:r>
        <w:rPr>
          <w:b/>
        </w:rPr>
        <w:t>Fair Value Treatment</w:t>
      </w:r>
      <w:r w:rsidRPr="00731A22">
        <w:rPr>
          <w:b/>
        </w:rPr>
        <w:t>:</w:t>
      </w:r>
      <w:r w:rsidRPr="00731A22">
        <w:t xml:space="preserve"> </w:t>
      </w:r>
      <w:r>
        <w:t xml:space="preserve">selected treatment </w:t>
      </w:r>
      <w:r w:rsidR="00062025">
        <w:t xml:space="preserve">that </w:t>
      </w:r>
      <w:r>
        <w:t>will determine how value of the account would be determined -- whether it is through a quoted value, book value, or calculated value using discount method. This parameter is critical to the FV.</w:t>
      </w:r>
    </w:p>
    <w:p w14:paraId="69AC9894" w14:textId="2E296615" w:rsidR="00993750" w:rsidRDefault="004D768C" w:rsidP="005E5A28">
      <w:pPr>
        <w:pStyle w:val="ListParagraph"/>
        <w:numPr>
          <w:ilvl w:val="0"/>
          <w:numId w:val="10"/>
        </w:numPr>
      </w:pPr>
      <w:r>
        <w:rPr>
          <w:b/>
        </w:rPr>
        <w:t>Offering Rate Projection</w:t>
      </w:r>
      <w:r w:rsidR="00993750" w:rsidRPr="00731A22">
        <w:rPr>
          <w:b/>
        </w:rPr>
        <w:t>:</w:t>
      </w:r>
      <w:r>
        <w:rPr>
          <w:b/>
        </w:rPr>
        <w:t xml:space="preserve"> </w:t>
      </w:r>
      <w:r>
        <w:t>Projection</w:t>
      </w:r>
      <w:r w:rsidR="00993750" w:rsidRPr="00731A22">
        <w:t xml:space="preserve"> </w:t>
      </w:r>
      <w:r>
        <w:t>assumption relating to offering rate obtain</w:t>
      </w:r>
      <w:r w:rsidR="00062025">
        <w:t>ed</w:t>
      </w:r>
      <w:r>
        <w:t xml:space="preserve"> from FLU</w:t>
      </w:r>
      <w:r w:rsidR="001A0C81">
        <w:t>s</w:t>
      </w:r>
      <w:r w:rsidR="00993750">
        <w:t>.</w:t>
      </w:r>
    </w:p>
    <w:p w14:paraId="10EF38EE" w14:textId="07E4EBFB" w:rsidR="004D768C" w:rsidRPr="004D768C" w:rsidRDefault="004D768C" w:rsidP="005E5A28">
      <w:pPr>
        <w:pStyle w:val="ListParagraph"/>
        <w:numPr>
          <w:ilvl w:val="0"/>
          <w:numId w:val="10"/>
        </w:numPr>
      </w:pPr>
      <w:r>
        <w:rPr>
          <w:b/>
        </w:rPr>
        <w:t xml:space="preserve">Interest Rate Projection: </w:t>
      </w:r>
      <w:r>
        <w:t xml:space="preserve">Projection assumption relating to </w:t>
      </w:r>
      <w:r w:rsidR="001A0C81">
        <w:t xml:space="preserve">key </w:t>
      </w:r>
      <w:r>
        <w:t>interest rate</w:t>
      </w:r>
      <w:r w:rsidR="001A0C81">
        <w:t>s</w:t>
      </w:r>
      <w:r>
        <w:t xml:space="preserve"> obtained from SRD</w:t>
      </w:r>
    </w:p>
    <w:p w14:paraId="424D08A8" w14:textId="54111E82" w:rsidR="004D768C" w:rsidRDefault="004D768C" w:rsidP="005E5A28">
      <w:pPr>
        <w:pStyle w:val="ListParagraph"/>
        <w:numPr>
          <w:ilvl w:val="0"/>
          <w:numId w:val="10"/>
        </w:numPr>
      </w:pPr>
      <w:r>
        <w:rPr>
          <w:b/>
        </w:rPr>
        <w:t>Balance Growth Projection</w:t>
      </w:r>
      <w:r w:rsidRPr="004D768C">
        <w:rPr>
          <w:b/>
        </w:rPr>
        <w:t xml:space="preserve">: </w:t>
      </w:r>
      <w:r>
        <w:t xml:space="preserve">Assumption correspond to the </w:t>
      </w:r>
      <w:r w:rsidR="00444FB5">
        <w:t>business plan</w:t>
      </w:r>
      <w:r>
        <w:t xml:space="preserve"> relating to growth in balance sheet and changes in asset/liability mix structure.</w:t>
      </w:r>
    </w:p>
    <w:p w14:paraId="418641AB" w14:textId="77777777" w:rsidR="00993750" w:rsidRDefault="00993750" w:rsidP="00993750">
      <w:pPr>
        <w:pStyle w:val="Level3"/>
      </w:pPr>
      <w:r>
        <w:lastRenderedPageBreak/>
        <w:t>Model Methodology</w:t>
      </w:r>
    </w:p>
    <w:p w14:paraId="56921B74" w14:textId="3E41046D" w:rsidR="00993750" w:rsidRDefault="00993750" w:rsidP="005E5A28">
      <w:r>
        <w:t xml:space="preserve">Methodology of IRR Measurement is quite straightforward for the IRSA and FV. Through the specification of the chart of accounts and income statement, and the incorporation of economic and behavior assumptions, </w:t>
      </w:r>
      <w:r w:rsidR="00062025">
        <w:t>i</w:t>
      </w:r>
      <w:r>
        <w:t>t provide</w:t>
      </w:r>
      <w:r w:rsidR="00062025">
        <w:t>s</w:t>
      </w:r>
      <w:r>
        <w:t xml:space="preserve"> cash flow modeling capabilities necessary to generate estimates for NII and EVE.</w:t>
      </w:r>
    </w:p>
    <w:p w14:paraId="3E342548" w14:textId="77777777" w:rsidR="00993750" w:rsidRDefault="00993750" w:rsidP="00993750">
      <w:pPr>
        <w:pStyle w:val="Level4"/>
        <w:numPr>
          <w:ilvl w:val="0"/>
          <w:numId w:val="0"/>
        </w:numPr>
      </w:pPr>
    </w:p>
    <w:p w14:paraId="71870376" w14:textId="77777777" w:rsidR="00993750" w:rsidRDefault="00993750" w:rsidP="00993750">
      <w:pPr>
        <w:pStyle w:val="Level4"/>
      </w:pPr>
      <w:r>
        <w:t>Interest Rate Sensitivity Analysis (IRSA)</w:t>
      </w:r>
    </w:p>
    <w:p w14:paraId="639CAA92" w14:textId="77777777" w:rsidR="00993750" w:rsidRDefault="00993750" w:rsidP="00993750">
      <w:pPr>
        <w:pStyle w:val="Level4"/>
        <w:numPr>
          <w:ilvl w:val="0"/>
          <w:numId w:val="0"/>
        </w:numPr>
        <w:ind w:left="1728" w:hanging="648"/>
      </w:pPr>
    </w:p>
    <w:p w14:paraId="0C4881AD" w14:textId="6D283253" w:rsidR="00993750" w:rsidRDefault="00993750" w:rsidP="00993750">
      <w:pPr>
        <w:ind w:left="1080"/>
      </w:pPr>
      <w:r w:rsidRPr="00296696">
        <w:t>General methodology</w:t>
      </w:r>
      <w:r>
        <w:t xml:space="preserve"> to calculate risk relating to NII, at the most basic level, involves the </w:t>
      </w:r>
      <w:r w:rsidR="00062025">
        <w:t xml:space="preserve">sum of </w:t>
      </w:r>
      <w:r>
        <w:t>multiplication of projected average rates by projected average balances with</w:t>
      </w:r>
      <w:r w:rsidR="001A0C81">
        <w:t>in</w:t>
      </w:r>
      <w:r>
        <w:t xml:space="preserve"> a time horizon such as 12 months. </w:t>
      </w:r>
      <w:r w:rsidR="008E251F">
        <w:t>PROFITstar®</w:t>
      </w:r>
      <w:r>
        <w:t xml:space="preserve"> using the IRSA would calculate NII in this fashion. The projected rate is determined mostly by the key rate tie relationship and the assumption about future interest rates. The projected average balance is derived from the bank’s current position, adjusted by the assumption relating to growth, and prepayment behavior that affect the new volume.</w:t>
      </w:r>
    </w:p>
    <w:p w14:paraId="54A38D22" w14:textId="77777777" w:rsidR="00993750" w:rsidRDefault="00993750" w:rsidP="00993750">
      <w:pPr>
        <w:ind w:left="1080"/>
      </w:pPr>
    </w:p>
    <w:p w14:paraId="216A2F8A" w14:textId="5F539B1F" w:rsidR="00993750" w:rsidRDefault="00993750" w:rsidP="00993750">
      <w:pPr>
        <w:ind w:left="1080"/>
      </w:pPr>
      <w:r>
        <w:t>More specifically, in a static balance sheet, the month end balance is assumed to stay constant. So the month end balance</w:t>
      </w:r>
      <w:r w:rsidR="00826AFF">
        <w:t xml:space="preserve"> of the subsequent month</w:t>
      </w:r>
      <w:r>
        <w:t xml:space="preserve"> would equal </w:t>
      </w:r>
      <w:r w:rsidR="00A44143">
        <w:t xml:space="preserve">to </w:t>
      </w:r>
      <w:r w:rsidR="00826AFF">
        <w:t xml:space="preserve">the month end balance of the prior month. </w:t>
      </w:r>
      <w:r w:rsidR="00374922">
        <w:t>Since the asset or liability would still amortize or run off, to maintain at a constant balance</w:t>
      </w:r>
      <w:r w:rsidR="00A44143">
        <w:t xml:space="preserve">, </w:t>
      </w:r>
      <w:r>
        <w:t xml:space="preserve">the new volume would </w:t>
      </w:r>
      <w:r w:rsidR="00374922">
        <w:t xml:space="preserve">just be </w:t>
      </w:r>
      <w:r w:rsidR="00A44143">
        <w:t>added</w:t>
      </w:r>
      <w:r w:rsidR="00374922">
        <w:t xml:space="preserve"> in</w:t>
      </w:r>
      <w:r>
        <w:t xml:space="preserve"> amount</w:t>
      </w:r>
      <w:r w:rsidR="00374922">
        <w:t xml:space="preserve"> to</w:t>
      </w:r>
      <w:r>
        <w:t xml:space="preserve"> </w:t>
      </w:r>
      <w:r w:rsidR="00374922">
        <w:t xml:space="preserve">replace </w:t>
      </w:r>
      <w:r>
        <w:t>the matured and prepaid amount.  Interest income would then be separate</w:t>
      </w:r>
      <w:r w:rsidR="00A44143">
        <w:t>d</w:t>
      </w:r>
      <w:r>
        <w:t xml:space="preserve"> into </w:t>
      </w:r>
      <w:r w:rsidR="007C6525">
        <w:t>two</w:t>
      </w:r>
      <w:r>
        <w:t xml:space="preserve"> components: Interest income/expense from current volume</w:t>
      </w:r>
      <w:r w:rsidR="00374922">
        <w:t xml:space="preserve"> which generate income using existing portfolio rate, </w:t>
      </w:r>
      <w:r>
        <w:t xml:space="preserve">and </w:t>
      </w:r>
      <w:r w:rsidR="00374922">
        <w:t xml:space="preserve">those from the </w:t>
      </w:r>
      <w:r>
        <w:t xml:space="preserve">new volume which </w:t>
      </w:r>
      <w:r w:rsidR="00374922">
        <w:t>generate income using the projected</w:t>
      </w:r>
      <w:r>
        <w:t xml:space="preserve"> offering rate. In a dynamic balance sheet, the </w:t>
      </w:r>
      <w:r w:rsidR="00A618C4">
        <w:t xml:space="preserve">composition of the balance sheet </w:t>
      </w:r>
      <w:r w:rsidR="00A44143">
        <w:t>d</w:t>
      </w:r>
      <w:r w:rsidR="00A618C4">
        <w:t xml:space="preserve">oes not stay constant. So the month end balance will be based on </w:t>
      </w:r>
      <w:r>
        <w:t xml:space="preserve">projection </w:t>
      </w:r>
      <w:r w:rsidR="00A618C4">
        <w:t xml:space="preserve">of </w:t>
      </w:r>
      <w:r>
        <w:t xml:space="preserve">balance sheet </w:t>
      </w:r>
      <w:r w:rsidR="00A618C4">
        <w:t xml:space="preserve">growth. Therefore new volume may exceed or be less than the amount matured or prepaid. </w:t>
      </w:r>
      <w:r>
        <w:t xml:space="preserve"> </w:t>
      </w:r>
      <w:r w:rsidR="00A618C4">
        <w:t>For</w:t>
      </w:r>
      <w:r>
        <w:t xml:space="preserve"> a decreasing projection, the </w:t>
      </w:r>
      <w:r w:rsidR="00A618C4">
        <w:t>resulting projected month end balance</w:t>
      </w:r>
      <w:r w:rsidR="00A44143">
        <w:t xml:space="preserve"> </w:t>
      </w:r>
      <w:r>
        <w:t>would be constrained by the existing contractual maturity of account items</w:t>
      </w:r>
      <w:r w:rsidR="00A618C4">
        <w:t xml:space="preserve"> if there is not sufficient amount of amortization, there </w:t>
      </w:r>
      <w:r w:rsidR="00206699">
        <w:t>would</w:t>
      </w:r>
      <w:r w:rsidR="00A618C4">
        <w:t xml:space="preserve"> not be any new volume </w:t>
      </w:r>
      <w:r w:rsidR="00206699">
        <w:t xml:space="preserve">and the balance may not decrease sufficiently enough </w:t>
      </w:r>
      <w:r w:rsidR="00A618C4">
        <w:t>to reach the target balance</w:t>
      </w:r>
      <w:r>
        <w:t>.</w:t>
      </w:r>
      <w:r w:rsidR="00A618C4">
        <w:t xml:space="preserve"> Generally</w:t>
      </w:r>
      <w:r>
        <w:t xml:space="preserve"> </w:t>
      </w:r>
      <w:r w:rsidR="00A44143">
        <w:t>n</w:t>
      </w:r>
      <w:r>
        <w:t xml:space="preserve">ew volume would make up the short fall between the target value and the </w:t>
      </w:r>
      <w:r w:rsidR="00A618C4">
        <w:t>resulting balance after maturity and prepayment.</w:t>
      </w:r>
      <w:r>
        <w:t xml:space="preserve"> </w:t>
      </w:r>
      <w:r w:rsidR="00A44143">
        <w:t>I</w:t>
      </w:r>
      <w:r>
        <w:t>nterest income</w:t>
      </w:r>
      <w:r w:rsidR="00A618C4">
        <w:t xml:space="preserve"> would then be</w:t>
      </w:r>
      <w:r>
        <w:t xml:space="preserve"> calculated in the same way as </w:t>
      </w:r>
      <w:r w:rsidR="00A618C4">
        <w:t>the static based on current volume and new volume</w:t>
      </w:r>
      <w:r>
        <w:t xml:space="preserve">. </w:t>
      </w:r>
    </w:p>
    <w:p w14:paraId="01AE80FA" w14:textId="77777777" w:rsidR="00993750" w:rsidRDefault="00993750" w:rsidP="00993750">
      <w:pPr>
        <w:ind w:left="1080"/>
      </w:pPr>
    </w:p>
    <w:p w14:paraId="70F84175" w14:textId="5842C16E" w:rsidR="000D6ED9" w:rsidRDefault="00993750">
      <w:pPr>
        <w:ind w:left="1080"/>
      </w:pPr>
      <w:r>
        <w:t>Interest rate shocks would impact offering rate through key rate tie relationship and new volume through the prepayment parameter</w:t>
      </w:r>
      <w:r w:rsidR="007C6525">
        <w:t>.</w:t>
      </w:r>
    </w:p>
    <w:p w14:paraId="13AB8753" w14:textId="77777777" w:rsidR="00993750" w:rsidRDefault="00993750" w:rsidP="00993750">
      <w:pPr>
        <w:pStyle w:val="Level4"/>
        <w:numPr>
          <w:ilvl w:val="0"/>
          <w:numId w:val="0"/>
        </w:numPr>
        <w:ind w:left="1728"/>
      </w:pPr>
    </w:p>
    <w:p w14:paraId="36732B1B" w14:textId="77777777" w:rsidR="00993750" w:rsidRDefault="00993750" w:rsidP="00A33BA6">
      <w:pPr>
        <w:pStyle w:val="Level4"/>
      </w:pPr>
      <w:r>
        <w:t xml:space="preserve">Fair Value (FV) </w:t>
      </w:r>
    </w:p>
    <w:p w14:paraId="7B498E3C" w14:textId="77777777" w:rsidR="00993750" w:rsidRDefault="00993750" w:rsidP="005E5A28"/>
    <w:p w14:paraId="4FE2956C" w14:textId="348CB722" w:rsidR="00993750" w:rsidRPr="005F47E0" w:rsidRDefault="00993750" w:rsidP="005E5A28">
      <w:pPr>
        <w:ind w:left="1080"/>
      </w:pPr>
      <w:r>
        <w:t>General methodology for FV is to calculate the net present value of rate-sensitive assets, liabilities, and off-balance-sheet positions</w:t>
      </w:r>
      <w:r w:rsidR="00EE3EB3">
        <w:t xml:space="preserve">. </w:t>
      </w:r>
      <w:r w:rsidR="00F8725A">
        <w:t>If an observable market value is available, it would provide a more accurate picture of the fair value of the instrument. When that is not available, NPV can be used to estimate its value. Since NPV is especially sensitive to discount rate, NPV might not produce a value that reflect the fair value, but only the next best approximation</w:t>
      </w:r>
      <w:r>
        <w:t xml:space="preserve">. Specifically the value of those accounts are determined by calculating the </w:t>
      </w:r>
      <w:r w:rsidR="00F5642B">
        <w:t>NPV</w:t>
      </w:r>
      <w:r>
        <w:t xml:space="preserve"> of all the projected cash flow using a discount rate. Since quoted and Book Value methodology are taken as is from data</w:t>
      </w:r>
      <w:r w:rsidR="00A33BA6">
        <w:t xml:space="preserve"> or user input</w:t>
      </w:r>
      <w:r>
        <w:t xml:space="preserve">, user would need to ensure treatment selected is </w:t>
      </w:r>
      <w:r>
        <w:lastRenderedPageBreak/>
        <w:t xml:space="preserve">appropriate and that the value derived is sound and supportable.  User should be aware that for specific account type, certain treatment might be more appropriate than the discounted cash flow method (Discount). </w:t>
      </w:r>
      <w:r w:rsidRPr="00AE4DF8">
        <w:rPr>
          <w:i/>
        </w:rPr>
        <w:t>For example: account that exhibit greater optionality might be better valued using quoted value from market</w:t>
      </w:r>
      <w:r w:rsidR="00A33BA6">
        <w:rPr>
          <w:i/>
        </w:rPr>
        <w:t xml:space="preserve"> or service providers</w:t>
      </w:r>
      <w:r w:rsidRPr="00AE4DF8">
        <w:rPr>
          <w:i/>
        </w:rPr>
        <w:t xml:space="preserve"> if they are available. </w:t>
      </w:r>
      <w:r w:rsidR="00736E00">
        <w:t xml:space="preserve">When discount method is used, a spread between the account offering rate and index rate is </w:t>
      </w:r>
      <w:r w:rsidR="00F5642B">
        <w:t>applied to better capture the cost associate with the instrument. This spread, which is assumed constant through time</w:t>
      </w:r>
      <w:r w:rsidR="00A33BA6">
        <w:t xml:space="preserve"> and scenarios</w:t>
      </w:r>
      <w:r w:rsidR="00F5642B">
        <w:t>, is</w:t>
      </w:r>
      <w:r w:rsidR="00736E00">
        <w:t xml:space="preserve"> then added to the index rate for scenario analysis </w:t>
      </w:r>
      <w:r w:rsidR="00F5642B">
        <w:t>during discounting.</w:t>
      </w:r>
    </w:p>
    <w:p w14:paraId="428B335D" w14:textId="77777777" w:rsidR="00993750" w:rsidRDefault="00993750" w:rsidP="005E5A28">
      <w:pPr>
        <w:ind w:left="1080"/>
      </w:pPr>
    </w:p>
    <w:p w14:paraId="1C313E35" w14:textId="5525996D" w:rsidR="00CA70A2" w:rsidRDefault="00993750" w:rsidP="00D112CD">
      <w:pPr>
        <w:ind w:left="1080"/>
      </w:pPr>
      <w:r>
        <w:t xml:space="preserve">Interest rate shocks would impact offering rate and index rate which would affect discount rate. </w:t>
      </w:r>
      <w:r w:rsidR="005B5A57">
        <w:t>Also d</w:t>
      </w:r>
      <w:r w:rsidR="00CA70A2">
        <w:t xml:space="preserve">epending on the complexity of the product, shock could also alter the </w:t>
      </w:r>
      <w:r w:rsidR="000B29C0">
        <w:t>resulting FV</w:t>
      </w:r>
      <w:r w:rsidR="00CA70A2">
        <w:t xml:space="preserve"> through prepayment and decay speed</w:t>
      </w:r>
      <w:r w:rsidR="000B29C0">
        <w:t>.</w:t>
      </w:r>
    </w:p>
    <w:p w14:paraId="0663BF31" w14:textId="77777777" w:rsidR="00993750" w:rsidRDefault="00993750" w:rsidP="005E5A28">
      <w:pPr>
        <w:ind w:left="1080"/>
      </w:pPr>
    </w:p>
    <w:p w14:paraId="22151724" w14:textId="422B4B59" w:rsidR="003F077F" w:rsidRDefault="003F077F" w:rsidP="003F077F">
      <w:pPr>
        <w:pStyle w:val="Level3"/>
      </w:pPr>
      <w:r>
        <w:t>Model Output</w:t>
      </w:r>
    </w:p>
    <w:p w14:paraId="08595A5A" w14:textId="77777777" w:rsidR="00993750" w:rsidRPr="007863EB" w:rsidRDefault="00993750" w:rsidP="00993750">
      <w:pPr>
        <w:pStyle w:val="Level3"/>
      </w:pPr>
      <w:r>
        <w:t>Standard Parallel Interest Rate Shock Scenarios</w:t>
      </w:r>
    </w:p>
    <w:p w14:paraId="1D31BE7E" w14:textId="43D1B8A0" w:rsidR="00B23F35" w:rsidRDefault="00993750" w:rsidP="005E5A28">
      <w:r>
        <w:t xml:space="preserve">Using the above methodology, IRSA and FV would calculate each risk measures using the different interest rate scenarios. By default, the interest rate shock scenarios used are immediate parallel interest rate shock with 100 bps interval. For example: the current interest rate scenarios used are +/- 100bps; +/- 200bps, + 300bps, +400 bps, and the base scenario with no rate shock. </w:t>
      </w:r>
    </w:p>
    <w:p w14:paraId="021AA387" w14:textId="00A7DA64" w:rsidR="00B23F35" w:rsidRDefault="00B23F35" w:rsidP="005E5A28">
      <w:r>
        <w:t xml:space="preserve">The NII at the base scenario and shocked scenarios are calculated separately. The difference of NII between the shocked scenarios and base scenarios is the NII sensitivity. The NII sensitivity at 200 </w:t>
      </w:r>
      <w:proofErr w:type="spellStart"/>
      <w:r>
        <w:t>bp</w:t>
      </w:r>
      <w:proofErr w:type="spellEnd"/>
      <w:r>
        <w:t xml:space="preserve"> parallel up scenarios divided by the NII of the base scenario is defined as BOCNY NII KRI, which has a limit of 20% and warning line of 15%.</w:t>
      </w:r>
    </w:p>
    <w:p w14:paraId="4271E806" w14:textId="3BFD6CCF" w:rsidR="00B23F35" w:rsidRDefault="00B23F35" w:rsidP="005E5A28"/>
    <w:p w14:paraId="4DA98D6E" w14:textId="4505718C" w:rsidR="00B23F35" w:rsidRDefault="00B23F35" w:rsidP="005E5A28">
      <w:r>
        <w:t xml:space="preserve">Similarly, the EVE sensitivity at 200 </w:t>
      </w:r>
      <w:proofErr w:type="spellStart"/>
      <w:r>
        <w:t>bp</w:t>
      </w:r>
      <w:proofErr w:type="spellEnd"/>
      <w:r>
        <w:t xml:space="preserve"> parallel up scenario is defined as the KRI on EVE, which has a limit of $</w:t>
      </w:r>
      <w:r w:rsidR="0034361F">
        <w:t xml:space="preserve">350 </w:t>
      </w:r>
      <w:r>
        <w:t>mil and warning line of $</w:t>
      </w:r>
      <w:r w:rsidR="0034361F">
        <w:t xml:space="preserve">280 </w:t>
      </w:r>
      <w:r>
        <w:t>mil.</w:t>
      </w:r>
      <w:r w:rsidR="0034361F">
        <w:rPr>
          <w:rStyle w:val="FootnoteReference"/>
        </w:rPr>
        <w:footnoteReference w:id="7"/>
      </w:r>
      <w:r>
        <w:t xml:space="preserve"> </w:t>
      </w:r>
    </w:p>
    <w:p w14:paraId="00E37416" w14:textId="77777777" w:rsidR="00993750" w:rsidRDefault="00993750" w:rsidP="005E5A28"/>
    <w:p w14:paraId="30E9154F" w14:textId="55A02872" w:rsidR="00993750" w:rsidRDefault="00993750" w:rsidP="005E5A28">
      <w:r>
        <w:t xml:space="preserve">Additional options and control are available to user, which allow further customization of interest rate scenarios. For example: Capability to conduct yield curve twist and </w:t>
      </w:r>
      <w:r w:rsidR="007C6525">
        <w:t>non-</w:t>
      </w:r>
      <w:r>
        <w:t>parallel interest rate scenarios; sensitivity analysis through adjustment of change in decay and/or prepayment speed.</w:t>
      </w:r>
    </w:p>
    <w:p w14:paraId="78E33CB5" w14:textId="77777777" w:rsidR="00993750" w:rsidRDefault="00993750" w:rsidP="005E5A28"/>
    <w:p w14:paraId="409CDC42" w14:textId="662C6026" w:rsidR="00993750" w:rsidRDefault="00993750" w:rsidP="005E5A28">
      <w:r>
        <w:t>Result are produced in matrix form, showing the risk measure and its changes and sensitivity under the different interest rate scenarios. User may then compare the result and access the risk in relation to their risk limits.</w:t>
      </w:r>
    </w:p>
    <w:p w14:paraId="4F717815" w14:textId="50BC74EE" w:rsidR="00A27C70" w:rsidRDefault="00A27C70" w:rsidP="005E5A28"/>
    <w:p w14:paraId="68DEB350" w14:textId="5422CF89" w:rsidR="00A27C70" w:rsidRDefault="00A27C70" w:rsidP="005E5A28">
      <w:r>
        <w:t>A more quantitative description with examples on key calculation component</w:t>
      </w:r>
      <w:r w:rsidR="00EA5AF9">
        <w:t>s</w:t>
      </w:r>
      <w:r>
        <w:t xml:space="preserve"> on NII and EVE can be found in appendix </w:t>
      </w:r>
      <w:r>
        <w:fldChar w:fldCharType="begin"/>
      </w:r>
      <w:r>
        <w:instrText xml:space="preserve"> REF _Ref51861842 \r \h </w:instrText>
      </w:r>
      <w:r>
        <w:fldChar w:fldCharType="separate"/>
      </w:r>
      <w:r w:rsidR="0077290E">
        <w:t>C</w:t>
      </w:r>
      <w:r>
        <w:fldChar w:fldCharType="end"/>
      </w:r>
      <w:r>
        <w:t xml:space="preserve">. </w:t>
      </w:r>
    </w:p>
    <w:p w14:paraId="1E259772" w14:textId="77777777" w:rsidR="00FA5189" w:rsidRDefault="00FA5189" w:rsidP="005E5A28"/>
    <w:p w14:paraId="232FC250" w14:textId="77777777" w:rsidR="00FA5189" w:rsidRDefault="00FA5189" w:rsidP="005E5A28">
      <w:pPr>
        <w:pStyle w:val="Level2"/>
      </w:pPr>
      <w:bookmarkStart w:id="27" w:name="_Toc59537588"/>
      <w:r>
        <w:lastRenderedPageBreak/>
        <w:t>Limitation and Assumptions</w:t>
      </w:r>
      <w:bookmarkEnd w:id="27"/>
    </w:p>
    <w:p w14:paraId="7B73E985" w14:textId="77777777" w:rsidR="00993750" w:rsidRDefault="00993750" w:rsidP="005E5A28">
      <w:pPr>
        <w:pStyle w:val="Level3"/>
      </w:pPr>
      <w:r>
        <w:t>Model Limitation</w:t>
      </w:r>
    </w:p>
    <w:p w14:paraId="28D28476" w14:textId="7C3C8D6E" w:rsidR="00993750" w:rsidRDefault="008E251F" w:rsidP="005E5A28">
      <w:r>
        <w:t>PROFITstar®</w:t>
      </w:r>
      <w:r w:rsidR="00993750">
        <w:t xml:space="preserve"> has the following limitation based on the Model Certification report</w:t>
      </w:r>
      <w:r w:rsidR="00C31A1F">
        <w:t>:</w:t>
      </w:r>
    </w:p>
    <w:p w14:paraId="13D1419C" w14:textId="07780A45" w:rsidR="00BF7809" w:rsidRDefault="00BF7809" w:rsidP="005E5A28">
      <w:pPr>
        <w:pStyle w:val="ListParagraph"/>
        <w:numPr>
          <w:ilvl w:val="0"/>
          <w:numId w:val="11"/>
        </w:numPr>
      </w:pPr>
      <w:r>
        <w:t xml:space="preserve">All interest rates are statically generated </w:t>
      </w:r>
      <w:r w:rsidR="00D112CD">
        <w:t xml:space="preserve">and </w:t>
      </w:r>
      <w:r>
        <w:t>therefore would be limited on calculating dynamic option-adjusted cash flows or option-adjusted spreads (OAS). This has minimal impact to BOCNY as our products are mostly linear in nature.</w:t>
      </w:r>
    </w:p>
    <w:p w14:paraId="5DCEABC0" w14:textId="77777777" w:rsidR="00BF7809" w:rsidRDefault="00BF7809" w:rsidP="005E5A28">
      <w:pPr>
        <w:pStyle w:val="ListParagraph"/>
        <w:numPr>
          <w:ilvl w:val="0"/>
          <w:numId w:val="11"/>
        </w:numPr>
      </w:pPr>
      <w:r>
        <w:t xml:space="preserve">In addition, it does not have any credit adjusted cash flow capabilities. </w:t>
      </w:r>
    </w:p>
    <w:p w14:paraId="7B72E994" w14:textId="77777777" w:rsidR="00BF7809" w:rsidRDefault="00BF7809" w:rsidP="005E5A28">
      <w:pPr>
        <w:pStyle w:val="ListParagraph"/>
        <w:numPr>
          <w:ilvl w:val="0"/>
          <w:numId w:val="11"/>
        </w:numPr>
      </w:pPr>
      <w:r w:rsidRPr="009B740A">
        <w:t>Interest-sensitive call options cannot be properly modeled without the use of Portfolio Manager</w:t>
      </w:r>
      <w:r>
        <w:t>. This has no impact to BOCNY since we don’t have these types of product</w:t>
      </w:r>
    </w:p>
    <w:p w14:paraId="0B04398D" w14:textId="77777777" w:rsidR="00993750" w:rsidRDefault="00993750" w:rsidP="005E5A28"/>
    <w:p w14:paraId="3C2090E4" w14:textId="77777777" w:rsidR="00993750" w:rsidRDefault="00993750" w:rsidP="005E5A28">
      <w:r>
        <w:t xml:space="preserve">Although these limitation appeared in the report, the overall review did not reveal any material computational or logical errors. </w:t>
      </w:r>
    </w:p>
    <w:p w14:paraId="26FE86EC" w14:textId="1B850E24" w:rsidR="00993750" w:rsidRDefault="00993750" w:rsidP="005E5A28">
      <w:pPr>
        <w:pStyle w:val="Level3"/>
      </w:pPr>
      <w:r>
        <w:t>General Limitation on NII and EVE</w:t>
      </w:r>
    </w:p>
    <w:p w14:paraId="0D8AD791" w14:textId="77777777" w:rsidR="00993750" w:rsidRDefault="00993750" w:rsidP="005E5A28">
      <w:r>
        <w:t xml:space="preserve">Earning-at-Risk and Equity-at-Risk are risk measure with different time horizons. User should understand their limitations. </w:t>
      </w:r>
    </w:p>
    <w:p w14:paraId="227C8243" w14:textId="77777777" w:rsidR="00993750" w:rsidRDefault="00993750" w:rsidP="005E5A28"/>
    <w:p w14:paraId="1D9DFABD" w14:textId="4D170249" w:rsidR="00993750" w:rsidRDefault="00993750" w:rsidP="005E5A28">
      <w:r>
        <w:t>NII result obtained from Interest Rate Sensitivity Analysis (IRSA) typically focus</w:t>
      </w:r>
      <w:r w:rsidR="00C31A1F">
        <w:t>es</w:t>
      </w:r>
      <w:r>
        <w:t xml:space="preserve"> on the risk with a time horizon of one to two years. Although user may run NII risk measure with longer time horizon, the result from longer horizon </w:t>
      </w:r>
      <w:r w:rsidR="00C31A1F">
        <w:t xml:space="preserve">is </w:t>
      </w:r>
      <w:r>
        <w:t xml:space="preserve">generally less reliable. </w:t>
      </w:r>
      <w:r w:rsidR="0011560D">
        <w:t>BOCNY use</w:t>
      </w:r>
      <w:r w:rsidR="00614B24">
        <w:t>s</w:t>
      </w:r>
      <w:r w:rsidR="0011560D">
        <w:t xml:space="preserve"> 1 year horizon.</w:t>
      </w:r>
    </w:p>
    <w:p w14:paraId="50A8F98E" w14:textId="77777777" w:rsidR="00993750" w:rsidRDefault="00993750" w:rsidP="005E5A28"/>
    <w:p w14:paraId="7D7A8EB4" w14:textId="1428DF27" w:rsidR="00993750" w:rsidRDefault="00993750" w:rsidP="005E5A28">
      <w:r>
        <w:t>On the other hand, EVE result obtained from the Fair Value (FV) focus</w:t>
      </w:r>
      <w:r w:rsidR="00C31A1F">
        <w:t>es</w:t>
      </w:r>
      <w:r>
        <w:t xml:space="preserve"> on a long-term time horizon. It is more effective at capturing the effect of embedded options</w:t>
      </w:r>
      <w:r w:rsidR="0079401A">
        <w:rPr>
          <w:rStyle w:val="FootnoteReference"/>
        </w:rPr>
        <w:footnoteReference w:id="8"/>
      </w:r>
      <w:r>
        <w:t xml:space="preserve"> and identifying risk relating to long-term repricing or maturity gaps on the current balance.</w:t>
      </w:r>
    </w:p>
    <w:p w14:paraId="61C19297" w14:textId="77777777" w:rsidR="00993750" w:rsidRDefault="00993750" w:rsidP="005E5A28"/>
    <w:p w14:paraId="5A2186CB" w14:textId="04A95A42" w:rsidR="00993750" w:rsidRDefault="00993750" w:rsidP="005E5A28">
      <w:r>
        <w:t>NII assume</w:t>
      </w:r>
      <w:r w:rsidR="00C31A1F">
        <w:t>s</w:t>
      </w:r>
      <w:r>
        <w:t xml:space="preserve"> the account reinvestment and repricing, and new business and volume growth. While EVE does not.</w:t>
      </w:r>
    </w:p>
    <w:p w14:paraId="533CEEB7" w14:textId="77777777" w:rsidR="00993750" w:rsidRDefault="00993750" w:rsidP="005E5A28"/>
    <w:p w14:paraId="4B345FF0" w14:textId="2F6AE468" w:rsidR="003161D8" w:rsidRDefault="00993750" w:rsidP="005E5A28">
      <w:r>
        <w:t>OCC Interest Rate Risk handbook’s Table 1: IRR Measurement Systems provide</w:t>
      </w:r>
      <w:r w:rsidR="00D112CD">
        <w:t>s</w:t>
      </w:r>
      <w:r>
        <w:t xml:space="preserve"> a simple overview of the limitations in capturing different type of interest rate risks.</w:t>
      </w:r>
    </w:p>
    <w:p w14:paraId="5B8EA8C1" w14:textId="6AA8077E" w:rsidR="00993750" w:rsidRDefault="00993750" w:rsidP="00993750">
      <w:pPr>
        <w:jc w:val="left"/>
      </w:pPr>
      <w:r>
        <w:rPr>
          <w:noProof/>
          <w:lang w:eastAsia="en-US"/>
        </w:rPr>
        <w:lastRenderedPageBreak/>
        <w:drawing>
          <wp:inline distT="0" distB="0" distL="0" distR="0" wp14:anchorId="0CE43C0C" wp14:editId="1D54A5D4">
            <wp:extent cx="4602480" cy="228845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1882" cy="2303075"/>
                    </a:xfrm>
                    <a:prstGeom prst="rect">
                      <a:avLst/>
                    </a:prstGeom>
                  </pic:spPr>
                </pic:pic>
              </a:graphicData>
            </a:graphic>
          </wp:inline>
        </w:drawing>
      </w:r>
    </w:p>
    <w:p w14:paraId="0AECD05B" w14:textId="77777777" w:rsidR="00993750" w:rsidRDefault="00993750" w:rsidP="00993750">
      <w:pPr>
        <w:pStyle w:val="Level3"/>
      </w:pPr>
      <w:r>
        <w:t>Assumptions</w:t>
      </w:r>
    </w:p>
    <w:p w14:paraId="3A01D72D" w14:textId="690E5BC4" w:rsidR="00993750" w:rsidRDefault="00993750" w:rsidP="005E5A28">
      <w:r>
        <w:t>The 2010 Joint-Agency Advisory states that “financial institutions should perform historical and forward-looking analyses to develop supportable assumptions.” BOC conduct the historical analysis to determine assumptions for Decay, Prepayment and Beta. It also obtain information relating to projected offering rate from the FLU</w:t>
      </w:r>
      <w:r w:rsidR="0011560D">
        <w:t>s</w:t>
      </w:r>
      <w:r>
        <w:t xml:space="preserve">, forecasted rate from the SRD, and Budget from HO. They are summarized as below and details can be found </w:t>
      </w:r>
      <w:r w:rsidR="006A18E4">
        <w:t>in the Appendix section.</w:t>
      </w:r>
    </w:p>
    <w:p w14:paraId="67B66E4A" w14:textId="77777777" w:rsidR="006E45D3" w:rsidRDefault="006E45D3" w:rsidP="00993750">
      <w:pPr>
        <w:jc w:val="left"/>
        <w:rPr>
          <w:b/>
        </w:rPr>
      </w:pPr>
    </w:p>
    <w:p w14:paraId="73A8A1F3" w14:textId="18DCBFCA" w:rsidR="00993750" w:rsidRDefault="00993750" w:rsidP="00993750">
      <w:pPr>
        <w:jc w:val="left"/>
        <w:rPr>
          <w:b/>
        </w:rPr>
      </w:pPr>
      <w:r w:rsidRPr="00D91E5A">
        <w:rPr>
          <w:b/>
        </w:rPr>
        <w:t>Prepayments</w:t>
      </w:r>
    </w:p>
    <w:p w14:paraId="2759E7DB" w14:textId="77777777" w:rsidR="00993750" w:rsidRDefault="00993750" w:rsidP="00993750">
      <w:pPr>
        <w:ind w:firstLine="720"/>
        <w:jc w:val="left"/>
      </w:pPr>
      <w:r w:rsidRPr="00185A60">
        <w:rPr>
          <w:b/>
        </w:rPr>
        <w:t>Update Frequency:</w:t>
      </w:r>
      <w:r>
        <w:t xml:space="preserve"> At least annually</w:t>
      </w:r>
    </w:p>
    <w:p w14:paraId="3F208AB6" w14:textId="77777777" w:rsidR="00993750" w:rsidRDefault="00993750" w:rsidP="00993750">
      <w:pPr>
        <w:ind w:firstLine="720"/>
        <w:jc w:val="left"/>
      </w:pPr>
      <w:r w:rsidRPr="00185A60">
        <w:rPr>
          <w:b/>
        </w:rPr>
        <w:t>Source:</w:t>
      </w:r>
      <w:r>
        <w:t xml:space="preserve"> Empirical Historical Analysis</w:t>
      </w:r>
    </w:p>
    <w:p w14:paraId="5E762CE6" w14:textId="46499364" w:rsidR="00993750" w:rsidRDefault="0011560D" w:rsidP="00993750">
      <w:pPr>
        <w:ind w:firstLine="720"/>
        <w:jc w:val="left"/>
      </w:pPr>
      <w:r>
        <w:rPr>
          <w:b/>
        </w:rPr>
        <w:t>Independent</w:t>
      </w:r>
      <w:r w:rsidR="00993750" w:rsidRPr="00185A60">
        <w:rPr>
          <w:b/>
        </w:rPr>
        <w:t xml:space="preserve"> Reviewer:</w:t>
      </w:r>
      <w:r w:rsidR="00993750">
        <w:t xml:space="preserve"> </w:t>
      </w:r>
      <w:del w:id="28" w:author="LONG, ADRIAN XIN" w:date="2021-08-24T14:49:00Z">
        <w:r w:rsidR="00993750" w:rsidDel="00F1714B">
          <w:delText>MRD</w:delText>
        </w:r>
      </w:del>
      <w:ins w:id="29" w:author="LONG, ADRIAN XIN" w:date="2021-08-24T14:49:00Z">
        <w:r w:rsidR="00F1714B">
          <w:t>ERM</w:t>
        </w:r>
      </w:ins>
    </w:p>
    <w:p w14:paraId="76A56A03" w14:textId="0D77E83D" w:rsidR="00993750" w:rsidRDefault="00993750" w:rsidP="00993750">
      <w:pPr>
        <w:ind w:firstLine="720"/>
        <w:jc w:val="left"/>
      </w:pPr>
      <w:r>
        <w:rPr>
          <w:b/>
        </w:rPr>
        <w:t xml:space="preserve">Setting Adjustment Field: </w:t>
      </w:r>
      <w:r w:rsidR="008E251F">
        <w:t>PROFITstar®</w:t>
      </w:r>
      <w:r w:rsidRPr="00185A60">
        <w:t xml:space="preserve"> Chart of Account</w:t>
      </w:r>
      <w:r>
        <w:t xml:space="preserve"> &gt;&gt; </w:t>
      </w:r>
      <w:proofErr w:type="spellStart"/>
      <w:r w:rsidRPr="00185A60">
        <w:t>Matr</w:t>
      </w:r>
      <w:proofErr w:type="spellEnd"/>
      <w:r w:rsidRPr="00185A60">
        <w:t>/</w:t>
      </w:r>
      <w:proofErr w:type="spellStart"/>
      <w:r w:rsidRPr="00185A60">
        <w:t>Repr</w:t>
      </w:r>
      <w:proofErr w:type="spellEnd"/>
      <w:r w:rsidRPr="00185A60">
        <w:t xml:space="preserve"> Tab</w:t>
      </w:r>
    </w:p>
    <w:p w14:paraId="42E0FBF6" w14:textId="77777777" w:rsidR="00993750" w:rsidRDefault="00993750" w:rsidP="00993750">
      <w:pPr>
        <w:ind w:firstLine="720"/>
        <w:jc w:val="left"/>
      </w:pPr>
      <w:r w:rsidRPr="00185A60">
        <w:rPr>
          <w:b/>
        </w:rPr>
        <w:t>Impacts:</w:t>
      </w:r>
      <w:r>
        <w:t xml:space="preserve"> NII, EVE</w:t>
      </w:r>
    </w:p>
    <w:p w14:paraId="4C2EE468" w14:textId="77777777" w:rsidR="00993750" w:rsidRPr="00142D0E" w:rsidRDefault="00993750" w:rsidP="00993750">
      <w:pPr>
        <w:ind w:firstLine="720"/>
        <w:jc w:val="left"/>
      </w:pPr>
      <w:r w:rsidRPr="00142D0E">
        <w:rPr>
          <w:b/>
        </w:rPr>
        <w:t>Materiality level:</w:t>
      </w:r>
      <w:r>
        <w:rPr>
          <w:b/>
        </w:rPr>
        <w:t xml:space="preserve"> </w:t>
      </w:r>
      <w:r>
        <w:t>High</w:t>
      </w:r>
    </w:p>
    <w:p w14:paraId="3DFD5408" w14:textId="77777777" w:rsidR="00993750" w:rsidRPr="00695235" w:rsidRDefault="00993750" w:rsidP="00993750">
      <w:pPr>
        <w:jc w:val="left"/>
      </w:pPr>
      <w:r>
        <w:tab/>
      </w:r>
      <w:r w:rsidRPr="00185A60">
        <w:rPr>
          <w:b/>
        </w:rPr>
        <w:t>Limitation:</w:t>
      </w:r>
      <w:r>
        <w:rPr>
          <w:b/>
        </w:rPr>
        <w:t xml:space="preserve"> </w:t>
      </w:r>
      <w:r w:rsidRPr="00695235">
        <w:t xml:space="preserve">Data might not have sufficient granularity; </w:t>
      </w:r>
    </w:p>
    <w:p w14:paraId="3A8D801D" w14:textId="39B8E79A" w:rsidR="00993750" w:rsidRPr="00695235" w:rsidRDefault="00993750" w:rsidP="00993750">
      <w:pPr>
        <w:ind w:left="720" w:firstLine="720"/>
        <w:jc w:val="left"/>
      </w:pPr>
      <w:r w:rsidRPr="00695235">
        <w:t xml:space="preserve">      </w:t>
      </w:r>
      <w:proofErr w:type="gramStart"/>
      <w:r w:rsidRPr="00695235">
        <w:t>past</w:t>
      </w:r>
      <w:proofErr w:type="gramEnd"/>
      <w:r w:rsidRPr="00695235">
        <w:t xml:space="preserve"> behavior might not continue in future</w:t>
      </w:r>
    </w:p>
    <w:p w14:paraId="6DE26BBB" w14:textId="56B3D930" w:rsidR="000D6ED9" w:rsidRDefault="000D6ED9" w:rsidP="00EA5AF9">
      <w:pPr>
        <w:jc w:val="left"/>
        <w:rPr>
          <w:b/>
        </w:rPr>
      </w:pPr>
    </w:p>
    <w:p w14:paraId="61789DC4" w14:textId="77777777" w:rsidR="00993750" w:rsidRDefault="00993750" w:rsidP="00993750">
      <w:pPr>
        <w:jc w:val="left"/>
        <w:rPr>
          <w:b/>
        </w:rPr>
      </w:pPr>
      <w:r w:rsidRPr="00D91E5A">
        <w:rPr>
          <w:b/>
        </w:rPr>
        <w:t>Decay</w:t>
      </w:r>
    </w:p>
    <w:p w14:paraId="6B49621C" w14:textId="77777777" w:rsidR="00993750" w:rsidRDefault="00993750" w:rsidP="00993750">
      <w:pPr>
        <w:ind w:firstLine="720"/>
        <w:jc w:val="left"/>
      </w:pPr>
      <w:r w:rsidRPr="00185A60">
        <w:rPr>
          <w:b/>
        </w:rPr>
        <w:t>Update Frequency:</w:t>
      </w:r>
      <w:r>
        <w:t xml:space="preserve"> At least annually</w:t>
      </w:r>
    </w:p>
    <w:p w14:paraId="7945BA50" w14:textId="77777777" w:rsidR="00993750" w:rsidRDefault="00993750" w:rsidP="00993750">
      <w:pPr>
        <w:ind w:firstLine="720"/>
        <w:jc w:val="left"/>
      </w:pPr>
      <w:r w:rsidRPr="00185A60">
        <w:rPr>
          <w:b/>
        </w:rPr>
        <w:t>Source:</w:t>
      </w:r>
      <w:r>
        <w:t xml:space="preserve"> Empirical Historical Analysis</w:t>
      </w:r>
    </w:p>
    <w:p w14:paraId="03098FDE" w14:textId="7A7A51D9" w:rsidR="00993750" w:rsidRDefault="0011560D" w:rsidP="00993750">
      <w:pPr>
        <w:ind w:firstLine="720"/>
        <w:jc w:val="left"/>
      </w:pPr>
      <w:r>
        <w:rPr>
          <w:b/>
        </w:rPr>
        <w:t>Independent</w:t>
      </w:r>
      <w:r w:rsidR="00993750" w:rsidRPr="00185A60">
        <w:rPr>
          <w:b/>
        </w:rPr>
        <w:t xml:space="preserve"> Reviewer:</w:t>
      </w:r>
      <w:r w:rsidR="00993750">
        <w:t xml:space="preserve"> </w:t>
      </w:r>
      <w:del w:id="30" w:author="LONG, ADRIAN XIN" w:date="2021-08-24T14:49:00Z">
        <w:r w:rsidR="00993750" w:rsidDel="00F1714B">
          <w:delText>MRD</w:delText>
        </w:r>
      </w:del>
      <w:ins w:id="31" w:author="LONG, ADRIAN XIN" w:date="2021-08-24T14:49:00Z">
        <w:r w:rsidR="00F1714B">
          <w:t>ERM</w:t>
        </w:r>
      </w:ins>
    </w:p>
    <w:p w14:paraId="20E0F46B" w14:textId="5F4C3A54" w:rsidR="00993750" w:rsidRDefault="00993750" w:rsidP="00993750">
      <w:pPr>
        <w:jc w:val="left"/>
        <w:rPr>
          <w:b/>
        </w:rPr>
      </w:pPr>
      <w:r>
        <w:rPr>
          <w:b/>
        </w:rPr>
        <w:tab/>
        <w:t xml:space="preserve">Setting Adjustment Field: </w:t>
      </w:r>
      <w:r w:rsidR="008E251F">
        <w:t>PROFITstar®</w:t>
      </w:r>
      <w:r w:rsidRPr="00185A60">
        <w:t xml:space="preserve"> Chart of Account</w:t>
      </w:r>
      <w:r>
        <w:t xml:space="preserve"> &gt;&gt;</w:t>
      </w:r>
      <w:r w:rsidRPr="00185A60">
        <w:t xml:space="preserve"> </w:t>
      </w:r>
      <w:proofErr w:type="spellStart"/>
      <w:r w:rsidRPr="00185A60">
        <w:t>Matr</w:t>
      </w:r>
      <w:proofErr w:type="spellEnd"/>
      <w:r w:rsidRPr="00185A60">
        <w:t>/</w:t>
      </w:r>
      <w:proofErr w:type="spellStart"/>
      <w:r w:rsidRPr="00185A60">
        <w:t>Repr</w:t>
      </w:r>
      <w:proofErr w:type="spellEnd"/>
      <w:r w:rsidRPr="00185A60">
        <w:t xml:space="preserve"> Tab</w:t>
      </w:r>
    </w:p>
    <w:p w14:paraId="710D6C43" w14:textId="77777777" w:rsidR="00993750" w:rsidRDefault="00993750" w:rsidP="00993750">
      <w:pPr>
        <w:ind w:firstLine="720"/>
        <w:jc w:val="left"/>
      </w:pPr>
      <w:r w:rsidRPr="00185A60">
        <w:rPr>
          <w:b/>
        </w:rPr>
        <w:t>Impacts:</w:t>
      </w:r>
      <w:r>
        <w:t xml:space="preserve"> EVE</w:t>
      </w:r>
    </w:p>
    <w:p w14:paraId="2AFF2A72" w14:textId="77777777" w:rsidR="00993750" w:rsidRPr="00142D0E" w:rsidRDefault="00993750" w:rsidP="00993750">
      <w:pPr>
        <w:ind w:firstLine="720"/>
        <w:jc w:val="left"/>
      </w:pPr>
      <w:r w:rsidRPr="00142D0E">
        <w:rPr>
          <w:b/>
        </w:rPr>
        <w:t>Materiality level:</w:t>
      </w:r>
      <w:r>
        <w:rPr>
          <w:b/>
        </w:rPr>
        <w:t xml:space="preserve"> </w:t>
      </w:r>
      <w:r w:rsidRPr="00AA27F8">
        <w:t>low,</w:t>
      </w:r>
      <w:r>
        <w:t xml:space="preserve"> </w:t>
      </w:r>
      <w:r w:rsidRPr="00AA27F8">
        <w:t>but</w:t>
      </w:r>
      <w:r w:rsidRPr="00142D0E">
        <w:rPr>
          <w:b/>
        </w:rPr>
        <w:t xml:space="preserve"> </w:t>
      </w:r>
      <w:r>
        <w:t>high if NMD were not setup to decay immediately</w:t>
      </w:r>
    </w:p>
    <w:p w14:paraId="1A0C24AB" w14:textId="77777777" w:rsidR="00993750" w:rsidRPr="00695235" w:rsidRDefault="00993750" w:rsidP="00993750">
      <w:pPr>
        <w:jc w:val="left"/>
      </w:pPr>
      <w:r>
        <w:tab/>
      </w:r>
      <w:r w:rsidRPr="00185A60">
        <w:rPr>
          <w:b/>
        </w:rPr>
        <w:t>Limitation:</w:t>
      </w:r>
      <w:r w:rsidRPr="00960349">
        <w:rPr>
          <w:b/>
        </w:rPr>
        <w:t xml:space="preserve"> </w:t>
      </w:r>
      <w:r w:rsidRPr="00695235">
        <w:t xml:space="preserve">Data might not have sufficient granularity; </w:t>
      </w:r>
    </w:p>
    <w:p w14:paraId="66529169" w14:textId="0A668D86" w:rsidR="00D74D2F" w:rsidRDefault="00993750" w:rsidP="00993750">
      <w:pPr>
        <w:ind w:left="720" w:firstLine="720"/>
        <w:jc w:val="left"/>
      </w:pPr>
      <w:r w:rsidRPr="00695235">
        <w:t xml:space="preserve">      </w:t>
      </w:r>
      <w:proofErr w:type="gramStart"/>
      <w:r w:rsidRPr="00695235">
        <w:t>past</w:t>
      </w:r>
      <w:proofErr w:type="gramEnd"/>
      <w:r w:rsidRPr="00695235">
        <w:t xml:space="preserve"> behavior might not continue in future</w:t>
      </w:r>
    </w:p>
    <w:p w14:paraId="4F85D113" w14:textId="77777777" w:rsidR="00D74D2F" w:rsidRPr="00695235" w:rsidRDefault="00D74D2F" w:rsidP="00993750">
      <w:pPr>
        <w:ind w:left="720" w:firstLine="720"/>
        <w:jc w:val="left"/>
      </w:pPr>
    </w:p>
    <w:p w14:paraId="596357CE" w14:textId="5708775B" w:rsidR="00993750" w:rsidRDefault="00993750" w:rsidP="005F47E0">
      <w:pPr>
        <w:spacing w:line="240" w:lineRule="atLeast"/>
        <w:jc w:val="left"/>
        <w:rPr>
          <w:b/>
        </w:rPr>
      </w:pPr>
      <w:r w:rsidRPr="002463BE">
        <w:rPr>
          <w:b/>
        </w:rPr>
        <w:t>Beta</w:t>
      </w:r>
      <w:r>
        <w:rPr>
          <w:b/>
        </w:rPr>
        <w:t xml:space="preserve"> Factor</w:t>
      </w:r>
      <w:r>
        <w:rPr>
          <w:b/>
        </w:rPr>
        <w:tab/>
      </w:r>
    </w:p>
    <w:p w14:paraId="532C55C6" w14:textId="77777777" w:rsidR="00993750" w:rsidRDefault="00993750" w:rsidP="00993750">
      <w:pPr>
        <w:ind w:firstLine="720"/>
        <w:jc w:val="left"/>
      </w:pPr>
      <w:r w:rsidRPr="00185A60">
        <w:rPr>
          <w:b/>
        </w:rPr>
        <w:t>Update Frequency:</w:t>
      </w:r>
      <w:r>
        <w:t xml:space="preserve"> At least annually</w:t>
      </w:r>
    </w:p>
    <w:p w14:paraId="66E361E5" w14:textId="77777777" w:rsidR="00993750" w:rsidRDefault="00993750" w:rsidP="00993750">
      <w:pPr>
        <w:ind w:firstLine="720"/>
        <w:jc w:val="left"/>
      </w:pPr>
      <w:r w:rsidRPr="00185A60">
        <w:rPr>
          <w:b/>
        </w:rPr>
        <w:t>Source:</w:t>
      </w:r>
      <w:r>
        <w:t xml:space="preserve"> Empirical Historical Analysis</w:t>
      </w:r>
    </w:p>
    <w:p w14:paraId="3C2F8DA5" w14:textId="287E2833" w:rsidR="00993750" w:rsidRDefault="0011560D" w:rsidP="00993750">
      <w:pPr>
        <w:ind w:firstLine="720"/>
        <w:jc w:val="left"/>
      </w:pPr>
      <w:r>
        <w:rPr>
          <w:b/>
        </w:rPr>
        <w:t>Independent</w:t>
      </w:r>
      <w:r w:rsidR="00993750" w:rsidRPr="00185A60">
        <w:rPr>
          <w:b/>
        </w:rPr>
        <w:t xml:space="preserve"> Reviewer:</w:t>
      </w:r>
      <w:r w:rsidR="00993750">
        <w:t xml:space="preserve"> </w:t>
      </w:r>
      <w:del w:id="32" w:author="LONG, ADRIAN XIN" w:date="2021-08-24T14:49:00Z">
        <w:r w:rsidR="00993750" w:rsidDel="00F1714B">
          <w:delText>MRD</w:delText>
        </w:r>
      </w:del>
      <w:ins w:id="33" w:author="LONG, ADRIAN XIN" w:date="2021-08-24T14:49:00Z">
        <w:r w:rsidR="00F1714B">
          <w:t>ERM</w:t>
        </w:r>
      </w:ins>
    </w:p>
    <w:p w14:paraId="0759CBA9" w14:textId="666EB708" w:rsidR="00993750" w:rsidRDefault="00993750" w:rsidP="00993750">
      <w:pPr>
        <w:ind w:firstLine="720"/>
        <w:jc w:val="left"/>
      </w:pPr>
      <w:r>
        <w:rPr>
          <w:b/>
        </w:rPr>
        <w:t xml:space="preserve">Setting Adjustment Field: </w:t>
      </w:r>
      <w:r w:rsidR="008E251F">
        <w:t>PROFITstar®</w:t>
      </w:r>
      <w:r w:rsidRPr="00185A60">
        <w:t xml:space="preserve"> Chart of</w:t>
      </w:r>
      <w:r>
        <w:t xml:space="preserve"> </w:t>
      </w:r>
      <w:r w:rsidRPr="00185A60">
        <w:t>Account</w:t>
      </w:r>
      <w:r>
        <w:t xml:space="preserve"> &gt;&gt; Key Rate Tie Tab</w:t>
      </w:r>
    </w:p>
    <w:p w14:paraId="1AE6C845" w14:textId="77777777" w:rsidR="00993750" w:rsidRDefault="00993750" w:rsidP="00993750">
      <w:pPr>
        <w:ind w:firstLine="720"/>
        <w:jc w:val="left"/>
      </w:pPr>
      <w:r w:rsidRPr="00185A60">
        <w:rPr>
          <w:b/>
        </w:rPr>
        <w:lastRenderedPageBreak/>
        <w:t>Impacts:</w:t>
      </w:r>
      <w:r>
        <w:t xml:space="preserve"> NII, EVE</w:t>
      </w:r>
    </w:p>
    <w:p w14:paraId="229DC98C" w14:textId="77777777" w:rsidR="00993750" w:rsidRPr="00142D0E" w:rsidRDefault="00993750" w:rsidP="00993750">
      <w:pPr>
        <w:ind w:firstLine="720"/>
        <w:jc w:val="left"/>
      </w:pPr>
      <w:r w:rsidRPr="00142D0E">
        <w:rPr>
          <w:b/>
        </w:rPr>
        <w:t>Materiality level:</w:t>
      </w:r>
      <w:r>
        <w:rPr>
          <w:b/>
        </w:rPr>
        <w:t xml:space="preserve"> </w:t>
      </w:r>
      <w:r>
        <w:t>High</w:t>
      </w:r>
    </w:p>
    <w:p w14:paraId="1A49C878" w14:textId="77777777" w:rsidR="00993750" w:rsidRPr="00695235" w:rsidRDefault="00993750" w:rsidP="00993750">
      <w:pPr>
        <w:jc w:val="left"/>
      </w:pPr>
      <w:r>
        <w:tab/>
      </w:r>
      <w:r w:rsidRPr="00185A60">
        <w:rPr>
          <w:b/>
        </w:rPr>
        <w:t>Limitation</w:t>
      </w:r>
      <w:r w:rsidRPr="00695235">
        <w:t xml:space="preserve">: Data might not have sufficient granularity; </w:t>
      </w:r>
    </w:p>
    <w:p w14:paraId="1B9C5772" w14:textId="77777777" w:rsidR="00993750" w:rsidRPr="00695235" w:rsidRDefault="00993750" w:rsidP="00993750">
      <w:pPr>
        <w:ind w:left="720" w:firstLine="720"/>
        <w:jc w:val="left"/>
      </w:pPr>
      <w:r w:rsidRPr="00695235">
        <w:t xml:space="preserve">      </w:t>
      </w:r>
      <w:proofErr w:type="gramStart"/>
      <w:r w:rsidRPr="00695235">
        <w:t>past</w:t>
      </w:r>
      <w:proofErr w:type="gramEnd"/>
      <w:r w:rsidRPr="00695235">
        <w:t xml:space="preserve"> behavior might not continue in future</w:t>
      </w:r>
    </w:p>
    <w:p w14:paraId="67AB4575" w14:textId="77777777" w:rsidR="00993750" w:rsidRDefault="00993750" w:rsidP="00993750">
      <w:pPr>
        <w:tabs>
          <w:tab w:val="left" w:pos="1127"/>
        </w:tabs>
        <w:jc w:val="left"/>
        <w:rPr>
          <w:b/>
        </w:rPr>
      </w:pPr>
    </w:p>
    <w:p w14:paraId="30948FF8" w14:textId="77777777" w:rsidR="00993750" w:rsidRDefault="00993750" w:rsidP="00993750">
      <w:pPr>
        <w:tabs>
          <w:tab w:val="left" w:pos="1127"/>
        </w:tabs>
        <w:jc w:val="left"/>
        <w:rPr>
          <w:b/>
        </w:rPr>
      </w:pPr>
      <w:r>
        <w:rPr>
          <w:b/>
        </w:rPr>
        <w:t>Offering Rate</w:t>
      </w:r>
    </w:p>
    <w:p w14:paraId="4E63D73D" w14:textId="77777777" w:rsidR="00993750" w:rsidRDefault="00993750" w:rsidP="00993750">
      <w:pPr>
        <w:ind w:firstLine="720"/>
        <w:jc w:val="left"/>
      </w:pPr>
      <w:r w:rsidRPr="00185A60">
        <w:rPr>
          <w:b/>
        </w:rPr>
        <w:t>Update Frequency:</w:t>
      </w:r>
      <w:r>
        <w:t xml:space="preserve"> monthly</w:t>
      </w:r>
    </w:p>
    <w:p w14:paraId="67451733" w14:textId="77777777" w:rsidR="00993750" w:rsidRDefault="00993750" w:rsidP="00993750">
      <w:pPr>
        <w:ind w:firstLine="720"/>
        <w:jc w:val="left"/>
      </w:pPr>
      <w:r w:rsidRPr="00185A60">
        <w:rPr>
          <w:b/>
        </w:rPr>
        <w:t>Source:</w:t>
      </w:r>
      <w:r>
        <w:rPr>
          <w:b/>
        </w:rPr>
        <w:t xml:space="preserve"> </w:t>
      </w:r>
      <w:r>
        <w:t>Expert Judgement FLU input</w:t>
      </w:r>
    </w:p>
    <w:p w14:paraId="6097E9C6" w14:textId="40708D97" w:rsidR="00993750" w:rsidRDefault="00993750" w:rsidP="00993750">
      <w:pPr>
        <w:ind w:firstLine="720"/>
        <w:jc w:val="left"/>
      </w:pPr>
      <w:r>
        <w:rPr>
          <w:b/>
        </w:rPr>
        <w:t xml:space="preserve">Setting Adjustment Field: </w:t>
      </w:r>
      <w:r w:rsidR="008E251F">
        <w:t>PROFITstar®</w:t>
      </w:r>
      <w:r w:rsidRPr="00185A60">
        <w:t xml:space="preserve"> </w:t>
      </w:r>
      <w:r>
        <w:t xml:space="preserve">Databank &gt;&gt; Rate </w:t>
      </w:r>
    </w:p>
    <w:p w14:paraId="3EF04080" w14:textId="77777777" w:rsidR="00993750" w:rsidRDefault="00993750" w:rsidP="00993750">
      <w:pPr>
        <w:ind w:firstLine="720"/>
        <w:jc w:val="left"/>
      </w:pPr>
      <w:r w:rsidRPr="00185A60">
        <w:rPr>
          <w:b/>
        </w:rPr>
        <w:t>Impacts:</w:t>
      </w:r>
      <w:r>
        <w:t xml:space="preserve"> NII, EVE</w:t>
      </w:r>
    </w:p>
    <w:p w14:paraId="21E733BC" w14:textId="77777777" w:rsidR="00993750" w:rsidRPr="00142D0E" w:rsidRDefault="00993750" w:rsidP="00993750">
      <w:pPr>
        <w:ind w:firstLine="720"/>
        <w:jc w:val="left"/>
      </w:pPr>
      <w:r w:rsidRPr="00142D0E">
        <w:rPr>
          <w:b/>
        </w:rPr>
        <w:t>Materiality level:</w:t>
      </w:r>
      <w:r>
        <w:rPr>
          <w:b/>
        </w:rPr>
        <w:t xml:space="preserve"> </w:t>
      </w:r>
      <w:r>
        <w:t>Medium</w:t>
      </w:r>
    </w:p>
    <w:p w14:paraId="3DB886D8" w14:textId="77777777" w:rsidR="00993750" w:rsidRPr="00695235" w:rsidRDefault="00993750" w:rsidP="00993750">
      <w:pPr>
        <w:jc w:val="left"/>
      </w:pPr>
      <w:r>
        <w:tab/>
      </w:r>
      <w:r w:rsidRPr="00185A60">
        <w:rPr>
          <w:b/>
        </w:rPr>
        <w:t>Limitation:</w:t>
      </w:r>
      <w:r>
        <w:rPr>
          <w:b/>
        </w:rPr>
        <w:t xml:space="preserve"> </w:t>
      </w:r>
      <w:r w:rsidRPr="00695235">
        <w:t xml:space="preserve">Data might not capture credit risk </w:t>
      </w:r>
    </w:p>
    <w:p w14:paraId="6B19D43F" w14:textId="77777777" w:rsidR="00993750" w:rsidRDefault="00993750" w:rsidP="00993750">
      <w:pPr>
        <w:tabs>
          <w:tab w:val="left" w:pos="1127"/>
        </w:tabs>
        <w:jc w:val="left"/>
        <w:rPr>
          <w:b/>
        </w:rPr>
      </w:pPr>
    </w:p>
    <w:p w14:paraId="58F0758A" w14:textId="77777777" w:rsidR="00993750" w:rsidRDefault="00993750" w:rsidP="00993750">
      <w:pPr>
        <w:tabs>
          <w:tab w:val="left" w:pos="1127"/>
        </w:tabs>
        <w:jc w:val="left"/>
        <w:rPr>
          <w:b/>
        </w:rPr>
      </w:pPr>
      <w:r>
        <w:rPr>
          <w:b/>
        </w:rPr>
        <w:t>Key Rate Forecast</w:t>
      </w:r>
    </w:p>
    <w:p w14:paraId="1BDA0454" w14:textId="1CFEBD77" w:rsidR="00993750" w:rsidRDefault="00993750" w:rsidP="00993750">
      <w:pPr>
        <w:ind w:firstLine="720"/>
        <w:jc w:val="left"/>
      </w:pPr>
      <w:r w:rsidRPr="00185A60">
        <w:rPr>
          <w:b/>
        </w:rPr>
        <w:t>Update Frequency:</w:t>
      </w:r>
      <w:r>
        <w:rPr>
          <w:b/>
        </w:rPr>
        <w:t xml:space="preserve"> </w:t>
      </w:r>
      <w:r w:rsidRPr="00695235">
        <w:t xml:space="preserve">at least </w:t>
      </w:r>
      <w:r w:rsidR="00695235">
        <w:t>quarterly</w:t>
      </w:r>
      <w:r w:rsidRPr="00695235">
        <w:t xml:space="preserve"> or</w:t>
      </w:r>
      <w:r>
        <w:t xml:space="preserve"> monthly when rate is volatile</w:t>
      </w:r>
    </w:p>
    <w:p w14:paraId="15E4D226" w14:textId="77777777" w:rsidR="00993750" w:rsidRDefault="00993750" w:rsidP="00993750">
      <w:pPr>
        <w:ind w:firstLine="720"/>
        <w:jc w:val="left"/>
      </w:pPr>
      <w:r w:rsidRPr="00185A60">
        <w:rPr>
          <w:b/>
        </w:rPr>
        <w:t>Source:</w:t>
      </w:r>
      <w:r>
        <w:rPr>
          <w:b/>
        </w:rPr>
        <w:t xml:space="preserve"> </w:t>
      </w:r>
      <w:r w:rsidRPr="00185A60">
        <w:t>Expert Judgement</w:t>
      </w:r>
      <w:r>
        <w:rPr>
          <w:b/>
        </w:rPr>
        <w:t xml:space="preserve"> </w:t>
      </w:r>
      <w:r>
        <w:t>SRD input</w:t>
      </w:r>
    </w:p>
    <w:p w14:paraId="065EC829" w14:textId="38F4B1F9" w:rsidR="00993750" w:rsidRDefault="00993750" w:rsidP="00993750">
      <w:pPr>
        <w:ind w:firstLine="720"/>
        <w:jc w:val="left"/>
      </w:pPr>
      <w:r>
        <w:rPr>
          <w:b/>
        </w:rPr>
        <w:t xml:space="preserve">Setting Adjustment Field: </w:t>
      </w:r>
      <w:r w:rsidR="008E251F">
        <w:t>PROFITstar®</w:t>
      </w:r>
      <w:r w:rsidRPr="00185A60">
        <w:t xml:space="preserve"> </w:t>
      </w:r>
      <w:r>
        <w:t xml:space="preserve">Projection </w:t>
      </w:r>
    </w:p>
    <w:p w14:paraId="7D3183E3" w14:textId="7CE1E524" w:rsidR="00993750" w:rsidRDefault="00993750" w:rsidP="00993750">
      <w:pPr>
        <w:ind w:firstLine="720"/>
        <w:jc w:val="left"/>
      </w:pPr>
      <w:r w:rsidRPr="00185A60">
        <w:rPr>
          <w:b/>
        </w:rPr>
        <w:t>Impacts:</w:t>
      </w:r>
      <w:r>
        <w:t xml:space="preserve"> NII, EVE</w:t>
      </w:r>
      <w:r w:rsidR="00A44143">
        <w:t xml:space="preserve"> under </w:t>
      </w:r>
      <w:r w:rsidR="00206699">
        <w:t>projection</w:t>
      </w:r>
      <w:r w:rsidR="00A44143">
        <w:t xml:space="preserve"> scenario</w:t>
      </w:r>
      <w:r w:rsidR="00206699">
        <w:t xml:space="preserve"> only</w:t>
      </w:r>
    </w:p>
    <w:p w14:paraId="6F9DA81A" w14:textId="77777777" w:rsidR="00993750" w:rsidRPr="00142D0E" w:rsidRDefault="00993750" w:rsidP="00993750">
      <w:pPr>
        <w:ind w:firstLine="720"/>
        <w:jc w:val="left"/>
      </w:pPr>
      <w:r w:rsidRPr="00142D0E">
        <w:rPr>
          <w:b/>
        </w:rPr>
        <w:t>Materiality level:</w:t>
      </w:r>
      <w:r>
        <w:rPr>
          <w:b/>
        </w:rPr>
        <w:t xml:space="preserve"> </w:t>
      </w:r>
      <w:r>
        <w:t>Medium</w:t>
      </w:r>
    </w:p>
    <w:p w14:paraId="0E46EB67" w14:textId="77777777" w:rsidR="00993750" w:rsidRPr="00185A60" w:rsidRDefault="00993750" w:rsidP="00993750">
      <w:pPr>
        <w:jc w:val="left"/>
        <w:rPr>
          <w:b/>
        </w:rPr>
      </w:pPr>
      <w:r>
        <w:tab/>
      </w:r>
      <w:r w:rsidRPr="00185A60">
        <w:rPr>
          <w:b/>
        </w:rPr>
        <w:t>Limitation:</w:t>
      </w:r>
      <w:r w:rsidRPr="00960349">
        <w:rPr>
          <w:b/>
        </w:rPr>
        <w:t xml:space="preserve"> </w:t>
      </w:r>
      <w:r w:rsidRPr="00695235">
        <w:t>past behavior might not continue in future</w:t>
      </w:r>
    </w:p>
    <w:p w14:paraId="51C18EEE" w14:textId="77777777" w:rsidR="00993750" w:rsidRDefault="00993750" w:rsidP="00993750">
      <w:pPr>
        <w:tabs>
          <w:tab w:val="left" w:pos="1127"/>
        </w:tabs>
        <w:jc w:val="left"/>
        <w:rPr>
          <w:b/>
        </w:rPr>
      </w:pPr>
    </w:p>
    <w:p w14:paraId="0995295D" w14:textId="77777777" w:rsidR="00993750" w:rsidRDefault="00993750" w:rsidP="00993750">
      <w:pPr>
        <w:tabs>
          <w:tab w:val="left" w:pos="1127"/>
        </w:tabs>
        <w:jc w:val="left"/>
        <w:rPr>
          <w:b/>
        </w:rPr>
      </w:pPr>
      <w:r>
        <w:rPr>
          <w:b/>
        </w:rPr>
        <w:t>Balance Sheet Growth Forecast</w:t>
      </w:r>
    </w:p>
    <w:p w14:paraId="3A6093A7" w14:textId="77777777" w:rsidR="00993750" w:rsidRDefault="00993750" w:rsidP="00993750">
      <w:pPr>
        <w:ind w:firstLine="720"/>
        <w:jc w:val="left"/>
      </w:pPr>
      <w:r w:rsidRPr="00185A60">
        <w:rPr>
          <w:b/>
        </w:rPr>
        <w:t>Update Frequency:</w:t>
      </w:r>
      <w:r>
        <w:t xml:space="preserve"> At least annually</w:t>
      </w:r>
    </w:p>
    <w:p w14:paraId="260D305B" w14:textId="6A923641" w:rsidR="00993750" w:rsidRDefault="00993750" w:rsidP="00993750">
      <w:pPr>
        <w:ind w:firstLine="720"/>
        <w:jc w:val="left"/>
      </w:pPr>
      <w:r w:rsidRPr="00185A60">
        <w:rPr>
          <w:b/>
        </w:rPr>
        <w:t>Source:</w:t>
      </w:r>
      <w:r>
        <w:rPr>
          <w:b/>
        </w:rPr>
        <w:t xml:space="preserve"> </w:t>
      </w:r>
      <w:r>
        <w:t>HO</w:t>
      </w:r>
      <w:r w:rsidR="00E83BB1">
        <w:t xml:space="preserve"> and/or FLU</w:t>
      </w:r>
      <w:r>
        <w:t xml:space="preserve"> input</w:t>
      </w:r>
    </w:p>
    <w:p w14:paraId="6304DFDC" w14:textId="49919C40" w:rsidR="00993750" w:rsidRDefault="00286791" w:rsidP="00993750">
      <w:pPr>
        <w:ind w:firstLine="720"/>
        <w:jc w:val="left"/>
      </w:pPr>
      <w:r>
        <w:rPr>
          <w:b/>
        </w:rPr>
        <w:t>Independent</w:t>
      </w:r>
      <w:r w:rsidR="00993750" w:rsidRPr="00185A60">
        <w:rPr>
          <w:b/>
        </w:rPr>
        <w:t xml:space="preserve"> Reviewer:</w:t>
      </w:r>
      <w:r w:rsidR="00993750">
        <w:t xml:space="preserve"> </w:t>
      </w:r>
      <w:del w:id="34" w:author="LONG, ADRIAN XIN" w:date="2021-08-24T14:49:00Z">
        <w:r w:rsidR="00993750" w:rsidDel="00F1714B">
          <w:delText>MRD</w:delText>
        </w:r>
      </w:del>
      <w:ins w:id="35" w:author="LONG, ADRIAN XIN" w:date="2021-08-24T14:49:00Z">
        <w:r w:rsidR="00F1714B">
          <w:t>ERM</w:t>
        </w:r>
      </w:ins>
    </w:p>
    <w:p w14:paraId="4D0CDBBB" w14:textId="5A1A8A25" w:rsidR="00993750" w:rsidRDefault="00993750" w:rsidP="00993750">
      <w:pPr>
        <w:ind w:firstLine="720"/>
        <w:jc w:val="left"/>
      </w:pPr>
      <w:r>
        <w:rPr>
          <w:b/>
        </w:rPr>
        <w:t xml:space="preserve">Setting Adjustment Field: </w:t>
      </w:r>
      <w:r w:rsidR="008E251F">
        <w:t>PROFITstar®</w:t>
      </w:r>
      <w:r w:rsidRPr="00185A60">
        <w:t xml:space="preserve"> </w:t>
      </w:r>
      <w:r>
        <w:t xml:space="preserve">Projection </w:t>
      </w:r>
    </w:p>
    <w:p w14:paraId="0156627D" w14:textId="77777777" w:rsidR="00993750" w:rsidRDefault="00993750" w:rsidP="00993750">
      <w:pPr>
        <w:ind w:firstLine="720"/>
        <w:jc w:val="left"/>
      </w:pPr>
      <w:r w:rsidRPr="00185A60">
        <w:rPr>
          <w:b/>
        </w:rPr>
        <w:t>Impacts:</w:t>
      </w:r>
      <w:r>
        <w:t xml:space="preserve"> NII</w:t>
      </w:r>
    </w:p>
    <w:p w14:paraId="6A0D08CF" w14:textId="77777777" w:rsidR="00993750" w:rsidRPr="00142D0E" w:rsidRDefault="00993750" w:rsidP="00993750">
      <w:pPr>
        <w:ind w:firstLine="720"/>
        <w:jc w:val="left"/>
      </w:pPr>
      <w:r w:rsidRPr="00142D0E">
        <w:rPr>
          <w:b/>
        </w:rPr>
        <w:t>Materiality level:</w:t>
      </w:r>
      <w:r>
        <w:rPr>
          <w:b/>
        </w:rPr>
        <w:t xml:space="preserve"> </w:t>
      </w:r>
      <w:r>
        <w:t>Medium</w:t>
      </w:r>
    </w:p>
    <w:p w14:paraId="1117DE45" w14:textId="0CFBDC63" w:rsidR="00993750" w:rsidRDefault="00993750" w:rsidP="00993750">
      <w:pPr>
        <w:jc w:val="left"/>
        <w:rPr>
          <w:b/>
        </w:rPr>
      </w:pPr>
      <w:r>
        <w:tab/>
      </w:r>
      <w:r w:rsidRPr="00185A60">
        <w:rPr>
          <w:b/>
        </w:rPr>
        <w:t>Limitation:</w:t>
      </w:r>
      <w:r>
        <w:rPr>
          <w:b/>
        </w:rPr>
        <w:t xml:space="preserve"> </w:t>
      </w:r>
      <w:r w:rsidRPr="00695235">
        <w:t>Target might change due other factors</w:t>
      </w:r>
      <w:r w:rsidR="00E850A8" w:rsidRPr="00695235">
        <w:t xml:space="preserve"> </w:t>
      </w:r>
      <w:proofErr w:type="spellStart"/>
      <w:r w:rsidR="00E850A8" w:rsidRPr="00695235">
        <w:t>i.e</w:t>
      </w:r>
      <w:proofErr w:type="spellEnd"/>
      <w:r w:rsidR="00E850A8" w:rsidRPr="00695235">
        <w:t>:</w:t>
      </w:r>
      <w:r w:rsidRPr="00695235">
        <w:t xml:space="preserve"> economic environment or HO request</w:t>
      </w:r>
    </w:p>
    <w:p w14:paraId="763EA4FC" w14:textId="051153D6" w:rsidR="002F6960" w:rsidRPr="009B15D7" w:rsidRDefault="002F6960" w:rsidP="006A11D2">
      <w:pPr>
        <w:jc w:val="left"/>
        <w:rPr>
          <w:i/>
        </w:rPr>
      </w:pPr>
    </w:p>
    <w:p w14:paraId="5C4C586C" w14:textId="77777777" w:rsidR="006A11D2" w:rsidRDefault="006A11D2" w:rsidP="006A11D2">
      <w:pPr>
        <w:pStyle w:val="Level1"/>
        <w:pBdr>
          <w:bottom w:val="none" w:sz="0" w:space="0" w:color="auto"/>
        </w:pBdr>
        <w:jc w:val="left"/>
      </w:pPr>
      <w:bookmarkStart w:id="36" w:name="_Toc59537589"/>
      <w:r>
        <w:t>Model Output Analysis</w:t>
      </w:r>
      <w:bookmarkEnd w:id="36"/>
    </w:p>
    <w:p w14:paraId="210B1092" w14:textId="39C39DF8" w:rsidR="001B03C6" w:rsidRDefault="001B03C6" w:rsidP="005E5A28">
      <w:r w:rsidRPr="001B03C6">
        <w:t xml:space="preserve">Monthly, TRY uses </w:t>
      </w:r>
      <w:r w:rsidR="008E251F">
        <w:t>PROFITstar®</w:t>
      </w:r>
      <w:r w:rsidRPr="001B03C6">
        <w:t xml:space="preserve"> model to generate standard NII and EVE risk measures using the standard parallel interest rate shift scenarios. These results, after review by management and MRD, are included in the monthly ALCO package and presented to ALCO committee members. Results along with observation of trends and concerns are also presented to the MLRC committee, where risk are constantly monitored via risk limit, KRI, and committee members’ discussions.</w:t>
      </w:r>
    </w:p>
    <w:p w14:paraId="209010E8" w14:textId="7F5D6710" w:rsidR="00230CBD" w:rsidRDefault="00230CBD" w:rsidP="005E5A28"/>
    <w:p w14:paraId="6B11E204" w14:textId="4806299C" w:rsidR="00230CBD" w:rsidRPr="00D5667C" w:rsidRDefault="00230CBD" w:rsidP="00230CBD">
      <w:pPr>
        <w:pStyle w:val="BodyText"/>
        <w:rPr>
          <w:rFonts w:eastAsiaTheme="minorEastAsia"/>
          <w:lang w:val="en-US"/>
        </w:rPr>
      </w:pPr>
      <w:r>
        <w:rPr>
          <w:rFonts w:eastAsiaTheme="minorEastAsia"/>
          <w:lang w:val="en-US"/>
        </w:rPr>
        <w:t>Model</w:t>
      </w:r>
      <w:r w:rsidRPr="00D5667C">
        <w:rPr>
          <w:rFonts w:eastAsiaTheme="minorEastAsia"/>
          <w:lang w:val="en-US"/>
        </w:rPr>
        <w:t xml:space="preserve"> validation is a key part of overall risk management framework. Since 2010, the regulatory expectation regarding model risk management has been heightened. In 2011, the Supervisory Guidance on Model Risk Management (the “Guidance”) was published by the Board of Governors of the Federal Reserve System and the Office of the Comptroller of the Currency (OCC)</w:t>
      </w:r>
      <w:r w:rsidRPr="00E23464">
        <w:rPr>
          <w:rStyle w:val="FootnoteReference"/>
          <w:rFonts w:eastAsiaTheme="minorEastAsia"/>
          <w:lang w:val="en-US"/>
        </w:rPr>
        <w:footnoteReference w:id="9"/>
      </w:r>
      <w:r w:rsidRPr="00D5667C">
        <w:rPr>
          <w:rFonts w:eastAsiaTheme="minorEastAsia"/>
          <w:lang w:val="en-US"/>
        </w:rPr>
        <w:t xml:space="preserve">. And in the most recent 2020 </w:t>
      </w:r>
      <w:r w:rsidRPr="00D5667C">
        <w:rPr>
          <w:rFonts w:eastAsiaTheme="minorEastAsia"/>
          <w:lang w:val="en-US"/>
        </w:rPr>
        <w:lastRenderedPageBreak/>
        <w:t>version of OCC published Interest Rate Risk Handbook</w:t>
      </w:r>
      <w:r w:rsidRPr="00E23464">
        <w:rPr>
          <w:rStyle w:val="FootnoteReference"/>
          <w:rFonts w:eastAsiaTheme="minorEastAsia"/>
          <w:lang w:val="en-US"/>
        </w:rPr>
        <w:footnoteReference w:id="10"/>
      </w:r>
      <w:r w:rsidRPr="00D5667C">
        <w:rPr>
          <w:rFonts w:eastAsiaTheme="minorEastAsia"/>
          <w:lang w:val="en-US"/>
        </w:rPr>
        <w:t>, it expanded the discussion of model risk and model risk management, and indicated ongoing monitoring and outcome analysis</w:t>
      </w:r>
      <w:r>
        <w:rPr>
          <w:rFonts w:eastAsiaTheme="minorEastAsia"/>
          <w:lang w:val="en-US"/>
        </w:rPr>
        <w:t xml:space="preserve"> are needed </w:t>
      </w:r>
      <w:r w:rsidRPr="00D5667C">
        <w:rPr>
          <w:rFonts w:eastAsiaTheme="minorEastAsia"/>
          <w:lang w:val="en-US"/>
        </w:rPr>
        <w:t>to evaluate the model</w:t>
      </w:r>
      <w:r>
        <w:rPr>
          <w:rFonts w:eastAsiaTheme="minorEastAsia"/>
          <w:lang w:val="en-US"/>
        </w:rPr>
        <w:t>’s</w:t>
      </w:r>
      <w:r w:rsidRPr="00D5667C">
        <w:rPr>
          <w:rFonts w:eastAsiaTheme="minorEastAsia"/>
          <w:lang w:val="en-US"/>
        </w:rPr>
        <w:t xml:space="preserve"> performance, </w:t>
      </w:r>
      <w:r>
        <w:rPr>
          <w:rFonts w:eastAsiaTheme="minorEastAsia"/>
          <w:lang w:val="en-US"/>
        </w:rPr>
        <w:t xml:space="preserve">and </w:t>
      </w:r>
      <w:r w:rsidRPr="00D5667C">
        <w:rPr>
          <w:rFonts w:eastAsiaTheme="minorEastAsia"/>
          <w:lang w:val="en-US"/>
        </w:rPr>
        <w:t xml:space="preserve">to confirm that </w:t>
      </w:r>
      <w:r>
        <w:rPr>
          <w:rFonts w:eastAsiaTheme="minorEastAsia"/>
          <w:lang w:val="en-US"/>
        </w:rPr>
        <w:t>it has been</w:t>
      </w:r>
      <w:r w:rsidRPr="00D5667C">
        <w:rPr>
          <w:rFonts w:eastAsiaTheme="minorEastAsia"/>
          <w:lang w:val="en-US"/>
        </w:rPr>
        <w:t xml:space="preserve"> appropriately implemented, and</w:t>
      </w:r>
      <w:r>
        <w:rPr>
          <w:rFonts w:eastAsiaTheme="minorEastAsia"/>
          <w:lang w:val="en-US"/>
        </w:rPr>
        <w:t xml:space="preserve"> is being </w:t>
      </w:r>
      <w:r w:rsidRPr="00D5667C">
        <w:rPr>
          <w:rFonts w:eastAsiaTheme="minorEastAsia"/>
          <w:lang w:val="en-US"/>
        </w:rPr>
        <w:t xml:space="preserve">used and functioning as intended. Other regulatory agencies have adopted a similar stance with regards to the managing of model risk. </w:t>
      </w:r>
    </w:p>
    <w:p w14:paraId="40877274" w14:textId="66E35048" w:rsidR="001B03C6" w:rsidRPr="001B03C6" w:rsidRDefault="00230CBD" w:rsidP="005E5A28">
      <w:r>
        <w:t>Output analysis therefore is a critical component to the proper establishment of model governance.</w:t>
      </w:r>
    </w:p>
    <w:p w14:paraId="273E9592" w14:textId="1FA905F3" w:rsidR="001B03C6" w:rsidRPr="001B03C6" w:rsidRDefault="001B03C6" w:rsidP="005E5A28">
      <w:r w:rsidRPr="001B03C6">
        <w:t>To assess the model’s performance</w:t>
      </w:r>
      <w:r w:rsidR="00286791">
        <w:t>,</w:t>
      </w:r>
      <w:r w:rsidRPr="001B03C6">
        <w:t xml:space="preserve"> additional analyses are conducted periodically. Since </w:t>
      </w:r>
      <w:r w:rsidR="008E251F">
        <w:t>PROFITstar®</w:t>
      </w:r>
      <w:r w:rsidRPr="001B03C6">
        <w:t xml:space="preserve"> Model contains many parameters and assumptions, depending on the materiality of the input, a small change </w:t>
      </w:r>
      <w:r w:rsidR="00286791">
        <w:t>may</w:t>
      </w:r>
      <w:r w:rsidRPr="001B03C6">
        <w:t xml:space="preserve"> have a significant impact to the overall result. These analyses when conducted correctly can provide additional insight by revealing errors and inaccuracies and help identify driving factors of the model.</w:t>
      </w:r>
    </w:p>
    <w:p w14:paraId="26FCDC2E" w14:textId="77777777" w:rsidR="001B03C6" w:rsidRPr="001B03C6" w:rsidRDefault="001B03C6" w:rsidP="005E5A28"/>
    <w:p w14:paraId="4347EBA4" w14:textId="58EDD679" w:rsidR="00F14DC1" w:rsidRDefault="001B03C6" w:rsidP="005E5A28">
      <w:r w:rsidRPr="001B03C6">
        <w:t>The following analyses are conducted on a periodic basis</w:t>
      </w:r>
      <w:r w:rsidR="000571AA">
        <w:t>:</w:t>
      </w:r>
    </w:p>
    <w:p w14:paraId="13946C04" w14:textId="77777777" w:rsidR="001B03C6" w:rsidRDefault="001B03C6" w:rsidP="001B03C6">
      <w:pPr>
        <w:jc w:val="left"/>
      </w:pPr>
    </w:p>
    <w:p w14:paraId="5A0AB90D" w14:textId="77777777" w:rsidR="001B03C6" w:rsidRDefault="001B03C6" w:rsidP="001B03C6">
      <w:pPr>
        <w:pStyle w:val="Level2"/>
      </w:pPr>
      <w:bookmarkStart w:id="37" w:name="_Toc59537590"/>
      <w:bookmarkStart w:id="38" w:name="_Toc534904192"/>
      <w:r>
        <w:t>Non-parallel Scenarios</w:t>
      </w:r>
      <w:bookmarkEnd w:id="37"/>
    </w:p>
    <w:p w14:paraId="686A04B5" w14:textId="398BD171" w:rsidR="001B03C6" w:rsidRDefault="001B03C6" w:rsidP="005E5A28">
      <w:r>
        <w:t>TRY conducts periodic non</w:t>
      </w:r>
      <w:r w:rsidR="001C7F6E">
        <w:t>-</w:t>
      </w:r>
      <w:r>
        <w:t xml:space="preserve">parallel interest rate shock scenarios to help identify yield curve risk. Since interest rate generally does not change in a parallel fashion, analysis that would alter the yield curve shape could provide a more realistic view of the bank’s risk exposure. That is because at different tenors of the curve changes in interest rate are not the same and different economic environment may yield different </w:t>
      </w:r>
      <w:r w:rsidR="002B075F">
        <w:t>interest income and expense</w:t>
      </w:r>
      <w:r>
        <w:t xml:space="preserve"> for the bank. </w:t>
      </w:r>
    </w:p>
    <w:p w14:paraId="46437D8D" w14:textId="77777777" w:rsidR="001B03C6" w:rsidRDefault="001B03C6" w:rsidP="005E5A28"/>
    <w:p w14:paraId="2E3E9769" w14:textId="772F924F" w:rsidR="002B075F" w:rsidRDefault="001B03C6" w:rsidP="005E5A28">
      <w:r>
        <w:t>To conduct this type of test, TRY</w:t>
      </w:r>
      <w:r w:rsidR="005008A4">
        <w:t xml:space="preserve"> </w:t>
      </w:r>
      <w:r w:rsidR="002B075F">
        <w:t xml:space="preserve">use </w:t>
      </w:r>
      <w:r>
        <w:t xml:space="preserve">the existing yield curve as </w:t>
      </w:r>
      <w:r w:rsidR="002B075F">
        <w:t xml:space="preserve">the </w:t>
      </w:r>
      <w:r>
        <w:t xml:space="preserve">base, </w:t>
      </w:r>
      <w:r w:rsidR="007C6FAD">
        <w:t xml:space="preserve">and </w:t>
      </w:r>
      <w:r>
        <w:t xml:space="preserve">then transform its shape by adjusting the slope of the yield curve to generate a steepening and a flattening rate scenario. </w:t>
      </w:r>
      <w:r w:rsidR="002B075F">
        <w:t xml:space="preserve"> This generally involve the following steps:</w:t>
      </w:r>
    </w:p>
    <w:p w14:paraId="4E3BA127" w14:textId="77777777" w:rsidR="002B075F" w:rsidRDefault="002B075F" w:rsidP="00E23464">
      <w:pPr>
        <w:pStyle w:val="ListParagraph"/>
        <w:numPr>
          <w:ilvl w:val="0"/>
          <w:numId w:val="51"/>
        </w:numPr>
      </w:pPr>
      <w:r>
        <w:t>Set Base Curve by extracting the yield curve information from the current model</w:t>
      </w:r>
    </w:p>
    <w:p w14:paraId="7F930ECA" w14:textId="5C29DA72" w:rsidR="001D5782" w:rsidRDefault="002B075F" w:rsidP="00E23464">
      <w:pPr>
        <w:pStyle w:val="ListParagraph"/>
        <w:numPr>
          <w:ilvl w:val="0"/>
          <w:numId w:val="51"/>
        </w:numPr>
      </w:pPr>
      <w:r>
        <w:t xml:space="preserve">Identify the new shape of the yield curve by </w:t>
      </w:r>
      <w:r w:rsidR="001D5782">
        <w:t>using a historical yield curve that exhibit the intended shape. Currently TRY uses the following historical curves:</w:t>
      </w:r>
    </w:p>
    <w:p w14:paraId="12156C72" w14:textId="21785755" w:rsidR="001D5782" w:rsidRDefault="001D5782" w:rsidP="00E23464">
      <w:pPr>
        <w:pStyle w:val="ListParagraph"/>
        <w:numPr>
          <w:ilvl w:val="1"/>
          <w:numId w:val="51"/>
        </w:numPr>
      </w:pPr>
      <w:r>
        <w:t xml:space="preserve">Steepening: </w:t>
      </w:r>
      <w:r w:rsidRPr="001D5782">
        <w:t>6/30/2004, when the US economic was in strong growth.</w:t>
      </w:r>
    </w:p>
    <w:p w14:paraId="66382759" w14:textId="77777777" w:rsidR="001D5782" w:rsidRDefault="001D5782" w:rsidP="00E23464">
      <w:pPr>
        <w:pStyle w:val="ListParagraph"/>
        <w:numPr>
          <w:ilvl w:val="1"/>
          <w:numId w:val="51"/>
        </w:numPr>
      </w:pPr>
      <w:r>
        <w:t xml:space="preserve">Inverted: </w:t>
      </w:r>
      <w:r w:rsidRPr="001D5782">
        <w:t>3/5/2007, when the Subprime Crisis began to affect the US financial sector.</w:t>
      </w:r>
    </w:p>
    <w:p w14:paraId="49FD0E08" w14:textId="77777777" w:rsidR="00E133F3" w:rsidRDefault="001D5782" w:rsidP="00E23464">
      <w:pPr>
        <w:pStyle w:val="ListParagraph"/>
        <w:numPr>
          <w:ilvl w:val="0"/>
          <w:numId w:val="51"/>
        </w:numPr>
      </w:pPr>
      <w:r>
        <w:t xml:space="preserve">Shift the historical curve </w:t>
      </w:r>
      <w:r w:rsidR="00E133F3">
        <w:t>down to the</w:t>
      </w:r>
      <w:r>
        <w:t xml:space="preserve"> base rate curve</w:t>
      </w:r>
      <w:r w:rsidR="00E133F3">
        <w:t xml:space="preserve"> using a </w:t>
      </w:r>
      <w:r>
        <w:t xml:space="preserve">parallel shift adjustment </w:t>
      </w:r>
      <w:r w:rsidR="00E133F3">
        <w:t>equal to the difference between distant of the shortest tenor</w:t>
      </w:r>
      <w:r>
        <w:t>.</w:t>
      </w:r>
      <w:r w:rsidR="00E133F3">
        <w:t xml:space="preserve"> </w:t>
      </w:r>
    </w:p>
    <w:p w14:paraId="46AC8761" w14:textId="779168A5" w:rsidR="00D908B9" w:rsidRDefault="00E133F3" w:rsidP="00E23464">
      <w:pPr>
        <w:pStyle w:val="ListParagraph"/>
        <w:numPr>
          <w:ilvl w:val="0"/>
          <w:numId w:val="51"/>
        </w:numPr>
      </w:pPr>
      <w:commentRangeStart w:id="39"/>
      <w:commentRangeStart w:id="40"/>
      <w:r>
        <w:t>For NII:  Add new Steepening and Inverted scenario by</w:t>
      </w:r>
      <w:r w:rsidR="00D908B9">
        <w:t xml:space="preserve"> creating a rate projection for each</w:t>
      </w:r>
      <w:r w:rsidR="00B20D90">
        <w:t xml:space="preserve"> rate scenarios under the</w:t>
      </w:r>
      <w:r w:rsidR="00D908B9">
        <w:t xml:space="preserve"> setting   IRSA &gt;</w:t>
      </w:r>
      <w:proofErr w:type="gramStart"/>
      <w:r w:rsidR="00D908B9">
        <w:t>&gt; ”</w:t>
      </w:r>
      <w:proofErr w:type="gramEnd"/>
      <w:r w:rsidR="00D908B9">
        <w:t>Manage Scenario” &gt;&gt;</w:t>
      </w:r>
      <w:r>
        <w:t xml:space="preserve"> </w:t>
      </w:r>
      <w:r w:rsidR="00D908B9">
        <w:t xml:space="preserve">“Add Custom”. </w:t>
      </w:r>
      <w:r w:rsidR="000C6944">
        <w:t>Then Run IRSA and extract the result f</w:t>
      </w:r>
      <w:r w:rsidR="00B20D90">
        <w:t>or</w:t>
      </w:r>
      <w:r w:rsidR="000C6944">
        <w:t xml:space="preserve"> the Steepening and Inverted scenario</w:t>
      </w:r>
      <w:commentRangeEnd w:id="39"/>
      <w:r w:rsidR="00CC50CC">
        <w:rPr>
          <w:rStyle w:val="CommentReference"/>
          <w:rFonts w:ascii="Calibri" w:hAnsi="Calibri"/>
        </w:rPr>
        <w:commentReference w:id="39"/>
      </w:r>
      <w:commentRangeEnd w:id="40"/>
      <w:r w:rsidR="001B4373">
        <w:rPr>
          <w:rStyle w:val="CommentReference"/>
          <w:rFonts w:ascii="Calibri" w:hAnsi="Calibri"/>
        </w:rPr>
        <w:commentReference w:id="40"/>
      </w:r>
    </w:p>
    <w:p w14:paraId="606046B4" w14:textId="6582BB09" w:rsidR="00A601FC" w:rsidRDefault="00D908B9" w:rsidP="00E23464">
      <w:pPr>
        <w:pStyle w:val="ListParagraph"/>
        <w:numPr>
          <w:ilvl w:val="0"/>
          <w:numId w:val="51"/>
        </w:numPr>
      </w:pPr>
      <w:r>
        <w:t xml:space="preserve">For EVE: </w:t>
      </w:r>
      <w:r w:rsidR="000C6944">
        <w:t xml:space="preserve">As </w:t>
      </w:r>
      <w:r>
        <w:t>EVE is calculat</w:t>
      </w:r>
      <w:r w:rsidR="00B20D90">
        <w:t>ed</w:t>
      </w:r>
      <w:r>
        <w:t xml:space="preserve"> at t=0</w:t>
      </w:r>
      <w:r w:rsidR="00A601FC">
        <w:t>,</w:t>
      </w:r>
      <w:r w:rsidR="00E36598">
        <w:t xml:space="preserve"> “Add Custom”</w:t>
      </w:r>
      <w:r w:rsidR="00A601FC">
        <w:t xml:space="preserve"> Rate Quick Projection setup </w:t>
      </w:r>
      <w:r w:rsidR="000C6944">
        <w:t xml:space="preserve">used in NII </w:t>
      </w:r>
      <w:r w:rsidR="00A601FC">
        <w:t>would not impact the t=0 yield curve</w:t>
      </w:r>
      <w:r w:rsidR="000C6944">
        <w:t xml:space="preserve">. </w:t>
      </w:r>
      <w:r w:rsidR="00A601FC">
        <w:t xml:space="preserve"> </w:t>
      </w:r>
      <w:r w:rsidR="00E36598">
        <w:t>In order to properly shift the yield curve used in the fair value calculation t</w:t>
      </w:r>
      <w:r w:rsidR="00A601FC">
        <w:t>he following additional steps are needed</w:t>
      </w:r>
    </w:p>
    <w:p w14:paraId="7A7C8C41" w14:textId="28ADE7E4" w:rsidR="000C6944" w:rsidRDefault="00A601FC" w:rsidP="00E23464">
      <w:pPr>
        <w:pStyle w:val="ListParagraph"/>
        <w:numPr>
          <w:ilvl w:val="1"/>
          <w:numId w:val="51"/>
        </w:numPr>
      </w:pPr>
      <w:r>
        <w:t xml:space="preserve">Adjust all account with </w:t>
      </w:r>
      <w:proofErr w:type="spellStart"/>
      <w:r>
        <w:t>Matr</w:t>
      </w:r>
      <w:proofErr w:type="spellEnd"/>
      <w:r>
        <w:t>/</w:t>
      </w:r>
      <w:proofErr w:type="spellStart"/>
      <w:r>
        <w:t>Repr</w:t>
      </w:r>
      <w:proofErr w:type="spellEnd"/>
      <w:r>
        <w:t xml:space="preserve"> &gt;&gt; Fair Va</w:t>
      </w:r>
      <w:r w:rsidR="00E36598">
        <w:t xml:space="preserve">lue Options &gt;&gt; Spread Behavior &gt;&gt; </w:t>
      </w:r>
      <w:r w:rsidR="000C6944">
        <w:t xml:space="preserve">Calculate to Static. </w:t>
      </w:r>
    </w:p>
    <w:p w14:paraId="695FE48F" w14:textId="770CC8D9" w:rsidR="000C6944" w:rsidRDefault="000C6944" w:rsidP="00E23464">
      <w:pPr>
        <w:pStyle w:val="ListParagraph"/>
        <w:numPr>
          <w:ilvl w:val="1"/>
          <w:numId w:val="51"/>
        </w:numPr>
      </w:pPr>
      <w:r>
        <w:lastRenderedPageBreak/>
        <w:t>C</w:t>
      </w:r>
      <w:r w:rsidR="00D908B9">
        <w:t>reate a separate What if Scenario model for each non parallel scenario</w:t>
      </w:r>
      <w:r w:rsidR="00E36598">
        <w:t>s</w:t>
      </w:r>
      <w:r>
        <w:t xml:space="preserve"> and over write the existing yield curve data with the new curve data.</w:t>
      </w:r>
    </w:p>
    <w:p w14:paraId="50545024" w14:textId="43236B13" w:rsidR="000C6944" w:rsidRDefault="000C6944" w:rsidP="00E23464">
      <w:pPr>
        <w:pStyle w:val="ListParagraph"/>
        <w:numPr>
          <w:ilvl w:val="1"/>
          <w:numId w:val="51"/>
        </w:numPr>
      </w:pPr>
      <w:r>
        <w:t>Run FV and extract the Flat scenario EVE result for each What if Scenario.</w:t>
      </w:r>
    </w:p>
    <w:p w14:paraId="7D9AFA24" w14:textId="5A0FA628" w:rsidR="0048117F" w:rsidRDefault="0048117F" w:rsidP="000C6944"/>
    <w:p w14:paraId="2C0F9BBA" w14:textId="77777777" w:rsidR="0048117F" w:rsidRDefault="0048117F" w:rsidP="000C6944"/>
    <w:p w14:paraId="26347659" w14:textId="29CDD842" w:rsidR="001B03C6" w:rsidRDefault="001B03C6" w:rsidP="000C6944">
      <w:r>
        <w:t xml:space="preserve">The result of the analysis is </w:t>
      </w:r>
      <w:r w:rsidR="00E23464">
        <w:t>shared with both ERM and MRD</w:t>
      </w:r>
      <w:r>
        <w:t>.</w:t>
      </w:r>
    </w:p>
    <w:p w14:paraId="2A2ACB0D" w14:textId="049D4C02" w:rsidR="00B20D90" w:rsidRDefault="00B20D90" w:rsidP="000C6944"/>
    <w:p w14:paraId="217991B7" w14:textId="77777777" w:rsidR="00B20D90" w:rsidRDefault="00B20D90" w:rsidP="000C6944"/>
    <w:p w14:paraId="45ACEBEE" w14:textId="77777777" w:rsidR="001B03C6" w:rsidRDefault="001B03C6" w:rsidP="001B03C6">
      <w:pPr>
        <w:jc w:val="left"/>
      </w:pPr>
    </w:p>
    <w:p w14:paraId="15E3DAC3" w14:textId="77777777" w:rsidR="001B03C6" w:rsidRDefault="001B03C6" w:rsidP="001B03C6">
      <w:pPr>
        <w:pStyle w:val="Level2"/>
      </w:pPr>
      <w:bookmarkStart w:id="41" w:name="_Toc59537591"/>
      <w:r>
        <w:t>Other Ad-hoc scenarios</w:t>
      </w:r>
      <w:bookmarkEnd w:id="41"/>
    </w:p>
    <w:p w14:paraId="614C2163" w14:textId="77777777" w:rsidR="001B03C6" w:rsidRDefault="001B03C6" w:rsidP="005E5A28">
      <w:r w:rsidRPr="00EA5AF9">
        <w:t>P</w:t>
      </w:r>
      <w:r w:rsidRPr="005F47E0">
        <w:t xml:space="preserve">eriodically depending on the need of the organization, </w:t>
      </w:r>
      <w:r w:rsidRPr="00EB0846">
        <w:t xml:space="preserve">TRY </w:t>
      </w:r>
      <w:r>
        <w:t xml:space="preserve">would conduct additional scenario testing </w:t>
      </w:r>
      <w:r w:rsidRPr="00EB0846">
        <w:t xml:space="preserve">to help </w:t>
      </w:r>
      <w:r>
        <w:t xml:space="preserve">the bank </w:t>
      </w:r>
      <w:r w:rsidRPr="00EB0846">
        <w:t xml:space="preserve">identify </w:t>
      </w:r>
      <w:r>
        <w:t>impact to interest rate risk under unique circumstances</w:t>
      </w:r>
      <w:r w:rsidRPr="00EB0846">
        <w:t xml:space="preserve">. </w:t>
      </w:r>
      <w:r>
        <w:t>For example (Negative interest rate scenarios, and any other scenarios that is requested by upper management)</w:t>
      </w:r>
      <w:r w:rsidRPr="00EB0846">
        <w:t xml:space="preserve"> </w:t>
      </w:r>
    </w:p>
    <w:p w14:paraId="40A9B5CC" w14:textId="77777777" w:rsidR="001B03C6" w:rsidRDefault="001B03C6" w:rsidP="005E5A28"/>
    <w:p w14:paraId="49B01CFD" w14:textId="4052211F" w:rsidR="001B03C6" w:rsidRDefault="001B03C6" w:rsidP="005E5A28">
      <w:r>
        <w:t xml:space="preserve">When conducting such test, TRY would identify the unique circumstance and condition of the ad-hoc request and select the appropriate setting to ensure model consistency. In the example of negative interest rate, TRY must first identify the appropriate setting in the model system such that the model calculation can account for the negative rates. Then NII and EVE risk measure are calculated and analyzed, with results </w:t>
      </w:r>
      <w:r w:rsidR="00936130">
        <w:t>shared with both ERM and MRD</w:t>
      </w:r>
      <w:r>
        <w:t xml:space="preserve">. </w:t>
      </w:r>
    </w:p>
    <w:p w14:paraId="15558B63" w14:textId="77777777" w:rsidR="000D6ED9" w:rsidRPr="00EB0846" w:rsidRDefault="000D6ED9" w:rsidP="005E5A28"/>
    <w:p w14:paraId="4A0E23F5" w14:textId="77777777" w:rsidR="001B03C6" w:rsidRDefault="001B03C6" w:rsidP="001B03C6">
      <w:pPr>
        <w:pStyle w:val="Level2"/>
      </w:pPr>
      <w:bookmarkStart w:id="42" w:name="_Toc51919486"/>
      <w:bookmarkStart w:id="43" w:name="_Toc59537592"/>
      <w:bookmarkEnd w:id="42"/>
      <w:r>
        <w:t>Sensitivity Test</w:t>
      </w:r>
      <w:bookmarkEnd w:id="38"/>
      <w:bookmarkEnd w:id="43"/>
    </w:p>
    <w:p w14:paraId="074B947E" w14:textId="4B496BA9" w:rsidR="001B03C6" w:rsidRPr="00EB0846" w:rsidRDefault="001B03C6" w:rsidP="00EA5AF9">
      <w:pPr>
        <w:rPr>
          <w:u w:val="single"/>
        </w:rPr>
      </w:pPr>
      <w:r w:rsidRPr="005F47E0">
        <w:t>At least annually,</w:t>
      </w:r>
      <w:r w:rsidRPr="00EB0846">
        <w:t xml:space="preserve"> TRY</w:t>
      </w:r>
      <w:r>
        <w:t xml:space="preserve"> would conduct sensitivity testing on key assumptions of the model. Assumptions such as Decay and Prepayments are tested using this analysis. Tests are conducted one assumption at a time. Results are generated using variation of the assumption parameter that is generally increase or decrease by a fix percentage relative to the base scenario’s value. With the isolation of key assumption, comparison of pre- and post- adjustment results would show impact from the isolated assumption which can be used to identify key drivers of risk and potential model error.</w:t>
      </w:r>
      <w:r w:rsidRPr="00463D97">
        <w:t xml:space="preserve"> </w:t>
      </w:r>
      <w:r>
        <w:t xml:space="preserve">NII and EVE risk measure are calculated and analyzed, with results </w:t>
      </w:r>
      <w:r w:rsidR="00936130">
        <w:t>shared with both ERM and MRD</w:t>
      </w:r>
      <w:r>
        <w:t xml:space="preserve">. </w:t>
      </w:r>
    </w:p>
    <w:p w14:paraId="798C5AE5" w14:textId="77777777" w:rsidR="001B03C6" w:rsidRDefault="001B03C6" w:rsidP="001B03C6"/>
    <w:p w14:paraId="1887FB14" w14:textId="77777777" w:rsidR="001B03C6" w:rsidRDefault="001B03C6" w:rsidP="001B03C6">
      <w:pPr>
        <w:pStyle w:val="Level2"/>
      </w:pPr>
      <w:bookmarkStart w:id="44" w:name="_Toc534904195"/>
      <w:bookmarkStart w:id="45" w:name="_Toc59537593"/>
      <w:r>
        <w:t>Back Testing</w:t>
      </w:r>
      <w:bookmarkEnd w:id="44"/>
      <w:bookmarkEnd w:id="45"/>
    </w:p>
    <w:p w14:paraId="24A824BA" w14:textId="14F74D0B" w:rsidR="00230CBD" w:rsidRPr="00E23464" w:rsidRDefault="00230CBD" w:rsidP="00E23464">
      <w:r w:rsidRPr="00E23464">
        <w:t xml:space="preserve">Back-testing is part of </w:t>
      </w:r>
      <w:r w:rsidR="00F127B3" w:rsidRPr="00E23464">
        <w:t xml:space="preserve">an </w:t>
      </w:r>
      <w:r w:rsidRPr="00E23464">
        <w:t>on-going monitoring process</w:t>
      </w:r>
      <w:r>
        <w:t xml:space="preserve">. Typically </w:t>
      </w:r>
      <w:r w:rsidRPr="00EC41E7">
        <w:t>the</w:t>
      </w:r>
      <w:r>
        <w:t xml:space="preserve"> test involves the</w:t>
      </w:r>
      <w:r w:rsidRPr="00EC41E7">
        <w:t xml:space="preserve"> assessment of the accuracy of NII forecasts</w:t>
      </w:r>
      <w:r w:rsidR="00F127B3">
        <w:t>, within a pre-determined time frame,</w:t>
      </w:r>
      <w:r>
        <w:t xml:space="preserve"> by comparing the </w:t>
      </w:r>
      <w:r w:rsidRPr="00EC41E7">
        <w:t>actual</w:t>
      </w:r>
      <w:r>
        <w:t xml:space="preserve"> NII against the projected one</w:t>
      </w:r>
      <w:r w:rsidR="00F127B3">
        <w:t xml:space="preserve">. Large differences that exceed the threshold limit </w:t>
      </w:r>
      <w:r w:rsidR="00F508B8">
        <w:t xml:space="preserve">set </w:t>
      </w:r>
      <w:r w:rsidR="00F127B3">
        <w:t xml:space="preserve">by the bank would trigger </w:t>
      </w:r>
      <w:r w:rsidR="00F508B8">
        <w:t>a</w:t>
      </w:r>
      <w:r w:rsidR="00F127B3">
        <w:t xml:space="preserve"> need </w:t>
      </w:r>
      <w:r>
        <w:t xml:space="preserve">to take on </w:t>
      </w:r>
      <w:r w:rsidR="00F127B3">
        <w:t>additional</w:t>
      </w:r>
      <w:r>
        <w:t xml:space="preserve"> actions.</w:t>
      </w:r>
      <w:r w:rsidR="00F127B3" w:rsidRPr="00F127B3">
        <w:t xml:space="preserve"> </w:t>
      </w:r>
      <w:r w:rsidR="001964A0">
        <w:t xml:space="preserve"> To </w:t>
      </w:r>
      <w:r w:rsidR="001964A0" w:rsidRPr="00EC41E7">
        <w:t xml:space="preserve">more readily </w:t>
      </w:r>
      <w:r w:rsidR="001964A0">
        <w:t xml:space="preserve">identify potential model errors, </w:t>
      </w:r>
      <w:r w:rsidR="00F127B3">
        <w:t>the analysis</w:t>
      </w:r>
      <w:r w:rsidR="00F127B3" w:rsidRPr="00EC41E7">
        <w:t xml:space="preserve"> should consider unanticipated balance sheet changes driven by the </w:t>
      </w:r>
      <w:r w:rsidR="00F508B8">
        <w:t xml:space="preserve">material shift in economic and </w:t>
      </w:r>
      <w:r w:rsidR="00F127B3" w:rsidRPr="00EC41E7">
        <w:t>business environment</w:t>
      </w:r>
      <w:r w:rsidR="001964A0">
        <w:t>, and control for factors that are extraordinary. Th</w:t>
      </w:r>
      <w:r w:rsidR="00613109">
        <w:t>is</w:t>
      </w:r>
      <w:r w:rsidR="001964A0">
        <w:t xml:space="preserve"> normalization</w:t>
      </w:r>
      <w:r w:rsidR="00613109">
        <w:t xml:space="preserve"> process</w:t>
      </w:r>
      <w:r w:rsidR="001964A0">
        <w:t xml:space="preserve"> is needed such that the modeler would not </w:t>
      </w:r>
      <w:r w:rsidR="00613109">
        <w:t>make any over</w:t>
      </w:r>
      <w:r w:rsidR="001964A0">
        <w:t xml:space="preserve"> adjustment to the model parameter.</w:t>
      </w:r>
    </w:p>
    <w:p w14:paraId="095184B8" w14:textId="4C5E709C" w:rsidR="00230CBD" w:rsidRDefault="00230CBD" w:rsidP="005E5A28"/>
    <w:p w14:paraId="5E12DDD9" w14:textId="3DCB090C" w:rsidR="0054126F" w:rsidRDefault="0054126F" w:rsidP="00E23464">
      <w:pPr>
        <w:pStyle w:val="Level3"/>
      </w:pPr>
      <w:r>
        <w:t>Time Frame</w:t>
      </w:r>
    </w:p>
    <w:p w14:paraId="6F018870" w14:textId="64838C9B" w:rsidR="00613109" w:rsidRDefault="00613109" w:rsidP="005E5A28">
      <w:r w:rsidRPr="00613109">
        <w:t>TRY conduct</w:t>
      </w:r>
      <w:r>
        <w:t>s</w:t>
      </w:r>
      <w:r w:rsidRPr="00613109">
        <w:t xml:space="preserve"> back-testing in a timeframe that is consistent with projection time frame. The projection is generated on annually basis for the calendar year. So an annual 12-month back-testing is conducted </w:t>
      </w:r>
      <w:r w:rsidR="001B4373">
        <w:t xml:space="preserve">at </w:t>
      </w:r>
      <w:r w:rsidR="001B4373">
        <w:lastRenderedPageBreak/>
        <w:t>the end of 4</w:t>
      </w:r>
      <w:r w:rsidR="001B4373" w:rsidRPr="00E23464">
        <w:rPr>
          <w:vertAlign w:val="superscript"/>
        </w:rPr>
        <w:t>th</w:t>
      </w:r>
      <w:r w:rsidR="001B4373">
        <w:t xml:space="preserve"> Quarter</w:t>
      </w:r>
      <w:commentRangeStart w:id="46"/>
      <w:commentRangeStart w:id="47"/>
      <w:r>
        <w:t xml:space="preserve"> </w:t>
      </w:r>
      <w:r w:rsidRPr="00613109">
        <w:t>of the following year</w:t>
      </w:r>
      <w:commentRangeEnd w:id="46"/>
      <w:r w:rsidR="007373DD">
        <w:rPr>
          <w:rStyle w:val="CommentReference"/>
          <w:rFonts w:ascii="Calibri" w:hAnsi="Calibri"/>
        </w:rPr>
        <w:commentReference w:id="46"/>
      </w:r>
      <w:commentRangeEnd w:id="47"/>
      <w:r w:rsidR="001B4373">
        <w:rPr>
          <w:rStyle w:val="CommentReference"/>
          <w:rFonts w:ascii="Calibri" w:hAnsi="Calibri"/>
        </w:rPr>
        <w:commentReference w:id="47"/>
      </w:r>
      <w:r w:rsidRPr="00613109">
        <w:t>. When performing the annual back-testing, TRY normally use</w:t>
      </w:r>
      <w:r>
        <w:t>s</w:t>
      </w:r>
      <w:r w:rsidRPr="00613109">
        <w:t xml:space="preserve"> the 12-month projections generated at the end of prior year. For instance, 2017 annual back-testing shall utilize the Jan 2017 through Dec 2017 projections. </w:t>
      </w:r>
    </w:p>
    <w:p w14:paraId="643E9B97" w14:textId="648158CB" w:rsidR="00613109" w:rsidRDefault="00613109" w:rsidP="005E5A28"/>
    <w:p w14:paraId="308C28E3" w14:textId="5D771B4B" w:rsidR="00613109" w:rsidRDefault="00613109" w:rsidP="005E5A28">
      <w:r w:rsidRPr="00613109">
        <w:t xml:space="preserve">In addition to the annual back-testing, TRY performs quarterly monitoring of variance. The quarterly monitoring of variance </w:t>
      </w:r>
      <w:r>
        <w:t>is</w:t>
      </w:r>
      <w:r w:rsidRPr="00613109">
        <w:t xml:space="preserve"> based on YTD total Interest</w:t>
      </w:r>
      <w:r w:rsidR="00E30B2F">
        <w:t xml:space="preserve"> Income and YTD average balance and is completed during the 1</w:t>
      </w:r>
      <w:r w:rsidR="00E30B2F" w:rsidRPr="00E23464">
        <w:rPr>
          <w:vertAlign w:val="superscript"/>
        </w:rPr>
        <w:t>st</w:t>
      </w:r>
      <w:r w:rsidR="00E30B2F">
        <w:t>, 2</w:t>
      </w:r>
      <w:r w:rsidR="00E30B2F" w:rsidRPr="00E23464">
        <w:rPr>
          <w:vertAlign w:val="superscript"/>
        </w:rPr>
        <w:t>nd</w:t>
      </w:r>
      <w:r w:rsidR="00E30B2F">
        <w:t>, and 3</w:t>
      </w:r>
      <w:r w:rsidR="00E30B2F" w:rsidRPr="00E23464">
        <w:rPr>
          <w:vertAlign w:val="superscript"/>
        </w:rPr>
        <w:t>rd</w:t>
      </w:r>
      <w:r w:rsidR="00E30B2F">
        <w:t xml:space="preserve"> Quarter of the following year.</w:t>
      </w:r>
    </w:p>
    <w:p w14:paraId="46DA429F" w14:textId="77777777" w:rsidR="00613109" w:rsidRDefault="00613109" w:rsidP="005E5A28"/>
    <w:p w14:paraId="0AA65ACF" w14:textId="2D2BE47B" w:rsidR="0054126F" w:rsidRDefault="0054126F" w:rsidP="005E5A28"/>
    <w:p w14:paraId="7397DC57" w14:textId="471AC595" w:rsidR="0054126F" w:rsidRDefault="0054126F" w:rsidP="0054126F">
      <w:pPr>
        <w:pStyle w:val="Level3"/>
      </w:pPr>
      <w:r>
        <w:t>Analysis Methodology</w:t>
      </w:r>
    </w:p>
    <w:p w14:paraId="71D40736" w14:textId="0AAA4D17" w:rsidR="0054126F" w:rsidRDefault="0054126F" w:rsidP="005E5A28"/>
    <w:p w14:paraId="2E0DFBAC" w14:textId="77777777" w:rsidR="00E03BE2" w:rsidRDefault="001B03C6" w:rsidP="005E5A28">
      <w:r>
        <w:t xml:space="preserve">The analysis assess model performance by comparing actual outcome with model forecasts. </w:t>
      </w:r>
    </w:p>
    <w:p w14:paraId="408C04B3" w14:textId="10740120" w:rsidR="00E03BE2" w:rsidRDefault="00E03BE2" w:rsidP="005E5A28"/>
    <w:p w14:paraId="3DD0EBA0" w14:textId="77777777" w:rsidR="00E03BE2" w:rsidRDefault="00E03BE2" w:rsidP="00E23464">
      <w:pPr>
        <w:autoSpaceDE w:val="0"/>
        <w:autoSpaceDN w:val="0"/>
        <w:adjustRightInd w:val="0"/>
        <w:spacing w:before="240" w:line="360" w:lineRule="auto"/>
        <w:rPr>
          <w:rFonts w:eastAsiaTheme="minorEastAsia"/>
        </w:rPr>
      </w:pPr>
      <w:r w:rsidRPr="00C31CAD">
        <w:rPr>
          <w:rFonts w:eastAsiaTheme="minorEastAsia"/>
        </w:rPr>
        <w:t xml:space="preserve">NII </w:t>
      </w:r>
      <w:proofErr w:type="gramStart"/>
      <w:r w:rsidRPr="00C31CAD">
        <w:rPr>
          <w:rFonts w:eastAsiaTheme="minorEastAsia"/>
        </w:rPr>
        <w:t>variance</w:t>
      </w:r>
      <w:r>
        <w:rPr>
          <w:rFonts w:eastAsiaTheme="minorEastAsia"/>
        </w:rPr>
        <w:t>(</w:t>
      </w:r>
      <w:proofErr w:type="gramEnd"/>
      <w:r>
        <w:rPr>
          <w:rFonts w:eastAsiaTheme="minorEastAsia"/>
        </w:rPr>
        <w:t xml:space="preserve">$) </w:t>
      </w:r>
      <w:r w:rsidRPr="00C31CAD">
        <w:rPr>
          <w:rFonts w:eastAsiaTheme="minorEastAsia"/>
        </w:rPr>
        <w:t>is defined as the difference betwee</w:t>
      </w:r>
      <w:r>
        <w:rPr>
          <w:rFonts w:eastAsiaTheme="minorEastAsia"/>
        </w:rPr>
        <w:t xml:space="preserve">n Actual NII and Projected NII: </w:t>
      </w:r>
    </w:p>
    <w:p w14:paraId="12EC2DA6" w14:textId="77777777" w:rsidR="00E03BE2" w:rsidRPr="00DA6656" w:rsidRDefault="00E03BE2" w:rsidP="00E03BE2">
      <w:pPr>
        <w:autoSpaceDE w:val="0"/>
        <w:autoSpaceDN w:val="0"/>
        <w:adjustRightInd w:val="0"/>
        <w:spacing w:before="240" w:line="360" w:lineRule="auto"/>
        <w:ind w:left="720"/>
        <w:rPr>
          <w:rFonts w:eastAsiaTheme="minorEastAsia"/>
          <w:sz w:val="20"/>
          <w:szCs w:val="20"/>
        </w:rPr>
      </w:pPr>
      <w:commentRangeStart w:id="48"/>
      <w:commentRangeStart w:id="49"/>
      <m:oMathPara>
        <m:oMath>
          <m:r>
            <w:rPr>
              <w:rFonts w:ascii="Cambria Math" w:eastAsiaTheme="minorEastAsia" w:hAnsi="Cambria Math"/>
              <w:sz w:val="20"/>
              <w:szCs w:val="20"/>
            </w:rPr>
            <m:t>NII Variance ($)= Actual  NII</m:t>
          </m:r>
          <w:commentRangeEnd w:id="48"/>
          <m:r>
            <m:rPr>
              <m:sty m:val="p"/>
            </m:rPr>
            <w:rPr>
              <w:rStyle w:val="CommentReference"/>
              <w:rFonts w:eastAsia="SimSun"/>
            </w:rPr>
            <w:commentReference w:id="48"/>
          </m:r>
          <w:commentRangeEnd w:id="49"/>
          <m:r>
            <w:rPr>
              <w:rFonts w:ascii="Cambria Math" w:eastAsiaTheme="minorEastAsia" w:hAnsi="Cambria Math"/>
              <w:sz w:val="20"/>
              <w:szCs w:val="20"/>
            </w:rPr>
            <m:t xml:space="preserve">- </m:t>
          </m:r>
          <m:r>
            <m:rPr>
              <m:sty m:val="p"/>
            </m:rPr>
            <w:rPr>
              <w:rStyle w:val="CommentReference"/>
              <w:rFonts w:eastAsia="SimSun"/>
            </w:rPr>
            <w:commentReference w:id="49"/>
          </m:r>
          <m:r>
            <w:rPr>
              <w:rFonts w:ascii="Cambria Math" w:eastAsiaTheme="minorEastAsia" w:hAnsi="Cambria Math"/>
              <w:sz w:val="20"/>
              <w:szCs w:val="20"/>
            </w:rPr>
            <m:t>Projected NII</m:t>
          </m:r>
        </m:oMath>
      </m:oMathPara>
    </w:p>
    <w:p w14:paraId="417135B5" w14:textId="14323736" w:rsidR="001B4373" w:rsidRDefault="00E03BE2" w:rsidP="00E23464">
      <w:pPr>
        <w:autoSpaceDE w:val="0"/>
        <w:autoSpaceDN w:val="0"/>
        <w:adjustRightInd w:val="0"/>
        <w:spacing w:before="240"/>
        <w:rPr>
          <w:rFonts w:eastAsiaTheme="minorEastAsia"/>
        </w:rPr>
      </w:pPr>
      <w:r>
        <w:rPr>
          <w:rFonts w:eastAsiaTheme="minorEastAsia"/>
        </w:rPr>
        <w:t>A</w:t>
      </w:r>
      <w:r w:rsidRPr="00EC41E7">
        <w:rPr>
          <w:rFonts w:eastAsiaTheme="minorEastAsia"/>
        </w:rPr>
        <w:t xml:space="preserve">verage </w:t>
      </w:r>
      <w:r>
        <w:rPr>
          <w:rFonts w:eastAsiaTheme="minorEastAsia"/>
        </w:rPr>
        <w:t>B</w:t>
      </w:r>
      <w:r w:rsidRPr="00EC41E7">
        <w:rPr>
          <w:rFonts w:eastAsiaTheme="minorEastAsia"/>
        </w:rPr>
        <w:t>alance</w:t>
      </w:r>
      <w:r>
        <w:rPr>
          <w:rFonts w:eastAsiaTheme="minorEastAsia"/>
        </w:rPr>
        <w:t xml:space="preserve"> Sheet</w:t>
      </w:r>
      <w:r w:rsidRPr="00EC41E7">
        <w:rPr>
          <w:rFonts w:eastAsiaTheme="minorEastAsia"/>
        </w:rPr>
        <w:t xml:space="preserve"> and </w:t>
      </w:r>
      <w:r>
        <w:rPr>
          <w:rFonts w:eastAsiaTheme="minorEastAsia"/>
        </w:rPr>
        <w:t>Month End</w:t>
      </w:r>
      <w:r w:rsidRPr="00EC41E7">
        <w:rPr>
          <w:rFonts w:eastAsiaTheme="minorEastAsia"/>
        </w:rPr>
        <w:t xml:space="preserve"> </w:t>
      </w:r>
      <w:r>
        <w:rPr>
          <w:rFonts w:eastAsiaTheme="minorEastAsia"/>
        </w:rPr>
        <w:t>Income Statement</w:t>
      </w:r>
      <w:r w:rsidRPr="00EC41E7">
        <w:rPr>
          <w:rFonts w:eastAsiaTheme="minorEastAsia"/>
        </w:rPr>
        <w:t xml:space="preserve"> are used to </w:t>
      </w:r>
      <w:r>
        <w:rPr>
          <w:rFonts w:eastAsiaTheme="minorEastAsia"/>
        </w:rPr>
        <w:t>perform the variance analysis in determining key factors contributing to the NII variance. Three major factors are rate variance contribution, volume variance contribution and mix variance contribution</w:t>
      </w:r>
      <w:r w:rsidR="00A361B9">
        <w:rPr>
          <w:rFonts w:eastAsiaTheme="minorEastAsia"/>
        </w:rPr>
        <w:t>.</w:t>
      </w:r>
    </w:p>
    <w:p w14:paraId="4A7388A0" w14:textId="17624F3B" w:rsidR="00E03BE2" w:rsidRPr="00F26551" w:rsidRDefault="00E03BE2" w:rsidP="00E23464">
      <w:pPr>
        <w:pStyle w:val="Heading4"/>
        <w:numPr>
          <w:ilvl w:val="0"/>
          <w:numId w:val="50"/>
        </w:numPr>
        <w:spacing w:before="40"/>
        <w:ind w:right="0"/>
        <w:jc w:val="left"/>
      </w:pPr>
      <w:r w:rsidRPr="001C4B4B">
        <w:t>Rate Variance Contribution</w:t>
      </w:r>
    </w:p>
    <w:p w14:paraId="4D4D3BE3" w14:textId="77777777" w:rsidR="00E03BE2" w:rsidRDefault="00E03BE2" w:rsidP="00E23464">
      <w:pPr>
        <w:spacing w:before="240"/>
        <w:ind w:left="720"/>
      </w:pPr>
      <w:r w:rsidRPr="00EC41E7">
        <w:t xml:space="preserve">The rate variance </w:t>
      </w:r>
      <w:r>
        <w:t xml:space="preserve">contribution </w:t>
      </w:r>
      <w:r w:rsidRPr="00EC41E7">
        <w:t xml:space="preserve">measures how the difference between projected offering rates and actual offering rates affects NII. The annual rate is calculated as YTD NII divided by average monthly balance. </w:t>
      </w:r>
    </w:p>
    <w:p w14:paraId="26FF6489" w14:textId="77777777" w:rsidR="00E03BE2" w:rsidRPr="00EC41E7" w:rsidRDefault="00E03BE2" w:rsidP="00E03BE2">
      <w:pPr>
        <w:spacing w:before="240" w:line="360" w:lineRule="auto"/>
        <w:ind w:firstLine="720"/>
      </w:pPr>
      <w:r w:rsidRPr="00EC41E7">
        <w:t>The following formula is applied to generate the rate impact on NII:</w:t>
      </w:r>
    </w:p>
    <w:p w14:paraId="2EC092EB" w14:textId="77777777" w:rsidR="00E03BE2" w:rsidRPr="00F26551" w:rsidRDefault="00E03BE2" w:rsidP="00E03BE2">
      <w:pPr>
        <w:pStyle w:val="ListParagraph"/>
        <w:spacing w:before="240" w:line="360" w:lineRule="auto"/>
        <w:ind w:left="340"/>
        <w:rPr>
          <w:rFonts w:ascii="Times New Roman" w:hAnsi="Times New Roman"/>
          <w:sz w:val="24"/>
          <w:szCs w:val="24"/>
        </w:rPr>
      </w:pPr>
      <w:r w:rsidRPr="001C4B4B">
        <w:rPr>
          <w:rFonts w:ascii="Times New Roman" w:hAnsi="Times New Roman"/>
          <w:sz w:val="24"/>
          <w:szCs w:val="24"/>
        </w:rPr>
        <w:t xml:space="preserve"> </w:t>
      </w:r>
      <w:commentRangeStart w:id="50"/>
      <w:commentRangeStart w:id="51"/>
      <w:r>
        <w:rPr>
          <w:rFonts w:ascii="Times New Roman" w:hAnsi="Times New Roman"/>
          <w:sz w:val="24"/>
          <w:szCs w:val="24"/>
        </w:rPr>
        <w:tab/>
      </w:r>
      <m:oMath>
        <m:r>
          <w:rPr>
            <w:rFonts w:ascii="Cambria Math" w:hAnsi="Cambria Math"/>
            <w:sz w:val="20"/>
            <w:szCs w:val="24"/>
          </w:rPr>
          <m:t xml:space="preserve">Rate contribution= </m:t>
        </m:r>
        <m:d>
          <m:dPr>
            <m:ctrlPr>
              <w:rPr>
                <w:rFonts w:ascii="Cambria Math" w:hAnsi="Cambria Math"/>
                <w:i/>
                <w:sz w:val="20"/>
                <w:szCs w:val="24"/>
              </w:rPr>
            </m:ctrlPr>
          </m:dPr>
          <m:e>
            <m:r>
              <w:rPr>
                <w:rFonts w:ascii="Cambria Math" w:hAnsi="Cambria Math"/>
                <w:sz w:val="20"/>
                <w:szCs w:val="24"/>
              </w:rPr>
              <m:t>Actual Rate – Projected Rate</m:t>
            </m:r>
          </m:e>
        </m:d>
        <m:r>
          <w:rPr>
            <w:rFonts w:ascii="Cambria Math" w:hAnsi="Cambria Math"/>
            <w:sz w:val="20"/>
            <w:szCs w:val="24"/>
          </w:rPr>
          <m:t>× Actual Volume</m:t>
        </m:r>
      </m:oMath>
      <w:r w:rsidRPr="00F26551">
        <w:rPr>
          <w:rFonts w:ascii="Times New Roman" w:hAnsi="Times New Roman"/>
          <w:sz w:val="24"/>
          <w:szCs w:val="24"/>
        </w:rPr>
        <w:t xml:space="preserve"> </w:t>
      </w:r>
      <w:commentRangeEnd w:id="50"/>
      <w:r>
        <w:rPr>
          <w:rStyle w:val="CommentReference"/>
          <w:rFonts w:ascii="Times New Roman" w:eastAsia="SimSun" w:hAnsi="Times New Roman"/>
          <w:lang w:eastAsia="en-US"/>
        </w:rPr>
        <w:commentReference w:id="50"/>
      </w:r>
      <w:commentRangeEnd w:id="51"/>
      <w:r>
        <w:rPr>
          <w:rStyle w:val="CommentReference"/>
          <w:rFonts w:ascii="Times New Roman" w:eastAsia="SimSun" w:hAnsi="Times New Roman"/>
          <w:lang w:eastAsia="en-US"/>
        </w:rPr>
        <w:commentReference w:id="51"/>
      </w:r>
    </w:p>
    <w:p w14:paraId="2CD10F39" w14:textId="7B37B783" w:rsidR="00E03BE2" w:rsidRPr="0014368F" w:rsidRDefault="00E03BE2" w:rsidP="00E23464">
      <w:pPr>
        <w:pStyle w:val="Heading4"/>
        <w:numPr>
          <w:ilvl w:val="0"/>
          <w:numId w:val="50"/>
        </w:numPr>
        <w:spacing w:before="40"/>
        <w:ind w:right="0"/>
        <w:jc w:val="left"/>
      </w:pPr>
      <w:r w:rsidRPr="001C4B4B">
        <w:t>Volume Variance Contribution</w:t>
      </w:r>
    </w:p>
    <w:p w14:paraId="6B41CCFB" w14:textId="77777777" w:rsidR="00E03BE2" w:rsidRDefault="00E03BE2" w:rsidP="00E23464">
      <w:pPr>
        <w:spacing w:before="240"/>
        <w:ind w:left="720"/>
      </w:pPr>
      <w:r w:rsidRPr="00EC41E7">
        <w:t xml:space="preserve">The volume variance </w:t>
      </w:r>
      <w:r>
        <w:t xml:space="preserve">contribution </w:t>
      </w:r>
      <w:r w:rsidRPr="00EC41E7">
        <w:t>measures how the difference between projected volume and actual volume affects NII.</w:t>
      </w:r>
      <w:r>
        <w:t xml:space="preserve"> TRY</w:t>
      </w:r>
      <w:r w:rsidRPr="00EC41E7">
        <w:t xml:space="preserve"> compares the actual average balance against the forecasted average balance over the 12-month period. </w:t>
      </w:r>
    </w:p>
    <w:p w14:paraId="566199C4" w14:textId="77777777" w:rsidR="00E03BE2" w:rsidRDefault="00E03BE2" w:rsidP="00E03BE2">
      <w:pPr>
        <w:spacing w:before="240" w:line="360" w:lineRule="auto"/>
        <w:ind w:firstLine="720"/>
      </w:pPr>
      <w:r w:rsidRPr="00EC41E7">
        <w:t xml:space="preserve">The following formula is applied to generate the </w:t>
      </w:r>
      <w:r>
        <w:t xml:space="preserve">volume </w:t>
      </w:r>
      <w:r w:rsidRPr="00EC41E7">
        <w:t>impact on NII:</w:t>
      </w:r>
    </w:p>
    <w:p w14:paraId="7954D349" w14:textId="77777777" w:rsidR="00E03BE2" w:rsidRPr="00F26551" w:rsidRDefault="00E03BE2" w:rsidP="00E03BE2">
      <w:pPr>
        <w:spacing w:before="240" w:line="360" w:lineRule="auto"/>
        <w:ind w:firstLine="720"/>
      </w:pPr>
      <m:oMathPara>
        <m:oMath>
          <m:r>
            <w:rPr>
              <w:rFonts w:ascii="Cambria Math" w:hAnsi="Cambria Math"/>
              <w:sz w:val="20"/>
            </w:rPr>
            <m:t xml:space="preserve">Volume contribution = (Actual Volume – Projected Volume) × Actual Rate </m:t>
          </m:r>
        </m:oMath>
      </m:oMathPara>
    </w:p>
    <w:p w14:paraId="463A849D" w14:textId="57D5B45F" w:rsidR="00E03BE2" w:rsidRPr="00F26551" w:rsidRDefault="00E03BE2" w:rsidP="00E23464">
      <w:pPr>
        <w:pStyle w:val="Heading4"/>
        <w:numPr>
          <w:ilvl w:val="0"/>
          <w:numId w:val="50"/>
        </w:numPr>
        <w:spacing w:before="40"/>
        <w:ind w:right="0"/>
        <w:jc w:val="left"/>
      </w:pPr>
      <w:bookmarkStart w:id="52" w:name="_Toc446293758"/>
      <w:r w:rsidRPr="00157B4A">
        <w:t>Mix Variance</w:t>
      </w:r>
      <w:bookmarkEnd w:id="52"/>
    </w:p>
    <w:p w14:paraId="4DFE66DB" w14:textId="21FDA73B" w:rsidR="00E03BE2" w:rsidRDefault="00E03BE2" w:rsidP="00E23464">
      <w:pPr>
        <w:spacing w:before="240"/>
        <w:ind w:left="720"/>
      </w:pPr>
      <w:r w:rsidRPr="00AE39CE">
        <w:t xml:space="preserve">The mix variance measures </w:t>
      </w:r>
      <w:r>
        <w:t xml:space="preserve">difference between NII forecast and actual </w:t>
      </w:r>
      <w:r w:rsidR="00936130">
        <w:t>that are not explained by the rate and volume variance.</w:t>
      </w:r>
    </w:p>
    <w:p w14:paraId="33BCC802" w14:textId="77777777" w:rsidR="00E03BE2" w:rsidRDefault="00E03BE2" w:rsidP="00E03BE2">
      <w:pPr>
        <w:spacing w:before="240" w:line="360" w:lineRule="auto"/>
        <w:ind w:firstLine="720"/>
      </w:pPr>
      <w:r w:rsidRPr="00EC41E7">
        <w:lastRenderedPageBreak/>
        <w:t xml:space="preserve">The following formula is applied to generate the </w:t>
      </w:r>
      <w:r>
        <w:t xml:space="preserve">mix </w:t>
      </w:r>
      <w:r w:rsidRPr="00EC41E7">
        <w:t>impact on NII:</w:t>
      </w:r>
    </w:p>
    <w:p w14:paraId="6C51D681" w14:textId="77777777" w:rsidR="00E03BE2" w:rsidRPr="00FE12E9" w:rsidRDefault="00E03BE2" w:rsidP="00E03BE2">
      <w:pPr>
        <w:spacing w:before="240" w:line="360" w:lineRule="auto"/>
        <w:ind w:firstLine="720"/>
        <w:rPr>
          <w:sz w:val="20"/>
        </w:rPr>
      </w:pPr>
      <m:oMathPara>
        <m:oMath>
          <m:r>
            <w:rPr>
              <w:rFonts w:ascii="Cambria Math" w:hAnsi="Cambria Math"/>
              <w:sz w:val="20"/>
            </w:rPr>
            <m:t>Mix contribution = (Actual NII – Projected NII) – Rate Contribution – Volume Contribution</m:t>
          </m:r>
        </m:oMath>
      </m:oMathPara>
    </w:p>
    <w:p w14:paraId="206CB68C" w14:textId="77777777" w:rsidR="0047347B" w:rsidRDefault="0047347B" w:rsidP="0047347B">
      <w:pPr>
        <w:autoSpaceDE w:val="0"/>
        <w:autoSpaceDN w:val="0"/>
        <w:adjustRightInd w:val="0"/>
        <w:spacing w:before="240" w:line="360" w:lineRule="auto"/>
        <w:rPr>
          <w:rFonts w:eastAsiaTheme="minorEastAsia"/>
        </w:rPr>
      </w:pPr>
      <w:r>
        <w:rPr>
          <w:rFonts w:eastAsiaTheme="minorEastAsia"/>
        </w:rPr>
        <w:t>NII v</w:t>
      </w:r>
      <w:r w:rsidRPr="00C31CAD">
        <w:rPr>
          <w:rFonts w:eastAsiaTheme="minorEastAsia"/>
        </w:rPr>
        <w:t>ariance percentage is defined as NII va</w:t>
      </w:r>
      <w:r>
        <w:rPr>
          <w:rFonts w:eastAsiaTheme="minorEastAsia"/>
        </w:rPr>
        <w:t xml:space="preserve">riance divided by projected NII: </w:t>
      </w:r>
    </w:p>
    <w:p w14:paraId="05A3D747" w14:textId="77777777" w:rsidR="0047347B" w:rsidRPr="00DA6656" w:rsidRDefault="0047347B" w:rsidP="0047347B">
      <w:pPr>
        <w:autoSpaceDE w:val="0"/>
        <w:autoSpaceDN w:val="0"/>
        <w:adjustRightInd w:val="0"/>
        <w:spacing w:before="240" w:line="360" w:lineRule="auto"/>
        <w:ind w:left="720"/>
        <w:rPr>
          <w:rFonts w:eastAsiaTheme="minorEastAsia"/>
        </w:rPr>
      </w:pPr>
      <m:oMathPara>
        <m:oMath>
          <m:r>
            <w:rPr>
              <w:rFonts w:ascii="Cambria Math" w:eastAsiaTheme="minorEastAsia" w:hAnsi="Cambria Math"/>
              <w:sz w:val="20"/>
            </w:rPr>
            <m:t xml:space="preserve">NII Variance </m:t>
          </m:r>
          <m:d>
            <m:dPr>
              <m:ctrlPr>
                <w:rPr>
                  <w:rFonts w:ascii="Cambria Math" w:eastAsiaTheme="minorEastAsia" w:hAnsi="Cambria Math"/>
                  <w:i/>
                  <w:sz w:val="20"/>
                </w:rPr>
              </m:ctrlPr>
            </m:dPr>
            <m:e>
              <m:r>
                <w:rPr>
                  <w:rFonts w:ascii="Cambria Math" w:eastAsiaTheme="minorEastAsia" w:hAnsi="Cambria Math"/>
                  <w:sz w:val="20"/>
                </w:rPr>
                <m:t>%</m:t>
              </m:r>
            </m:e>
          </m:d>
          <m:r>
            <w:rPr>
              <w:rFonts w:ascii="Cambria Math" w:eastAsiaTheme="minorEastAsia" w:hAnsi="Cambria Math"/>
              <w:sz w:val="20"/>
            </w:rPr>
            <m:t xml:space="preserve">= </m:t>
          </m:r>
          <m:f>
            <m:fPr>
              <m:ctrlPr>
                <w:rPr>
                  <w:rFonts w:ascii="Cambria Math" w:eastAsiaTheme="minorEastAsia" w:hAnsi="Cambria Math"/>
                  <w:i/>
                  <w:sz w:val="20"/>
                </w:rPr>
              </m:ctrlPr>
            </m:fPr>
            <m:num>
              <m:r>
                <w:rPr>
                  <w:rFonts w:ascii="Cambria Math" w:eastAsiaTheme="minorEastAsia" w:hAnsi="Cambria Math"/>
                  <w:sz w:val="20"/>
                </w:rPr>
                <m:t>NII Variance ($)</m:t>
              </m:r>
            </m:num>
            <m:den>
              <m:r>
                <w:rPr>
                  <w:rFonts w:ascii="Cambria Math" w:eastAsiaTheme="minorEastAsia" w:hAnsi="Cambria Math"/>
                  <w:sz w:val="20"/>
                </w:rPr>
                <m:t>Projected NII</m:t>
              </m:r>
            </m:den>
          </m:f>
        </m:oMath>
      </m:oMathPara>
    </w:p>
    <w:p w14:paraId="79867E07" w14:textId="7B26D665" w:rsidR="0047347B" w:rsidRDefault="0047347B" w:rsidP="00E23464">
      <w:pPr>
        <w:autoSpaceDE w:val="0"/>
        <w:autoSpaceDN w:val="0"/>
        <w:adjustRightInd w:val="0"/>
        <w:spacing w:before="240"/>
        <w:rPr>
          <w:rFonts w:eastAsiaTheme="minorEastAsia"/>
        </w:rPr>
      </w:pPr>
      <w:commentRangeStart w:id="53"/>
      <w:commentRangeStart w:id="54"/>
      <w:r>
        <w:rPr>
          <w:rFonts w:eastAsiaTheme="minorEastAsia"/>
        </w:rPr>
        <w:t xml:space="preserve">The positive sign of NII Variance suggests an under-projected NII, meaning that projected result is smaller than actual result; </w:t>
      </w:r>
      <w:proofErr w:type="gramStart"/>
      <w:r>
        <w:rPr>
          <w:rFonts w:eastAsiaTheme="minorEastAsia"/>
        </w:rPr>
        <w:t>The</w:t>
      </w:r>
      <w:proofErr w:type="gramEnd"/>
      <w:r>
        <w:rPr>
          <w:rFonts w:eastAsiaTheme="minorEastAsia"/>
        </w:rPr>
        <w:t xml:space="preserve"> negative sign of NII Variance suggests an over-projected NII, meaning that projected result is larger than actual result.</w:t>
      </w:r>
      <w:commentRangeEnd w:id="53"/>
      <w:r>
        <w:rPr>
          <w:rStyle w:val="CommentReference"/>
          <w:rFonts w:eastAsia="SimSun"/>
        </w:rPr>
        <w:commentReference w:id="53"/>
      </w:r>
      <w:commentRangeEnd w:id="54"/>
    </w:p>
    <w:p w14:paraId="1BFBDBA7" w14:textId="691C9E60" w:rsidR="001B4373" w:rsidRDefault="001B4373" w:rsidP="00E23464">
      <w:pPr>
        <w:autoSpaceDE w:val="0"/>
        <w:autoSpaceDN w:val="0"/>
        <w:adjustRightInd w:val="0"/>
        <w:spacing w:before="240"/>
        <w:rPr>
          <w:rFonts w:eastAsiaTheme="minorEastAsia"/>
        </w:rPr>
      </w:pPr>
      <w:r>
        <w:rPr>
          <w:color w:val="FF0000"/>
        </w:rPr>
        <w:t xml:space="preserve">Any </w:t>
      </w:r>
      <w:r w:rsidR="009F78CF">
        <w:rPr>
          <w:color w:val="FF0000"/>
        </w:rPr>
        <w:t>material</w:t>
      </w:r>
      <w:r>
        <w:rPr>
          <w:color w:val="FF0000"/>
        </w:rPr>
        <w:t xml:space="preserve"> change </w:t>
      </w:r>
      <w:r w:rsidR="009F78CF">
        <w:rPr>
          <w:color w:val="FF0000"/>
        </w:rPr>
        <w:t xml:space="preserve">in long term strategy should be considered during the back testing. For example, extra ordinary economic events such as </w:t>
      </w:r>
      <w:r>
        <w:rPr>
          <w:color w:val="FF0000"/>
        </w:rPr>
        <w:t>significant rate cut or rate hike</w:t>
      </w:r>
      <w:r w:rsidR="009F78CF">
        <w:rPr>
          <w:color w:val="FF0000"/>
        </w:rPr>
        <w:t xml:space="preserve"> that signal a new economic environment may cause initial projection to be no longer representative</w:t>
      </w:r>
      <w:r>
        <w:rPr>
          <w:color w:val="FF0000"/>
        </w:rPr>
        <w:t>,</w:t>
      </w:r>
      <w:r w:rsidR="009F78CF">
        <w:rPr>
          <w:color w:val="FF0000"/>
        </w:rPr>
        <w:t xml:space="preserve"> therefore a</w:t>
      </w:r>
      <w:r w:rsidR="005D0FD3">
        <w:rPr>
          <w:color w:val="FF0000"/>
        </w:rPr>
        <w:t>n</w:t>
      </w:r>
      <w:r w:rsidR="009F78CF">
        <w:rPr>
          <w:color w:val="FF0000"/>
        </w:rPr>
        <w:t xml:space="preserve"> updated projection more accurately reflect</w:t>
      </w:r>
      <w:r w:rsidR="005D0FD3">
        <w:rPr>
          <w:color w:val="FF0000"/>
        </w:rPr>
        <w:t>ing</w:t>
      </w:r>
      <w:r w:rsidR="009F78CF">
        <w:rPr>
          <w:color w:val="FF0000"/>
        </w:rPr>
        <w:t xml:space="preserve"> the </w:t>
      </w:r>
      <w:r w:rsidR="00CF002A">
        <w:rPr>
          <w:color w:val="FF0000"/>
        </w:rPr>
        <w:t>new reality</w:t>
      </w:r>
      <w:r w:rsidR="009F78CF">
        <w:rPr>
          <w:color w:val="FF0000"/>
        </w:rPr>
        <w:t xml:space="preserve"> may be used to replace the original projection. </w:t>
      </w:r>
      <w:r>
        <w:rPr>
          <w:color w:val="FF0000"/>
        </w:rPr>
        <w:t xml:space="preserve"> </w:t>
      </w:r>
    </w:p>
    <w:p w14:paraId="34175102" w14:textId="5EA84805" w:rsidR="001C5B64" w:rsidRPr="00D6401A" w:rsidRDefault="001C5B64" w:rsidP="00E23464">
      <w:pPr>
        <w:pStyle w:val="Heading3"/>
        <w:rPr>
          <w:rFonts w:ascii="Times New Roman" w:hAnsi="Times New Roman" w:cs="Times New Roman"/>
        </w:rPr>
      </w:pPr>
      <w:bookmarkStart w:id="55" w:name="_Toc80110713"/>
      <w:r w:rsidRPr="00D6401A">
        <w:rPr>
          <w:rFonts w:ascii="Times New Roman" w:hAnsi="Times New Roman" w:cs="Times New Roman"/>
        </w:rPr>
        <w:t>NII Variance Threshold</w:t>
      </w:r>
      <w:bookmarkEnd w:id="55"/>
    </w:p>
    <w:p w14:paraId="2B1DCB5B" w14:textId="7D8B8E9E" w:rsidR="001C5B64" w:rsidRDefault="001C5B64" w:rsidP="00E23464">
      <w:pPr>
        <w:autoSpaceDE w:val="0"/>
        <w:autoSpaceDN w:val="0"/>
        <w:adjustRightInd w:val="0"/>
        <w:spacing w:before="240"/>
        <w:rPr>
          <w:rFonts w:eastAsiaTheme="minorEastAsia"/>
        </w:rPr>
      </w:pPr>
      <w:r w:rsidRPr="00423582">
        <w:rPr>
          <w:rFonts w:eastAsiaTheme="minorEastAsia"/>
        </w:rPr>
        <w:t>BOC-NY sets the threshold as 10% at aggregate level against NII Variance</w:t>
      </w:r>
      <w:r>
        <w:rPr>
          <w:rFonts w:eastAsiaTheme="minorEastAsia"/>
        </w:rPr>
        <w:t xml:space="preserve"> percentage for both annual back-testing and quarterly monitoring</w:t>
      </w:r>
    </w:p>
    <w:p w14:paraId="0031638D" w14:textId="2A46DE7C" w:rsidR="00E176B2" w:rsidRPr="00915C92" w:rsidRDefault="0047347B" w:rsidP="00E23464">
      <w:pPr>
        <w:pStyle w:val="Heading3"/>
        <w:rPr>
          <w:rFonts w:ascii="Times New Roman" w:hAnsi="Times New Roman" w:cs="Times New Roman"/>
          <w:lang w:eastAsia="en-GB"/>
        </w:rPr>
      </w:pPr>
      <w:r>
        <w:rPr>
          <w:rStyle w:val="CommentReference"/>
        </w:rPr>
        <w:commentReference w:id="54"/>
      </w:r>
      <w:bookmarkStart w:id="56" w:name="_Toc80110715"/>
      <w:r w:rsidR="00E176B2" w:rsidRPr="00E23464">
        <w:rPr>
          <w:rFonts w:ascii="Times New Roman" w:hAnsi="Times New Roman" w:cs="Times New Roman"/>
        </w:rPr>
        <w:t>Back-testing Results Communication and Action Plan</w:t>
      </w:r>
      <w:bookmarkEnd w:id="56"/>
    </w:p>
    <w:p w14:paraId="01C4BAEB" w14:textId="77777777" w:rsidR="00E176B2" w:rsidRPr="00EC41E7" w:rsidRDefault="00E176B2" w:rsidP="00E176B2">
      <w:pPr>
        <w:rPr>
          <w:lang w:eastAsia="en-GB"/>
        </w:rPr>
      </w:pPr>
    </w:p>
    <w:p w14:paraId="734380AB" w14:textId="0899EA24" w:rsidR="00E176B2" w:rsidRDefault="00E176B2" w:rsidP="00E23464">
      <w:commentRangeStart w:id="57"/>
      <w:commentRangeStart w:id="58"/>
      <w:r w:rsidRPr="00E23464">
        <w:t xml:space="preserve">TRY </w:t>
      </w:r>
      <w:r w:rsidR="00662ACF">
        <w:t>provides the annual</w:t>
      </w:r>
      <w:r w:rsidRPr="00E23464">
        <w:t xml:space="preserve"> back-testing results to </w:t>
      </w:r>
      <w:r w:rsidR="00662ACF">
        <w:t xml:space="preserve">ERM for review and </w:t>
      </w:r>
      <w:r w:rsidR="00E23464">
        <w:t xml:space="preserve">MRD for information purpose only. TRY also </w:t>
      </w:r>
      <w:r w:rsidR="00662ACF">
        <w:t>share</w:t>
      </w:r>
      <w:r w:rsidR="00E23464">
        <w:t xml:space="preserve">s, </w:t>
      </w:r>
      <w:r w:rsidR="00E23464">
        <w:t>for information purpose</w:t>
      </w:r>
      <w:r w:rsidR="00E23464">
        <w:t>,</w:t>
      </w:r>
      <w:r w:rsidR="00662ACF">
        <w:t xml:space="preserve"> the quarterly monitoring result</w:t>
      </w:r>
      <w:r w:rsidR="00E23464">
        <w:t xml:space="preserve"> to</w:t>
      </w:r>
      <w:r w:rsidR="00662ACF">
        <w:t xml:space="preserve"> </w:t>
      </w:r>
      <w:r w:rsidRPr="00E23464">
        <w:t xml:space="preserve">MRD and ERM. </w:t>
      </w:r>
      <w:commentRangeEnd w:id="58"/>
      <w:r w:rsidR="00662ACF">
        <w:rPr>
          <w:rStyle w:val="CommentReference"/>
          <w:rFonts w:ascii="Calibri" w:hAnsi="Calibri"/>
        </w:rPr>
        <w:commentReference w:id="58"/>
      </w:r>
      <w:r w:rsidRPr="00E23464">
        <w:t>TRY will further report the annual back-testing results to Markets and Liquidity Risk Committee (MLRC). TRY also reports critical issues to Assets and Liabilities Committee (ALCO).</w:t>
      </w:r>
    </w:p>
    <w:p w14:paraId="6BED464D" w14:textId="77777777" w:rsidR="00E176B2" w:rsidRPr="00E23464" w:rsidRDefault="00E176B2" w:rsidP="00E23464"/>
    <w:p w14:paraId="7FAC0A47" w14:textId="2D8EDDE5" w:rsidR="00E176B2" w:rsidRPr="00E23464" w:rsidRDefault="00E176B2" w:rsidP="00E23464">
      <w:r w:rsidRPr="00E23464">
        <w:t xml:space="preserve">If threshold is breached or certain business and economic environment situations arise, MLRC </w:t>
      </w:r>
      <w:r w:rsidR="00923C05">
        <w:t>may</w:t>
      </w:r>
      <w:r w:rsidRPr="00E23464">
        <w:t xml:space="preserve"> suggest action or remediation plan to TRY after reviewing the results. </w:t>
      </w:r>
      <w:commentRangeEnd w:id="57"/>
      <w:r w:rsidRPr="00E23464">
        <w:commentReference w:id="57"/>
      </w:r>
    </w:p>
    <w:p w14:paraId="25A7DBFE" w14:textId="77777777" w:rsidR="00E03BE2" w:rsidRDefault="00E03BE2" w:rsidP="005E5A28"/>
    <w:p w14:paraId="3045FFC1" w14:textId="77777777" w:rsidR="00E03BE2" w:rsidRDefault="00E03BE2" w:rsidP="005E5A28"/>
    <w:p w14:paraId="33BD3763" w14:textId="4CDBA347" w:rsidR="00257D61" w:rsidRDefault="00257D61" w:rsidP="005E5A28"/>
    <w:p w14:paraId="7D02AA77" w14:textId="77777777" w:rsidR="006A11D2" w:rsidRDefault="006A11D2" w:rsidP="006A11D2">
      <w:pPr>
        <w:pStyle w:val="Level1"/>
        <w:pBdr>
          <w:bottom w:val="none" w:sz="0" w:space="0" w:color="auto"/>
        </w:pBdr>
        <w:jc w:val="left"/>
      </w:pPr>
      <w:bookmarkStart w:id="59" w:name="_Toc59537594"/>
      <w:r>
        <w:t>Model Implementation</w:t>
      </w:r>
      <w:bookmarkEnd w:id="59"/>
    </w:p>
    <w:p w14:paraId="6A528316" w14:textId="77777777" w:rsidR="001E2FD9" w:rsidRDefault="001E2FD9" w:rsidP="001E2FD9">
      <w:pPr>
        <w:pStyle w:val="Level2"/>
      </w:pPr>
      <w:bookmarkStart w:id="60" w:name="_Toc59537595"/>
      <w:r>
        <w:t>Implementation process</w:t>
      </w:r>
      <w:bookmarkEnd w:id="60"/>
    </w:p>
    <w:p w14:paraId="7A7BE224" w14:textId="77777777" w:rsidR="00F870EA" w:rsidRDefault="00F870EA" w:rsidP="00F870EA">
      <w:pPr>
        <w:jc w:val="left"/>
        <w:rPr>
          <w:b/>
        </w:rPr>
      </w:pPr>
      <w:r>
        <w:rPr>
          <w:b/>
        </w:rPr>
        <w:t>Implementation Process</w:t>
      </w:r>
    </w:p>
    <w:p w14:paraId="7D9F88A5" w14:textId="77777777" w:rsidR="00F870EA" w:rsidRDefault="00F870EA" w:rsidP="00F870EA">
      <w:pPr>
        <w:jc w:val="left"/>
      </w:pPr>
    </w:p>
    <w:p w14:paraId="6C4A0EA9" w14:textId="77777777" w:rsidR="00F870EA" w:rsidRDefault="00F870EA" w:rsidP="005E5A28">
      <w:r>
        <w:t>System implementation for vendor related products generally involve the following steps</w:t>
      </w:r>
    </w:p>
    <w:p w14:paraId="702158CF" w14:textId="77777777" w:rsidR="00F870EA" w:rsidRDefault="00F870EA" w:rsidP="005E5A28">
      <w:pPr>
        <w:pStyle w:val="ListParagraph"/>
        <w:numPr>
          <w:ilvl w:val="0"/>
          <w:numId w:val="8"/>
        </w:numPr>
      </w:pPr>
      <w:r w:rsidRPr="0070643C">
        <w:rPr>
          <w:b/>
        </w:rPr>
        <w:t>Research</w:t>
      </w:r>
      <w:r>
        <w:rPr>
          <w:b/>
        </w:rPr>
        <w:t>/evaluation</w:t>
      </w:r>
      <w:r w:rsidRPr="0070643C">
        <w:rPr>
          <w:b/>
        </w:rPr>
        <w:t>:</w:t>
      </w:r>
      <w:r>
        <w:t xml:space="preserve"> identify the right software, systems, and/or process solutions for managing IRRBB</w:t>
      </w:r>
    </w:p>
    <w:p w14:paraId="4A59014C" w14:textId="77777777" w:rsidR="00F870EA" w:rsidRPr="006B4455" w:rsidRDefault="00F870EA" w:rsidP="005E5A28">
      <w:pPr>
        <w:pStyle w:val="ListParagraph"/>
        <w:numPr>
          <w:ilvl w:val="0"/>
          <w:numId w:val="8"/>
        </w:numPr>
      </w:pPr>
      <w:r w:rsidRPr="0070643C">
        <w:rPr>
          <w:b/>
        </w:rPr>
        <w:t>Installation</w:t>
      </w:r>
      <w:r>
        <w:t xml:space="preserve">: install the software </w:t>
      </w:r>
    </w:p>
    <w:p w14:paraId="5393A370" w14:textId="77777777" w:rsidR="00F870EA" w:rsidRPr="006B4455" w:rsidRDefault="00F870EA" w:rsidP="005E5A28">
      <w:pPr>
        <w:pStyle w:val="ListParagraph"/>
        <w:numPr>
          <w:ilvl w:val="0"/>
          <w:numId w:val="8"/>
        </w:numPr>
      </w:pPr>
      <w:r w:rsidRPr="0070643C">
        <w:rPr>
          <w:b/>
        </w:rPr>
        <w:t>Moving data into system:</w:t>
      </w:r>
      <w:r>
        <w:t xml:space="preserve"> move relevant data into software</w:t>
      </w:r>
    </w:p>
    <w:p w14:paraId="61F1EFEE" w14:textId="77777777" w:rsidR="00F870EA" w:rsidRPr="006B4455" w:rsidRDefault="00F870EA" w:rsidP="005E5A28">
      <w:pPr>
        <w:pStyle w:val="ListParagraph"/>
        <w:numPr>
          <w:ilvl w:val="0"/>
          <w:numId w:val="8"/>
        </w:numPr>
      </w:pPr>
      <w:r w:rsidRPr="0070643C">
        <w:rPr>
          <w:b/>
        </w:rPr>
        <w:lastRenderedPageBreak/>
        <w:t>Configure user and process</w:t>
      </w:r>
      <w:r>
        <w:t>: customize system setting or setup system to reflect business and organization need and process</w:t>
      </w:r>
    </w:p>
    <w:p w14:paraId="198E5B0D" w14:textId="77777777" w:rsidR="00F870EA" w:rsidRPr="006B4455" w:rsidRDefault="00F870EA" w:rsidP="005E5A28">
      <w:pPr>
        <w:pStyle w:val="ListParagraph"/>
        <w:numPr>
          <w:ilvl w:val="0"/>
          <w:numId w:val="8"/>
        </w:numPr>
      </w:pPr>
      <w:r w:rsidRPr="0070643C">
        <w:rPr>
          <w:b/>
        </w:rPr>
        <w:t>Testing:</w:t>
      </w:r>
      <w:r>
        <w:t xml:space="preserve"> conduct test to determine accuracy of result</w:t>
      </w:r>
    </w:p>
    <w:p w14:paraId="0547B02F" w14:textId="77777777" w:rsidR="00F870EA" w:rsidRPr="006B4455" w:rsidRDefault="00F870EA" w:rsidP="005E5A28">
      <w:pPr>
        <w:pStyle w:val="ListParagraph"/>
        <w:numPr>
          <w:ilvl w:val="0"/>
          <w:numId w:val="8"/>
        </w:numPr>
      </w:pPr>
      <w:r w:rsidRPr="0070643C">
        <w:rPr>
          <w:b/>
        </w:rPr>
        <w:t>Training:</w:t>
      </w:r>
      <w:r>
        <w:t xml:space="preserve"> train users provide them with sufficient working knowledge of the software require to conduct their work</w:t>
      </w:r>
    </w:p>
    <w:p w14:paraId="2A3E9FDE" w14:textId="77777777" w:rsidR="00F870EA" w:rsidRPr="006B4455" w:rsidRDefault="00F870EA" w:rsidP="005E5A28">
      <w:pPr>
        <w:pStyle w:val="ListParagraph"/>
        <w:numPr>
          <w:ilvl w:val="0"/>
          <w:numId w:val="8"/>
        </w:numPr>
      </w:pPr>
      <w:r w:rsidRPr="0070643C">
        <w:rPr>
          <w:b/>
        </w:rPr>
        <w:t>Deployment:</w:t>
      </w:r>
      <w:r>
        <w:t xml:space="preserve"> Roll out software for production for real business use</w:t>
      </w:r>
    </w:p>
    <w:p w14:paraId="3F87C23E" w14:textId="77777777" w:rsidR="00F870EA" w:rsidRPr="007C6FAD" w:rsidRDefault="00F870EA" w:rsidP="005E5A28">
      <w:pPr>
        <w:rPr>
          <w:i/>
        </w:rPr>
      </w:pPr>
    </w:p>
    <w:p w14:paraId="5633A003" w14:textId="381A4FC9" w:rsidR="00F870EA" w:rsidRDefault="008E251F" w:rsidP="005E5A28">
      <w:r>
        <w:t>PROFITstar®</w:t>
      </w:r>
      <w:r w:rsidR="00F870EA">
        <w:t xml:space="preserve"> is an ALM software BOCNY acquired in 1997. The system is already deployed and in production. This occurred before the MRM policy took into effect. </w:t>
      </w:r>
    </w:p>
    <w:p w14:paraId="3D418812" w14:textId="77777777" w:rsidR="00493384" w:rsidRDefault="00493384" w:rsidP="005E5A28"/>
    <w:p w14:paraId="158E649D" w14:textId="4EAE476B" w:rsidR="00F870EA" w:rsidRDefault="00F870EA" w:rsidP="005E5A28">
      <w:r>
        <w:t xml:space="preserve">When there a major change to the system, such as a system upgrade or version update, TRY would work with </w:t>
      </w:r>
      <w:del w:id="61" w:author="LONG, ADRIAN XIN" w:date="2021-08-24T14:40:00Z">
        <w:r w:rsidDel="00A0246A">
          <w:delText xml:space="preserve">MRD </w:delText>
        </w:r>
      </w:del>
      <w:ins w:id="62" w:author="LONG, ADRIAN XIN" w:date="2021-08-24T14:40:00Z">
        <w:r w:rsidR="00A0246A">
          <w:t>ERM</w:t>
        </w:r>
        <w:r w:rsidR="00A0246A">
          <w:t xml:space="preserve"> </w:t>
        </w:r>
      </w:ins>
      <w:r>
        <w:t>and conduct steps 2 to 7 as describe in the implementation steps above.</w:t>
      </w:r>
    </w:p>
    <w:p w14:paraId="12B6A67E" w14:textId="77777777" w:rsidR="000940D4" w:rsidRDefault="000940D4" w:rsidP="005E5A28">
      <w:pPr>
        <w:rPr>
          <w:i/>
        </w:rPr>
      </w:pPr>
    </w:p>
    <w:p w14:paraId="041DDFE2" w14:textId="77777777" w:rsidR="000940D4" w:rsidRDefault="000940D4" w:rsidP="005E5A28">
      <w:pPr>
        <w:rPr>
          <w:b/>
        </w:rPr>
      </w:pPr>
      <w:r>
        <w:rPr>
          <w:b/>
        </w:rPr>
        <w:t xml:space="preserve">System Components </w:t>
      </w:r>
    </w:p>
    <w:p w14:paraId="092285BF" w14:textId="77777777" w:rsidR="000940D4" w:rsidRDefault="000940D4" w:rsidP="005E5A28">
      <w:pPr>
        <w:rPr>
          <w:b/>
        </w:rPr>
      </w:pPr>
    </w:p>
    <w:p w14:paraId="0C719D0C" w14:textId="57DEA448" w:rsidR="001E2FD9" w:rsidRDefault="008E251F" w:rsidP="005E5A28">
      <w:pPr>
        <w:rPr>
          <w:i/>
        </w:rPr>
      </w:pPr>
      <w:r>
        <w:t>PROFITstar®</w:t>
      </w:r>
      <w:r w:rsidR="007C6FAD">
        <w:t xml:space="preserve"> </w:t>
      </w:r>
      <w:r w:rsidR="00F870EA">
        <w:t>contains 4 Modules: History, Maturity/Repricing, Projections,</w:t>
      </w:r>
      <w:r w:rsidR="007C6FAD">
        <w:t xml:space="preserve"> </w:t>
      </w:r>
      <w:r w:rsidR="00F870EA">
        <w:t xml:space="preserve">and Budget. Historical data relating to rates, balances and other financial data are stored in the History module. The Maturity/Repricing module contain information on maturity and repricing schedules. Using the information from the 1st two modules, the Projection module along with the inputted assumption would project the balance sheet for the institution, such that NII and EVE may be calculated. With the last optional Budget module, which contains the fiscal year budget plan and can be used to conduct comparison with actual result. The Budget module currently is not in use. These four modules are together in </w:t>
      </w:r>
      <w:r>
        <w:t>PROFITstar®</w:t>
      </w:r>
      <w:r w:rsidR="00F870EA">
        <w:t xml:space="preserve"> and can’t be separately implemented</w:t>
      </w:r>
      <w:r w:rsidR="000571AA">
        <w:t>.</w:t>
      </w:r>
    </w:p>
    <w:p w14:paraId="7DA292B9" w14:textId="77777777" w:rsidR="001E2FD9" w:rsidRDefault="001E2FD9" w:rsidP="005E5A28">
      <w:pPr>
        <w:rPr>
          <w:i/>
        </w:rPr>
      </w:pPr>
    </w:p>
    <w:p w14:paraId="60E3BA57" w14:textId="77777777" w:rsidR="001E2FD9" w:rsidRDefault="001E2FD9" w:rsidP="005E5A28">
      <w:pPr>
        <w:pStyle w:val="Level2"/>
      </w:pPr>
      <w:bookmarkStart w:id="63" w:name="_Toc59537596"/>
      <w:r>
        <w:t>Implementation testing</w:t>
      </w:r>
      <w:bookmarkEnd w:id="63"/>
    </w:p>
    <w:p w14:paraId="1B70949E" w14:textId="77777777" w:rsidR="000940D4" w:rsidRDefault="000940D4" w:rsidP="005E5A28">
      <w:pPr>
        <w:rPr>
          <w:b/>
        </w:rPr>
      </w:pPr>
      <w:r>
        <w:rPr>
          <w:b/>
        </w:rPr>
        <w:t>Implementation Testing</w:t>
      </w:r>
    </w:p>
    <w:p w14:paraId="49023249" w14:textId="77777777" w:rsidR="000940D4" w:rsidRDefault="000940D4" w:rsidP="005E5A28">
      <w:pPr>
        <w:rPr>
          <w:b/>
        </w:rPr>
      </w:pPr>
    </w:p>
    <w:p w14:paraId="744FFFE5" w14:textId="31763E1E" w:rsidR="000940D4" w:rsidRDefault="00F870EA" w:rsidP="005E5A28">
      <w:pPr>
        <w:rPr>
          <w:i/>
        </w:rPr>
      </w:pPr>
      <w:r w:rsidRPr="00F870EA">
        <w:t>A new version of the software with significant change generally would require a version upgrade. A required testing is conducted to ensure that the change would provide accurate and reliable result. To determine accuracy and whether</w:t>
      </w:r>
      <w:r w:rsidR="003F40DD">
        <w:t xml:space="preserve"> </w:t>
      </w:r>
      <w:r w:rsidR="00CA0AB3">
        <w:t>or not</w:t>
      </w:r>
      <w:r w:rsidR="00CA0AB3" w:rsidRPr="00F870EA">
        <w:t xml:space="preserve"> the</w:t>
      </w:r>
      <w:r w:rsidRPr="00F870EA">
        <w:t xml:space="preserve"> change meet</w:t>
      </w:r>
      <w:r w:rsidR="00CA0AB3">
        <w:t>s</w:t>
      </w:r>
      <w:r w:rsidRPr="00F870EA">
        <w:t xml:space="preserve"> BOCNY application an</w:t>
      </w:r>
      <w:r>
        <w:t>d requirement</w:t>
      </w:r>
      <w:r w:rsidRPr="00F870EA">
        <w:t>, TRY would conduct User Acceptance Testing (UAT) on a test version of the new application or version – installed by ADC. The UAT report</w:t>
      </w:r>
      <w:r w:rsidR="007C6FAD">
        <w:t xml:space="preserve">, </w:t>
      </w:r>
      <w:r w:rsidRPr="00F870EA">
        <w:t xml:space="preserve">once completed, would be submitted to ADC and </w:t>
      </w:r>
      <w:del w:id="64" w:author="LONG, ADRIAN XIN" w:date="2021-08-24T14:45:00Z">
        <w:r w:rsidRPr="00F870EA" w:rsidDel="00A0246A">
          <w:delText>MRD</w:delText>
        </w:r>
      </w:del>
      <w:ins w:id="65" w:author="LONG, ADRIAN XIN" w:date="2021-08-24T14:45:00Z">
        <w:r w:rsidR="00A0246A">
          <w:t>O</w:t>
        </w:r>
        <w:r w:rsidR="00A0246A" w:rsidRPr="00F870EA">
          <w:t>RD</w:t>
        </w:r>
      </w:ins>
      <w:r w:rsidRPr="00F870EA">
        <w:t>. If there are aspect of the new application that does not meet the specification, TRY and ADC will work with vendor to determine a solution. Only when UAT is passed</w:t>
      </w:r>
      <w:r w:rsidR="007C6FAD">
        <w:t xml:space="preserve"> can</w:t>
      </w:r>
      <w:r w:rsidRPr="00F870EA">
        <w:t xml:space="preserve"> the new version be deployed into production.</w:t>
      </w:r>
    </w:p>
    <w:p w14:paraId="3C18EB2E" w14:textId="77777777" w:rsidR="001E2FD9" w:rsidRPr="00DB46F1" w:rsidRDefault="001E2FD9" w:rsidP="005E5A28">
      <w:pPr>
        <w:rPr>
          <w:i/>
        </w:rPr>
      </w:pPr>
    </w:p>
    <w:p w14:paraId="23030846" w14:textId="77777777" w:rsidR="001E2FD9" w:rsidRPr="00CB51D5" w:rsidRDefault="00562603" w:rsidP="005E5A28">
      <w:pPr>
        <w:pStyle w:val="Level1"/>
        <w:pBdr>
          <w:bottom w:val="none" w:sz="0" w:space="0" w:color="auto"/>
        </w:pBdr>
      </w:pPr>
      <w:bookmarkStart w:id="66" w:name="_Toc59537597"/>
      <w:r>
        <w:t>Model Operational Control</w:t>
      </w:r>
      <w:bookmarkEnd w:id="66"/>
    </w:p>
    <w:p w14:paraId="4661209F" w14:textId="77777777" w:rsidR="00CB51D5" w:rsidRDefault="00CB51D5" w:rsidP="005E5A28">
      <w:pPr>
        <w:pStyle w:val="Level2"/>
      </w:pPr>
      <w:bookmarkStart w:id="67" w:name="_Toc59537598"/>
      <w:r>
        <w:t>Overall operation control</w:t>
      </w:r>
      <w:bookmarkEnd w:id="67"/>
    </w:p>
    <w:p w14:paraId="172D60A3" w14:textId="77777777" w:rsidR="00B958BD" w:rsidRPr="00B958BD" w:rsidRDefault="00B958BD" w:rsidP="005E5A28">
      <w:pPr>
        <w:rPr>
          <w:b/>
        </w:rPr>
      </w:pPr>
      <w:r w:rsidRPr="00B958BD">
        <w:rPr>
          <w:b/>
        </w:rPr>
        <w:t>Access Control</w:t>
      </w:r>
    </w:p>
    <w:p w14:paraId="42E0FDC5" w14:textId="77777777" w:rsidR="00B958BD" w:rsidRPr="00B958BD" w:rsidRDefault="00B958BD" w:rsidP="005E5A28">
      <w:pPr>
        <w:rPr>
          <w:i/>
        </w:rPr>
      </w:pPr>
    </w:p>
    <w:p w14:paraId="4C743D04" w14:textId="4C856840" w:rsidR="00CB51D5" w:rsidRDefault="00B958BD" w:rsidP="005E5A28">
      <w:r w:rsidRPr="00B958BD">
        <w:t>To add user, TRY must complete the “Profit</w:t>
      </w:r>
      <w:r w:rsidR="00493384">
        <w:t>s</w:t>
      </w:r>
      <w:r w:rsidRPr="00B958BD">
        <w:t xml:space="preserve">tar Request Form” and submit the request to ADC with approval from Department Head.  Access level are different depending on the user need.  For example: MRD access to </w:t>
      </w:r>
      <w:r w:rsidR="008E251F">
        <w:t>PROFITstar®</w:t>
      </w:r>
      <w:r w:rsidRPr="00B958BD">
        <w:t xml:space="preserve"> system would not have ability to “Move Month” or “Perform Consolidation”</w:t>
      </w:r>
    </w:p>
    <w:p w14:paraId="2255A31D" w14:textId="77777777" w:rsidR="00B958BD" w:rsidRDefault="00B958BD" w:rsidP="005E5A28"/>
    <w:p w14:paraId="4A5F4F26" w14:textId="77777777" w:rsidR="00B958BD" w:rsidRDefault="00B958BD" w:rsidP="005E5A28">
      <w:pPr>
        <w:rPr>
          <w:b/>
        </w:rPr>
      </w:pPr>
      <w:r>
        <w:rPr>
          <w:b/>
        </w:rPr>
        <w:lastRenderedPageBreak/>
        <w:t>Model Recovery Plan</w:t>
      </w:r>
    </w:p>
    <w:p w14:paraId="456C46D0" w14:textId="77777777" w:rsidR="00B958BD" w:rsidRDefault="00B958BD" w:rsidP="005E5A28"/>
    <w:p w14:paraId="65E56384" w14:textId="008FB8DE" w:rsidR="00B958BD" w:rsidRDefault="00B958BD" w:rsidP="005E5A28">
      <w:pPr>
        <w:rPr>
          <w:i/>
        </w:rPr>
      </w:pPr>
      <w:r>
        <w:t xml:space="preserve">Since </w:t>
      </w:r>
      <w:r w:rsidR="008E251F">
        <w:t>PROFITstar®</w:t>
      </w:r>
      <w:r>
        <w:t xml:space="preserve"> is a purchased software</w:t>
      </w:r>
      <w:r w:rsidR="00CA0AB3">
        <w:t>,</w:t>
      </w:r>
      <w:r>
        <w:t xml:space="preserve"> BOCNY </w:t>
      </w:r>
      <w:r w:rsidR="00CA0AB3">
        <w:t xml:space="preserve">has </w:t>
      </w:r>
      <w:r>
        <w:t>obtained an escrow agreement in compliance to OCC Risk Management Guidance</w:t>
      </w:r>
      <w:r>
        <w:rPr>
          <w:rStyle w:val="FootnoteReference"/>
        </w:rPr>
        <w:footnoteReference w:id="11"/>
      </w:r>
      <w:r>
        <w:t>. The escrow agreement would allow BOCNY to gain access to source code and program, so it can maintain usage of the model in the event if the vendor is no longer viable.</w:t>
      </w:r>
    </w:p>
    <w:p w14:paraId="2C27A382" w14:textId="77777777" w:rsidR="00B958BD" w:rsidRDefault="00B958BD" w:rsidP="005E5A28">
      <w:pPr>
        <w:rPr>
          <w:i/>
        </w:rPr>
      </w:pPr>
    </w:p>
    <w:p w14:paraId="07B882EE" w14:textId="104B648C" w:rsidR="00B958BD" w:rsidRPr="00B958BD" w:rsidRDefault="00B958BD" w:rsidP="005E5A28">
      <w:r w:rsidRPr="00B958BD">
        <w:t xml:space="preserve">At least monthly model are backed up to the SQL server using the Update Wizard. In the event of a need for recovery, the Database can be restored following the “SQL Backup Restore” Instructions obtained from </w:t>
      </w:r>
      <w:r w:rsidR="008E251F">
        <w:t>PROFITstar®</w:t>
      </w:r>
      <w:r w:rsidR="00493384">
        <w:t xml:space="preserve"> [</w:t>
      </w:r>
      <w:r w:rsidR="00493384">
        <w:fldChar w:fldCharType="begin"/>
      </w:r>
      <w:r w:rsidR="00493384">
        <w:instrText xml:space="preserve"> REF _Ref51712789 \r \h </w:instrText>
      </w:r>
      <w:r w:rsidR="005E5A28">
        <w:instrText xml:space="preserve"> \* MERGEFORMAT </w:instrText>
      </w:r>
      <w:r w:rsidR="00493384">
        <w:fldChar w:fldCharType="separate"/>
      </w:r>
      <w:r w:rsidR="0077290E">
        <w:t>5</w:t>
      </w:r>
      <w:r w:rsidR="00493384">
        <w:fldChar w:fldCharType="end"/>
      </w:r>
      <w:r w:rsidR="00493384">
        <w:t>]</w:t>
      </w:r>
      <w:r w:rsidRPr="00B958BD">
        <w:t>.</w:t>
      </w:r>
    </w:p>
    <w:p w14:paraId="4C8389A0" w14:textId="77777777" w:rsidR="00B958BD" w:rsidRPr="00CB51D5" w:rsidRDefault="00B958BD" w:rsidP="005E5A28">
      <w:pPr>
        <w:rPr>
          <w:i/>
        </w:rPr>
      </w:pPr>
    </w:p>
    <w:p w14:paraId="6D439C8F" w14:textId="77777777" w:rsidR="00822C1D" w:rsidRDefault="00CB51D5" w:rsidP="005E5A28">
      <w:pPr>
        <w:pStyle w:val="Level2"/>
      </w:pPr>
      <w:bookmarkStart w:id="68" w:name="_Toc59537599"/>
      <w:r>
        <w:t>Version Control</w:t>
      </w:r>
      <w:bookmarkEnd w:id="68"/>
      <w:r>
        <w:t xml:space="preserve"> </w:t>
      </w:r>
    </w:p>
    <w:p w14:paraId="55DA0732" w14:textId="77777777" w:rsidR="00B958BD" w:rsidRPr="00B958BD" w:rsidRDefault="00B958BD" w:rsidP="005E5A28">
      <w:r w:rsidRPr="00B958BD">
        <w:t xml:space="preserve">Version control is important in managing documents. As document may undergo many different changes, proper tracking, and labeling through versioning can help user to identify relevant documents for the specific purpose. For example: The version and date of the document provides clarity to users, allowing them to identify the policy applicable to a particular time. </w:t>
      </w:r>
    </w:p>
    <w:p w14:paraId="2852DCB6" w14:textId="77777777" w:rsidR="00B958BD" w:rsidRPr="00B958BD" w:rsidRDefault="00B958BD" w:rsidP="005E5A28"/>
    <w:p w14:paraId="0DE9F9E7" w14:textId="77777777" w:rsidR="00B958BD" w:rsidRPr="00B958BD" w:rsidRDefault="00B958BD" w:rsidP="005E5A28">
      <w:pPr>
        <w:rPr>
          <w:b/>
        </w:rPr>
      </w:pPr>
      <w:r w:rsidRPr="00B958BD">
        <w:rPr>
          <w:b/>
        </w:rPr>
        <w:t>Version Information Page</w:t>
      </w:r>
    </w:p>
    <w:p w14:paraId="6424C6D7" w14:textId="77777777" w:rsidR="00B958BD" w:rsidRPr="00B958BD" w:rsidRDefault="00B958BD" w:rsidP="005E5A28"/>
    <w:p w14:paraId="71ED2196" w14:textId="0BD031B9" w:rsidR="00B958BD" w:rsidRPr="00B958BD" w:rsidRDefault="00B958BD" w:rsidP="005E5A28">
      <w:r w:rsidRPr="00B958BD">
        <w:t>Documents that would need multiple revisions or is expected to be revised in the future should have version history information page at the beginning of each documents. At a minimum these documents should contain the following tables</w:t>
      </w:r>
      <w:r w:rsidR="00CA0AB3">
        <w:t>:</w:t>
      </w:r>
      <w:r w:rsidRPr="00B958BD">
        <w:t xml:space="preserve"> </w:t>
      </w:r>
    </w:p>
    <w:p w14:paraId="312E5E85" w14:textId="77777777" w:rsidR="00B958BD" w:rsidRPr="00B958BD" w:rsidRDefault="00B958BD" w:rsidP="005E5A28"/>
    <w:p w14:paraId="5AECE4DD" w14:textId="77777777" w:rsidR="00B958BD" w:rsidRPr="00B958BD" w:rsidRDefault="00B958BD" w:rsidP="00C53B0B">
      <w:pPr>
        <w:ind w:left="720"/>
        <w:rPr>
          <w:b/>
        </w:rPr>
      </w:pPr>
      <w:r w:rsidRPr="00B958BD">
        <w:rPr>
          <w:b/>
        </w:rPr>
        <w:t>Version History Table</w:t>
      </w:r>
    </w:p>
    <w:p w14:paraId="4D14D63D" w14:textId="77777777" w:rsidR="00B958BD" w:rsidRPr="00B958BD" w:rsidRDefault="00B958BD" w:rsidP="00C53B0B">
      <w:pPr>
        <w:ind w:left="720"/>
      </w:pPr>
    </w:p>
    <w:p w14:paraId="336BC7D7" w14:textId="7CD1D519" w:rsidR="00CB51D5" w:rsidRDefault="00B958BD" w:rsidP="00C53B0B">
      <w:pPr>
        <w:ind w:left="720"/>
      </w:pPr>
      <w:r w:rsidRPr="00B958BD">
        <w:t>Running list of all the version of the document since from inception, describing the change, the person who made the change, the date of the change, and the Version number</w:t>
      </w:r>
    </w:p>
    <w:p w14:paraId="48DE493D" w14:textId="77777777" w:rsidR="00B958BD" w:rsidRDefault="00B958BD" w:rsidP="00C53B0B">
      <w:pPr>
        <w:ind w:left="720"/>
      </w:pPr>
    </w:p>
    <w:p w14:paraId="12AC839A" w14:textId="77777777" w:rsidR="00B958BD" w:rsidRDefault="00B958BD" w:rsidP="00C53B0B">
      <w:pPr>
        <w:ind w:left="720"/>
        <w:rPr>
          <w:b/>
        </w:rPr>
      </w:pPr>
      <w:r w:rsidRPr="001B0F30">
        <w:rPr>
          <w:b/>
        </w:rPr>
        <w:t>Document Information Table</w:t>
      </w:r>
    </w:p>
    <w:p w14:paraId="7F4167A2" w14:textId="77777777" w:rsidR="001B0F30" w:rsidRPr="001B0F30" w:rsidRDefault="001B0F30" w:rsidP="00C53B0B">
      <w:pPr>
        <w:ind w:left="720"/>
        <w:rPr>
          <w:b/>
        </w:rPr>
      </w:pPr>
    </w:p>
    <w:p w14:paraId="0B31B701" w14:textId="6A6A390C" w:rsidR="00B958BD" w:rsidRDefault="00B958BD" w:rsidP="00C53B0B">
      <w:pPr>
        <w:ind w:left="720"/>
      </w:pPr>
      <w:r>
        <w:t>Meta data relating to the document that identify name of the document, owner location, contact person, effective dat</w:t>
      </w:r>
      <w:r w:rsidR="00493384">
        <w:t>e</w:t>
      </w:r>
      <w:r>
        <w:t xml:space="preserve"> and other relevant fields</w:t>
      </w:r>
    </w:p>
    <w:p w14:paraId="0D464C4D" w14:textId="77777777" w:rsidR="00B958BD" w:rsidRDefault="00B958BD" w:rsidP="00C53B0B">
      <w:pPr>
        <w:ind w:left="720"/>
      </w:pPr>
    </w:p>
    <w:p w14:paraId="5CE9DC85" w14:textId="081B71AE" w:rsidR="00B958BD" w:rsidRDefault="00B958BD" w:rsidP="00C53B0B">
      <w:pPr>
        <w:ind w:left="720"/>
      </w:pPr>
      <w:r>
        <w:t xml:space="preserve">Other relevant fields are dependent on the nature and topic of the document. For example: for model validation, </w:t>
      </w:r>
      <w:proofErr w:type="gramStart"/>
      <w:r>
        <w:t>meta</w:t>
      </w:r>
      <w:proofErr w:type="gramEnd"/>
      <w:r>
        <w:t xml:space="preserve"> data should comply with BOC Model Risk Management Policy</w:t>
      </w:r>
    </w:p>
    <w:p w14:paraId="12BDBD26" w14:textId="77777777" w:rsidR="001B0F30" w:rsidRDefault="001B0F30" w:rsidP="00C53B0B">
      <w:pPr>
        <w:ind w:left="720"/>
      </w:pPr>
    </w:p>
    <w:p w14:paraId="140E24B0" w14:textId="77777777" w:rsidR="001B0F30" w:rsidRDefault="001B0F30" w:rsidP="00C53B0B">
      <w:pPr>
        <w:ind w:left="720"/>
        <w:rPr>
          <w:b/>
        </w:rPr>
      </w:pPr>
      <w:r>
        <w:rPr>
          <w:b/>
        </w:rPr>
        <w:t>Approval and Review Table</w:t>
      </w:r>
    </w:p>
    <w:p w14:paraId="7DA22B28" w14:textId="77777777" w:rsidR="001B0F30" w:rsidRDefault="001B0F30" w:rsidP="00C53B0B">
      <w:pPr>
        <w:ind w:left="720"/>
        <w:rPr>
          <w:b/>
        </w:rPr>
      </w:pPr>
    </w:p>
    <w:p w14:paraId="515E98B6" w14:textId="476EAD45" w:rsidR="001B0F30" w:rsidRDefault="001B0F30" w:rsidP="00C53B0B">
      <w:pPr>
        <w:ind w:left="720"/>
      </w:pPr>
      <w:r>
        <w:t>Table with information relating to the date and person conducting the review and approval</w:t>
      </w:r>
      <w:r w:rsidR="001D0922">
        <w:t>.</w:t>
      </w:r>
    </w:p>
    <w:p w14:paraId="35156FA2" w14:textId="77777777" w:rsidR="001B0F30" w:rsidRDefault="001B0F30" w:rsidP="005E5A28"/>
    <w:p w14:paraId="12687AD0" w14:textId="56EEC0F0" w:rsidR="001B0F30" w:rsidRDefault="008E251F" w:rsidP="005E5A28">
      <w:pPr>
        <w:rPr>
          <w:b/>
        </w:rPr>
      </w:pPr>
      <w:r>
        <w:rPr>
          <w:b/>
        </w:rPr>
        <w:t>PROFITstar®</w:t>
      </w:r>
      <w:r w:rsidR="001B0F30">
        <w:rPr>
          <w:b/>
        </w:rPr>
        <w:t xml:space="preserve"> Model Version</w:t>
      </w:r>
    </w:p>
    <w:p w14:paraId="4D3C32B0" w14:textId="5355CAF6" w:rsidR="001B0F30" w:rsidRDefault="008E251F" w:rsidP="005E5A28">
      <w:r>
        <w:t>PROFITstar®</w:t>
      </w:r>
      <w:r w:rsidR="001B0F30">
        <w:t xml:space="preserve"> Version can be accessed through the system by navigating to the Help &gt;&gt; About </w:t>
      </w:r>
      <w:r>
        <w:t>PROFITstar®</w:t>
      </w:r>
      <w:r w:rsidR="001B0F30">
        <w:t xml:space="preserve"> section. User may identify the most recent version available by navigating to the Help &gt;&gt; check For Updates</w:t>
      </w:r>
      <w:r w:rsidR="001D0922">
        <w:t>.</w:t>
      </w:r>
    </w:p>
    <w:p w14:paraId="19715B76" w14:textId="77777777" w:rsidR="001B0F30" w:rsidRDefault="001B0F30" w:rsidP="005E5A28"/>
    <w:p w14:paraId="2CCE8952" w14:textId="178227BF" w:rsidR="001B0F30" w:rsidRDefault="008E251F" w:rsidP="005E5A28">
      <w:pPr>
        <w:rPr>
          <w:b/>
        </w:rPr>
      </w:pPr>
      <w:r>
        <w:rPr>
          <w:b/>
        </w:rPr>
        <w:t>PROFITstar®</w:t>
      </w:r>
      <w:r w:rsidR="001B0F30">
        <w:rPr>
          <w:b/>
        </w:rPr>
        <w:t xml:space="preserve"> Model Change/Update/Upgrade</w:t>
      </w:r>
    </w:p>
    <w:p w14:paraId="0A76E543" w14:textId="773B7CA9" w:rsidR="001B0F30" w:rsidRDefault="001B0F30" w:rsidP="005E5A28">
      <w:r>
        <w:t xml:space="preserve">Depending on business need, </w:t>
      </w:r>
      <w:r w:rsidR="008E251F">
        <w:t>PROFITstar®</w:t>
      </w:r>
      <w:r>
        <w:t xml:space="preserve"> model may require update, upgrade or change. Upon identifying a need for an update to the model, TRY would request ADC to install the new version of the model onto a testing server. Once the new model is ready and is in a comparative state on the testing server, the user may then conduct UAT. The UAT would test to see if the new model have captured the required updates and still would accurately produce result.  A testing report is generated for each upgrade and is submitted for review and approval to the department head. If approved, the new version would be implemented to production.</w:t>
      </w:r>
    </w:p>
    <w:p w14:paraId="0E45DFFC" w14:textId="77777777" w:rsidR="001B0F30" w:rsidRPr="00B958BD" w:rsidRDefault="001B0F30" w:rsidP="005E5A28"/>
    <w:p w14:paraId="29AE7335" w14:textId="77777777" w:rsidR="00CB51D5" w:rsidRDefault="00CB51D5" w:rsidP="005E5A28"/>
    <w:p w14:paraId="2486759F" w14:textId="77777777" w:rsidR="00822C1D" w:rsidRDefault="00822C1D" w:rsidP="005E5A28">
      <w:pPr>
        <w:pStyle w:val="Level2"/>
      </w:pPr>
      <w:bookmarkStart w:id="69" w:name="_Toc59537600"/>
      <w:r>
        <w:t>Model User Manual</w:t>
      </w:r>
      <w:bookmarkEnd w:id="69"/>
    </w:p>
    <w:p w14:paraId="555B2589" w14:textId="104737A0" w:rsidR="001B0F30" w:rsidRDefault="001B0F30" w:rsidP="005E5A28">
      <w:r>
        <w:t>Please see the following manuals and procedures</w:t>
      </w:r>
      <w:r w:rsidR="001D0922">
        <w:t>:</w:t>
      </w:r>
    </w:p>
    <w:p w14:paraId="24BBCB44" w14:textId="77777777" w:rsidR="001B0F30" w:rsidRDefault="001B0F30" w:rsidP="005E5A28"/>
    <w:p w14:paraId="5371C904" w14:textId="07A51E1B" w:rsidR="001B0F30" w:rsidRDefault="008E251F" w:rsidP="005E5A28">
      <w:pPr>
        <w:pStyle w:val="ListParagraph"/>
        <w:numPr>
          <w:ilvl w:val="0"/>
          <w:numId w:val="9"/>
        </w:numPr>
      </w:pPr>
      <w:r>
        <w:t>PROFITstar®</w:t>
      </w:r>
      <w:r w:rsidR="001B0F30">
        <w:t xml:space="preserve"> Basic Training Guide</w:t>
      </w:r>
      <w:r w:rsidR="00EB42D3">
        <w:t xml:space="preserve"> [</w:t>
      </w:r>
      <w:r w:rsidR="00EB42D3">
        <w:fldChar w:fldCharType="begin"/>
      </w:r>
      <w:r w:rsidR="00EB42D3">
        <w:instrText xml:space="preserve"> REF _Ref51713003 \r \h </w:instrText>
      </w:r>
      <w:r w:rsidR="005E5A28">
        <w:instrText xml:space="preserve"> \* MERGEFORMAT </w:instrText>
      </w:r>
      <w:r w:rsidR="00EB42D3">
        <w:fldChar w:fldCharType="separate"/>
      </w:r>
      <w:r w:rsidR="0077290E">
        <w:t>4</w:t>
      </w:r>
      <w:r w:rsidR="00EB42D3">
        <w:fldChar w:fldCharType="end"/>
      </w:r>
      <w:r w:rsidR="00EB42D3">
        <w:t>]</w:t>
      </w:r>
      <w:r w:rsidR="000571AA">
        <w:t>.</w:t>
      </w:r>
    </w:p>
    <w:p w14:paraId="4F398C13" w14:textId="77777777" w:rsidR="006A11D2" w:rsidRDefault="006A11D2" w:rsidP="005E5A28"/>
    <w:p w14:paraId="6DBF84C6" w14:textId="77777777" w:rsidR="00562603" w:rsidRDefault="00562603" w:rsidP="005E5A28">
      <w:pPr>
        <w:pStyle w:val="Level1"/>
        <w:pBdr>
          <w:bottom w:val="none" w:sz="0" w:space="0" w:color="auto"/>
        </w:pBdr>
      </w:pPr>
      <w:bookmarkStart w:id="70" w:name="_Toc59537601"/>
      <w:r>
        <w:t>Model Governance and Monitoring</w:t>
      </w:r>
      <w:bookmarkEnd w:id="70"/>
    </w:p>
    <w:p w14:paraId="675591E5" w14:textId="77777777" w:rsidR="00562603" w:rsidRDefault="00990EB8" w:rsidP="005E5A28">
      <w:pPr>
        <w:pStyle w:val="Level2"/>
      </w:pPr>
      <w:bookmarkStart w:id="71" w:name="_Toc59537602"/>
      <w:r>
        <w:t>Model Governance</w:t>
      </w:r>
      <w:bookmarkEnd w:id="71"/>
    </w:p>
    <w:p w14:paraId="3257632F" w14:textId="77777777" w:rsidR="006819C4" w:rsidRPr="002F66FA" w:rsidRDefault="006819C4" w:rsidP="005E5A28">
      <w:pPr>
        <w:rPr>
          <w:b/>
          <w:sz w:val="28"/>
        </w:rPr>
      </w:pPr>
      <w:r w:rsidRPr="002F66FA">
        <w:rPr>
          <w:b/>
          <w:sz w:val="28"/>
        </w:rPr>
        <w:t>Roles &amp; Responsibilities</w:t>
      </w:r>
    </w:p>
    <w:p w14:paraId="5D84BF24" w14:textId="77777777" w:rsidR="006819C4" w:rsidRDefault="006819C4" w:rsidP="005E5A28">
      <w:pPr>
        <w:rPr>
          <w:b/>
        </w:rPr>
      </w:pPr>
    </w:p>
    <w:p w14:paraId="48A5A357" w14:textId="7025D1DB" w:rsidR="006819C4" w:rsidRDefault="006819C4" w:rsidP="005E5A28">
      <w:pPr>
        <w:rPr>
          <w:b/>
        </w:rPr>
      </w:pPr>
      <w:r>
        <w:rPr>
          <w:b/>
        </w:rPr>
        <w:t>Treasury Department (TRY)</w:t>
      </w:r>
    </w:p>
    <w:p w14:paraId="15782397" w14:textId="33F2EA4B" w:rsidR="006819C4" w:rsidRDefault="006819C4" w:rsidP="005E5A28">
      <w:r>
        <w:t xml:space="preserve">TRY is the model owner of </w:t>
      </w:r>
      <w:r w:rsidR="008E251F">
        <w:t>PROFITstar®</w:t>
      </w:r>
      <w:r>
        <w:t xml:space="preserve"> and is ultimately accountable for model use and performance within the BOCNY MRM framework. It is responsible for</w:t>
      </w:r>
    </w:p>
    <w:p w14:paraId="3CFA094F" w14:textId="77777777" w:rsidR="006819C4" w:rsidRPr="007D76AC" w:rsidRDefault="006819C4" w:rsidP="005E5A28">
      <w:pPr>
        <w:pStyle w:val="ListParagraph"/>
        <w:numPr>
          <w:ilvl w:val="0"/>
          <w:numId w:val="18"/>
        </w:numPr>
      </w:pPr>
      <w:r w:rsidRPr="007D76AC">
        <w:t>Coordinat</w:t>
      </w:r>
      <w:r>
        <w:t>ing</w:t>
      </w:r>
      <w:r w:rsidRPr="007D76AC">
        <w:t xml:space="preserve"> with all </w:t>
      </w:r>
      <w:r>
        <w:t>Model Risk Management (</w:t>
      </w:r>
      <w:r w:rsidRPr="007D76AC">
        <w:t>MRM</w:t>
      </w:r>
      <w:r>
        <w:t>)</w:t>
      </w:r>
      <w:r w:rsidRPr="007D76AC">
        <w:t xml:space="preserve"> stakeholders and be responsible for the entire model</w:t>
      </w:r>
      <w:r>
        <w:t xml:space="preserve"> </w:t>
      </w:r>
      <w:r w:rsidRPr="007D76AC">
        <w:t>life cycle</w:t>
      </w:r>
    </w:p>
    <w:p w14:paraId="5F43F10A" w14:textId="2695FC4F" w:rsidR="006819C4" w:rsidRPr="007D76AC" w:rsidRDefault="006819C4" w:rsidP="005E5A28">
      <w:pPr>
        <w:pStyle w:val="ListParagraph"/>
        <w:numPr>
          <w:ilvl w:val="0"/>
          <w:numId w:val="18"/>
        </w:numPr>
      </w:pPr>
      <w:r>
        <w:t>S</w:t>
      </w:r>
      <w:r w:rsidRPr="007D76AC">
        <w:t>ubmitting the model submission package in line with the</w:t>
      </w:r>
      <w:r>
        <w:t xml:space="preserve"> </w:t>
      </w:r>
      <w:r w:rsidRPr="007D76AC">
        <w:t>requirements defined by BOCNY MRM procedure</w:t>
      </w:r>
    </w:p>
    <w:p w14:paraId="4C830890" w14:textId="77777777" w:rsidR="006819C4" w:rsidRPr="007D76AC" w:rsidRDefault="006819C4" w:rsidP="005E5A28">
      <w:pPr>
        <w:pStyle w:val="ListParagraph"/>
        <w:numPr>
          <w:ilvl w:val="0"/>
          <w:numId w:val="18"/>
        </w:numPr>
      </w:pPr>
      <w:r>
        <w:t>Coordinating</w:t>
      </w:r>
      <w:r w:rsidRPr="007D76AC">
        <w:t xml:space="preserve"> with different MRM roles to remediate internal (e.g. Model Validation</w:t>
      </w:r>
      <w:r>
        <w:t xml:space="preserve"> </w:t>
      </w:r>
      <w:r w:rsidRPr="007D76AC">
        <w:t>and Internal Audit) and external (e.g. Regulators) findings</w:t>
      </w:r>
    </w:p>
    <w:p w14:paraId="59EC66C9" w14:textId="77777777" w:rsidR="006819C4" w:rsidRDefault="006819C4" w:rsidP="005E5A28">
      <w:pPr>
        <w:pStyle w:val="ListParagraph"/>
        <w:numPr>
          <w:ilvl w:val="0"/>
          <w:numId w:val="18"/>
        </w:numPr>
      </w:pPr>
      <w:r w:rsidRPr="007D76AC">
        <w:t>Coordinat</w:t>
      </w:r>
      <w:r>
        <w:t>ing</w:t>
      </w:r>
      <w:r w:rsidRPr="007D76AC">
        <w:t xml:space="preserve"> with Model User to monitor model performance and report issues to</w:t>
      </w:r>
      <w:r>
        <w:t xml:space="preserve"> MRM</w:t>
      </w:r>
    </w:p>
    <w:p w14:paraId="5D300B21" w14:textId="77777777" w:rsidR="006819C4" w:rsidRDefault="006819C4" w:rsidP="005E5A28"/>
    <w:p w14:paraId="1727D03A" w14:textId="53BFD55B" w:rsidR="006819C4" w:rsidRDefault="006819C4" w:rsidP="005E5A28">
      <w:r>
        <w:t>The TRY Department head delegate the responsibility of maintaining the model to the SVP and/or VP of the following subunits</w:t>
      </w:r>
      <w:r w:rsidR="001D0922">
        <w:t>:</w:t>
      </w:r>
    </w:p>
    <w:p w14:paraId="0168F129" w14:textId="77777777" w:rsidR="001D0922" w:rsidRPr="007D76AC" w:rsidRDefault="001D0922" w:rsidP="005E5A28"/>
    <w:p w14:paraId="6D6BEF60" w14:textId="77777777" w:rsidR="006819C4" w:rsidRDefault="006819C4" w:rsidP="005E5A28">
      <w:pPr>
        <w:ind w:left="720"/>
        <w:rPr>
          <w:b/>
        </w:rPr>
      </w:pPr>
      <w:r>
        <w:rPr>
          <w:b/>
        </w:rPr>
        <w:t>Treasury Department - Business Management Team (TRY-BM)</w:t>
      </w:r>
    </w:p>
    <w:p w14:paraId="60CB1974" w14:textId="6302B321" w:rsidR="006819C4" w:rsidRDefault="006819C4" w:rsidP="005E5A28">
      <w:pPr>
        <w:ind w:left="720"/>
      </w:pPr>
      <w:r w:rsidRPr="00416799">
        <w:t>TRY-BM is responsible for Balance Sheet reporting</w:t>
      </w:r>
      <w:r>
        <w:t xml:space="preserve"> and Data downloads</w:t>
      </w:r>
      <w:r w:rsidR="000571AA">
        <w:t xml:space="preserve">, </w:t>
      </w:r>
      <w:r w:rsidR="0026469D">
        <w:t>with resp</w:t>
      </w:r>
      <w:r w:rsidR="004D7AD2">
        <w:t>onsibiliti</w:t>
      </w:r>
      <w:r w:rsidR="0026469D">
        <w:t>e</w:t>
      </w:r>
      <w:r w:rsidR="004D7AD2">
        <w:t>s such as:</w:t>
      </w:r>
    </w:p>
    <w:p w14:paraId="6A9C606A" w14:textId="24203168" w:rsidR="006819C4" w:rsidRDefault="006819C4" w:rsidP="005E5A28">
      <w:pPr>
        <w:pStyle w:val="ListParagraph"/>
        <w:numPr>
          <w:ilvl w:val="0"/>
          <w:numId w:val="17"/>
        </w:numPr>
        <w:ind w:left="1440"/>
      </w:pPr>
      <w:r>
        <w:t>Ensuring accuracy and integrity of balance sheet data</w:t>
      </w:r>
    </w:p>
    <w:p w14:paraId="0C2BA438" w14:textId="02142E8A" w:rsidR="006819C4" w:rsidRDefault="006819C4" w:rsidP="005E5A28">
      <w:pPr>
        <w:pStyle w:val="ListParagraph"/>
        <w:numPr>
          <w:ilvl w:val="0"/>
          <w:numId w:val="17"/>
        </w:numPr>
        <w:ind w:left="1440"/>
      </w:pPr>
      <w:r>
        <w:t>Prepar</w:t>
      </w:r>
      <w:r w:rsidR="007D0EAC">
        <w:t>ing</w:t>
      </w:r>
      <w:r>
        <w:t xml:space="preserve"> and Upload</w:t>
      </w:r>
      <w:r w:rsidR="007D0EAC">
        <w:t>ing</w:t>
      </w:r>
      <w:r>
        <w:t xml:space="preserve"> data into </w:t>
      </w:r>
      <w:r w:rsidR="008E251F">
        <w:t>PROFITstar®</w:t>
      </w:r>
    </w:p>
    <w:p w14:paraId="0147A66E" w14:textId="5B4A153F" w:rsidR="006819C4" w:rsidRDefault="006819C4" w:rsidP="005E5A28">
      <w:pPr>
        <w:pStyle w:val="ListParagraph"/>
        <w:numPr>
          <w:ilvl w:val="0"/>
          <w:numId w:val="17"/>
        </w:numPr>
        <w:ind w:left="1440"/>
      </w:pPr>
      <w:r>
        <w:t>Consolidat</w:t>
      </w:r>
      <w:r w:rsidR="007D0EAC">
        <w:t>ing</w:t>
      </w:r>
      <w:r>
        <w:t xml:space="preserve"> Balance Sheet on </w:t>
      </w:r>
      <w:r w:rsidR="008E251F">
        <w:t>PROFITstar®</w:t>
      </w:r>
    </w:p>
    <w:p w14:paraId="34C87246" w14:textId="77777777" w:rsidR="006819C4" w:rsidRDefault="006819C4" w:rsidP="005E5A28">
      <w:pPr>
        <w:pStyle w:val="ListParagraph"/>
        <w:numPr>
          <w:ilvl w:val="0"/>
          <w:numId w:val="17"/>
        </w:numPr>
        <w:ind w:left="1440"/>
      </w:pPr>
      <w:r>
        <w:t>Generating reports relating to Balance Sheet</w:t>
      </w:r>
    </w:p>
    <w:p w14:paraId="08D4B6A2" w14:textId="77777777" w:rsidR="006819C4" w:rsidRPr="00416799" w:rsidRDefault="006819C4" w:rsidP="005E5A28">
      <w:pPr>
        <w:pStyle w:val="ListParagraph"/>
      </w:pPr>
    </w:p>
    <w:p w14:paraId="636F239A" w14:textId="29A88CC3" w:rsidR="006819C4" w:rsidRDefault="006819C4" w:rsidP="005E5A28">
      <w:pPr>
        <w:ind w:left="720"/>
        <w:rPr>
          <w:b/>
        </w:rPr>
      </w:pPr>
      <w:r>
        <w:rPr>
          <w:b/>
        </w:rPr>
        <w:lastRenderedPageBreak/>
        <w:t>Treasury Department - Balance Sheet Management Team (TRY-BS</w:t>
      </w:r>
      <w:r w:rsidR="00186AB8">
        <w:rPr>
          <w:b/>
        </w:rPr>
        <w:t>M</w:t>
      </w:r>
      <w:r>
        <w:rPr>
          <w:b/>
        </w:rPr>
        <w:t>)</w:t>
      </w:r>
    </w:p>
    <w:p w14:paraId="39B5BCBA" w14:textId="799EED20" w:rsidR="006819C4" w:rsidRDefault="006819C4" w:rsidP="005E5A28">
      <w:pPr>
        <w:ind w:left="720"/>
      </w:pPr>
      <w:r w:rsidRPr="00416799">
        <w:t>TRY-B</w:t>
      </w:r>
      <w:r>
        <w:t>S</w:t>
      </w:r>
      <w:r w:rsidR="00186AB8">
        <w:t>M</w:t>
      </w:r>
      <w:r w:rsidRPr="00416799">
        <w:t xml:space="preserve"> is responsible for</w:t>
      </w:r>
      <w:r>
        <w:t xml:space="preserve"> overall function relating to risk measures, assumptions in model, and risk reporting, </w:t>
      </w:r>
      <w:r w:rsidR="0026469D">
        <w:t>with responsibilities such as</w:t>
      </w:r>
      <w:r w:rsidR="000571AA">
        <w:t>:</w:t>
      </w:r>
    </w:p>
    <w:p w14:paraId="0C15EB6A" w14:textId="77777777" w:rsidR="006819C4" w:rsidRDefault="006819C4" w:rsidP="005E5A28">
      <w:pPr>
        <w:pStyle w:val="ListParagraph"/>
        <w:numPr>
          <w:ilvl w:val="0"/>
          <w:numId w:val="17"/>
        </w:numPr>
        <w:ind w:left="1440"/>
      </w:pPr>
      <w:r>
        <w:t>Ensuring accuracy of risk result</w:t>
      </w:r>
    </w:p>
    <w:p w14:paraId="3FF4EBB1" w14:textId="224CBB26" w:rsidR="006819C4" w:rsidRDefault="006819C4" w:rsidP="005E5A28">
      <w:pPr>
        <w:pStyle w:val="ListParagraph"/>
        <w:numPr>
          <w:ilvl w:val="0"/>
          <w:numId w:val="17"/>
        </w:numPr>
        <w:ind w:left="1440"/>
      </w:pPr>
      <w:r>
        <w:t xml:space="preserve">Calculating and updating assumptions </w:t>
      </w:r>
    </w:p>
    <w:p w14:paraId="2A1AC3EB" w14:textId="78C7045B" w:rsidR="00EB42D3" w:rsidRDefault="00EB42D3" w:rsidP="005E5A28">
      <w:pPr>
        <w:pStyle w:val="ListParagraph"/>
        <w:numPr>
          <w:ilvl w:val="0"/>
          <w:numId w:val="17"/>
        </w:numPr>
        <w:ind w:left="1440"/>
      </w:pPr>
      <w:r>
        <w:t xml:space="preserve">Obtaining forecast from expert in bank as projection parameters( </w:t>
      </w:r>
      <w:proofErr w:type="spellStart"/>
      <w:r>
        <w:t>i.e</w:t>
      </w:r>
      <w:proofErr w:type="spellEnd"/>
      <w:r>
        <w:t xml:space="preserve"> key rate forecast from SRD)</w:t>
      </w:r>
    </w:p>
    <w:p w14:paraId="0368D6BF" w14:textId="3FCAAAB0" w:rsidR="00EB42D3" w:rsidRDefault="00EB42D3" w:rsidP="005E5A28">
      <w:pPr>
        <w:pStyle w:val="ListParagraph"/>
        <w:numPr>
          <w:ilvl w:val="0"/>
          <w:numId w:val="17"/>
        </w:numPr>
        <w:ind w:left="1440"/>
      </w:pPr>
      <w:r>
        <w:t>Obtaining/reviewing offering rate from each first line unit monthly</w:t>
      </w:r>
    </w:p>
    <w:p w14:paraId="74B47193" w14:textId="4112D5A1" w:rsidR="00EB42D3" w:rsidRDefault="00EB42D3" w:rsidP="005E5A28">
      <w:pPr>
        <w:pStyle w:val="ListParagraph"/>
        <w:numPr>
          <w:ilvl w:val="0"/>
          <w:numId w:val="17"/>
        </w:numPr>
        <w:ind w:left="1440"/>
      </w:pPr>
      <w:r>
        <w:t>Generating reports relating to Risk: NII, EVE, and gap reports etc.</w:t>
      </w:r>
    </w:p>
    <w:p w14:paraId="3673A013" w14:textId="77777777" w:rsidR="00EB42D3" w:rsidRDefault="006819C4" w:rsidP="005E5A28">
      <w:pPr>
        <w:pStyle w:val="ListParagraph"/>
        <w:numPr>
          <w:ilvl w:val="0"/>
          <w:numId w:val="17"/>
        </w:numPr>
        <w:ind w:left="1440"/>
      </w:pPr>
      <w:r>
        <w:t xml:space="preserve">Conducting stress test, scenario analysis, and </w:t>
      </w:r>
    </w:p>
    <w:p w14:paraId="3202C942" w14:textId="36F55275" w:rsidR="006819C4" w:rsidRDefault="00EB42D3" w:rsidP="005E5A28">
      <w:pPr>
        <w:pStyle w:val="ListParagraph"/>
        <w:numPr>
          <w:ilvl w:val="0"/>
          <w:numId w:val="17"/>
        </w:numPr>
        <w:ind w:left="1440"/>
      </w:pPr>
      <w:r>
        <w:t xml:space="preserve">Performing NII model </w:t>
      </w:r>
      <w:r w:rsidR="006819C4">
        <w:t>back</w:t>
      </w:r>
      <w:r w:rsidR="00662ACF">
        <w:t xml:space="preserve"> </w:t>
      </w:r>
      <w:r w:rsidR="006819C4">
        <w:t>test</w:t>
      </w:r>
      <w:r>
        <w:t>ing</w:t>
      </w:r>
    </w:p>
    <w:p w14:paraId="6D7962AD" w14:textId="77777777" w:rsidR="006819C4" w:rsidRDefault="006819C4" w:rsidP="005E5A28"/>
    <w:p w14:paraId="64CB69E7" w14:textId="01A5B083" w:rsidR="006819C4" w:rsidRPr="007A238F" w:rsidRDefault="006819C4" w:rsidP="005E5A28">
      <w:r>
        <w:t xml:space="preserve">The model also </w:t>
      </w:r>
      <w:r w:rsidR="00EB42D3">
        <w:t>require</w:t>
      </w:r>
      <w:r w:rsidR="007D0EAC">
        <w:t>s</w:t>
      </w:r>
      <w:r>
        <w:t xml:space="preserve"> additional inputs from the following units</w:t>
      </w:r>
      <w:r w:rsidR="001D0922">
        <w:t>:</w:t>
      </w:r>
    </w:p>
    <w:p w14:paraId="6AAAA1DA" w14:textId="77777777" w:rsidR="006819C4" w:rsidRDefault="006819C4" w:rsidP="005E5A28">
      <w:pPr>
        <w:rPr>
          <w:b/>
        </w:rPr>
      </w:pPr>
    </w:p>
    <w:p w14:paraId="2F10075B" w14:textId="77777777" w:rsidR="006819C4" w:rsidRDefault="006819C4" w:rsidP="005E5A28">
      <w:pPr>
        <w:ind w:left="720"/>
        <w:rPr>
          <w:b/>
        </w:rPr>
      </w:pPr>
      <w:r>
        <w:rPr>
          <w:b/>
        </w:rPr>
        <w:t>First Line Units (FLUs)</w:t>
      </w:r>
    </w:p>
    <w:p w14:paraId="14F6FBC3" w14:textId="69799729" w:rsidR="006819C4" w:rsidRPr="008027D9" w:rsidRDefault="00EB42D3" w:rsidP="005E5A28">
      <w:pPr>
        <w:ind w:left="720"/>
      </w:pPr>
      <w:r>
        <w:t>The</w:t>
      </w:r>
      <w:r w:rsidR="006819C4" w:rsidRPr="008027D9">
        <w:t xml:space="preserve"> FLUs, including Corporate Banking Department (CBD), Commodity Business Center (CBC), </w:t>
      </w:r>
      <w:r>
        <w:t xml:space="preserve">Financial Institution </w:t>
      </w:r>
      <w:proofErr w:type="spellStart"/>
      <w:r>
        <w:t>Dept</w:t>
      </w:r>
      <w:proofErr w:type="spellEnd"/>
      <w:r>
        <w:t xml:space="preserve"> (FID), Banking Department (BKD), Global Market </w:t>
      </w:r>
      <w:proofErr w:type="spellStart"/>
      <w:r>
        <w:t>Dept</w:t>
      </w:r>
      <w:proofErr w:type="spellEnd"/>
      <w:r>
        <w:t xml:space="preserve"> (MKD), Trade Service </w:t>
      </w:r>
      <w:proofErr w:type="spellStart"/>
      <w:r>
        <w:t>Dept</w:t>
      </w:r>
      <w:proofErr w:type="spellEnd"/>
      <w:r>
        <w:t xml:space="preserve"> (TSD)</w:t>
      </w:r>
      <w:r w:rsidR="006819C4" w:rsidRPr="008027D9">
        <w:t xml:space="preserve">, Queens Branch (QNB), are responsible for: </w:t>
      </w:r>
    </w:p>
    <w:p w14:paraId="6225292D" w14:textId="77777777" w:rsidR="006819C4" w:rsidRDefault="006819C4" w:rsidP="005E5A28">
      <w:pPr>
        <w:pStyle w:val="ListParagraph"/>
        <w:numPr>
          <w:ilvl w:val="0"/>
          <w:numId w:val="16"/>
        </w:numPr>
        <w:ind w:left="1440"/>
      </w:pPr>
      <w:r>
        <w:t>Providing expert judgment and information on offering rate for bank products to TRY as model input</w:t>
      </w:r>
    </w:p>
    <w:p w14:paraId="29BD68C3" w14:textId="77777777" w:rsidR="008027D9" w:rsidRDefault="008027D9" w:rsidP="005E5A28">
      <w:pPr>
        <w:ind w:left="720"/>
        <w:rPr>
          <w:b/>
        </w:rPr>
      </w:pPr>
    </w:p>
    <w:p w14:paraId="702701B1" w14:textId="1D67949F" w:rsidR="006819C4" w:rsidRDefault="006819C4" w:rsidP="005E5A28">
      <w:pPr>
        <w:ind w:left="720"/>
        <w:rPr>
          <w:b/>
        </w:rPr>
      </w:pPr>
      <w:r w:rsidRPr="00642119">
        <w:rPr>
          <w:b/>
        </w:rPr>
        <w:t xml:space="preserve">Strategy and Research Department </w:t>
      </w:r>
      <w:r>
        <w:rPr>
          <w:b/>
        </w:rPr>
        <w:t>(SRD)</w:t>
      </w:r>
    </w:p>
    <w:p w14:paraId="2378D62B" w14:textId="15C84837" w:rsidR="006819C4" w:rsidRDefault="006819C4" w:rsidP="005E5A28">
      <w:pPr>
        <w:ind w:left="720"/>
      </w:pPr>
      <w:r>
        <w:t>SRD is responsible for</w:t>
      </w:r>
      <w:r w:rsidR="000571AA">
        <w:t>:</w:t>
      </w:r>
    </w:p>
    <w:p w14:paraId="6DBCF4A1" w14:textId="191CE974" w:rsidR="006819C4" w:rsidRDefault="006819C4" w:rsidP="005E5A28">
      <w:pPr>
        <w:pStyle w:val="ListParagraph"/>
        <w:numPr>
          <w:ilvl w:val="0"/>
          <w:numId w:val="16"/>
        </w:numPr>
        <w:ind w:left="1440"/>
      </w:pPr>
      <w:r>
        <w:t xml:space="preserve">Providing expert judgement </w:t>
      </w:r>
      <w:r w:rsidR="00EB42D3">
        <w:t xml:space="preserve">and industry consensus </w:t>
      </w:r>
      <w:r>
        <w:t>on economic environment and forecasting key interest rate to TRY as model input</w:t>
      </w:r>
    </w:p>
    <w:p w14:paraId="0501A97F" w14:textId="77777777" w:rsidR="006819C4" w:rsidRDefault="006819C4" w:rsidP="005E5A28">
      <w:pPr>
        <w:ind w:left="360"/>
      </w:pPr>
    </w:p>
    <w:p w14:paraId="2BD01AEB" w14:textId="77777777" w:rsidR="006819C4" w:rsidRDefault="006819C4" w:rsidP="005E5A28">
      <w:r>
        <w:t>And is supported by the following unit in term of system implementation and balance sheet chart of account setup in the system</w:t>
      </w:r>
    </w:p>
    <w:p w14:paraId="69A58289" w14:textId="77777777" w:rsidR="006819C4" w:rsidRDefault="006819C4" w:rsidP="005E5A28"/>
    <w:p w14:paraId="0D8DA175" w14:textId="77777777" w:rsidR="006819C4" w:rsidRDefault="006819C4" w:rsidP="005E5A28">
      <w:pPr>
        <w:ind w:left="720"/>
        <w:rPr>
          <w:b/>
        </w:rPr>
      </w:pPr>
      <w:r>
        <w:rPr>
          <w:b/>
        </w:rPr>
        <w:t>Financial Management Department (FMD)</w:t>
      </w:r>
    </w:p>
    <w:p w14:paraId="0D77B742" w14:textId="60FBD34B" w:rsidR="006819C4" w:rsidRDefault="006819C4" w:rsidP="005E5A28">
      <w:pPr>
        <w:ind w:left="720"/>
      </w:pPr>
      <w:r>
        <w:t>FMD is responsible for</w:t>
      </w:r>
      <w:r w:rsidR="0026469D">
        <w:t>:</w:t>
      </w:r>
    </w:p>
    <w:p w14:paraId="44BE29D4" w14:textId="77777777" w:rsidR="006819C4" w:rsidRDefault="006819C4" w:rsidP="005E5A28">
      <w:pPr>
        <w:pStyle w:val="ListParagraph"/>
        <w:numPr>
          <w:ilvl w:val="0"/>
          <w:numId w:val="16"/>
        </w:numPr>
        <w:ind w:left="1440"/>
      </w:pPr>
      <w:r>
        <w:t>Providing accounting policy and guidance.</w:t>
      </w:r>
    </w:p>
    <w:p w14:paraId="4E579576" w14:textId="205E4D75" w:rsidR="006819C4" w:rsidRDefault="006819C4" w:rsidP="005E5A28">
      <w:pPr>
        <w:pStyle w:val="ListParagraph"/>
        <w:numPr>
          <w:ilvl w:val="0"/>
          <w:numId w:val="16"/>
        </w:numPr>
        <w:ind w:left="1440"/>
      </w:pPr>
      <w:r>
        <w:t>Updat</w:t>
      </w:r>
      <w:r w:rsidR="007D0EAC">
        <w:t>ing</w:t>
      </w:r>
      <w:r>
        <w:t xml:space="preserve"> and inform</w:t>
      </w:r>
      <w:r w:rsidR="007D0EAC">
        <w:t>ing</w:t>
      </w:r>
      <w:r>
        <w:t xml:space="preserve"> changes to Accounting Chart of Accounts that may impact model mapping</w:t>
      </w:r>
    </w:p>
    <w:p w14:paraId="110DBBD8" w14:textId="59F6113A" w:rsidR="006819C4" w:rsidRDefault="006819C4" w:rsidP="005E5A28">
      <w:pPr>
        <w:pStyle w:val="ListParagraph"/>
        <w:numPr>
          <w:ilvl w:val="0"/>
          <w:numId w:val="16"/>
        </w:numPr>
        <w:ind w:left="1440"/>
      </w:pPr>
      <w:r>
        <w:t>Help</w:t>
      </w:r>
      <w:r w:rsidR="007D0EAC">
        <w:t>ing</w:t>
      </w:r>
      <w:r>
        <w:t xml:space="preserve"> clarify accounting numbers with in financial statement</w:t>
      </w:r>
    </w:p>
    <w:p w14:paraId="56EBF721" w14:textId="77777777" w:rsidR="006819C4" w:rsidRDefault="006819C4" w:rsidP="005E5A28">
      <w:pPr>
        <w:ind w:left="720"/>
        <w:rPr>
          <w:b/>
        </w:rPr>
      </w:pPr>
    </w:p>
    <w:p w14:paraId="35748687" w14:textId="77777777" w:rsidR="006819C4" w:rsidRDefault="006819C4" w:rsidP="005E5A28">
      <w:pPr>
        <w:ind w:left="720"/>
        <w:rPr>
          <w:b/>
        </w:rPr>
      </w:pPr>
      <w:r>
        <w:rPr>
          <w:b/>
        </w:rPr>
        <w:t>America Data Center (ADC)</w:t>
      </w:r>
    </w:p>
    <w:p w14:paraId="5259C534" w14:textId="6B525A78" w:rsidR="006819C4" w:rsidRDefault="006819C4" w:rsidP="005E5A28">
      <w:pPr>
        <w:ind w:left="720"/>
      </w:pPr>
      <w:r>
        <w:t>ADC</w:t>
      </w:r>
      <w:r w:rsidRPr="00416799">
        <w:t xml:space="preserve"> is responsible for</w:t>
      </w:r>
      <w:r>
        <w:t xml:space="preserve"> </w:t>
      </w:r>
      <w:r w:rsidR="008E251F">
        <w:t>PROFITstar®</w:t>
      </w:r>
      <w:r>
        <w:t xml:space="preserve"> system implementation, </w:t>
      </w:r>
      <w:r w:rsidR="008E251F">
        <w:t>PROFITstar®</w:t>
      </w:r>
      <w:r w:rsidR="00753BB8">
        <w:t xml:space="preserve"> downloa</w:t>
      </w:r>
      <w:r w:rsidR="00F5642B">
        <w:t>d</w:t>
      </w:r>
      <w:r w:rsidR="00753BB8">
        <w:t xml:space="preserve"> file creations, and </w:t>
      </w:r>
      <w:r>
        <w:t>database and access control.  This includes</w:t>
      </w:r>
      <w:r w:rsidR="0026469D">
        <w:t>:</w:t>
      </w:r>
    </w:p>
    <w:p w14:paraId="58EF45C3" w14:textId="77777777" w:rsidR="006819C4" w:rsidRDefault="006819C4" w:rsidP="005E5A28">
      <w:pPr>
        <w:pStyle w:val="ListParagraph"/>
        <w:numPr>
          <w:ilvl w:val="0"/>
          <w:numId w:val="17"/>
        </w:numPr>
        <w:ind w:left="1440"/>
      </w:pPr>
      <w:r>
        <w:t>Installing application system</w:t>
      </w:r>
    </w:p>
    <w:p w14:paraId="6E543CED" w14:textId="77777777" w:rsidR="006819C4" w:rsidRDefault="006819C4" w:rsidP="005E5A28">
      <w:pPr>
        <w:pStyle w:val="ListParagraph"/>
        <w:numPr>
          <w:ilvl w:val="0"/>
          <w:numId w:val="17"/>
        </w:numPr>
        <w:ind w:left="1440"/>
      </w:pPr>
      <w:r>
        <w:t>Adding/Deleting user</w:t>
      </w:r>
    </w:p>
    <w:p w14:paraId="30B2504D" w14:textId="77777777" w:rsidR="006819C4" w:rsidRPr="004F5550" w:rsidRDefault="006819C4" w:rsidP="005E5A28">
      <w:pPr>
        <w:pStyle w:val="ListParagraph"/>
        <w:numPr>
          <w:ilvl w:val="0"/>
          <w:numId w:val="17"/>
        </w:numPr>
        <w:ind w:left="1440"/>
        <w:rPr>
          <w:rFonts w:cstheme="minorHAnsi"/>
        </w:rPr>
      </w:pPr>
      <w:r w:rsidRPr="004F5550">
        <w:rPr>
          <w:rFonts w:cstheme="minorHAnsi"/>
        </w:rPr>
        <w:t xml:space="preserve">Updating software </w:t>
      </w:r>
    </w:p>
    <w:p w14:paraId="43BF6BB8" w14:textId="5CCE3B7F" w:rsidR="006819C4" w:rsidRPr="005F47E0" w:rsidRDefault="007D0EAC" w:rsidP="005E5A28">
      <w:pPr>
        <w:pStyle w:val="ListParagraph"/>
        <w:numPr>
          <w:ilvl w:val="0"/>
          <w:numId w:val="17"/>
        </w:numPr>
        <w:ind w:left="1440"/>
        <w:rPr>
          <w:rFonts w:cstheme="minorHAnsi"/>
          <w:b/>
        </w:rPr>
      </w:pPr>
      <w:r w:rsidRPr="004F5550">
        <w:rPr>
          <w:rFonts w:cstheme="minorHAnsi"/>
        </w:rPr>
        <w:t>Backin</w:t>
      </w:r>
      <w:r>
        <w:rPr>
          <w:rFonts w:cstheme="minorHAnsi"/>
        </w:rPr>
        <w:t>g up</w:t>
      </w:r>
      <w:r w:rsidR="006819C4" w:rsidRPr="004F5550">
        <w:rPr>
          <w:rFonts w:cstheme="minorHAnsi"/>
        </w:rPr>
        <w:t xml:space="preserve"> recover data, and assist</w:t>
      </w:r>
      <w:r>
        <w:rPr>
          <w:rFonts w:cstheme="minorHAnsi"/>
        </w:rPr>
        <w:t>ing</w:t>
      </w:r>
      <w:r w:rsidR="006819C4" w:rsidRPr="004F5550">
        <w:rPr>
          <w:rFonts w:cstheme="minorHAnsi"/>
        </w:rPr>
        <w:t xml:space="preserve"> TRY in retrieving necessary data for analysis</w:t>
      </w:r>
    </w:p>
    <w:p w14:paraId="59D2E450" w14:textId="37E5C907" w:rsidR="00753BB8" w:rsidRDefault="00753BB8" w:rsidP="005E5A28">
      <w:pPr>
        <w:pStyle w:val="ListParagraph"/>
        <w:numPr>
          <w:ilvl w:val="0"/>
          <w:numId w:val="17"/>
        </w:numPr>
        <w:ind w:left="1440"/>
      </w:pPr>
      <w:r>
        <w:t>Generat</w:t>
      </w:r>
      <w:r w:rsidR="007D0EAC">
        <w:t>ing</w:t>
      </w:r>
      <w:r>
        <w:t xml:space="preserve"> monthly </w:t>
      </w:r>
      <w:r w:rsidR="008E251F">
        <w:t>PROFITstar®</w:t>
      </w:r>
      <w:r>
        <w:t xml:space="preserve"> downloa</w:t>
      </w:r>
      <w:r w:rsidR="00186AB8">
        <w:t>d</w:t>
      </w:r>
      <w:r>
        <w:t xml:space="preserve"> files and email to TRY</w:t>
      </w:r>
    </w:p>
    <w:p w14:paraId="626E3B17" w14:textId="590C716F" w:rsidR="00753BB8" w:rsidRDefault="00753BB8" w:rsidP="005E5A28">
      <w:pPr>
        <w:pStyle w:val="ListParagraph"/>
        <w:numPr>
          <w:ilvl w:val="0"/>
          <w:numId w:val="17"/>
        </w:numPr>
        <w:ind w:left="1440"/>
      </w:pPr>
      <w:r>
        <w:t>Communicat</w:t>
      </w:r>
      <w:r w:rsidR="007D0EAC">
        <w:t>ing</w:t>
      </w:r>
      <w:r>
        <w:t xml:space="preserve"> the ALCO report to ALCO members</w:t>
      </w:r>
    </w:p>
    <w:p w14:paraId="4255F4A1" w14:textId="4D689E25" w:rsidR="00753BB8" w:rsidRPr="00C53B0B" w:rsidRDefault="00753BB8" w:rsidP="00C53B0B">
      <w:pPr>
        <w:pStyle w:val="ListParagraph"/>
        <w:numPr>
          <w:ilvl w:val="0"/>
          <w:numId w:val="17"/>
        </w:numPr>
        <w:ind w:left="1440"/>
        <w:rPr>
          <w:rFonts w:cstheme="minorHAnsi"/>
          <w:b/>
        </w:rPr>
      </w:pPr>
      <w:r>
        <w:lastRenderedPageBreak/>
        <w:t>Report</w:t>
      </w:r>
      <w:r w:rsidR="007D0EAC">
        <w:t>ing</w:t>
      </w:r>
      <w:r>
        <w:t xml:space="preserve"> interest rate risk KRIs such as NII, EVE, and gap risk ratios to Monthly Market and Liquidity Risk Committee (MLRC)</w:t>
      </w:r>
    </w:p>
    <w:p w14:paraId="21945234" w14:textId="77777777" w:rsidR="006819C4" w:rsidRPr="004F5550" w:rsidRDefault="006819C4" w:rsidP="005E5A28">
      <w:pPr>
        <w:rPr>
          <w:rFonts w:cstheme="minorHAnsi"/>
        </w:rPr>
      </w:pPr>
    </w:p>
    <w:p w14:paraId="52225EFE" w14:textId="06AB5FEE" w:rsidR="006819C4" w:rsidRPr="004F5550" w:rsidRDefault="006819C4" w:rsidP="005E5A28">
      <w:pPr>
        <w:rPr>
          <w:rFonts w:cstheme="minorHAnsi"/>
        </w:rPr>
      </w:pPr>
      <w:r w:rsidRPr="004F5550">
        <w:rPr>
          <w:rFonts w:cstheme="minorHAnsi"/>
        </w:rPr>
        <w:t xml:space="preserve">The following units control the </w:t>
      </w:r>
      <w:r w:rsidR="00E83BB1">
        <w:rPr>
          <w:rFonts w:cstheme="minorHAnsi"/>
        </w:rPr>
        <w:t xml:space="preserve">interest rate </w:t>
      </w:r>
      <w:r w:rsidRPr="004F5550">
        <w:rPr>
          <w:rFonts w:cstheme="minorHAnsi"/>
        </w:rPr>
        <w:t>risk and provide independent review that challenge the existing model practice by conducting independent validation and review process</w:t>
      </w:r>
      <w:r w:rsidR="007D0EAC">
        <w:rPr>
          <w:rFonts w:cstheme="minorHAnsi"/>
        </w:rPr>
        <w:t>:</w:t>
      </w:r>
    </w:p>
    <w:p w14:paraId="0BA328C4" w14:textId="77777777" w:rsidR="006819C4" w:rsidRPr="004F5550" w:rsidRDefault="006819C4" w:rsidP="005E5A28">
      <w:pPr>
        <w:rPr>
          <w:rFonts w:cstheme="minorHAnsi"/>
          <w:b/>
        </w:rPr>
      </w:pPr>
    </w:p>
    <w:p w14:paraId="0D5FAFAA" w14:textId="77777777" w:rsidR="006819C4" w:rsidRPr="004F5550" w:rsidRDefault="006819C4" w:rsidP="005E5A28">
      <w:pPr>
        <w:ind w:left="720"/>
        <w:rPr>
          <w:rFonts w:cstheme="minorHAnsi"/>
          <w:b/>
        </w:rPr>
      </w:pPr>
      <w:commentRangeStart w:id="72"/>
      <w:r w:rsidRPr="004F5550">
        <w:rPr>
          <w:rFonts w:cstheme="minorHAnsi"/>
          <w:b/>
        </w:rPr>
        <w:t>Market Risk Management Department (MRD)</w:t>
      </w:r>
    </w:p>
    <w:p w14:paraId="2AE2B2AC" w14:textId="7F91D031" w:rsidR="006819C4" w:rsidRPr="004F5550" w:rsidRDefault="006819C4" w:rsidP="005E5A28">
      <w:pPr>
        <w:ind w:left="720"/>
        <w:rPr>
          <w:rFonts w:cstheme="minorHAnsi"/>
        </w:rPr>
      </w:pPr>
      <w:r w:rsidRPr="004F5550">
        <w:rPr>
          <w:rFonts w:cstheme="minorHAnsi"/>
        </w:rPr>
        <w:t>MRD, a model user and as the second line of defense</w:t>
      </w:r>
      <w:r w:rsidR="003B3361">
        <w:rPr>
          <w:rFonts w:cstheme="minorHAnsi"/>
        </w:rPr>
        <w:t xml:space="preserve"> in the area of market related risk</w:t>
      </w:r>
      <w:r w:rsidRPr="004F5550">
        <w:rPr>
          <w:rFonts w:cstheme="minorHAnsi"/>
        </w:rPr>
        <w:t xml:space="preserve">, is responsible for: </w:t>
      </w:r>
    </w:p>
    <w:p w14:paraId="276A234E" w14:textId="162775B4" w:rsidR="003B3361" w:rsidRDefault="003B3361" w:rsidP="00E23464">
      <w:pPr>
        <w:pStyle w:val="ListParagraph"/>
        <w:numPr>
          <w:ilvl w:val="1"/>
          <w:numId w:val="20"/>
        </w:numPr>
        <w:ind w:right="0"/>
        <w:contextualSpacing w:val="0"/>
        <w:jc w:val="left"/>
        <w:rPr>
          <w:rFonts w:ascii="Calibri" w:hAnsi="Calibri"/>
          <w:color w:val="1F497D"/>
          <w:szCs w:val="20"/>
          <w:lang w:eastAsia="en-US"/>
        </w:rPr>
      </w:pPr>
      <w:r>
        <w:rPr>
          <w:color w:val="1F497D"/>
        </w:rPr>
        <w:t xml:space="preserve">Monitoring the results of Net Interest Income projection and non-parallel yield curve shift test; </w:t>
      </w:r>
    </w:p>
    <w:p w14:paraId="2DD91D83" w14:textId="2EF460A7" w:rsidR="003B3361" w:rsidRDefault="003B3361" w:rsidP="00E23464">
      <w:pPr>
        <w:pStyle w:val="ListParagraph"/>
        <w:numPr>
          <w:ilvl w:val="1"/>
          <w:numId w:val="20"/>
        </w:numPr>
        <w:ind w:right="0"/>
        <w:contextualSpacing w:val="0"/>
        <w:jc w:val="left"/>
        <w:rPr>
          <w:color w:val="1F497D"/>
        </w:rPr>
      </w:pPr>
      <w:r>
        <w:rPr>
          <w:color w:val="1F497D"/>
        </w:rPr>
        <w:t>Monitoring the monthly RAS KRI (NII/EVE) results;</w:t>
      </w:r>
    </w:p>
    <w:p w14:paraId="7D4DEA93" w14:textId="3BF723B0" w:rsidR="003B3361" w:rsidRDefault="003B3361" w:rsidP="00E23464">
      <w:pPr>
        <w:pStyle w:val="ListParagraph"/>
        <w:numPr>
          <w:ilvl w:val="1"/>
          <w:numId w:val="20"/>
        </w:numPr>
        <w:ind w:right="0"/>
        <w:contextualSpacing w:val="0"/>
        <w:jc w:val="left"/>
        <w:rPr>
          <w:color w:val="1F497D"/>
        </w:rPr>
      </w:pPr>
      <w:r>
        <w:rPr>
          <w:color w:val="1F497D"/>
        </w:rPr>
        <w:t>Analyzing and challenging the above results if there are material changes.</w:t>
      </w:r>
      <w:commentRangeEnd w:id="72"/>
      <w:r w:rsidR="00B83199">
        <w:rPr>
          <w:rStyle w:val="CommentReference"/>
          <w:rFonts w:ascii="Calibri" w:hAnsi="Calibri"/>
        </w:rPr>
        <w:commentReference w:id="72"/>
      </w:r>
    </w:p>
    <w:p w14:paraId="14D8604B" w14:textId="77777777" w:rsidR="003B3361" w:rsidRDefault="003B3361" w:rsidP="00E23464">
      <w:pPr>
        <w:pStyle w:val="ListParagraph"/>
        <w:ind w:left="1440"/>
        <w:rPr>
          <w:rFonts w:cstheme="minorHAnsi"/>
        </w:rPr>
      </w:pPr>
    </w:p>
    <w:p w14:paraId="53E7C851" w14:textId="77777777" w:rsidR="004F5550" w:rsidRPr="004F5550" w:rsidRDefault="004F5550" w:rsidP="005E5A28">
      <w:pPr>
        <w:pStyle w:val="ListParagraph"/>
        <w:ind w:left="1440"/>
        <w:rPr>
          <w:rFonts w:cstheme="minorHAnsi"/>
        </w:rPr>
      </w:pPr>
    </w:p>
    <w:p w14:paraId="74931DE4" w14:textId="05447D9E" w:rsidR="006819C4" w:rsidRPr="004F5550" w:rsidRDefault="006819C4" w:rsidP="005E5A28">
      <w:pPr>
        <w:ind w:left="720"/>
        <w:rPr>
          <w:rFonts w:cstheme="minorHAnsi"/>
          <w:b/>
        </w:rPr>
      </w:pPr>
      <w:commentRangeStart w:id="73"/>
      <w:r w:rsidRPr="004F5550">
        <w:rPr>
          <w:rFonts w:cstheme="minorHAnsi"/>
          <w:b/>
        </w:rPr>
        <w:t>Enterprise Risk Management-ERM</w:t>
      </w:r>
    </w:p>
    <w:p w14:paraId="4AEEAE7C" w14:textId="099E02B5" w:rsidR="006819C4" w:rsidRPr="004F5550" w:rsidRDefault="006819C4" w:rsidP="005E5A28">
      <w:pPr>
        <w:ind w:left="720"/>
        <w:rPr>
          <w:rFonts w:cstheme="minorHAnsi"/>
        </w:rPr>
      </w:pPr>
      <w:r w:rsidRPr="004F5550">
        <w:rPr>
          <w:rFonts w:cstheme="minorHAnsi"/>
        </w:rPr>
        <w:t>ERM</w:t>
      </w:r>
      <w:r w:rsidR="003B3361">
        <w:rPr>
          <w:rFonts w:cstheme="minorHAnsi"/>
        </w:rPr>
        <w:t xml:space="preserve">, </w:t>
      </w:r>
      <w:r w:rsidR="003B3361" w:rsidRPr="004F5550">
        <w:rPr>
          <w:rFonts w:cstheme="minorHAnsi"/>
        </w:rPr>
        <w:t xml:space="preserve">a model </w:t>
      </w:r>
      <w:r w:rsidR="003B3361">
        <w:rPr>
          <w:rFonts w:cstheme="minorHAnsi"/>
        </w:rPr>
        <w:t>reviewer</w:t>
      </w:r>
      <w:r w:rsidR="003B3361" w:rsidRPr="004F5550">
        <w:rPr>
          <w:rFonts w:cstheme="minorHAnsi"/>
        </w:rPr>
        <w:t xml:space="preserve"> and as the second line of defense</w:t>
      </w:r>
      <w:r w:rsidR="003B3361">
        <w:rPr>
          <w:rFonts w:cstheme="minorHAnsi"/>
        </w:rPr>
        <w:t xml:space="preserve"> in the area of model related risk</w:t>
      </w:r>
      <w:r w:rsidR="003B3361" w:rsidRPr="004F5550">
        <w:rPr>
          <w:rFonts w:cstheme="minorHAnsi"/>
        </w:rPr>
        <w:t>, is responsible for</w:t>
      </w:r>
      <w:r w:rsidR="007D0EAC">
        <w:rPr>
          <w:rFonts w:cstheme="minorHAnsi"/>
        </w:rPr>
        <w:t>:</w:t>
      </w:r>
    </w:p>
    <w:p w14:paraId="7FCA131D" w14:textId="6CB4903F" w:rsidR="006819C4" w:rsidRDefault="006819C4" w:rsidP="005E5A28">
      <w:pPr>
        <w:pStyle w:val="ListParagraph"/>
        <w:numPr>
          <w:ilvl w:val="0"/>
          <w:numId w:val="20"/>
        </w:numPr>
        <w:ind w:left="1440"/>
        <w:rPr>
          <w:rFonts w:cstheme="minorHAnsi"/>
        </w:rPr>
      </w:pPr>
      <w:r w:rsidRPr="004F5550">
        <w:rPr>
          <w:rFonts w:cstheme="minorHAnsi"/>
        </w:rPr>
        <w:t>Conduct</w:t>
      </w:r>
      <w:r w:rsidR="007D0EAC">
        <w:rPr>
          <w:rFonts w:cstheme="minorHAnsi"/>
        </w:rPr>
        <w:t>ing</w:t>
      </w:r>
      <w:r w:rsidRPr="004F5550">
        <w:rPr>
          <w:rFonts w:cstheme="minorHAnsi"/>
        </w:rPr>
        <w:t xml:space="preserve"> </w:t>
      </w:r>
      <w:r w:rsidR="003B3361">
        <w:rPr>
          <w:rFonts w:cstheme="minorHAnsi"/>
        </w:rPr>
        <w:t>PROFITstar</w:t>
      </w:r>
      <w:r w:rsidRPr="004F5550">
        <w:rPr>
          <w:rFonts w:cstheme="minorHAnsi"/>
        </w:rPr>
        <w:t xml:space="preserve"> model validation</w:t>
      </w:r>
    </w:p>
    <w:p w14:paraId="015E506E" w14:textId="5987CF7D" w:rsidR="009B0BD0" w:rsidRDefault="003B3361" w:rsidP="009B0BD0">
      <w:pPr>
        <w:pStyle w:val="ListParagraph"/>
        <w:numPr>
          <w:ilvl w:val="0"/>
          <w:numId w:val="20"/>
        </w:numPr>
        <w:ind w:left="1440"/>
        <w:rPr>
          <w:ins w:id="74" w:author="LONG, ADRIAN XIN" w:date="2021-08-24T14:32:00Z"/>
          <w:rFonts w:cstheme="minorHAnsi"/>
        </w:rPr>
      </w:pPr>
      <w:r w:rsidRPr="00E23464">
        <w:rPr>
          <w:rFonts w:cstheme="minorHAnsi"/>
        </w:rPr>
        <w:t>Collecting evidence of o</w:t>
      </w:r>
      <w:r>
        <w:rPr>
          <w:rFonts w:cstheme="minorHAnsi"/>
        </w:rPr>
        <w:t>ngoing monitoring of the model</w:t>
      </w:r>
      <w:commentRangeEnd w:id="73"/>
      <w:r w:rsidR="00B83199">
        <w:rPr>
          <w:rStyle w:val="CommentReference"/>
          <w:rFonts w:ascii="Calibri" w:hAnsi="Calibri"/>
        </w:rPr>
        <w:commentReference w:id="73"/>
      </w:r>
    </w:p>
    <w:p w14:paraId="7FD65E4F" w14:textId="77777777" w:rsidR="00390F45" w:rsidRDefault="00390F45" w:rsidP="00390F45">
      <w:pPr>
        <w:pStyle w:val="ListParagraph"/>
        <w:numPr>
          <w:ilvl w:val="1"/>
          <w:numId w:val="20"/>
        </w:numPr>
        <w:rPr>
          <w:ins w:id="75" w:author="LONG, ADRIAN XIN" w:date="2021-08-24T14:32:00Z"/>
          <w:rFonts w:ascii="Calibri" w:hAnsi="Calibri" w:cstheme="minorHAnsi"/>
          <w:color w:val="C0504D" w:themeColor="accent2"/>
          <w:szCs w:val="20"/>
          <w:lang w:eastAsia="en-US"/>
        </w:rPr>
        <w:pPrChange w:id="76" w:author="LONG, ADRIAN XIN" w:date="2021-08-24T14:32:00Z">
          <w:pPr>
            <w:pStyle w:val="ListParagraph"/>
            <w:numPr>
              <w:numId w:val="20"/>
            </w:numPr>
            <w:ind w:hanging="360"/>
          </w:pPr>
        </w:pPrChange>
      </w:pPr>
      <w:ins w:id="77" w:author="LONG, ADRIAN XIN" w:date="2021-08-24T14:32:00Z">
        <w:r>
          <w:rPr>
            <w:rFonts w:cstheme="minorHAnsi"/>
            <w:color w:val="C0504D" w:themeColor="accent2"/>
          </w:rPr>
          <w:t>Identifying and recommending improvements to model</w:t>
        </w:r>
      </w:ins>
    </w:p>
    <w:p w14:paraId="4A2FC5ED" w14:textId="77777777" w:rsidR="00390F45" w:rsidRPr="003B3361" w:rsidRDefault="00390F45" w:rsidP="00390F45">
      <w:pPr>
        <w:pStyle w:val="ListParagraph"/>
        <w:ind w:left="1440"/>
        <w:rPr>
          <w:rFonts w:cstheme="minorHAnsi"/>
        </w:rPr>
        <w:pPrChange w:id="78" w:author="LONG, ADRIAN XIN" w:date="2021-08-24T14:32:00Z">
          <w:pPr>
            <w:pStyle w:val="ListParagraph"/>
            <w:numPr>
              <w:numId w:val="20"/>
            </w:numPr>
            <w:ind w:left="1440" w:hanging="360"/>
          </w:pPr>
        </w:pPrChange>
      </w:pPr>
    </w:p>
    <w:p w14:paraId="0712E094" w14:textId="77777777" w:rsidR="006819C4" w:rsidRPr="004F5550" w:rsidRDefault="006819C4" w:rsidP="005E5A28">
      <w:pPr>
        <w:ind w:left="720"/>
        <w:rPr>
          <w:rFonts w:cstheme="minorHAnsi"/>
          <w:b/>
        </w:rPr>
      </w:pPr>
    </w:p>
    <w:p w14:paraId="7A3E3E64" w14:textId="77777777" w:rsidR="006819C4" w:rsidRPr="004F5550" w:rsidRDefault="006819C4" w:rsidP="005E5A28">
      <w:pPr>
        <w:ind w:left="720"/>
        <w:rPr>
          <w:rFonts w:cstheme="minorHAnsi"/>
          <w:b/>
        </w:rPr>
      </w:pPr>
      <w:r w:rsidRPr="004F5550">
        <w:rPr>
          <w:rFonts w:cstheme="minorHAnsi"/>
          <w:b/>
        </w:rPr>
        <w:t>Internal Audit (IAD)</w:t>
      </w:r>
    </w:p>
    <w:p w14:paraId="40EC7E1C" w14:textId="055DD0C9" w:rsidR="006819C4" w:rsidRPr="004F5550" w:rsidRDefault="006819C4" w:rsidP="005E5A28">
      <w:pPr>
        <w:ind w:left="720"/>
        <w:rPr>
          <w:rFonts w:cstheme="minorHAnsi"/>
        </w:rPr>
      </w:pPr>
      <w:r w:rsidRPr="004F5550">
        <w:rPr>
          <w:rFonts w:cstheme="minorHAnsi"/>
        </w:rPr>
        <w:t xml:space="preserve">IAD, is the 3rd line of defense, </w:t>
      </w:r>
      <w:r w:rsidR="0026469D" w:rsidRPr="004F5550">
        <w:rPr>
          <w:rFonts w:cstheme="minorHAnsi"/>
        </w:rPr>
        <w:t>it</w:t>
      </w:r>
      <w:r w:rsidRPr="004F5550">
        <w:rPr>
          <w:rFonts w:cstheme="minorHAnsi"/>
        </w:rPr>
        <w:t xml:space="preserve"> is responsible for</w:t>
      </w:r>
      <w:r w:rsidR="007D0EAC">
        <w:rPr>
          <w:rFonts w:cstheme="minorHAnsi"/>
        </w:rPr>
        <w:t>:</w:t>
      </w:r>
      <w:r w:rsidRPr="004F5550">
        <w:rPr>
          <w:rFonts w:cstheme="minorHAnsi"/>
        </w:rPr>
        <w:t xml:space="preserve"> </w:t>
      </w:r>
    </w:p>
    <w:p w14:paraId="4BAED4B5" w14:textId="77777777" w:rsidR="006819C4" w:rsidRPr="006E2E79" w:rsidRDefault="006819C4" w:rsidP="005E5A28">
      <w:pPr>
        <w:pStyle w:val="ListParagraph"/>
        <w:numPr>
          <w:ilvl w:val="0"/>
          <w:numId w:val="19"/>
        </w:numPr>
        <w:ind w:left="1440"/>
        <w:rPr>
          <w:rFonts w:ascii="Calibri" w:eastAsiaTheme="minorHAnsi" w:hAnsi="Calibri" w:cs="Calibri"/>
          <w:color w:val="000000"/>
          <w:lang w:eastAsia="en-US"/>
        </w:rPr>
      </w:pPr>
      <w:r w:rsidRPr="006E2E79">
        <w:rPr>
          <w:rFonts w:ascii="Calibri" w:eastAsiaTheme="minorHAnsi" w:hAnsi="Calibri" w:cs="Calibri"/>
          <w:color w:val="000000"/>
          <w:lang w:eastAsia="en-US"/>
        </w:rPr>
        <w:t>Verify</w:t>
      </w:r>
      <w:r>
        <w:rPr>
          <w:rFonts w:ascii="Calibri" w:eastAsiaTheme="minorHAnsi" w:hAnsi="Calibri" w:cs="Calibri"/>
          <w:color w:val="000000"/>
          <w:lang w:eastAsia="en-US"/>
        </w:rPr>
        <w:t>ing</w:t>
      </w:r>
      <w:r w:rsidRPr="006E2E79">
        <w:rPr>
          <w:rFonts w:ascii="Calibri" w:eastAsiaTheme="minorHAnsi" w:hAnsi="Calibri" w:cs="Calibri"/>
          <w:color w:val="000000"/>
          <w:lang w:eastAsia="en-US"/>
        </w:rPr>
        <w:t xml:space="preserve"> the consistency between MRM activities with MRM policy and regulatory requirements</w:t>
      </w:r>
    </w:p>
    <w:p w14:paraId="0D230A1C" w14:textId="055BA992" w:rsidR="006819C4" w:rsidRPr="006E2E79" w:rsidRDefault="006819C4" w:rsidP="005E5A28">
      <w:pPr>
        <w:pStyle w:val="ListParagraph"/>
        <w:numPr>
          <w:ilvl w:val="0"/>
          <w:numId w:val="19"/>
        </w:numPr>
        <w:ind w:left="1440"/>
        <w:rPr>
          <w:b/>
        </w:rPr>
      </w:pPr>
      <w:r w:rsidRPr="006E2E79">
        <w:rPr>
          <w:rFonts w:ascii="Calibri" w:eastAsiaTheme="minorHAnsi" w:hAnsi="Calibri" w:cs="Calibri"/>
          <w:color w:val="000000"/>
          <w:lang w:eastAsia="en-US"/>
        </w:rPr>
        <w:t>Verify</w:t>
      </w:r>
      <w:r>
        <w:rPr>
          <w:rFonts w:ascii="Calibri" w:eastAsiaTheme="minorHAnsi" w:hAnsi="Calibri" w:cs="Calibri"/>
          <w:color w:val="000000"/>
          <w:lang w:eastAsia="en-US"/>
        </w:rPr>
        <w:t>ing</w:t>
      </w:r>
      <w:r w:rsidRPr="006E2E79">
        <w:rPr>
          <w:rFonts w:ascii="Calibri" w:eastAsiaTheme="minorHAnsi" w:hAnsi="Calibri" w:cs="Calibri"/>
          <w:color w:val="000000"/>
          <w:lang w:eastAsia="en-US"/>
        </w:rPr>
        <w:t xml:space="preserve"> </w:t>
      </w:r>
      <w:r w:rsidR="007D0EAC">
        <w:rPr>
          <w:rFonts w:ascii="Calibri" w:eastAsiaTheme="minorHAnsi" w:hAnsi="Calibri" w:cs="Calibri"/>
          <w:color w:val="000000"/>
          <w:lang w:eastAsia="en-US"/>
        </w:rPr>
        <w:t xml:space="preserve">that </w:t>
      </w:r>
      <w:r w:rsidRPr="006E2E79">
        <w:rPr>
          <w:rFonts w:ascii="Calibri" w:eastAsiaTheme="minorHAnsi" w:hAnsi="Calibri" w:cs="Calibri"/>
          <w:color w:val="000000"/>
          <w:lang w:eastAsia="en-US"/>
        </w:rPr>
        <w:t>MRM framework is well designed, effectively implemented and sustainably maintained</w:t>
      </w:r>
    </w:p>
    <w:p w14:paraId="14478C4C" w14:textId="77777777" w:rsidR="006819C4" w:rsidRDefault="006819C4" w:rsidP="005E5A28">
      <w:pPr>
        <w:rPr>
          <w:b/>
        </w:rPr>
      </w:pPr>
    </w:p>
    <w:p w14:paraId="20CF12BA" w14:textId="77777777" w:rsidR="004F5550" w:rsidRPr="004F5550" w:rsidRDefault="004F5550" w:rsidP="005E5A28">
      <w:pPr>
        <w:ind w:left="720"/>
        <w:rPr>
          <w:rFonts w:cstheme="minorHAnsi"/>
          <w:b/>
        </w:rPr>
      </w:pPr>
      <w:r w:rsidRPr="004F5550">
        <w:rPr>
          <w:rFonts w:cstheme="minorHAnsi"/>
          <w:b/>
        </w:rPr>
        <w:t>Risk Management and Internal Control Committee (RMICC)</w:t>
      </w:r>
    </w:p>
    <w:p w14:paraId="001B6E94" w14:textId="1D7830BD" w:rsidR="004F5550" w:rsidRDefault="004F5550" w:rsidP="005E5A28">
      <w:pPr>
        <w:ind w:firstLine="720"/>
        <w:rPr>
          <w:rFonts w:ascii="Calibri" w:eastAsiaTheme="minorHAnsi" w:hAnsi="Calibri" w:cs="Calibri"/>
          <w:color w:val="000000"/>
          <w:lang w:eastAsia="en-US"/>
        </w:rPr>
      </w:pPr>
      <w:r w:rsidRPr="004F5550">
        <w:rPr>
          <w:rFonts w:ascii="Calibri" w:eastAsiaTheme="minorHAnsi" w:hAnsi="Calibri" w:cs="Calibri"/>
          <w:color w:val="000000"/>
          <w:lang w:eastAsia="en-US"/>
        </w:rPr>
        <w:t>The RMICC is a management-level committee of BOCNY</w:t>
      </w:r>
      <w:r>
        <w:rPr>
          <w:rFonts w:ascii="Calibri" w:eastAsiaTheme="minorHAnsi" w:hAnsi="Calibri" w:cs="Calibri"/>
          <w:color w:val="000000"/>
          <w:lang w:eastAsia="en-US"/>
        </w:rPr>
        <w:t>, it is responsible for</w:t>
      </w:r>
      <w:r w:rsidR="007D0EAC">
        <w:rPr>
          <w:rFonts w:ascii="Calibri" w:eastAsiaTheme="minorHAnsi" w:hAnsi="Calibri" w:cs="Calibri"/>
          <w:color w:val="000000"/>
          <w:lang w:eastAsia="en-US"/>
        </w:rPr>
        <w:t>:</w:t>
      </w:r>
    </w:p>
    <w:p w14:paraId="10B958CF" w14:textId="428A74AA" w:rsidR="004F5550" w:rsidRPr="004F5550" w:rsidRDefault="004F5550" w:rsidP="005E5A28">
      <w:pPr>
        <w:pStyle w:val="ListParagraph"/>
        <w:numPr>
          <w:ilvl w:val="0"/>
          <w:numId w:val="21"/>
        </w:numPr>
        <w:rPr>
          <w:rFonts w:ascii="Calibri" w:eastAsiaTheme="minorHAnsi" w:hAnsi="Calibri" w:cs="Calibri"/>
          <w:color w:val="000000"/>
          <w:lang w:eastAsia="en-US"/>
        </w:rPr>
      </w:pPr>
      <w:r>
        <w:rPr>
          <w:rFonts w:ascii="Calibri" w:eastAsiaTheme="minorHAnsi" w:hAnsi="Calibri" w:cs="Calibri"/>
          <w:color w:val="000000"/>
          <w:lang w:eastAsia="en-US"/>
        </w:rPr>
        <w:t>O</w:t>
      </w:r>
      <w:r w:rsidRPr="004F5550">
        <w:rPr>
          <w:rFonts w:ascii="Calibri" w:eastAsiaTheme="minorHAnsi" w:hAnsi="Calibri" w:cs="Calibri"/>
          <w:color w:val="000000"/>
          <w:lang w:eastAsia="en-US"/>
        </w:rPr>
        <w:t xml:space="preserve">verseeing risk management practices of the Branch as final escalation point for model risk. </w:t>
      </w:r>
    </w:p>
    <w:p w14:paraId="3190B745" w14:textId="6732E45A" w:rsidR="004F5550" w:rsidRPr="004F5550" w:rsidRDefault="004F5550" w:rsidP="005E5A28">
      <w:pPr>
        <w:pStyle w:val="ListParagraph"/>
        <w:numPr>
          <w:ilvl w:val="0"/>
          <w:numId w:val="19"/>
        </w:numPr>
        <w:ind w:left="1440"/>
        <w:rPr>
          <w:rFonts w:ascii="Calibri" w:eastAsiaTheme="minorHAnsi" w:hAnsi="Calibri" w:cs="Calibri"/>
          <w:color w:val="000000"/>
          <w:lang w:eastAsia="en-US"/>
        </w:rPr>
      </w:pPr>
      <w:r>
        <w:rPr>
          <w:rFonts w:ascii="Calibri" w:eastAsiaTheme="minorHAnsi" w:hAnsi="Calibri" w:cs="Calibri"/>
          <w:color w:val="000000"/>
          <w:lang w:eastAsia="en-US"/>
        </w:rPr>
        <w:t>R</w:t>
      </w:r>
      <w:r w:rsidRPr="004F5550">
        <w:rPr>
          <w:rFonts w:ascii="Calibri" w:eastAsiaTheme="minorHAnsi" w:hAnsi="Calibri" w:cs="Calibri"/>
          <w:color w:val="000000"/>
          <w:lang w:eastAsia="en-US"/>
        </w:rPr>
        <w:t>eviewing and approving the Branch’s major risk management and internal control policies and procedures.</w:t>
      </w:r>
    </w:p>
    <w:p w14:paraId="7A66AA36" w14:textId="77777777" w:rsidR="00990EB8" w:rsidRDefault="00990EB8" w:rsidP="005E5A28"/>
    <w:p w14:paraId="4F9CCFA1" w14:textId="77777777" w:rsidR="00990EB8" w:rsidRDefault="00990EB8" w:rsidP="005E5A28">
      <w:pPr>
        <w:pStyle w:val="Level2"/>
      </w:pPr>
      <w:bookmarkStart w:id="79" w:name="_Toc59537603"/>
      <w:r>
        <w:t>Ongoing Monitoring</w:t>
      </w:r>
      <w:bookmarkEnd w:id="79"/>
    </w:p>
    <w:p w14:paraId="6BAD9477" w14:textId="24A275E8" w:rsidR="000B5A49" w:rsidRDefault="000B5A49" w:rsidP="00C53B0B">
      <w:r>
        <w:t>As model characteristics and behaviors may evolve over time,</w:t>
      </w:r>
      <w:r w:rsidRPr="00EE3A32">
        <w:t xml:space="preserve"> </w:t>
      </w:r>
      <w:r>
        <w:t>to ensure the model still reflects the current reality that best estimate the risk</w:t>
      </w:r>
      <w:r w:rsidR="007D0EAC">
        <w:t>,</w:t>
      </w:r>
      <w:r>
        <w:t xml:space="preserve"> BOCNY conducts ongoing model monitoring periodically</w:t>
      </w:r>
      <w:r w:rsidR="007D0EAC">
        <w:t>:</w:t>
      </w:r>
    </w:p>
    <w:p w14:paraId="7D257F48" w14:textId="77777777" w:rsidR="000B5A49" w:rsidRDefault="000B5A49" w:rsidP="005E5A28">
      <w:pPr>
        <w:jc w:val="left"/>
      </w:pPr>
    </w:p>
    <w:p w14:paraId="2290D648" w14:textId="77777777" w:rsidR="000B5A49" w:rsidRPr="00EE3A32" w:rsidRDefault="000B5A49" w:rsidP="005E5A28">
      <w:pPr>
        <w:tabs>
          <w:tab w:val="left" w:pos="1127"/>
        </w:tabs>
        <w:jc w:val="left"/>
        <w:rPr>
          <w:b/>
          <w:u w:val="single"/>
        </w:rPr>
      </w:pPr>
      <w:r>
        <w:rPr>
          <w:b/>
          <w:u w:val="single"/>
        </w:rPr>
        <w:t>NII b</w:t>
      </w:r>
      <w:r w:rsidRPr="00EE3A32">
        <w:rPr>
          <w:b/>
          <w:u w:val="single"/>
        </w:rPr>
        <w:t>ack testing</w:t>
      </w:r>
    </w:p>
    <w:p w14:paraId="29795C01" w14:textId="4C92FDA9" w:rsidR="000B5A49" w:rsidRDefault="000B5A49" w:rsidP="005E5A28">
      <w:pPr>
        <w:ind w:firstLine="720"/>
        <w:jc w:val="left"/>
      </w:pPr>
      <w:r w:rsidRPr="00185A60">
        <w:rPr>
          <w:b/>
        </w:rPr>
        <w:t>Update Frequency:</w:t>
      </w:r>
      <w:r>
        <w:t xml:space="preserve"> annual full back testing and quarterly variance analysis</w:t>
      </w:r>
    </w:p>
    <w:p w14:paraId="2FCB4FA8" w14:textId="77777777" w:rsidR="000B5A49" w:rsidRDefault="000B5A49" w:rsidP="005E5A28">
      <w:pPr>
        <w:ind w:firstLine="720"/>
        <w:jc w:val="left"/>
      </w:pPr>
      <w:r>
        <w:rPr>
          <w:b/>
        </w:rPr>
        <w:t>Conducted by</w:t>
      </w:r>
      <w:r w:rsidRPr="00185A60">
        <w:rPr>
          <w:b/>
        </w:rPr>
        <w:t>:</w:t>
      </w:r>
      <w:r>
        <w:rPr>
          <w:b/>
        </w:rPr>
        <w:t xml:space="preserve"> </w:t>
      </w:r>
      <w:r>
        <w:t>TRY</w:t>
      </w:r>
    </w:p>
    <w:p w14:paraId="25BBA9D6" w14:textId="5E408A9E" w:rsidR="000B5A49" w:rsidRDefault="000B5A49" w:rsidP="005E5A28">
      <w:pPr>
        <w:ind w:firstLine="720"/>
        <w:jc w:val="left"/>
      </w:pPr>
      <w:r>
        <w:rPr>
          <w:b/>
        </w:rPr>
        <w:t>Reviewed by</w:t>
      </w:r>
      <w:r w:rsidRPr="00185A60">
        <w:rPr>
          <w:b/>
        </w:rPr>
        <w:t>:</w:t>
      </w:r>
      <w:r>
        <w:t xml:space="preserve"> </w:t>
      </w:r>
      <w:r w:rsidR="003213D1">
        <w:t>ERM</w:t>
      </w:r>
      <w:r w:rsidR="00662ACF">
        <w:t xml:space="preserve"> (</w:t>
      </w:r>
      <w:r w:rsidR="00662ACF" w:rsidRPr="0079096D">
        <w:rPr>
          <w:u w:val="single"/>
          <w:rPrChange w:id="80" w:author="LONG, ADRIAN XIN" w:date="2021-08-24T14:35:00Z">
            <w:rPr/>
          </w:rPrChange>
        </w:rPr>
        <w:t>annual only</w:t>
      </w:r>
      <w:r w:rsidR="00662ACF">
        <w:t>)</w:t>
      </w:r>
    </w:p>
    <w:p w14:paraId="574E310F" w14:textId="4BDB9D36" w:rsidR="00662ACF" w:rsidRDefault="00662ACF" w:rsidP="005E5A28">
      <w:pPr>
        <w:ind w:firstLine="720"/>
        <w:jc w:val="left"/>
      </w:pPr>
      <w:r>
        <w:rPr>
          <w:b/>
        </w:rPr>
        <w:lastRenderedPageBreak/>
        <w:t xml:space="preserve">Shared with: </w:t>
      </w:r>
      <w:r>
        <w:t>ERM and MRD</w:t>
      </w:r>
    </w:p>
    <w:p w14:paraId="2B6F4D5C" w14:textId="77777777" w:rsidR="000B5A49" w:rsidRDefault="000B5A49" w:rsidP="005E5A28">
      <w:pPr>
        <w:ind w:firstLine="720"/>
        <w:jc w:val="left"/>
      </w:pPr>
      <w:r>
        <w:rPr>
          <w:b/>
        </w:rPr>
        <w:t xml:space="preserve">Threshold: </w:t>
      </w:r>
      <w:r>
        <w:t xml:space="preserve">10% variance </w:t>
      </w:r>
    </w:p>
    <w:p w14:paraId="67F79B5C" w14:textId="57BEDE11" w:rsidR="000B5A49" w:rsidRDefault="000B5A49" w:rsidP="00C53B0B">
      <w:pPr>
        <w:ind w:left="720"/>
      </w:pPr>
      <w:r>
        <w:rPr>
          <w:b/>
        </w:rPr>
        <w:t>Escalation/Reporting</w:t>
      </w:r>
      <w:r w:rsidRPr="00185A60">
        <w:rPr>
          <w:b/>
        </w:rPr>
        <w:t>:</w:t>
      </w:r>
      <w:r>
        <w:t xml:space="preserve">  The </w:t>
      </w:r>
      <w:r w:rsidR="0079096D">
        <w:t xml:space="preserve">annual </w:t>
      </w:r>
      <w:r>
        <w:t xml:space="preserve">back testing </w:t>
      </w:r>
      <w:r w:rsidR="0079096D">
        <w:t>is</w:t>
      </w:r>
      <w:r>
        <w:t xml:space="preserve"> reviewed by </w:t>
      </w:r>
      <w:r w:rsidR="0079096D">
        <w:t>ERM</w:t>
      </w:r>
      <w:r w:rsidR="0079096D">
        <w:t xml:space="preserve"> </w:t>
      </w:r>
      <w:r>
        <w:t>and may be escalated to MLRC for wider discussion. TRY will identify the source of the variance and work with relevant FLUs to propose solution to resolve the difference. For example, by reviewing projection and ensure new projection is appropriate and reflect the new changes/economic environment.</w:t>
      </w:r>
    </w:p>
    <w:p w14:paraId="21100991" w14:textId="77777777" w:rsidR="000B5A49" w:rsidRDefault="000B5A49" w:rsidP="005E5A28">
      <w:pPr>
        <w:jc w:val="left"/>
      </w:pPr>
    </w:p>
    <w:p w14:paraId="7F4BBDCA" w14:textId="77777777" w:rsidR="000B5A49" w:rsidRPr="00EE3A32" w:rsidRDefault="000B5A49" w:rsidP="005E5A28">
      <w:pPr>
        <w:tabs>
          <w:tab w:val="left" w:pos="1127"/>
        </w:tabs>
        <w:jc w:val="left"/>
        <w:rPr>
          <w:b/>
          <w:u w:val="single"/>
        </w:rPr>
      </w:pPr>
      <w:r>
        <w:rPr>
          <w:b/>
          <w:u w:val="single"/>
        </w:rPr>
        <w:t>Update Assumptions</w:t>
      </w:r>
    </w:p>
    <w:p w14:paraId="17BCDE7A" w14:textId="77777777" w:rsidR="000B5A49" w:rsidRDefault="000B5A49" w:rsidP="005E5A28">
      <w:pPr>
        <w:ind w:firstLine="720"/>
        <w:jc w:val="left"/>
      </w:pPr>
      <w:r w:rsidRPr="00185A60">
        <w:rPr>
          <w:b/>
        </w:rPr>
        <w:t>Update Frequency:</w:t>
      </w:r>
      <w:r>
        <w:t xml:space="preserve"> At least annually</w:t>
      </w:r>
    </w:p>
    <w:p w14:paraId="43AFBDF8" w14:textId="77777777" w:rsidR="000B5A49" w:rsidRDefault="000B5A49" w:rsidP="005E5A28">
      <w:pPr>
        <w:ind w:firstLine="720"/>
        <w:jc w:val="left"/>
      </w:pPr>
      <w:r>
        <w:rPr>
          <w:b/>
        </w:rPr>
        <w:t>Conducted by</w:t>
      </w:r>
      <w:r w:rsidRPr="00185A60">
        <w:rPr>
          <w:b/>
        </w:rPr>
        <w:t>:</w:t>
      </w:r>
      <w:r>
        <w:rPr>
          <w:b/>
        </w:rPr>
        <w:t xml:space="preserve"> </w:t>
      </w:r>
      <w:r>
        <w:t>TRY</w:t>
      </w:r>
    </w:p>
    <w:p w14:paraId="4817B028" w14:textId="1476C083" w:rsidR="000B5A49" w:rsidRDefault="000B5A49" w:rsidP="005E5A28">
      <w:pPr>
        <w:ind w:firstLine="720"/>
        <w:jc w:val="left"/>
      </w:pPr>
      <w:r>
        <w:rPr>
          <w:b/>
        </w:rPr>
        <w:t>Reviewed by</w:t>
      </w:r>
      <w:r w:rsidRPr="00185A60">
        <w:rPr>
          <w:b/>
        </w:rPr>
        <w:t>:</w:t>
      </w:r>
      <w:r>
        <w:t xml:space="preserve"> </w:t>
      </w:r>
      <w:r w:rsidR="003213D1">
        <w:t>ERM</w:t>
      </w:r>
    </w:p>
    <w:p w14:paraId="7E9827E2" w14:textId="77777777" w:rsidR="00662ACF" w:rsidRDefault="00662ACF" w:rsidP="00662ACF">
      <w:pPr>
        <w:ind w:firstLine="720"/>
        <w:jc w:val="left"/>
      </w:pPr>
      <w:r>
        <w:rPr>
          <w:b/>
        </w:rPr>
        <w:t xml:space="preserve">Shared with: </w:t>
      </w:r>
      <w:r>
        <w:t>ERM and MRD</w:t>
      </w:r>
    </w:p>
    <w:p w14:paraId="4FCDB8EF" w14:textId="2AC427CD" w:rsidR="000B5A49" w:rsidRDefault="00662ACF" w:rsidP="00662ACF">
      <w:pPr>
        <w:jc w:val="left"/>
      </w:pPr>
      <w:r>
        <w:rPr>
          <w:b/>
        </w:rPr>
        <w:tab/>
      </w:r>
      <w:r w:rsidR="000B5A49">
        <w:rPr>
          <w:b/>
        </w:rPr>
        <w:t xml:space="preserve">Threshold: </w:t>
      </w:r>
      <w:r w:rsidR="000B5A49">
        <w:t xml:space="preserve">Not Applicable </w:t>
      </w:r>
    </w:p>
    <w:p w14:paraId="223C90D4" w14:textId="77777777" w:rsidR="000B5A49" w:rsidRDefault="000B5A49" w:rsidP="005E5A28">
      <w:pPr>
        <w:jc w:val="left"/>
      </w:pPr>
    </w:p>
    <w:p w14:paraId="088CCCFE" w14:textId="010FEE08" w:rsidR="000B5A49" w:rsidRDefault="00662ACF" w:rsidP="005E5A28">
      <w:pPr>
        <w:jc w:val="left"/>
        <w:rPr>
          <w:b/>
          <w:u w:val="single"/>
        </w:rPr>
      </w:pPr>
      <w:r>
        <w:rPr>
          <w:b/>
          <w:u w:val="single"/>
        </w:rPr>
        <w:t>Non</w:t>
      </w:r>
      <w:r w:rsidR="000B5A49">
        <w:rPr>
          <w:b/>
          <w:u w:val="single"/>
        </w:rPr>
        <w:t>-parallel</w:t>
      </w:r>
      <w:r w:rsidR="000B5A49" w:rsidRPr="00EE3A32">
        <w:rPr>
          <w:b/>
          <w:u w:val="single"/>
        </w:rPr>
        <w:t xml:space="preserve"> stress test, sensitivity test </w:t>
      </w:r>
    </w:p>
    <w:p w14:paraId="1CA0D3B0" w14:textId="77777777" w:rsidR="000B5A49" w:rsidRDefault="000B5A49" w:rsidP="005E5A28">
      <w:pPr>
        <w:ind w:firstLine="720"/>
        <w:jc w:val="left"/>
      </w:pPr>
      <w:r w:rsidRPr="00185A60">
        <w:rPr>
          <w:b/>
        </w:rPr>
        <w:t>Update Frequency:</w:t>
      </w:r>
      <w:r>
        <w:t xml:space="preserve"> At least annually</w:t>
      </w:r>
    </w:p>
    <w:p w14:paraId="60E5CF3E" w14:textId="77777777" w:rsidR="000B5A49" w:rsidRDefault="000B5A49" w:rsidP="005E5A28">
      <w:pPr>
        <w:ind w:firstLine="720"/>
        <w:jc w:val="left"/>
      </w:pPr>
      <w:r>
        <w:rPr>
          <w:b/>
        </w:rPr>
        <w:t>Conducted by</w:t>
      </w:r>
      <w:r w:rsidRPr="00185A60">
        <w:rPr>
          <w:b/>
        </w:rPr>
        <w:t>:</w:t>
      </w:r>
      <w:r>
        <w:rPr>
          <w:b/>
        </w:rPr>
        <w:t xml:space="preserve"> </w:t>
      </w:r>
      <w:r>
        <w:t>TRY</w:t>
      </w:r>
    </w:p>
    <w:p w14:paraId="3A1AA114" w14:textId="14F16AA2" w:rsidR="00662ACF" w:rsidRDefault="00662ACF" w:rsidP="005E5A28">
      <w:pPr>
        <w:ind w:firstLine="720"/>
        <w:jc w:val="left"/>
      </w:pPr>
      <w:r>
        <w:rPr>
          <w:b/>
        </w:rPr>
        <w:t xml:space="preserve">Shared with: </w:t>
      </w:r>
      <w:r w:rsidRPr="00E23464">
        <w:t>ERM</w:t>
      </w:r>
      <w:r>
        <w:t xml:space="preserve"> and MRD</w:t>
      </w:r>
    </w:p>
    <w:p w14:paraId="084DF672" w14:textId="4F633180" w:rsidR="001D0922" w:rsidRDefault="000B5A49" w:rsidP="00C53B0B">
      <w:pPr>
        <w:ind w:firstLine="720"/>
        <w:jc w:val="left"/>
      </w:pPr>
      <w:r>
        <w:rPr>
          <w:b/>
        </w:rPr>
        <w:t xml:space="preserve">Threshold: </w:t>
      </w:r>
      <w:r>
        <w:t>None</w:t>
      </w:r>
    </w:p>
    <w:p w14:paraId="74FF4437" w14:textId="77777777" w:rsidR="007D0EAC" w:rsidRDefault="007D0EAC" w:rsidP="005E5A28">
      <w:pPr>
        <w:jc w:val="left"/>
      </w:pPr>
    </w:p>
    <w:p w14:paraId="4ECEE5C3" w14:textId="33FFF2FE" w:rsidR="000B5A49" w:rsidRDefault="000B5A49" w:rsidP="005E5A28">
      <w:pPr>
        <w:jc w:val="left"/>
      </w:pPr>
      <w:r>
        <w:t>Additional Ad-hoc analysis are performed when needed</w:t>
      </w:r>
      <w:r w:rsidR="000408D4">
        <w:t>.</w:t>
      </w:r>
    </w:p>
    <w:p w14:paraId="5BAD14EB" w14:textId="5D716929" w:rsidR="00FD701F" w:rsidRDefault="00FD701F" w:rsidP="005E5A28">
      <w:pPr>
        <w:jc w:val="left"/>
      </w:pPr>
    </w:p>
    <w:p w14:paraId="12BB740A" w14:textId="33940B69" w:rsidR="00FD701F" w:rsidRDefault="00FD701F" w:rsidP="00E23464">
      <w:pPr>
        <w:pStyle w:val="Level2"/>
      </w:pPr>
      <w:r>
        <w:t>Document Updates</w:t>
      </w:r>
    </w:p>
    <w:p w14:paraId="1D866AB0" w14:textId="16420B1A" w:rsidR="00FD701F" w:rsidRDefault="00FD701F" w:rsidP="00E23464">
      <w:pPr>
        <w:pStyle w:val="BodyText"/>
      </w:pPr>
      <w:proofErr w:type="spellStart"/>
      <w:r>
        <w:t>This</w:t>
      </w:r>
      <w:proofErr w:type="spellEnd"/>
      <w:r>
        <w:t xml:space="preserve"> </w:t>
      </w:r>
      <w:proofErr w:type="spellStart"/>
      <w:r>
        <w:t>document</w:t>
      </w:r>
      <w:proofErr w:type="spellEnd"/>
      <w:r>
        <w:t xml:space="preserve"> </w:t>
      </w:r>
      <w:proofErr w:type="spellStart"/>
      <w:r>
        <w:t>will</w:t>
      </w:r>
      <w:proofErr w:type="spellEnd"/>
      <w:r>
        <w:t xml:space="preserve"> be </w:t>
      </w:r>
      <w:proofErr w:type="spellStart"/>
      <w:r>
        <w:t>updated</w:t>
      </w:r>
      <w:proofErr w:type="spellEnd"/>
      <w:r>
        <w:t xml:space="preserve"> at </w:t>
      </w:r>
      <w:proofErr w:type="spellStart"/>
      <w:r>
        <w:t>least</w:t>
      </w:r>
      <w:proofErr w:type="spellEnd"/>
      <w:r>
        <w:t xml:space="preserve"> </w:t>
      </w:r>
      <w:proofErr w:type="spellStart"/>
      <w:r>
        <w:t>every</w:t>
      </w:r>
      <w:proofErr w:type="spellEnd"/>
      <w:r>
        <w:t xml:space="preserve"> </w:t>
      </w:r>
      <w:proofErr w:type="spellStart"/>
      <w:r>
        <w:t>three</w:t>
      </w:r>
      <w:proofErr w:type="spellEnd"/>
      <w:r>
        <w:t xml:space="preserve"> (3) </w:t>
      </w:r>
      <w:proofErr w:type="spellStart"/>
      <w:r>
        <w:t>years</w:t>
      </w:r>
      <w:proofErr w:type="spellEnd"/>
      <w:r>
        <w:t xml:space="preserve"> and more </w:t>
      </w:r>
      <w:proofErr w:type="spellStart"/>
      <w:r>
        <w:t>frequently</w:t>
      </w:r>
      <w:proofErr w:type="spellEnd"/>
      <w:r>
        <w:t xml:space="preserve"> </w:t>
      </w:r>
      <w:proofErr w:type="spellStart"/>
      <w:r>
        <w:t>upon</w:t>
      </w:r>
      <w:proofErr w:type="spellEnd"/>
      <w:r w:rsidR="008E575B">
        <w:t xml:space="preserve"> material </w:t>
      </w:r>
      <w:proofErr w:type="spellStart"/>
      <w:r w:rsidR="008E575B">
        <w:t>changes</w:t>
      </w:r>
      <w:proofErr w:type="spellEnd"/>
      <w:r w:rsidR="008E575B">
        <w:t xml:space="preserve"> to </w:t>
      </w:r>
      <w:proofErr w:type="spellStart"/>
      <w:r w:rsidR="008E575B">
        <w:t>the</w:t>
      </w:r>
      <w:proofErr w:type="spellEnd"/>
      <w:r w:rsidR="008E575B">
        <w:t xml:space="preserve"> </w:t>
      </w:r>
      <w:proofErr w:type="spellStart"/>
      <w:r w:rsidR="008E575B">
        <w:t>model</w:t>
      </w:r>
      <w:proofErr w:type="spellEnd"/>
      <w:r w:rsidR="008E575B">
        <w:t xml:space="preserve"> and/</w:t>
      </w:r>
      <w:proofErr w:type="spellStart"/>
      <w:r w:rsidR="008E575B">
        <w:t>or</w:t>
      </w:r>
      <w:proofErr w:type="spellEnd"/>
      <w:r w:rsidR="008E575B">
        <w:t xml:space="preserve"> </w:t>
      </w:r>
      <w:proofErr w:type="spellStart"/>
      <w:r w:rsidR="008E575B">
        <w:t>the</w:t>
      </w:r>
      <w:proofErr w:type="spellEnd"/>
      <w:r w:rsidR="008E575B">
        <w:t xml:space="preserve"> </w:t>
      </w:r>
      <w:proofErr w:type="spellStart"/>
      <w:r w:rsidR="008E575B">
        <w:t>overall</w:t>
      </w:r>
      <w:proofErr w:type="spellEnd"/>
      <w:r w:rsidR="008E575B">
        <w:t xml:space="preserve"> </w:t>
      </w:r>
      <w:proofErr w:type="spellStart"/>
      <w:r w:rsidR="008E575B">
        <w:t>process</w:t>
      </w:r>
      <w:proofErr w:type="spellEnd"/>
      <w:r w:rsidR="008E575B">
        <w:t>.</w:t>
      </w:r>
    </w:p>
    <w:p w14:paraId="62DC40BB" w14:textId="77777777" w:rsidR="00FD701F" w:rsidRDefault="00FD701F" w:rsidP="005E5A28">
      <w:pPr>
        <w:jc w:val="left"/>
      </w:pPr>
    </w:p>
    <w:p w14:paraId="725152E3" w14:textId="77777777" w:rsidR="000B5A49" w:rsidRDefault="000B5A49" w:rsidP="005E5A28"/>
    <w:p w14:paraId="5CC2C5DB" w14:textId="4F8533A9" w:rsidR="000143D3" w:rsidRDefault="00990EB8" w:rsidP="005E5A28">
      <w:pPr>
        <w:pStyle w:val="Level1"/>
        <w:pBdr>
          <w:bottom w:val="none" w:sz="0" w:space="0" w:color="auto"/>
        </w:pBdr>
      </w:pPr>
      <w:r w:rsidRPr="00990EB8">
        <w:rPr>
          <w:i/>
        </w:rPr>
        <w:t xml:space="preserve"> </w:t>
      </w:r>
      <w:bookmarkStart w:id="81" w:name="_Toc59537604"/>
      <w:r w:rsidR="000143D3">
        <w:t>Reference Information</w:t>
      </w:r>
      <w:bookmarkEnd w:id="81"/>
    </w:p>
    <w:p w14:paraId="1990373B" w14:textId="45898DFF" w:rsidR="000143D3" w:rsidRDefault="000143D3" w:rsidP="005E5A28">
      <w:pPr>
        <w:pStyle w:val="Level2"/>
      </w:pPr>
      <w:bookmarkStart w:id="82" w:name="_Toc59537605"/>
      <w:r>
        <w:t>External Regulations</w:t>
      </w:r>
      <w:bookmarkEnd w:id="82"/>
    </w:p>
    <w:p w14:paraId="353BBE48" w14:textId="5C09E6C5" w:rsidR="00C84A99" w:rsidRPr="005F47E0" w:rsidRDefault="00C84A99" w:rsidP="005E5A28">
      <w:pPr>
        <w:pStyle w:val="BodyText"/>
        <w:rPr>
          <w:lang w:val="en-US"/>
        </w:rPr>
      </w:pPr>
      <w:r w:rsidRPr="005F47E0">
        <w:rPr>
          <w:lang w:val="en-US"/>
        </w:rPr>
        <w:t xml:space="preserve">The following is a list (not exhaustive) of applicable regulations relating to </w:t>
      </w:r>
      <w:r w:rsidRPr="00F5642B">
        <w:rPr>
          <w:lang w:val="en-US"/>
        </w:rPr>
        <w:t>Model risk management and interest rate risk:</w:t>
      </w:r>
    </w:p>
    <w:p w14:paraId="5A1FAD54" w14:textId="29779D61" w:rsidR="003F5CDB" w:rsidRDefault="003F5CDB" w:rsidP="005E5A28">
      <w:pPr>
        <w:pStyle w:val="bulletnewstyle"/>
        <w:numPr>
          <w:ilvl w:val="0"/>
          <w:numId w:val="26"/>
        </w:numPr>
      </w:pPr>
      <w:bookmarkStart w:id="83" w:name="_Ref51669425"/>
      <w:r>
        <w:t>OCC Bulletin 2011-12 / Federal Reserve Bulletin SR 11-7, “Supervisory Guidance on Model Risk Management,” April 4, 2011</w:t>
      </w:r>
      <w:bookmarkEnd w:id="83"/>
    </w:p>
    <w:p w14:paraId="0C49623C" w14:textId="521DAE5A" w:rsidR="003F5CDB" w:rsidRDefault="00F550FD" w:rsidP="005E5A28">
      <w:pPr>
        <w:pStyle w:val="bulletnewstyle"/>
        <w:numPr>
          <w:ilvl w:val="0"/>
          <w:numId w:val="26"/>
        </w:numPr>
      </w:pPr>
      <w:bookmarkStart w:id="84" w:name="_Ref51669575"/>
      <w:r>
        <w:t>OCC, “</w:t>
      </w:r>
      <w:r w:rsidR="003F5CDB">
        <w:t>OCC comptroller’s Handbook: Interest Rate Risk</w:t>
      </w:r>
      <w:r>
        <w:t>“,</w:t>
      </w:r>
      <w:r w:rsidR="003F5CDB">
        <w:t xml:space="preserve"> Version 1.0</w:t>
      </w:r>
      <w:r>
        <w:t>,</w:t>
      </w:r>
      <w:r w:rsidR="003F5CDB">
        <w:t xml:space="preserve"> March 2020</w:t>
      </w:r>
      <w:bookmarkEnd w:id="84"/>
    </w:p>
    <w:p w14:paraId="7DA2CD49" w14:textId="7EFC11F8" w:rsidR="000143D3" w:rsidRDefault="000143D3" w:rsidP="005E5A28">
      <w:pPr>
        <w:pStyle w:val="Level2"/>
      </w:pPr>
      <w:bookmarkStart w:id="85" w:name="_Toc51919501"/>
      <w:bookmarkStart w:id="86" w:name="_Toc59537606"/>
      <w:bookmarkEnd w:id="85"/>
      <w:r>
        <w:t>Other related branch policies, procedures, and/or guidance</w:t>
      </w:r>
      <w:r w:rsidR="003F5CDB">
        <w:t>-</w:t>
      </w:r>
      <w:bookmarkEnd w:id="86"/>
    </w:p>
    <w:p w14:paraId="3401E736" w14:textId="3F8D3D83" w:rsidR="00BB513E" w:rsidRPr="00BB513E" w:rsidRDefault="00BB513E" w:rsidP="005E5A28">
      <w:pPr>
        <w:pStyle w:val="BodyText"/>
        <w:rPr>
          <w:lang w:val="en-US"/>
        </w:rPr>
      </w:pPr>
      <w:r w:rsidRPr="00BB513E">
        <w:rPr>
          <w:lang w:val="en-US"/>
        </w:rPr>
        <w:t xml:space="preserve">The following </w:t>
      </w:r>
      <w:r w:rsidR="008E251F">
        <w:rPr>
          <w:lang w:val="en-US"/>
        </w:rPr>
        <w:t>PROFITstar®</w:t>
      </w:r>
      <w:r w:rsidRPr="00BB513E">
        <w:rPr>
          <w:lang w:val="en-US"/>
        </w:rPr>
        <w:t xml:space="preserve"> documentation are </w:t>
      </w:r>
      <w:r>
        <w:rPr>
          <w:lang w:val="en-US"/>
        </w:rPr>
        <w:t>related to</w:t>
      </w:r>
      <w:r w:rsidRPr="00BB513E">
        <w:rPr>
          <w:lang w:val="en-US"/>
        </w:rPr>
        <w:t xml:space="preserve"> this document</w:t>
      </w:r>
      <w:r>
        <w:rPr>
          <w:lang w:val="en-US"/>
        </w:rPr>
        <w:t>”</w:t>
      </w:r>
    </w:p>
    <w:p w14:paraId="2324AAB4" w14:textId="44DDAB39" w:rsidR="00BB513E" w:rsidRDefault="00BB513E" w:rsidP="005E5A28">
      <w:pPr>
        <w:pStyle w:val="bulletnewstyle"/>
        <w:numPr>
          <w:ilvl w:val="0"/>
          <w:numId w:val="26"/>
        </w:numPr>
      </w:pPr>
      <w:bookmarkStart w:id="87" w:name="_Ref51708877"/>
      <w:r>
        <w:t>Angel Oak Consulting, “</w:t>
      </w:r>
      <w:r w:rsidRPr="00BB513E">
        <w:t>Model Certification</w:t>
      </w:r>
      <w:r>
        <w:t>:</w:t>
      </w:r>
      <w:r w:rsidRPr="00BB513E">
        <w:t xml:space="preserve"> </w:t>
      </w:r>
      <w:r w:rsidR="008E251F">
        <w:t>PROFITstar®</w:t>
      </w:r>
      <w:r>
        <w:t xml:space="preserve"> Classic”, December 2017</w:t>
      </w:r>
      <w:bookmarkEnd w:id="87"/>
    </w:p>
    <w:p w14:paraId="31333450" w14:textId="06FE82F3" w:rsidR="00BB513E" w:rsidRDefault="008E251F" w:rsidP="005E5A28">
      <w:pPr>
        <w:pStyle w:val="bulletnewstyle"/>
        <w:numPr>
          <w:ilvl w:val="0"/>
          <w:numId w:val="26"/>
        </w:numPr>
      </w:pPr>
      <w:bookmarkStart w:id="88" w:name="_Ref51713003"/>
      <w:r>
        <w:t>PROFITstar®</w:t>
      </w:r>
      <w:r w:rsidR="00BB513E">
        <w:t>, “Basic Training Guide”, 2018</w:t>
      </w:r>
      <w:bookmarkEnd w:id="88"/>
    </w:p>
    <w:p w14:paraId="5F50FA18" w14:textId="0417CFCA" w:rsidR="00BB513E" w:rsidRDefault="008E251F" w:rsidP="005E5A28">
      <w:pPr>
        <w:pStyle w:val="bulletnewstyle"/>
        <w:numPr>
          <w:ilvl w:val="0"/>
          <w:numId w:val="26"/>
        </w:numPr>
      </w:pPr>
      <w:bookmarkStart w:id="89" w:name="_Ref51712789"/>
      <w:r>
        <w:lastRenderedPageBreak/>
        <w:t>PROFITstar®</w:t>
      </w:r>
      <w:r w:rsidR="00BB513E">
        <w:t>, “SQL Backup Restore”, 2018</w:t>
      </w:r>
      <w:bookmarkEnd w:id="89"/>
    </w:p>
    <w:p w14:paraId="61C42874" w14:textId="77777777" w:rsidR="00BB513E" w:rsidRDefault="00BB513E" w:rsidP="005E5A28">
      <w:pPr>
        <w:pStyle w:val="bulletnewstyle"/>
      </w:pPr>
    </w:p>
    <w:p w14:paraId="477F1FBB" w14:textId="7A4F2E0C" w:rsidR="00BB513E" w:rsidRPr="00BB513E" w:rsidRDefault="00BB513E" w:rsidP="005E5A28">
      <w:pPr>
        <w:pStyle w:val="BodyText"/>
        <w:rPr>
          <w:lang w:val="en-US"/>
        </w:rPr>
      </w:pPr>
      <w:r w:rsidRPr="00BB513E">
        <w:rPr>
          <w:lang w:val="en-US"/>
        </w:rPr>
        <w:t xml:space="preserve">The following procedures are </w:t>
      </w:r>
      <w:r>
        <w:rPr>
          <w:lang w:val="en-US"/>
        </w:rPr>
        <w:t>related to this document</w:t>
      </w:r>
    </w:p>
    <w:p w14:paraId="72F13713" w14:textId="5A2E1888" w:rsidR="00BB513E" w:rsidRDefault="00BB513E" w:rsidP="005E5A28">
      <w:pPr>
        <w:pStyle w:val="bulletnewstyle"/>
        <w:numPr>
          <w:ilvl w:val="0"/>
          <w:numId w:val="26"/>
        </w:numPr>
      </w:pPr>
      <w:bookmarkStart w:id="90" w:name="_Ref51669554"/>
      <w:r>
        <w:t>BOCNY ERM, “Bank of China New York Branch Model Risk Management Policy,” September 2019</w:t>
      </w:r>
      <w:bookmarkEnd w:id="90"/>
    </w:p>
    <w:p w14:paraId="63DB0188" w14:textId="68D3D1CC" w:rsidR="00753BB8" w:rsidRDefault="00753BB8" w:rsidP="005E5A28">
      <w:pPr>
        <w:pStyle w:val="bulletnewstyle"/>
        <w:numPr>
          <w:ilvl w:val="0"/>
          <w:numId w:val="26"/>
        </w:numPr>
      </w:pPr>
      <w:r>
        <w:t xml:space="preserve">BOCNY MRD, </w:t>
      </w:r>
      <w:r w:rsidR="00BB20AE">
        <w:t>BOCNY Marker Risk Management Policy, June 2020</w:t>
      </w:r>
    </w:p>
    <w:p w14:paraId="2D143B80" w14:textId="3D065922" w:rsidR="00035D5A" w:rsidRDefault="00035D5A" w:rsidP="004D3480">
      <w:pPr>
        <w:spacing w:line="240" w:lineRule="atLeast"/>
        <w:jc w:val="left"/>
        <w:rPr>
          <w:i/>
        </w:rPr>
      </w:pPr>
    </w:p>
    <w:p w14:paraId="35FF9089" w14:textId="2209F35C" w:rsidR="00946627" w:rsidRDefault="00946627" w:rsidP="004D3480">
      <w:pPr>
        <w:pStyle w:val="Level2"/>
      </w:pPr>
      <w:bookmarkStart w:id="91" w:name="_Toc59537607"/>
      <w:r>
        <w:t>Glossary</w:t>
      </w:r>
      <w:bookmarkEnd w:id="91"/>
    </w:p>
    <w:tbl>
      <w:tblPr>
        <w:tblW w:w="8370" w:type="dxa"/>
        <w:tblInd w:w="-10" w:type="dxa"/>
        <w:tblLook w:val="04A0" w:firstRow="1" w:lastRow="0" w:firstColumn="1" w:lastColumn="0" w:noHBand="0" w:noVBand="1"/>
      </w:tblPr>
      <w:tblGrid>
        <w:gridCol w:w="1720"/>
        <w:gridCol w:w="6650"/>
      </w:tblGrid>
      <w:tr w:rsidR="00946627" w:rsidRPr="00946627" w14:paraId="60C0D441" w14:textId="77777777" w:rsidTr="004D3480">
        <w:trPr>
          <w:trHeight w:val="315"/>
        </w:trPr>
        <w:tc>
          <w:tcPr>
            <w:tcW w:w="1720" w:type="dxa"/>
            <w:tcBorders>
              <w:top w:val="single" w:sz="8" w:space="0" w:color="auto"/>
              <w:left w:val="single" w:sz="8" w:space="0" w:color="auto"/>
              <w:bottom w:val="single" w:sz="8" w:space="0" w:color="auto"/>
              <w:right w:val="single" w:sz="8" w:space="0" w:color="auto"/>
            </w:tcBorders>
            <w:shd w:val="clear" w:color="000000" w:fill="4F81BD"/>
            <w:vAlign w:val="center"/>
            <w:hideMark/>
          </w:tcPr>
          <w:p w14:paraId="3145E81D" w14:textId="77777777" w:rsidR="00946627" w:rsidRPr="00946627" w:rsidRDefault="00946627" w:rsidP="00946627">
            <w:pPr>
              <w:ind w:right="0"/>
              <w:jc w:val="left"/>
              <w:rPr>
                <w:rFonts w:ascii="Calibri" w:hAnsi="Calibri"/>
                <w:b/>
                <w:bCs/>
                <w:color w:val="FFFFFF"/>
                <w:lang w:eastAsia="en-US"/>
              </w:rPr>
            </w:pPr>
            <w:r w:rsidRPr="00946627">
              <w:rPr>
                <w:rFonts w:ascii="Calibri" w:hAnsi="Calibri"/>
                <w:b/>
                <w:bCs/>
                <w:color w:val="FFFFFF"/>
                <w:lang w:eastAsia="en-US"/>
              </w:rPr>
              <w:t>Abbreviation</w:t>
            </w:r>
          </w:p>
        </w:tc>
        <w:tc>
          <w:tcPr>
            <w:tcW w:w="6650" w:type="dxa"/>
            <w:tcBorders>
              <w:top w:val="single" w:sz="8" w:space="0" w:color="auto"/>
              <w:left w:val="nil"/>
              <w:bottom w:val="single" w:sz="8" w:space="0" w:color="auto"/>
              <w:right w:val="single" w:sz="8" w:space="0" w:color="auto"/>
            </w:tcBorders>
            <w:shd w:val="clear" w:color="000000" w:fill="4F81BD"/>
            <w:vAlign w:val="center"/>
            <w:hideMark/>
          </w:tcPr>
          <w:p w14:paraId="61E6726E" w14:textId="77777777" w:rsidR="00946627" w:rsidRPr="00946627" w:rsidRDefault="00946627" w:rsidP="00946627">
            <w:pPr>
              <w:ind w:right="0"/>
              <w:jc w:val="left"/>
              <w:rPr>
                <w:rFonts w:ascii="Calibri" w:hAnsi="Calibri"/>
                <w:b/>
                <w:bCs/>
                <w:color w:val="FFFFFF"/>
                <w:lang w:eastAsia="en-US"/>
              </w:rPr>
            </w:pPr>
            <w:r w:rsidRPr="00946627">
              <w:rPr>
                <w:rFonts w:ascii="Calibri" w:hAnsi="Calibri"/>
                <w:b/>
                <w:bCs/>
                <w:color w:val="FFFFFF"/>
                <w:lang w:eastAsia="en-US"/>
              </w:rPr>
              <w:t>Full Name</w:t>
            </w:r>
          </w:p>
        </w:tc>
      </w:tr>
      <w:tr w:rsidR="00946627" w:rsidRPr="00946627" w14:paraId="0621A9F7"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609BA9D6"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ADC</w:t>
            </w:r>
          </w:p>
        </w:tc>
        <w:tc>
          <w:tcPr>
            <w:tcW w:w="6650" w:type="dxa"/>
            <w:tcBorders>
              <w:top w:val="nil"/>
              <w:left w:val="nil"/>
              <w:bottom w:val="single" w:sz="8" w:space="0" w:color="auto"/>
              <w:right w:val="single" w:sz="8" w:space="0" w:color="auto"/>
            </w:tcBorders>
            <w:shd w:val="clear" w:color="auto" w:fill="auto"/>
            <w:vAlign w:val="center"/>
            <w:hideMark/>
          </w:tcPr>
          <w:p w14:paraId="4ECF69FB"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America Data Center</w:t>
            </w:r>
          </w:p>
        </w:tc>
      </w:tr>
      <w:tr w:rsidR="00946627" w:rsidRPr="00946627" w14:paraId="7D1E3D6E"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54820BCC"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8"/>
                <w:lang w:eastAsia="en-US"/>
              </w:rPr>
              <w:t>ALCO</w:t>
            </w:r>
          </w:p>
        </w:tc>
        <w:tc>
          <w:tcPr>
            <w:tcW w:w="6650" w:type="dxa"/>
            <w:tcBorders>
              <w:top w:val="nil"/>
              <w:left w:val="nil"/>
              <w:bottom w:val="single" w:sz="8" w:space="0" w:color="auto"/>
              <w:right w:val="single" w:sz="8" w:space="0" w:color="auto"/>
            </w:tcBorders>
            <w:shd w:val="clear" w:color="auto" w:fill="auto"/>
            <w:vAlign w:val="center"/>
            <w:hideMark/>
          </w:tcPr>
          <w:p w14:paraId="1C0B6B40"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8"/>
                <w:lang w:eastAsia="en-US"/>
              </w:rPr>
              <w:t>Asset Liability Management Committee</w:t>
            </w:r>
          </w:p>
        </w:tc>
      </w:tr>
      <w:tr w:rsidR="00946627" w:rsidRPr="00946627" w14:paraId="5814A16E"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0C27943C"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 xml:space="preserve">ALM </w:t>
            </w:r>
          </w:p>
        </w:tc>
        <w:tc>
          <w:tcPr>
            <w:tcW w:w="6650" w:type="dxa"/>
            <w:tcBorders>
              <w:top w:val="nil"/>
              <w:left w:val="nil"/>
              <w:bottom w:val="single" w:sz="8" w:space="0" w:color="auto"/>
              <w:right w:val="single" w:sz="8" w:space="0" w:color="auto"/>
            </w:tcBorders>
            <w:shd w:val="clear" w:color="auto" w:fill="auto"/>
            <w:vAlign w:val="center"/>
            <w:hideMark/>
          </w:tcPr>
          <w:p w14:paraId="656E6B3B"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 xml:space="preserve">Asset Liability Management </w:t>
            </w:r>
          </w:p>
        </w:tc>
      </w:tr>
      <w:tr w:rsidR="00946627" w:rsidRPr="00946627" w14:paraId="44407B67"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2A81E17D"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8"/>
                <w:lang w:eastAsia="en-US"/>
              </w:rPr>
              <w:t>BOCNY</w:t>
            </w:r>
          </w:p>
        </w:tc>
        <w:tc>
          <w:tcPr>
            <w:tcW w:w="6650" w:type="dxa"/>
            <w:tcBorders>
              <w:top w:val="nil"/>
              <w:left w:val="nil"/>
              <w:bottom w:val="single" w:sz="8" w:space="0" w:color="auto"/>
              <w:right w:val="single" w:sz="8" w:space="0" w:color="auto"/>
            </w:tcBorders>
            <w:shd w:val="clear" w:color="auto" w:fill="auto"/>
            <w:vAlign w:val="center"/>
            <w:hideMark/>
          </w:tcPr>
          <w:p w14:paraId="53B43ACC"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8"/>
                <w:lang w:eastAsia="en-US"/>
              </w:rPr>
              <w:t>BOC New York and satellite branches</w:t>
            </w:r>
          </w:p>
        </w:tc>
      </w:tr>
      <w:tr w:rsidR="00946627" w:rsidRPr="00946627" w14:paraId="50FBE287"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78CAE958"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CBC</w:t>
            </w:r>
          </w:p>
        </w:tc>
        <w:tc>
          <w:tcPr>
            <w:tcW w:w="6650" w:type="dxa"/>
            <w:tcBorders>
              <w:top w:val="nil"/>
              <w:left w:val="nil"/>
              <w:bottom w:val="single" w:sz="8" w:space="0" w:color="auto"/>
              <w:right w:val="single" w:sz="8" w:space="0" w:color="auto"/>
            </w:tcBorders>
            <w:shd w:val="clear" w:color="auto" w:fill="auto"/>
            <w:vAlign w:val="center"/>
            <w:hideMark/>
          </w:tcPr>
          <w:p w14:paraId="1B66C763"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Commodity Business Center</w:t>
            </w:r>
          </w:p>
        </w:tc>
      </w:tr>
      <w:tr w:rsidR="00946627" w:rsidRPr="00946627" w14:paraId="7A3E8FED"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6A2E2C68"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CBD</w:t>
            </w:r>
          </w:p>
        </w:tc>
        <w:tc>
          <w:tcPr>
            <w:tcW w:w="6650" w:type="dxa"/>
            <w:tcBorders>
              <w:top w:val="nil"/>
              <w:left w:val="nil"/>
              <w:bottom w:val="single" w:sz="8" w:space="0" w:color="auto"/>
              <w:right w:val="single" w:sz="8" w:space="0" w:color="auto"/>
            </w:tcBorders>
            <w:shd w:val="clear" w:color="auto" w:fill="auto"/>
            <w:vAlign w:val="center"/>
            <w:hideMark/>
          </w:tcPr>
          <w:p w14:paraId="086A8A0B"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Corporate Banking Department</w:t>
            </w:r>
          </w:p>
        </w:tc>
      </w:tr>
      <w:tr w:rsidR="00946627" w:rsidRPr="00946627" w14:paraId="7EFB9430"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4D245F53"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CHB</w:t>
            </w:r>
          </w:p>
        </w:tc>
        <w:tc>
          <w:tcPr>
            <w:tcW w:w="6650" w:type="dxa"/>
            <w:tcBorders>
              <w:top w:val="nil"/>
              <w:left w:val="nil"/>
              <w:bottom w:val="single" w:sz="8" w:space="0" w:color="auto"/>
              <w:right w:val="single" w:sz="8" w:space="0" w:color="auto"/>
            </w:tcBorders>
            <w:shd w:val="clear" w:color="auto" w:fill="auto"/>
            <w:vAlign w:val="center"/>
            <w:hideMark/>
          </w:tcPr>
          <w:p w14:paraId="0769C01C"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Chicago Branch</w:t>
            </w:r>
          </w:p>
        </w:tc>
      </w:tr>
      <w:tr w:rsidR="00946627" w:rsidRPr="00946627" w14:paraId="39E10878"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1470E11D"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ERM</w:t>
            </w:r>
          </w:p>
        </w:tc>
        <w:tc>
          <w:tcPr>
            <w:tcW w:w="6650" w:type="dxa"/>
            <w:tcBorders>
              <w:top w:val="nil"/>
              <w:left w:val="nil"/>
              <w:bottom w:val="single" w:sz="8" w:space="0" w:color="auto"/>
              <w:right w:val="single" w:sz="8" w:space="0" w:color="auto"/>
            </w:tcBorders>
            <w:shd w:val="clear" w:color="auto" w:fill="auto"/>
            <w:vAlign w:val="center"/>
            <w:hideMark/>
          </w:tcPr>
          <w:p w14:paraId="4978C9C3"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Enterprise Risk Management Department</w:t>
            </w:r>
          </w:p>
        </w:tc>
      </w:tr>
      <w:tr w:rsidR="00946627" w:rsidRPr="00946627" w14:paraId="60F908D6"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090EBA24"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EVE</w:t>
            </w:r>
          </w:p>
        </w:tc>
        <w:tc>
          <w:tcPr>
            <w:tcW w:w="6650" w:type="dxa"/>
            <w:tcBorders>
              <w:top w:val="nil"/>
              <w:left w:val="nil"/>
              <w:bottom w:val="single" w:sz="8" w:space="0" w:color="auto"/>
              <w:right w:val="single" w:sz="8" w:space="0" w:color="auto"/>
            </w:tcBorders>
            <w:shd w:val="clear" w:color="auto" w:fill="auto"/>
            <w:vAlign w:val="center"/>
            <w:hideMark/>
          </w:tcPr>
          <w:p w14:paraId="1507A2B0"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Economic Value of Equity</w:t>
            </w:r>
          </w:p>
        </w:tc>
      </w:tr>
      <w:tr w:rsidR="00013652" w:rsidRPr="00946627" w14:paraId="587C3B34"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tcPr>
          <w:p w14:paraId="3B8BBC3B" w14:textId="6B558F14" w:rsidR="00013652" w:rsidRPr="00946627" w:rsidRDefault="00013652" w:rsidP="00946627">
            <w:pPr>
              <w:ind w:right="0"/>
              <w:rPr>
                <w:rFonts w:ascii="Calibri" w:hAnsi="Calibri"/>
                <w:color w:val="000000"/>
                <w:sz w:val="24"/>
                <w:szCs w:val="28"/>
                <w:lang w:eastAsia="en-US"/>
              </w:rPr>
            </w:pPr>
            <w:r>
              <w:rPr>
                <w:rFonts w:ascii="Calibri" w:hAnsi="Calibri"/>
                <w:color w:val="000000"/>
                <w:sz w:val="24"/>
                <w:szCs w:val="28"/>
                <w:lang w:eastAsia="en-US"/>
              </w:rPr>
              <w:t>FIs</w:t>
            </w:r>
          </w:p>
        </w:tc>
        <w:tc>
          <w:tcPr>
            <w:tcW w:w="6650" w:type="dxa"/>
            <w:tcBorders>
              <w:top w:val="nil"/>
              <w:left w:val="nil"/>
              <w:bottom w:val="single" w:sz="8" w:space="0" w:color="auto"/>
              <w:right w:val="single" w:sz="8" w:space="0" w:color="auto"/>
            </w:tcBorders>
            <w:shd w:val="clear" w:color="auto" w:fill="auto"/>
            <w:vAlign w:val="center"/>
          </w:tcPr>
          <w:p w14:paraId="7AC0FB79" w14:textId="65030A49" w:rsidR="00013652" w:rsidRPr="00946627" w:rsidRDefault="00013652" w:rsidP="00946627">
            <w:pPr>
              <w:ind w:right="0"/>
              <w:rPr>
                <w:rFonts w:ascii="Calibri" w:hAnsi="Calibri"/>
                <w:color w:val="000000"/>
                <w:sz w:val="24"/>
                <w:szCs w:val="28"/>
                <w:lang w:eastAsia="en-US"/>
              </w:rPr>
            </w:pPr>
            <w:r>
              <w:rPr>
                <w:rFonts w:ascii="Calibri" w:hAnsi="Calibri"/>
                <w:color w:val="000000"/>
                <w:sz w:val="24"/>
                <w:szCs w:val="28"/>
                <w:lang w:eastAsia="en-US"/>
              </w:rPr>
              <w:t>Financial Institutions</w:t>
            </w:r>
          </w:p>
        </w:tc>
      </w:tr>
      <w:tr w:rsidR="00946627" w:rsidRPr="00946627" w14:paraId="11FD58E3"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4CD4DDD9"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8"/>
                <w:lang w:eastAsia="en-US"/>
              </w:rPr>
              <w:t>FLUs</w:t>
            </w:r>
          </w:p>
        </w:tc>
        <w:tc>
          <w:tcPr>
            <w:tcW w:w="6650" w:type="dxa"/>
            <w:tcBorders>
              <w:top w:val="nil"/>
              <w:left w:val="nil"/>
              <w:bottom w:val="single" w:sz="8" w:space="0" w:color="auto"/>
              <w:right w:val="single" w:sz="8" w:space="0" w:color="auto"/>
            </w:tcBorders>
            <w:shd w:val="clear" w:color="auto" w:fill="auto"/>
            <w:vAlign w:val="center"/>
            <w:hideMark/>
          </w:tcPr>
          <w:p w14:paraId="1D4F9B16"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8"/>
                <w:lang w:eastAsia="en-US"/>
              </w:rPr>
              <w:t>First Line Units</w:t>
            </w:r>
          </w:p>
        </w:tc>
      </w:tr>
      <w:tr w:rsidR="00946627" w:rsidRPr="00946627" w14:paraId="2CC51021"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3F47B14A"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8"/>
                <w:lang w:eastAsia="en-US"/>
              </w:rPr>
              <w:t>FMD</w:t>
            </w:r>
          </w:p>
        </w:tc>
        <w:tc>
          <w:tcPr>
            <w:tcW w:w="6650" w:type="dxa"/>
            <w:tcBorders>
              <w:top w:val="nil"/>
              <w:left w:val="nil"/>
              <w:bottom w:val="single" w:sz="8" w:space="0" w:color="auto"/>
              <w:right w:val="single" w:sz="8" w:space="0" w:color="auto"/>
            </w:tcBorders>
            <w:shd w:val="clear" w:color="auto" w:fill="auto"/>
            <w:vAlign w:val="center"/>
            <w:hideMark/>
          </w:tcPr>
          <w:p w14:paraId="3C693FE5"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8"/>
                <w:lang w:eastAsia="en-US"/>
              </w:rPr>
              <w:t>Financial Management Department</w:t>
            </w:r>
          </w:p>
        </w:tc>
      </w:tr>
      <w:tr w:rsidR="00946627" w:rsidRPr="00946627" w14:paraId="75ED876E"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1F0896F6"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FV</w:t>
            </w:r>
          </w:p>
        </w:tc>
        <w:tc>
          <w:tcPr>
            <w:tcW w:w="6650" w:type="dxa"/>
            <w:tcBorders>
              <w:top w:val="nil"/>
              <w:left w:val="nil"/>
              <w:bottom w:val="single" w:sz="8" w:space="0" w:color="auto"/>
              <w:right w:val="single" w:sz="8" w:space="0" w:color="auto"/>
            </w:tcBorders>
            <w:shd w:val="clear" w:color="auto" w:fill="auto"/>
            <w:vAlign w:val="center"/>
            <w:hideMark/>
          </w:tcPr>
          <w:p w14:paraId="27940E18"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PROFITstar® Fair Value</w:t>
            </w:r>
          </w:p>
        </w:tc>
      </w:tr>
      <w:tr w:rsidR="00946627" w:rsidRPr="00946627" w14:paraId="46E7CB39"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34718990"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HO</w:t>
            </w:r>
          </w:p>
        </w:tc>
        <w:tc>
          <w:tcPr>
            <w:tcW w:w="6650" w:type="dxa"/>
            <w:tcBorders>
              <w:top w:val="nil"/>
              <w:left w:val="nil"/>
              <w:bottom w:val="single" w:sz="8" w:space="0" w:color="auto"/>
              <w:right w:val="single" w:sz="8" w:space="0" w:color="auto"/>
            </w:tcBorders>
            <w:shd w:val="clear" w:color="auto" w:fill="auto"/>
            <w:vAlign w:val="center"/>
            <w:hideMark/>
          </w:tcPr>
          <w:p w14:paraId="02B723DF"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Head Office</w:t>
            </w:r>
          </w:p>
        </w:tc>
      </w:tr>
      <w:tr w:rsidR="00946627" w:rsidRPr="00946627" w14:paraId="69209B8F"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456C1FCD"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IAD</w:t>
            </w:r>
          </w:p>
        </w:tc>
        <w:tc>
          <w:tcPr>
            <w:tcW w:w="6650" w:type="dxa"/>
            <w:tcBorders>
              <w:top w:val="nil"/>
              <w:left w:val="nil"/>
              <w:bottom w:val="single" w:sz="8" w:space="0" w:color="auto"/>
              <w:right w:val="single" w:sz="8" w:space="0" w:color="auto"/>
            </w:tcBorders>
            <w:shd w:val="clear" w:color="auto" w:fill="auto"/>
            <w:vAlign w:val="center"/>
            <w:hideMark/>
          </w:tcPr>
          <w:p w14:paraId="600CE100"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Internal Audit Department</w:t>
            </w:r>
          </w:p>
        </w:tc>
      </w:tr>
      <w:tr w:rsidR="00946627" w:rsidRPr="00946627" w14:paraId="10A4E294"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22FC9FA2"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IRR</w:t>
            </w:r>
          </w:p>
        </w:tc>
        <w:tc>
          <w:tcPr>
            <w:tcW w:w="6650" w:type="dxa"/>
            <w:tcBorders>
              <w:top w:val="nil"/>
              <w:left w:val="nil"/>
              <w:bottom w:val="single" w:sz="8" w:space="0" w:color="auto"/>
              <w:right w:val="single" w:sz="8" w:space="0" w:color="auto"/>
            </w:tcBorders>
            <w:shd w:val="clear" w:color="auto" w:fill="auto"/>
            <w:vAlign w:val="center"/>
            <w:hideMark/>
          </w:tcPr>
          <w:p w14:paraId="5084C5CB"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Interest Rate Risk</w:t>
            </w:r>
          </w:p>
        </w:tc>
      </w:tr>
      <w:tr w:rsidR="00946627" w:rsidRPr="00946627" w14:paraId="665EBCF8"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2094F579"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IRRBB</w:t>
            </w:r>
          </w:p>
        </w:tc>
        <w:tc>
          <w:tcPr>
            <w:tcW w:w="6650" w:type="dxa"/>
            <w:tcBorders>
              <w:top w:val="nil"/>
              <w:left w:val="nil"/>
              <w:bottom w:val="single" w:sz="8" w:space="0" w:color="auto"/>
              <w:right w:val="single" w:sz="8" w:space="0" w:color="auto"/>
            </w:tcBorders>
            <w:shd w:val="clear" w:color="auto" w:fill="auto"/>
            <w:vAlign w:val="center"/>
            <w:hideMark/>
          </w:tcPr>
          <w:p w14:paraId="0D99F528"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Interest Rate Risk on Banking Book</w:t>
            </w:r>
          </w:p>
        </w:tc>
      </w:tr>
      <w:tr w:rsidR="00946627" w:rsidRPr="00946627" w14:paraId="2B2BF59C"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5B847432"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IRSA</w:t>
            </w:r>
          </w:p>
        </w:tc>
        <w:tc>
          <w:tcPr>
            <w:tcW w:w="6650" w:type="dxa"/>
            <w:tcBorders>
              <w:top w:val="nil"/>
              <w:left w:val="nil"/>
              <w:bottom w:val="single" w:sz="8" w:space="0" w:color="auto"/>
              <w:right w:val="single" w:sz="8" w:space="0" w:color="auto"/>
            </w:tcBorders>
            <w:shd w:val="clear" w:color="auto" w:fill="auto"/>
            <w:vAlign w:val="center"/>
            <w:hideMark/>
          </w:tcPr>
          <w:p w14:paraId="036A96E8"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PROFITstar® Interest Rate Sensitivity Analysis</w:t>
            </w:r>
          </w:p>
        </w:tc>
      </w:tr>
      <w:tr w:rsidR="00946627" w:rsidRPr="00946627" w14:paraId="2655F7FC"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507A2568"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KRI</w:t>
            </w:r>
          </w:p>
        </w:tc>
        <w:tc>
          <w:tcPr>
            <w:tcW w:w="6650" w:type="dxa"/>
            <w:tcBorders>
              <w:top w:val="nil"/>
              <w:left w:val="nil"/>
              <w:bottom w:val="single" w:sz="8" w:space="0" w:color="auto"/>
              <w:right w:val="single" w:sz="8" w:space="0" w:color="auto"/>
            </w:tcBorders>
            <w:shd w:val="clear" w:color="auto" w:fill="auto"/>
            <w:vAlign w:val="center"/>
            <w:hideMark/>
          </w:tcPr>
          <w:p w14:paraId="78F9E869"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Key Risk Indicators</w:t>
            </w:r>
          </w:p>
        </w:tc>
      </w:tr>
      <w:tr w:rsidR="00946627" w:rsidRPr="00946627" w14:paraId="46F8FBAA"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4B17517E"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LAB</w:t>
            </w:r>
          </w:p>
        </w:tc>
        <w:tc>
          <w:tcPr>
            <w:tcW w:w="6650" w:type="dxa"/>
            <w:tcBorders>
              <w:top w:val="nil"/>
              <w:left w:val="nil"/>
              <w:bottom w:val="single" w:sz="8" w:space="0" w:color="auto"/>
              <w:right w:val="single" w:sz="8" w:space="0" w:color="auto"/>
            </w:tcBorders>
            <w:shd w:val="clear" w:color="auto" w:fill="auto"/>
            <w:vAlign w:val="center"/>
            <w:hideMark/>
          </w:tcPr>
          <w:p w14:paraId="589E2B89"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Los Angeles Branch</w:t>
            </w:r>
          </w:p>
        </w:tc>
      </w:tr>
      <w:tr w:rsidR="00946627" w:rsidRPr="00946627" w14:paraId="386B7144"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58DB7AE1"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8"/>
                <w:lang w:eastAsia="en-US"/>
              </w:rPr>
              <w:t>MLRC</w:t>
            </w:r>
          </w:p>
        </w:tc>
        <w:tc>
          <w:tcPr>
            <w:tcW w:w="6650" w:type="dxa"/>
            <w:tcBorders>
              <w:top w:val="nil"/>
              <w:left w:val="nil"/>
              <w:bottom w:val="single" w:sz="8" w:space="0" w:color="auto"/>
              <w:right w:val="single" w:sz="8" w:space="0" w:color="auto"/>
            </w:tcBorders>
            <w:shd w:val="clear" w:color="auto" w:fill="auto"/>
            <w:vAlign w:val="center"/>
            <w:hideMark/>
          </w:tcPr>
          <w:p w14:paraId="7705E692"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8"/>
                <w:lang w:eastAsia="en-US"/>
              </w:rPr>
              <w:t>Market and Liquidity Risk Committee</w:t>
            </w:r>
          </w:p>
        </w:tc>
      </w:tr>
      <w:tr w:rsidR="00946627" w:rsidRPr="00946627" w14:paraId="2CE22112"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0CE50BDB"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MRD</w:t>
            </w:r>
          </w:p>
        </w:tc>
        <w:tc>
          <w:tcPr>
            <w:tcW w:w="6650" w:type="dxa"/>
            <w:tcBorders>
              <w:top w:val="nil"/>
              <w:left w:val="nil"/>
              <w:bottom w:val="single" w:sz="8" w:space="0" w:color="auto"/>
              <w:right w:val="single" w:sz="8" w:space="0" w:color="auto"/>
            </w:tcBorders>
            <w:shd w:val="clear" w:color="auto" w:fill="auto"/>
            <w:vAlign w:val="center"/>
            <w:hideMark/>
          </w:tcPr>
          <w:p w14:paraId="4A049558"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Market Risk Management Department</w:t>
            </w:r>
          </w:p>
        </w:tc>
      </w:tr>
      <w:tr w:rsidR="00946627" w:rsidRPr="00946627" w14:paraId="37E60F5C"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7A1B69AE"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MRM</w:t>
            </w:r>
          </w:p>
        </w:tc>
        <w:tc>
          <w:tcPr>
            <w:tcW w:w="6650" w:type="dxa"/>
            <w:tcBorders>
              <w:top w:val="nil"/>
              <w:left w:val="nil"/>
              <w:bottom w:val="single" w:sz="8" w:space="0" w:color="auto"/>
              <w:right w:val="single" w:sz="8" w:space="0" w:color="auto"/>
            </w:tcBorders>
            <w:shd w:val="clear" w:color="auto" w:fill="auto"/>
            <w:vAlign w:val="center"/>
            <w:hideMark/>
          </w:tcPr>
          <w:p w14:paraId="08B2369E"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Model Risk Management</w:t>
            </w:r>
          </w:p>
        </w:tc>
      </w:tr>
      <w:tr w:rsidR="00946627" w:rsidRPr="00946627" w14:paraId="04FF2296"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0FE80C99"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NII</w:t>
            </w:r>
          </w:p>
        </w:tc>
        <w:tc>
          <w:tcPr>
            <w:tcW w:w="6650" w:type="dxa"/>
            <w:tcBorders>
              <w:top w:val="nil"/>
              <w:left w:val="nil"/>
              <w:bottom w:val="single" w:sz="8" w:space="0" w:color="auto"/>
              <w:right w:val="single" w:sz="8" w:space="0" w:color="auto"/>
            </w:tcBorders>
            <w:shd w:val="clear" w:color="auto" w:fill="auto"/>
            <w:vAlign w:val="center"/>
            <w:hideMark/>
          </w:tcPr>
          <w:p w14:paraId="54380AB2"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Net Interest Income</w:t>
            </w:r>
          </w:p>
        </w:tc>
      </w:tr>
      <w:tr w:rsidR="00946627" w:rsidRPr="00946627" w14:paraId="30940E1A"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4ADE98C0"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NPV</w:t>
            </w:r>
          </w:p>
        </w:tc>
        <w:tc>
          <w:tcPr>
            <w:tcW w:w="6650" w:type="dxa"/>
            <w:tcBorders>
              <w:top w:val="nil"/>
              <w:left w:val="nil"/>
              <w:bottom w:val="single" w:sz="8" w:space="0" w:color="auto"/>
              <w:right w:val="single" w:sz="8" w:space="0" w:color="auto"/>
            </w:tcBorders>
            <w:shd w:val="clear" w:color="auto" w:fill="auto"/>
            <w:vAlign w:val="center"/>
            <w:hideMark/>
          </w:tcPr>
          <w:p w14:paraId="5896E9CC"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Net Present Value</w:t>
            </w:r>
          </w:p>
        </w:tc>
      </w:tr>
      <w:tr w:rsidR="00946627" w:rsidRPr="00946627" w14:paraId="554480A4"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3AEDD0DD"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OCC</w:t>
            </w:r>
          </w:p>
        </w:tc>
        <w:tc>
          <w:tcPr>
            <w:tcW w:w="6650" w:type="dxa"/>
            <w:tcBorders>
              <w:top w:val="nil"/>
              <w:left w:val="nil"/>
              <w:bottom w:val="single" w:sz="8" w:space="0" w:color="auto"/>
              <w:right w:val="single" w:sz="8" w:space="0" w:color="auto"/>
            </w:tcBorders>
            <w:shd w:val="clear" w:color="auto" w:fill="auto"/>
            <w:vAlign w:val="center"/>
            <w:hideMark/>
          </w:tcPr>
          <w:p w14:paraId="50728AD2"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Office of the Comptroller of the Currency</w:t>
            </w:r>
          </w:p>
        </w:tc>
      </w:tr>
      <w:tr w:rsidR="00F1714B" w:rsidRPr="00946627" w14:paraId="203DB675" w14:textId="77777777" w:rsidTr="004D3480">
        <w:trPr>
          <w:trHeight w:val="330"/>
          <w:ins w:id="92" w:author="LONG, ADRIAN XIN" w:date="2021-08-24T14:46:00Z"/>
        </w:trPr>
        <w:tc>
          <w:tcPr>
            <w:tcW w:w="1720" w:type="dxa"/>
            <w:tcBorders>
              <w:top w:val="nil"/>
              <w:left w:val="single" w:sz="8" w:space="0" w:color="auto"/>
              <w:bottom w:val="single" w:sz="8" w:space="0" w:color="auto"/>
              <w:right w:val="single" w:sz="8" w:space="0" w:color="auto"/>
            </w:tcBorders>
            <w:shd w:val="clear" w:color="auto" w:fill="auto"/>
            <w:vAlign w:val="center"/>
          </w:tcPr>
          <w:p w14:paraId="2AD66E39" w14:textId="46508A92" w:rsidR="00F1714B" w:rsidRPr="00946627" w:rsidRDefault="00F1714B" w:rsidP="00946627">
            <w:pPr>
              <w:ind w:right="0"/>
              <w:rPr>
                <w:ins w:id="93" w:author="LONG, ADRIAN XIN" w:date="2021-08-24T14:46:00Z"/>
                <w:rFonts w:ascii="Calibri" w:hAnsi="Calibri"/>
                <w:color w:val="000000"/>
                <w:sz w:val="24"/>
                <w:szCs w:val="24"/>
                <w:lang w:eastAsia="en-US"/>
              </w:rPr>
            </w:pPr>
            <w:ins w:id="94" w:author="LONG, ADRIAN XIN" w:date="2021-08-24T14:46:00Z">
              <w:r>
                <w:rPr>
                  <w:rFonts w:ascii="Calibri" w:hAnsi="Calibri"/>
                  <w:color w:val="000000"/>
                  <w:sz w:val="24"/>
                  <w:szCs w:val="24"/>
                  <w:lang w:eastAsia="en-US"/>
                </w:rPr>
                <w:t>ORD</w:t>
              </w:r>
            </w:ins>
          </w:p>
        </w:tc>
        <w:tc>
          <w:tcPr>
            <w:tcW w:w="6650" w:type="dxa"/>
            <w:tcBorders>
              <w:top w:val="nil"/>
              <w:left w:val="nil"/>
              <w:bottom w:val="single" w:sz="8" w:space="0" w:color="auto"/>
              <w:right w:val="single" w:sz="8" w:space="0" w:color="auto"/>
            </w:tcBorders>
            <w:shd w:val="clear" w:color="auto" w:fill="auto"/>
            <w:vAlign w:val="center"/>
          </w:tcPr>
          <w:p w14:paraId="7F4F4CAE" w14:textId="3A815970" w:rsidR="00F1714B" w:rsidRPr="00946627" w:rsidRDefault="00F1714B" w:rsidP="00946627">
            <w:pPr>
              <w:ind w:right="0"/>
              <w:rPr>
                <w:ins w:id="95" w:author="LONG, ADRIAN XIN" w:date="2021-08-24T14:46:00Z"/>
                <w:rFonts w:ascii="Calibri" w:hAnsi="Calibri"/>
                <w:color w:val="000000"/>
                <w:sz w:val="24"/>
                <w:szCs w:val="24"/>
                <w:lang w:eastAsia="en-US"/>
              </w:rPr>
            </w:pPr>
            <w:ins w:id="96" w:author="LONG, ADRIAN XIN" w:date="2021-08-24T14:46:00Z">
              <w:r>
                <w:rPr>
                  <w:rFonts w:ascii="Calibri" w:hAnsi="Calibri"/>
                  <w:color w:val="000000"/>
                  <w:sz w:val="24"/>
                  <w:szCs w:val="24"/>
                  <w:lang w:eastAsia="en-US"/>
                </w:rPr>
                <w:t>Operational Risk Department</w:t>
              </w:r>
            </w:ins>
          </w:p>
        </w:tc>
      </w:tr>
      <w:tr w:rsidR="00946627" w:rsidRPr="00946627" w14:paraId="65389A1B"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4007F210"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lastRenderedPageBreak/>
              <w:t>QNB</w:t>
            </w:r>
          </w:p>
        </w:tc>
        <w:tc>
          <w:tcPr>
            <w:tcW w:w="6650" w:type="dxa"/>
            <w:tcBorders>
              <w:top w:val="nil"/>
              <w:left w:val="nil"/>
              <w:bottom w:val="single" w:sz="8" w:space="0" w:color="auto"/>
              <w:right w:val="single" w:sz="8" w:space="0" w:color="auto"/>
            </w:tcBorders>
            <w:shd w:val="clear" w:color="auto" w:fill="auto"/>
            <w:vAlign w:val="center"/>
            <w:hideMark/>
          </w:tcPr>
          <w:p w14:paraId="0BDE2B87"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Queens Branch</w:t>
            </w:r>
          </w:p>
        </w:tc>
      </w:tr>
      <w:tr w:rsidR="00946627" w:rsidRPr="00946627" w14:paraId="098B8944"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477CE343"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8"/>
                <w:lang w:eastAsia="en-US"/>
              </w:rPr>
              <w:t>RMICC</w:t>
            </w:r>
          </w:p>
        </w:tc>
        <w:tc>
          <w:tcPr>
            <w:tcW w:w="6650" w:type="dxa"/>
            <w:tcBorders>
              <w:top w:val="nil"/>
              <w:left w:val="nil"/>
              <w:bottom w:val="single" w:sz="8" w:space="0" w:color="auto"/>
              <w:right w:val="single" w:sz="8" w:space="0" w:color="auto"/>
            </w:tcBorders>
            <w:shd w:val="clear" w:color="auto" w:fill="auto"/>
            <w:vAlign w:val="center"/>
            <w:hideMark/>
          </w:tcPr>
          <w:p w14:paraId="1D2758EF"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8"/>
                <w:lang w:eastAsia="en-US"/>
              </w:rPr>
              <w:t>Risk Management and Internal Control Committee</w:t>
            </w:r>
          </w:p>
        </w:tc>
      </w:tr>
      <w:tr w:rsidR="00013652" w:rsidRPr="00946627" w14:paraId="6E7D6694"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tcPr>
          <w:p w14:paraId="430EF3CD" w14:textId="7D242936" w:rsidR="00013652" w:rsidRPr="00946627" w:rsidRDefault="00013652" w:rsidP="00946627">
            <w:pPr>
              <w:ind w:right="0"/>
              <w:rPr>
                <w:rFonts w:ascii="Calibri" w:hAnsi="Calibri"/>
                <w:color w:val="000000"/>
                <w:sz w:val="24"/>
                <w:szCs w:val="24"/>
                <w:lang w:eastAsia="en-US"/>
              </w:rPr>
            </w:pPr>
            <w:r>
              <w:rPr>
                <w:rFonts w:ascii="Calibri" w:hAnsi="Calibri"/>
                <w:color w:val="000000"/>
                <w:sz w:val="24"/>
                <w:szCs w:val="24"/>
                <w:lang w:eastAsia="en-US"/>
              </w:rPr>
              <w:t>RSA</w:t>
            </w:r>
          </w:p>
        </w:tc>
        <w:tc>
          <w:tcPr>
            <w:tcW w:w="6650" w:type="dxa"/>
            <w:tcBorders>
              <w:top w:val="nil"/>
              <w:left w:val="nil"/>
              <w:bottom w:val="single" w:sz="8" w:space="0" w:color="auto"/>
              <w:right w:val="single" w:sz="8" w:space="0" w:color="auto"/>
            </w:tcBorders>
            <w:shd w:val="clear" w:color="auto" w:fill="auto"/>
            <w:vAlign w:val="center"/>
          </w:tcPr>
          <w:p w14:paraId="2FABD7AA" w14:textId="4EA2E829" w:rsidR="00013652" w:rsidRPr="00946627" w:rsidRDefault="00013652" w:rsidP="00946627">
            <w:pPr>
              <w:ind w:right="0"/>
              <w:rPr>
                <w:rFonts w:ascii="Calibri" w:hAnsi="Calibri"/>
                <w:color w:val="000000"/>
                <w:sz w:val="24"/>
                <w:szCs w:val="24"/>
                <w:lang w:eastAsia="en-US"/>
              </w:rPr>
            </w:pPr>
            <w:r>
              <w:rPr>
                <w:rFonts w:ascii="Calibri" w:hAnsi="Calibri"/>
                <w:color w:val="000000"/>
                <w:sz w:val="24"/>
                <w:szCs w:val="24"/>
                <w:lang w:eastAsia="en-US"/>
              </w:rPr>
              <w:t>Rate Sensitive Assets</w:t>
            </w:r>
          </w:p>
        </w:tc>
      </w:tr>
      <w:tr w:rsidR="00013652" w:rsidRPr="00946627" w14:paraId="5F15847C"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tcPr>
          <w:p w14:paraId="2F25AE54" w14:textId="22C09FB2" w:rsidR="00013652" w:rsidRPr="00946627" w:rsidRDefault="00013652" w:rsidP="00946627">
            <w:pPr>
              <w:ind w:right="0"/>
              <w:rPr>
                <w:rFonts w:ascii="Calibri" w:hAnsi="Calibri"/>
                <w:color w:val="000000"/>
                <w:sz w:val="24"/>
                <w:szCs w:val="24"/>
                <w:lang w:eastAsia="en-US"/>
              </w:rPr>
            </w:pPr>
            <w:r>
              <w:rPr>
                <w:rFonts w:ascii="Calibri" w:hAnsi="Calibri"/>
                <w:color w:val="000000"/>
                <w:sz w:val="24"/>
                <w:szCs w:val="24"/>
                <w:lang w:eastAsia="en-US"/>
              </w:rPr>
              <w:t>RSL</w:t>
            </w:r>
          </w:p>
        </w:tc>
        <w:tc>
          <w:tcPr>
            <w:tcW w:w="6650" w:type="dxa"/>
            <w:tcBorders>
              <w:top w:val="nil"/>
              <w:left w:val="nil"/>
              <w:bottom w:val="single" w:sz="8" w:space="0" w:color="auto"/>
              <w:right w:val="single" w:sz="8" w:space="0" w:color="auto"/>
            </w:tcBorders>
            <w:shd w:val="clear" w:color="auto" w:fill="auto"/>
            <w:vAlign w:val="center"/>
          </w:tcPr>
          <w:p w14:paraId="539D92CC" w14:textId="00EC0A6E" w:rsidR="00013652" w:rsidRPr="00946627" w:rsidRDefault="00013652" w:rsidP="00946627">
            <w:pPr>
              <w:ind w:right="0"/>
              <w:rPr>
                <w:rFonts w:ascii="Calibri" w:hAnsi="Calibri"/>
                <w:color w:val="000000"/>
                <w:sz w:val="24"/>
                <w:szCs w:val="24"/>
                <w:lang w:eastAsia="en-US"/>
              </w:rPr>
            </w:pPr>
            <w:r>
              <w:rPr>
                <w:rFonts w:ascii="Calibri" w:hAnsi="Calibri"/>
                <w:color w:val="000000"/>
                <w:sz w:val="24"/>
                <w:szCs w:val="24"/>
                <w:lang w:eastAsia="en-US"/>
              </w:rPr>
              <w:t>Rate Sensitive Liabilities</w:t>
            </w:r>
          </w:p>
        </w:tc>
      </w:tr>
      <w:tr w:rsidR="00946627" w:rsidRPr="00946627" w14:paraId="490C042F"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491DB145"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 xml:space="preserve">SRD </w:t>
            </w:r>
          </w:p>
        </w:tc>
        <w:tc>
          <w:tcPr>
            <w:tcW w:w="6650" w:type="dxa"/>
            <w:tcBorders>
              <w:top w:val="nil"/>
              <w:left w:val="nil"/>
              <w:bottom w:val="single" w:sz="8" w:space="0" w:color="auto"/>
              <w:right w:val="single" w:sz="8" w:space="0" w:color="auto"/>
            </w:tcBorders>
            <w:shd w:val="clear" w:color="auto" w:fill="auto"/>
            <w:vAlign w:val="center"/>
            <w:hideMark/>
          </w:tcPr>
          <w:p w14:paraId="13268D6B"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Strategy and Research Department</w:t>
            </w:r>
          </w:p>
        </w:tc>
      </w:tr>
      <w:tr w:rsidR="00946627" w:rsidRPr="00946627" w14:paraId="0C779691"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6D094F65"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TRY</w:t>
            </w:r>
          </w:p>
        </w:tc>
        <w:tc>
          <w:tcPr>
            <w:tcW w:w="6650" w:type="dxa"/>
            <w:tcBorders>
              <w:top w:val="nil"/>
              <w:left w:val="nil"/>
              <w:bottom w:val="single" w:sz="8" w:space="0" w:color="auto"/>
              <w:right w:val="single" w:sz="8" w:space="0" w:color="auto"/>
            </w:tcBorders>
            <w:shd w:val="clear" w:color="auto" w:fill="auto"/>
            <w:vAlign w:val="center"/>
            <w:hideMark/>
          </w:tcPr>
          <w:p w14:paraId="1937CB1B"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Treasury Department</w:t>
            </w:r>
          </w:p>
        </w:tc>
      </w:tr>
      <w:tr w:rsidR="00946627" w:rsidRPr="00946627" w14:paraId="1DEC3CBA" w14:textId="77777777" w:rsidTr="004D3480">
        <w:trPr>
          <w:trHeight w:val="286"/>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62D7DE4A"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TRY-BM</w:t>
            </w:r>
          </w:p>
        </w:tc>
        <w:tc>
          <w:tcPr>
            <w:tcW w:w="6650" w:type="dxa"/>
            <w:tcBorders>
              <w:top w:val="nil"/>
              <w:left w:val="nil"/>
              <w:bottom w:val="single" w:sz="8" w:space="0" w:color="auto"/>
              <w:right w:val="single" w:sz="8" w:space="0" w:color="auto"/>
            </w:tcBorders>
            <w:shd w:val="clear" w:color="auto" w:fill="auto"/>
            <w:vAlign w:val="center"/>
            <w:hideMark/>
          </w:tcPr>
          <w:p w14:paraId="0E779DC5"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Treasury Department - Business Management Team</w:t>
            </w:r>
          </w:p>
        </w:tc>
      </w:tr>
      <w:tr w:rsidR="00946627" w:rsidRPr="00946627" w14:paraId="0849DF6C" w14:textId="77777777" w:rsidTr="004D3480">
        <w:trPr>
          <w:trHeight w:val="322"/>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0AE25ADB"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TRY-BS</w:t>
            </w:r>
          </w:p>
        </w:tc>
        <w:tc>
          <w:tcPr>
            <w:tcW w:w="6650" w:type="dxa"/>
            <w:tcBorders>
              <w:top w:val="nil"/>
              <w:left w:val="nil"/>
              <w:bottom w:val="single" w:sz="8" w:space="0" w:color="auto"/>
              <w:right w:val="single" w:sz="8" w:space="0" w:color="auto"/>
            </w:tcBorders>
            <w:shd w:val="clear" w:color="auto" w:fill="auto"/>
            <w:vAlign w:val="center"/>
            <w:hideMark/>
          </w:tcPr>
          <w:p w14:paraId="28C42846"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 xml:space="preserve">Treasury Department - Balance Sheet Management Team </w:t>
            </w:r>
          </w:p>
        </w:tc>
      </w:tr>
      <w:tr w:rsidR="00946627" w:rsidRPr="00946627" w14:paraId="7E84205A" w14:textId="77777777" w:rsidTr="004D3480">
        <w:trPr>
          <w:trHeight w:val="330"/>
        </w:trPr>
        <w:tc>
          <w:tcPr>
            <w:tcW w:w="1720" w:type="dxa"/>
            <w:tcBorders>
              <w:top w:val="nil"/>
              <w:left w:val="single" w:sz="8" w:space="0" w:color="auto"/>
              <w:bottom w:val="single" w:sz="8" w:space="0" w:color="auto"/>
              <w:right w:val="single" w:sz="8" w:space="0" w:color="auto"/>
            </w:tcBorders>
            <w:shd w:val="clear" w:color="auto" w:fill="auto"/>
            <w:vAlign w:val="center"/>
            <w:hideMark/>
          </w:tcPr>
          <w:p w14:paraId="150CEB7C"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UAT</w:t>
            </w:r>
          </w:p>
        </w:tc>
        <w:tc>
          <w:tcPr>
            <w:tcW w:w="6650" w:type="dxa"/>
            <w:tcBorders>
              <w:top w:val="nil"/>
              <w:left w:val="nil"/>
              <w:bottom w:val="single" w:sz="8" w:space="0" w:color="auto"/>
              <w:right w:val="single" w:sz="8" w:space="0" w:color="auto"/>
            </w:tcBorders>
            <w:shd w:val="clear" w:color="auto" w:fill="auto"/>
            <w:vAlign w:val="center"/>
            <w:hideMark/>
          </w:tcPr>
          <w:p w14:paraId="2BB29ED5" w14:textId="77777777" w:rsidR="00946627" w:rsidRPr="00946627" w:rsidRDefault="00946627" w:rsidP="00946627">
            <w:pPr>
              <w:ind w:right="0"/>
              <w:rPr>
                <w:rFonts w:ascii="Calibri" w:hAnsi="Calibri"/>
                <w:color w:val="000000"/>
                <w:sz w:val="24"/>
                <w:szCs w:val="24"/>
                <w:lang w:eastAsia="en-US"/>
              </w:rPr>
            </w:pPr>
            <w:r w:rsidRPr="00946627">
              <w:rPr>
                <w:rFonts w:ascii="Calibri" w:hAnsi="Calibri"/>
                <w:color w:val="000000"/>
                <w:sz w:val="24"/>
                <w:szCs w:val="24"/>
                <w:lang w:eastAsia="en-US"/>
              </w:rPr>
              <w:t>User Acceptance Testing</w:t>
            </w:r>
          </w:p>
        </w:tc>
      </w:tr>
    </w:tbl>
    <w:p w14:paraId="0E61D827" w14:textId="77777777" w:rsidR="00946627" w:rsidRDefault="00946627" w:rsidP="004D3480">
      <w:pPr>
        <w:spacing w:line="240" w:lineRule="atLeast"/>
        <w:jc w:val="left"/>
        <w:rPr>
          <w:i/>
        </w:rPr>
      </w:pPr>
    </w:p>
    <w:p w14:paraId="4972AA55" w14:textId="77777777" w:rsidR="001B0F30" w:rsidRDefault="001B0F30">
      <w:pPr>
        <w:spacing w:line="240" w:lineRule="atLeast"/>
        <w:ind w:left="360" w:hanging="360"/>
        <w:jc w:val="left"/>
        <w:rPr>
          <w:i/>
        </w:rPr>
      </w:pPr>
    </w:p>
    <w:p w14:paraId="14E0EFD8" w14:textId="77777777" w:rsidR="0026469D" w:rsidRDefault="0026469D">
      <w:pPr>
        <w:spacing w:line="240" w:lineRule="atLeast"/>
        <w:ind w:left="360" w:hanging="360"/>
        <w:jc w:val="left"/>
        <w:rPr>
          <w:rFonts w:eastAsia="Arial Unicode MS"/>
          <w:b/>
          <w:color w:val="1F497D" w:themeColor="text2"/>
          <w:kern w:val="28"/>
          <w:sz w:val="32"/>
          <w:szCs w:val="32"/>
        </w:rPr>
      </w:pPr>
      <w:r>
        <w:br w:type="page"/>
      </w:r>
    </w:p>
    <w:p w14:paraId="7C3B5B03" w14:textId="54C7ED21" w:rsidR="001B0F30" w:rsidRDefault="001B0F30" w:rsidP="001B0F30">
      <w:pPr>
        <w:pStyle w:val="Level1"/>
        <w:numPr>
          <w:ilvl w:val="0"/>
          <w:numId w:val="0"/>
        </w:numPr>
      </w:pPr>
      <w:bookmarkStart w:id="97" w:name="_Toc59537608"/>
      <w:r>
        <w:lastRenderedPageBreak/>
        <w:t>Appendix</w:t>
      </w:r>
      <w:bookmarkEnd w:id="97"/>
    </w:p>
    <w:p w14:paraId="1AEACBB6" w14:textId="189432D4" w:rsidR="00701E79" w:rsidRPr="004A4A32" w:rsidRDefault="008E251F" w:rsidP="004A4A32">
      <w:pPr>
        <w:pStyle w:val="AppendixHeading"/>
      </w:pPr>
      <w:bookmarkStart w:id="98" w:name="_Ref51715989"/>
      <w:bookmarkStart w:id="99" w:name="_Ref51716018"/>
      <w:bookmarkStart w:id="100" w:name="_Ref51716049"/>
      <w:bookmarkStart w:id="101" w:name="_Toc59537609"/>
      <w:r>
        <w:t>PROFITstar®</w:t>
      </w:r>
      <w:r w:rsidR="004A4A32" w:rsidRPr="00701E79">
        <w:t xml:space="preserve"> Download Setup Option</w:t>
      </w:r>
      <w:bookmarkEnd w:id="98"/>
      <w:bookmarkEnd w:id="99"/>
      <w:bookmarkEnd w:id="100"/>
      <w:bookmarkEnd w:id="101"/>
    </w:p>
    <w:p w14:paraId="1D0D62C8" w14:textId="77777777" w:rsidR="00701E79" w:rsidRDefault="00701E79" w:rsidP="00701E79">
      <w:pPr>
        <w:pStyle w:val="Default"/>
        <w:rPr>
          <w:sz w:val="22"/>
          <w:szCs w:val="22"/>
        </w:rPr>
      </w:pPr>
      <w:r>
        <w:rPr>
          <w:sz w:val="22"/>
          <w:szCs w:val="22"/>
        </w:rPr>
        <w:t>Download Setup Option can be accessed either directly from step 6 of the Update Wizard or via menu as shown in the screen below</w:t>
      </w:r>
    </w:p>
    <w:p w14:paraId="1F38498B" w14:textId="67D5B0D5" w:rsidR="00701E79" w:rsidRDefault="00701E79" w:rsidP="00701E79">
      <w:pPr>
        <w:pStyle w:val="Default"/>
        <w:rPr>
          <w:sz w:val="22"/>
          <w:szCs w:val="22"/>
        </w:rPr>
      </w:pPr>
      <w:r>
        <w:rPr>
          <w:sz w:val="22"/>
          <w:szCs w:val="22"/>
        </w:rPr>
        <w:t xml:space="preserve">Prior to the use of the setup, it is important to have the core data file and know the identifying key field(s) that will be used to map over data into </w:t>
      </w:r>
      <w:r w:rsidR="008E251F">
        <w:rPr>
          <w:sz w:val="22"/>
          <w:szCs w:val="22"/>
        </w:rPr>
        <w:t>PROFITstar®</w:t>
      </w:r>
      <w:r>
        <w:rPr>
          <w:sz w:val="22"/>
          <w:szCs w:val="22"/>
        </w:rPr>
        <w:t xml:space="preserve">. </w:t>
      </w:r>
    </w:p>
    <w:p w14:paraId="784140F9" w14:textId="77777777" w:rsidR="00701E79" w:rsidRDefault="00701E79" w:rsidP="00701E79">
      <w:r>
        <w:rPr>
          <w:noProof/>
          <w:lang w:eastAsia="en-US"/>
        </w:rPr>
        <w:drawing>
          <wp:inline distT="0" distB="0" distL="0" distR="0" wp14:anchorId="57D3052A" wp14:editId="5579F246">
            <wp:extent cx="5939790" cy="3114675"/>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114675"/>
                    </a:xfrm>
                    <a:prstGeom prst="rect">
                      <a:avLst/>
                    </a:prstGeom>
                    <a:noFill/>
                    <a:ln>
                      <a:noFill/>
                    </a:ln>
                  </pic:spPr>
                </pic:pic>
              </a:graphicData>
            </a:graphic>
          </wp:inline>
        </w:drawing>
      </w:r>
    </w:p>
    <w:p w14:paraId="7A6677C8" w14:textId="77777777" w:rsidR="00701E79" w:rsidRDefault="00701E79" w:rsidP="00701E79">
      <w:pPr>
        <w:rPr>
          <w:b/>
          <w:bCs/>
          <w:sz w:val="28"/>
          <w:szCs w:val="28"/>
        </w:rPr>
      </w:pPr>
    </w:p>
    <w:p w14:paraId="480E2014" w14:textId="77777777" w:rsidR="00701E79" w:rsidRDefault="00701E79" w:rsidP="00701E79">
      <w:r>
        <w:rPr>
          <w:b/>
          <w:bCs/>
          <w:sz w:val="28"/>
          <w:szCs w:val="28"/>
        </w:rPr>
        <w:t>Step by Step: Download Setup Option: Add New File</w:t>
      </w:r>
    </w:p>
    <w:tbl>
      <w:tblPr>
        <w:tblStyle w:val="TableGrid"/>
        <w:tblW w:w="10345" w:type="dxa"/>
        <w:tblLook w:val="04A0" w:firstRow="1" w:lastRow="0" w:firstColumn="1" w:lastColumn="0" w:noHBand="0" w:noVBand="1"/>
      </w:tblPr>
      <w:tblGrid>
        <w:gridCol w:w="4211"/>
        <w:gridCol w:w="6134"/>
      </w:tblGrid>
      <w:tr w:rsidR="00701E79" w14:paraId="794B5FBE" w14:textId="77777777" w:rsidTr="00701E79">
        <w:tc>
          <w:tcPr>
            <w:tcW w:w="4443" w:type="dxa"/>
          </w:tcPr>
          <w:p w14:paraId="60F172CF" w14:textId="77777777" w:rsidR="00701E79" w:rsidRDefault="00701E79" w:rsidP="00701E79">
            <w:pPr>
              <w:pStyle w:val="Default"/>
              <w:rPr>
                <w:color w:val="auto"/>
              </w:rPr>
            </w:pPr>
          </w:p>
          <w:p w14:paraId="29CE5D58" w14:textId="77777777" w:rsidR="00701E79" w:rsidRDefault="00701E79" w:rsidP="00701E79">
            <w:pPr>
              <w:pStyle w:val="Default"/>
              <w:rPr>
                <w:sz w:val="22"/>
                <w:szCs w:val="22"/>
              </w:rPr>
            </w:pPr>
            <w:r>
              <w:rPr>
                <w:b/>
                <w:bCs/>
                <w:sz w:val="22"/>
                <w:szCs w:val="22"/>
              </w:rPr>
              <w:t xml:space="preserve">1. </w:t>
            </w:r>
            <w:r>
              <w:rPr>
                <w:sz w:val="22"/>
                <w:szCs w:val="22"/>
              </w:rPr>
              <w:t xml:space="preserve"> Click the </w:t>
            </w:r>
            <w:r>
              <w:rPr>
                <w:b/>
                <w:bCs/>
                <w:sz w:val="22"/>
                <w:szCs w:val="22"/>
              </w:rPr>
              <w:t xml:space="preserve">Add </w:t>
            </w:r>
            <w:r>
              <w:rPr>
                <w:sz w:val="22"/>
                <w:szCs w:val="22"/>
              </w:rPr>
              <w:t>button to create a new file setup</w:t>
            </w:r>
          </w:p>
          <w:p w14:paraId="6CDFD341" w14:textId="77777777" w:rsidR="00701E79" w:rsidRDefault="00701E79" w:rsidP="00701E79">
            <w:r>
              <w:rPr>
                <w:sz w:val="20"/>
                <w:szCs w:val="20"/>
              </w:rPr>
              <w:t xml:space="preserve">. </w:t>
            </w:r>
          </w:p>
        </w:tc>
        <w:tc>
          <w:tcPr>
            <w:tcW w:w="5902" w:type="dxa"/>
          </w:tcPr>
          <w:p w14:paraId="61B86018" w14:textId="77777777" w:rsidR="00701E79" w:rsidRDefault="00701E79" w:rsidP="00701E79">
            <w:r>
              <w:object w:dxaOrig="9915" w:dyaOrig="6045" w14:anchorId="2D349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59pt" o:ole="">
                  <v:imagedata r:id="rId15" o:title=""/>
                </v:shape>
                <o:OLEObject Type="Embed" ProgID="PBrush" ShapeID="_x0000_i1025" DrawAspect="Content" ObjectID="_1691391303" r:id="rId16"/>
              </w:object>
            </w:r>
          </w:p>
        </w:tc>
      </w:tr>
      <w:tr w:rsidR="00701E79" w14:paraId="7DD4E129" w14:textId="77777777" w:rsidTr="00701E79">
        <w:tc>
          <w:tcPr>
            <w:tcW w:w="4443" w:type="dxa"/>
          </w:tcPr>
          <w:p w14:paraId="5BA4F2DC" w14:textId="77777777" w:rsidR="00701E79" w:rsidRDefault="00701E79" w:rsidP="00701E79">
            <w:pPr>
              <w:pStyle w:val="Default"/>
              <w:rPr>
                <w:color w:val="auto"/>
              </w:rPr>
            </w:pPr>
          </w:p>
          <w:p w14:paraId="6205BF0E" w14:textId="77777777" w:rsidR="00701E79" w:rsidRDefault="00701E79" w:rsidP="00701E79">
            <w:pPr>
              <w:pStyle w:val="Default"/>
              <w:rPr>
                <w:sz w:val="22"/>
                <w:szCs w:val="22"/>
              </w:rPr>
            </w:pPr>
            <w:r>
              <w:rPr>
                <w:b/>
                <w:bCs/>
                <w:sz w:val="22"/>
                <w:szCs w:val="22"/>
              </w:rPr>
              <w:t xml:space="preserve">2. </w:t>
            </w:r>
            <w:r>
              <w:rPr>
                <w:sz w:val="22"/>
                <w:szCs w:val="22"/>
              </w:rPr>
              <w:t xml:space="preserve">Click the </w:t>
            </w:r>
            <w:r>
              <w:rPr>
                <w:b/>
                <w:bCs/>
                <w:sz w:val="22"/>
                <w:szCs w:val="22"/>
              </w:rPr>
              <w:t xml:space="preserve">Browse </w:t>
            </w:r>
            <w:r>
              <w:rPr>
                <w:sz w:val="22"/>
                <w:szCs w:val="22"/>
              </w:rPr>
              <w:t>button to locate the source data file you would like to import</w:t>
            </w:r>
          </w:p>
          <w:p w14:paraId="117F73D3" w14:textId="77777777" w:rsidR="00701E79" w:rsidRDefault="00701E79" w:rsidP="00701E79">
            <w:pPr>
              <w:pStyle w:val="Default"/>
              <w:rPr>
                <w:sz w:val="22"/>
                <w:szCs w:val="22"/>
              </w:rPr>
            </w:pPr>
          </w:p>
          <w:p w14:paraId="618B232B" w14:textId="77777777" w:rsidR="00701E79" w:rsidRDefault="00701E79" w:rsidP="00701E79">
            <w:pPr>
              <w:pStyle w:val="Default"/>
              <w:rPr>
                <w:sz w:val="22"/>
                <w:szCs w:val="22"/>
              </w:rPr>
            </w:pPr>
          </w:p>
          <w:p w14:paraId="31D10755" w14:textId="77777777" w:rsidR="00701E79" w:rsidRDefault="00701E79" w:rsidP="00701E79">
            <w:pPr>
              <w:pStyle w:val="Default"/>
              <w:rPr>
                <w:sz w:val="22"/>
                <w:szCs w:val="22"/>
              </w:rPr>
            </w:pPr>
            <w:r>
              <w:rPr>
                <w:sz w:val="22"/>
                <w:szCs w:val="22"/>
              </w:rPr>
              <w:t xml:space="preserve">• Use the file explorer window to locate and then Click the </w:t>
            </w:r>
            <w:r w:rsidRPr="0029605D">
              <w:rPr>
                <w:b/>
                <w:sz w:val="22"/>
                <w:szCs w:val="22"/>
              </w:rPr>
              <w:t>Open</w:t>
            </w:r>
            <w:r>
              <w:rPr>
                <w:sz w:val="22"/>
                <w:szCs w:val="22"/>
              </w:rPr>
              <w:t xml:space="preserve"> button </w:t>
            </w:r>
          </w:p>
          <w:p w14:paraId="3B131222" w14:textId="77777777" w:rsidR="00701E79" w:rsidRDefault="00701E79" w:rsidP="00701E79">
            <w:pPr>
              <w:pStyle w:val="Default"/>
              <w:rPr>
                <w:sz w:val="22"/>
                <w:szCs w:val="22"/>
              </w:rPr>
            </w:pPr>
          </w:p>
          <w:p w14:paraId="65AB7C6A" w14:textId="77777777" w:rsidR="00701E79" w:rsidRDefault="00701E79" w:rsidP="00701E79"/>
        </w:tc>
        <w:tc>
          <w:tcPr>
            <w:tcW w:w="5902" w:type="dxa"/>
          </w:tcPr>
          <w:p w14:paraId="7ED0D515" w14:textId="77777777" w:rsidR="00701E79" w:rsidRDefault="00701E79" w:rsidP="00701E79">
            <w:r>
              <w:object w:dxaOrig="10125" w:dyaOrig="6030" w14:anchorId="55542D44">
                <v:shape id="_x0000_i1026" type="#_x0000_t75" style="width:252pt;height:150.75pt" o:ole="">
                  <v:imagedata r:id="rId17" o:title=""/>
                </v:shape>
                <o:OLEObject Type="Embed" ProgID="PBrush" ShapeID="_x0000_i1026" DrawAspect="Content" ObjectID="_1691391304" r:id="rId18"/>
              </w:object>
            </w:r>
          </w:p>
          <w:p w14:paraId="2C8B7A05" w14:textId="77777777" w:rsidR="00701E79" w:rsidRDefault="00701E79" w:rsidP="00701E79">
            <w:r>
              <w:rPr>
                <w:noProof/>
                <w:lang w:eastAsia="en-US"/>
              </w:rPr>
              <w:drawing>
                <wp:inline distT="0" distB="0" distL="0" distR="0" wp14:anchorId="4250555A" wp14:editId="1EE72315">
                  <wp:extent cx="3172460" cy="185433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3196" cy="1860605"/>
                          </a:xfrm>
                          <a:prstGeom prst="rect">
                            <a:avLst/>
                          </a:prstGeom>
                        </pic:spPr>
                      </pic:pic>
                    </a:graphicData>
                  </a:graphic>
                </wp:inline>
              </w:drawing>
            </w:r>
          </w:p>
        </w:tc>
      </w:tr>
      <w:tr w:rsidR="00701E79" w14:paraId="6CEDFF47" w14:textId="77777777" w:rsidTr="00701E79">
        <w:tc>
          <w:tcPr>
            <w:tcW w:w="4443" w:type="dxa"/>
          </w:tcPr>
          <w:p w14:paraId="6ACEEFCE" w14:textId="77777777" w:rsidR="00701E79" w:rsidRDefault="00701E79" w:rsidP="00701E79">
            <w:pPr>
              <w:pStyle w:val="Default"/>
              <w:rPr>
                <w:color w:val="auto"/>
              </w:rPr>
            </w:pPr>
          </w:p>
          <w:p w14:paraId="1FD2B33D" w14:textId="77777777" w:rsidR="00701E79" w:rsidRDefault="00701E79" w:rsidP="00701E79">
            <w:pPr>
              <w:pStyle w:val="Default"/>
              <w:rPr>
                <w:sz w:val="22"/>
                <w:szCs w:val="22"/>
              </w:rPr>
            </w:pPr>
            <w:r>
              <w:rPr>
                <w:b/>
                <w:bCs/>
                <w:sz w:val="22"/>
                <w:szCs w:val="22"/>
              </w:rPr>
              <w:t xml:space="preserve">3. </w:t>
            </w:r>
            <w:r>
              <w:rPr>
                <w:sz w:val="22"/>
                <w:szCs w:val="22"/>
              </w:rPr>
              <w:t xml:space="preserve">Select the </w:t>
            </w:r>
            <w:r>
              <w:rPr>
                <w:b/>
                <w:bCs/>
                <w:sz w:val="22"/>
                <w:szCs w:val="22"/>
              </w:rPr>
              <w:t xml:space="preserve">File Type </w:t>
            </w:r>
            <w:r>
              <w:rPr>
                <w:sz w:val="22"/>
                <w:szCs w:val="22"/>
              </w:rPr>
              <w:t xml:space="preserve">from the dropdown list </w:t>
            </w:r>
          </w:p>
          <w:p w14:paraId="7132F94F" w14:textId="77777777" w:rsidR="00701E79" w:rsidRDefault="00701E79" w:rsidP="00701E79">
            <w:pPr>
              <w:pStyle w:val="Default"/>
              <w:rPr>
                <w:sz w:val="22"/>
                <w:szCs w:val="22"/>
              </w:rPr>
            </w:pPr>
          </w:p>
          <w:p w14:paraId="4B9336D9" w14:textId="77777777" w:rsidR="00701E79" w:rsidRDefault="00701E79" w:rsidP="00701E79">
            <w:pPr>
              <w:pStyle w:val="Default"/>
              <w:rPr>
                <w:sz w:val="20"/>
                <w:szCs w:val="20"/>
              </w:rPr>
            </w:pPr>
            <w:r>
              <w:rPr>
                <w:sz w:val="20"/>
                <w:szCs w:val="20"/>
              </w:rPr>
              <w:t>There are 9 File Type that fall under 3 major categories</w:t>
            </w:r>
          </w:p>
          <w:p w14:paraId="69ABF314" w14:textId="77777777" w:rsidR="00701E79" w:rsidRDefault="00701E79" w:rsidP="00320D3D">
            <w:pPr>
              <w:pStyle w:val="Default"/>
              <w:widowControl/>
              <w:numPr>
                <w:ilvl w:val="0"/>
                <w:numId w:val="14"/>
              </w:numPr>
              <w:spacing w:after="0" w:line="240" w:lineRule="auto"/>
              <w:rPr>
                <w:sz w:val="20"/>
                <w:szCs w:val="20"/>
              </w:rPr>
            </w:pPr>
            <w:r>
              <w:rPr>
                <w:sz w:val="20"/>
                <w:szCs w:val="20"/>
              </w:rPr>
              <w:t>Databank</w:t>
            </w:r>
          </w:p>
          <w:p w14:paraId="049934B7" w14:textId="77777777" w:rsidR="00701E79" w:rsidRDefault="00701E79" w:rsidP="00320D3D">
            <w:pPr>
              <w:pStyle w:val="Default"/>
              <w:widowControl/>
              <w:numPr>
                <w:ilvl w:val="1"/>
                <w:numId w:val="14"/>
              </w:numPr>
              <w:spacing w:after="0" w:line="240" w:lineRule="auto"/>
              <w:rPr>
                <w:sz w:val="20"/>
                <w:szCs w:val="20"/>
              </w:rPr>
            </w:pPr>
            <w:r>
              <w:rPr>
                <w:sz w:val="20"/>
                <w:szCs w:val="20"/>
              </w:rPr>
              <w:t>Global Databank</w:t>
            </w:r>
          </w:p>
          <w:p w14:paraId="0487F9EB" w14:textId="77777777" w:rsidR="00701E79" w:rsidRDefault="00701E79" w:rsidP="00320D3D">
            <w:pPr>
              <w:pStyle w:val="Default"/>
              <w:widowControl/>
              <w:numPr>
                <w:ilvl w:val="1"/>
                <w:numId w:val="14"/>
              </w:numPr>
              <w:spacing w:after="0" w:line="240" w:lineRule="auto"/>
              <w:rPr>
                <w:sz w:val="20"/>
                <w:szCs w:val="20"/>
              </w:rPr>
            </w:pPr>
            <w:r>
              <w:rPr>
                <w:sz w:val="20"/>
                <w:szCs w:val="20"/>
              </w:rPr>
              <w:t>Organizational Databank</w:t>
            </w:r>
          </w:p>
          <w:p w14:paraId="6F8B7101" w14:textId="77777777" w:rsidR="00701E79" w:rsidRDefault="00701E79" w:rsidP="00320D3D">
            <w:pPr>
              <w:pStyle w:val="Default"/>
              <w:widowControl/>
              <w:numPr>
                <w:ilvl w:val="0"/>
                <w:numId w:val="14"/>
              </w:numPr>
              <w:spacing w:after="0" w:line="240" w:lineRule="auto"/>
              <w:rPr>
                <w:sz w:val="20"/>
                <w:szCs w:val="20"/>
              </w:rPr>
            </w:pPr>
            <w:r>
              <w:rPr>
                <w:sz w:val="20"/>
                <w:szCs w:val="20"/>
              </w:rPr>
              <w:t>General Ledger</w:t>
            </w:r>
          </w:p>
          <w:p w14:paraId="537B1BE3" w14:textId="77777777" w:rsidR="00701E79" w:rsidRDefault="00701E79" w:rsidP="00320D3D">
            <w:pPr>
              <w:pStyle w:val="Default"/>
              <w:widowControl/>
              <w:numPr>
                <w:ilvl w:val="1"/>
                <w:numId w:val="14"/>
              </w:numPr>
              <w:spacing w:after="0" w:line="240" w:lineRule="auto"/>
              <w:rPr>
                <w:sz w:val="20"/>
                <w:szCs w:val="20"/>
              </w:rPr>
            </w:pPr>
            <w:r>
              <w:rPr>
                <w:sz w:val="20"/>
                <w:szCs w:val="20"/>
              </w:rPr>
              <w:t>Balance Sheet</w:t>
            </w:r>
          </w:p>
          <w:p w14:paraId="34E9BC4A" w14:textId="77777777" w:rsidR="00701E79" w:rsidRDefault="00701E79" w:rsidP="00320D3D">
            <w:pPr>
              <w:pStyle w:val="Default"/>
              <w:widowControl/>
              <w:numPr>
                <w:ilvl w:val="1"/>
                <w:numId w:val="14"/>
              </w:numPr>
              <w:spacing w:after="0" w:line="240" w:lineRule="auto"/>
              <w:rPr>
                <w:sz w:val="20"/>
                <w:szCs w:val="20"/>
              </w:rPr>
            </w:pPr>
            <w:r>
              <w:rPr>
                <w:sz w:val="20"/>
                <w:szCs w:val="20"/>
              </w:rPr>
              <w:t>Income Statement</w:t>
            </w:r>
          </w:p>
          <w:p w14:paraId="05E94125" w14:textId="77777777" w:rsidR="00701E79" w:rsidRDefault="00701E79" w:rsidP="00320D3D">
            <w:pPr>
              <w:pStyle w:val="Default"/>
              <w:widowControl/>
              <w:numPr>
                <w:ilvl w:val="0"/>
                <w:numId w:val="14"/>
              </w:numPr>
              <w:spacing w:after="0" w:line="240" w:lineRule="auto"/>
              <w:rPr>
                <w:sz w:val="20"/>
                <w:szCs w:val="20"/>
              </w:rPr>
            </w:pPr>
            <w:r>
              <w:rPr>
                <w:sz w:val="20"/>
                <w:szCs w:val="20"/>
              </w:rPr>
              <w:t>Application Files</w:t>
            </w:r>
          </w:p>
          <w:p w14:paraId="6074EF3F" w14:textId="77777777" w:rsidR="00701E79" w:rsidRDefault="00701E79" w:rsidP="00320D3D">
            <w:pPr>
              <w:pStyle w:val="Default"/>
              <w:widowControl/>
              <w:numPr>
                <w:ilvl w:val="1"/>
                <w:numId w:val="14"/>
              </w:numPr>
              <w:spacing w:after="0" w:line="240" w:lineRule="auto"/>
              <w:rPr>
                <w:sz w:val="20"/>
                <w:szCs w:val="20"/>
              </w:rPr>
            </w:pPr>
            <w:r>
              <w:rPr>
                <w:sz w:val="20"/>
                <w:szCs w:val="20"/>
              </w:rPr>
              <w:t>Loans</w:t>
            </w:r>
          </w:p>
          <w:p w14:paraId="010B36AE" w14:textId="77777777" w:rsidR="00701E79" w:rsidRDefault="00701E79" w:rsidP="00320D3D">
            <w:pPr>
              <w:pStyle w:val="Default"/>
              <w:widowControl/>
              <w:numPr>
                <w:ilvl w:val="1"/>
                <w:numId w:val="14"/>
              </w:numPr>
              <w:spacing w:after="0" w:line="240" w:lineRule="auto"/>
              <w:rPr>
                <w:sz w:val="20"/>
                <w:szCs w:val="20"/>
              </w:rPr>
            </w:pPr>
            <w:r>
              <w:rPr>
                <w:sz w:val="20"/>
                <w:szCs w:val="20"/>
              </w:rPr>
              <w:t>Investments</w:t>
            </w:r>
          </w:p>
          <w:p w14:paraId="263D6F2E" w14:textId="77777777" w:rsidR="00701E79" w:rsidRDefault="00701E79" w:rsidP="00320D3D">
            <w:pPr>
              <w:pStyle w:val="Default"/>
              <w:widowControl/>
              <w:numPr>
                <w:ilvl w:val="1"/>
                <w:numId w:val="14"/>
              </w:numPr>
              <w:spacing w:after="0" w:line="240" w:lineRule="auto"/>
              <w:rPr>
                <w:sz w:val="20"/>
                <w:szCs w:val="20"/>
              </w:rPr>
            </w:pPr>
            <w:r>
              <w:rPr>
                <w:sz w:val="20"/>
                <w:szCs w:val="20"/>
              </w:rPr>
              <w:t>Demand Deposits</w:t>
            </w:r>
          </w:p>
          <w:p w14:paraId="1DDEF382" w14:textId="77777777" w:rsidR="00701E79" w:rsidRDefault="00701E79" w:rsidP="00320D3D">
            <w:pPr>
              <w:pStyle w:val="Default"/>
              <w:widowControl/>
              <w:numPr>
                <w:ilvl w:val="1"/>
                <w:numId w:val="14"/>
              </w:numPr>
              <w:spacing w:after="0" w:line="240" w:lineRule="auto"/>
              <w:rPr>
                <w:sz w:val="20"/>
                <w:szCs w:val="20"/>
              </w:rPr>
            </w:pPr>
            <w:r>
              <w:rPr>
                <w:sz w:val="20"/>
                <w:szCs w:val="20"/>
              </w:rPr>
              <w:t>Time Deposits</w:t>
            </w:r>
          </w:p>
          <w:p w14:paraId="0D307F42" w14:textId="77777777" w:rsidR="00701E79" w:rsidRDefault="00701E79" w:rsidP="00320D3D">
            <w:pPr>
              <w:pStyle w:val="Default"/>
              <w:widowControl/>
              <w:numPr>
                <w:ilvl w:val="1"/>
                <w:numId w:val="14"/>
              </w:numPr>
              <w:spacing w:after="0" w:line="240" w:lineRule="auto"/>
              <w:rPr>
                <w:sz w:val="20"/>
                <w:szCs w:val="20"/>
              </w:rPr>
            </w:pPr>
            <w:r>
              <w:rPr>
                <w:sz w:val="20"/>
                <w:szCs w:val="20"/>
              </w:rPr>
              <w:t>Borrowings</w:t>
            </w:r>
          </w:p>
          <w:p w14:paraId="188ECB93" w14:textId="77777777" w:rsidR="00701E79" w:rsidRDefault="00701E79" w:rsidP="00701E79">
            <w:pPr>
              <w:pStyle w:val="Default"/>
              <w:ind w:left="720"/>
              <w:rPr>
                <w:sz w:val="20"/>
                <w:szCs w:val="20"/>
              </w:rPr>
            </w:pPr>
          </w:p>
          <w:p w14:paraId="39249843" w14:textId="77777777" w:rsidR="00701E79" w:rsidRDefault="00701E79" w:rsidP="00701E79">
            <w:pPr>
              <w:pStyle w:val="Default"/>
              <w:rPr>
                <w:sz w:val="22"/>
                <w:szCs w:val="22"/>
              </w:rPr>
            </w:pPr>
          </w:p>
          <w:p w14:paraId="4BF219F8" w14:textId="77777777" w:rsidR="00701E79" w:rsidRDefault="00701E79" w:rsidP="00701E79"/>
        </w:tc>
        <w:tc>
          <w:tcPr>
            <w:tcW w:w="5902" w:type="dxa"/>
          </w:tcPr>
          <w:p w14:paraId="21DB162A" w14:textId="77777777" w:rsidR="00701E79" w:rsidRDefault="00701E79" w:rsidP="00701E79">
            <w:r>
              <w:object w:dxaOrig="9960" w:dyaOrig="6045" w14:anchorId="195960EC">
                <v:shape id="_x0000_i1027" type="#_x0000_t75" style="width:252pt;height:150.75pt" o:ole="">
                  <v:imagedata r:id="rId20" o:title=""/>
                </v:shape>
                <o:OLEObject Type="Embed" ProgID="PBrush" ShapeID="_x0000_i1027" DrawAspect="Content" ObjectID="_1691391305" r:id="rId21"/>
              </w:object>
            </w:r>
          </w:p>
        </w:tc>
      </w:tr>
      <w:tr w:rsidR="00701E79" w14:paraId="25CAF1D4" w14:textId="77777777" w:rsidTr="00701E79">
        <w:tc>
          <w:tcPr>
            <w:tcW w:w="4443" w:type="dxa"/>
          </w:tcPr>
          <w:p w14:paraId="01674593" w14:textId="77777777" w:rsidR="00701E79" w:rsidRDefault="00701E79" w:rsidP="00701E79">
            <w:pPr>
              <w:pStyle w:val="Default"/>
              <w:rPr>
                <w:color w:val="auto"/>
              </w:rPr>
            </w:pPr>
          </w:p>
          <w:p w14:paraId="71E4D8C3" w14:textId="77777777" w:rsidR="00701E79" w:rsidRDefault="00701E79" w:rsidP="00320D3D">
            <w:pPr>
              <w:pStyle w:val="Default"/>
              <w:widowControl/>
              <w:numPr>
                <w:ilvl w:val="0"/>
                <w:numId w:val="14"/>
              </w:numPr>
              <w:spacing w:after="0" w:line="240" w:lineRule="auto"/>
              <w:rPr>
                <w:sz w:val="22"/>
                <w:szCs w:val="22"/>
              </w:rPr>
            </w:pPr>
            <w:r>
              <w:rPr>
                <w:sz w:val="22"/>
                <w:szCs w:val="22"/>
              </w:rPr>
              <w:t xml:space="preserve">Click </w:t>
            </w:r>
            <w:r>
              <w:rPr>
                <w:b/>
                <w:bCs/>
                <w:sz w:val="22"/>
                <w:szCs w:val="22"/>
              </w:rPr>
              <w:t>New</w:t>
            </w:r>
            <w:r>
              <w:rPr>
                <w:sz w:val="22"/>
                <w:szCs w:val="22"/>
              </w:rPr>
              <w:t xml:space="preserve">. Under </w:t>
            </w:r>
            <w:r w:rsidRPr="003E21FD">
              <w:rPr>
                <w:b/>
                <w:sz w:val="22"/>
                <w:szCs w:val="22"/>
              </w:rPr>
              <w:t>File Layout</w:t>
            </w:r>
          </w:p>
          <w:p w14:paraId="735CB22A" w14:textId="77777777" w:rsidR="00701E79" w:rsidRDefault="00701E79" w:rsidP="00701E79">
            <w:pPr>
              <w:pStyle w:val="Default"/>
              <w:rPr>
                <w:sz w:val="22"/>
                <w:szCs w:val="22"/>
              </w:rPr>
            </w:pPr>
          </w:p>
          <w:p w14:paraId="462BEE44" w14:textId="77777777" w:rsidR="00701E79" w:rsidRDefault="00701E79" w:rsidP="00701E79">
            <w:pPr>
              <w:pStyle w:val="Default"/>
              <w:rPr>
                <w:sz w:val="22"/>
                <w:szCs w:val="22"/>
              </w:rPr>
            </w:pPr>
          </w:p>
          <w:p w14:paraId="1E608E08" w14:textId="77777777" w:rsidR="00701E79" w:rsidRDefault="00701E79" w:rsidP="00701E79">
            <w:pPr>
              <w:pStyle w:val="Default"/>
              <w:rPr>
                <w:sz w:val="22"/>
                <w:szCs w:val="22"/>
              </w:rPr>
            </w:pPr>
            <w:r>
              <w:rPr>
                <w:sz w:val="22"/>
                <w:szCs w:val="22"/>
              </w:rPr>
              <w:t xml:space="preserve">• Enter a New name for the layout as Prompt by the message box </w:t>
            </w:r>
          </w:p>
          <w:p w14:paraId="79358EE3" w14:textId="77777777" w:rsidR="00701E79" w:rsidRDefault="00701E79" w:rsidP="00701E79">
            <w:pPr>
              <w:pStyle w:val="Default"/>
              <w:rPr>
                <w:sz w:val="22"/>
                <w:szCs w:val="22"/>
              </w:rPr>
            </w:pPr>
          </w:p>
          <w:p w14:paraId="16B78D55" w14:textId="77777777" w:rsidR="00701E79" w:rsidRDefault="00701E79" w:rsidP="00701E79">
            <w:pPr>
              <w:pStyle w:val="Default"/>
              <w:rPr>
                <w:sz w:val="22"/>
                <w:szCs w:val="22"/>
              </w:rPr>
            </w:pPr>
          </w:p>
          <w:p w14:paraId="1AB5BAE4" w14:textId="77777777" w:rsidR="00701E79" w:rsidRDefault="00701E79" w:rsidP="00701E79"/>
        </w:tc>
        <w:tc>
          <w:tcPr>
            <w:tcW w:w="5902" w:type="dxa"/>
          </w:tcPr>
          <w:p w14:paraId="48CF7B78" w14:textId="77777777" w:rsidR="00701E79" w:rsidRDefault="00701E79" w:rsidP="00701E79">
            <w:r>
              <w:object w:dxaOrig="9855" w:dyaOrig="6120" w14:anchorId="14E801B3">
                <v:shape id="_x0000_i1028" type="#_x0000_t75" style="width:252pt;height:151.5pt" o:ole="">
                  <v:imagedata r:id="rId22" o:title=""/>
                </v:shape>
                <o:OLEObject Type="Embed" ProgID="PBrush" ShapeID="_x0000_i1028" DrawAspect="Content" ObjectID="_1691391306" r:id="rId23"/>
              </w:object>
            </w:r>
          </w:p>
          <w:p w14:paraId="5AC07EBD" w14:textId="77777777" w:rsidR="00701E79" w:rsidRDefault="00701E79" w:rsidP="00701E79">
            <w:r>
              <w:rPr>
                <w:noProof/>
                <w:lang w:eastAsia="en-US"/>
              </w:rPr>
              <w:drawing>
                <wp:inline distT="0" distB="0" distL="0" distR="0" wp14:anchorId="243997C0" wp14:editId="507F604A">
                  <wp:extent cx="3129915" cy="19478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5921" cy="1964021"/>
                          </a:xfrm>
                          <a:prstGeom prst="rect">
                            <a:avLst/>
                          </a:prstGeom>
                        </pic:spPr>
                      </pic:pic>
                    </a:graphicData>
                  </a:graphic>
                </wp:inline>
              </w:drawing>
            </w:r>
          </w:p>
        </w:tc>
      </w:tr>
      <w:tr w:rsidR="00701E79" w14:paraId="519B1F76" w14:textId="77777777" w:rsidTr="00701E79">
        <w:tc>
          <w:tcPr>
            <w:tcW w:w="4443" w:type="dxa"/>
          </w:tcPr>
          <w:p w14:paraId="75AC0B55" w14:textId="77777777" w:rsidR="00701E79" w:rsidRDefault="00701E79" w:rsidP="00701E79">
            <w:pPr>
              <w:pStyle w:val="Default"/>
              <w:rPr>
                <w:color w:val="auto"/>
              </w:rPr>
            </w:pPr>
          </w:p>
          <w:p w14:paraId="643BBA5B" w14:textId="77777777" w:rsidR="00701E79" w:rsidRDefault="00701E79" w:rsidP="00320D3D">
            <w:pPr>
              <w:pStyle w:val="Default"/>
              <w:widowControl/>
              <w:numPr>
                <w:ilvl w:val="0"/>
                <w:numId w:val="14"/>
              </w:numPr>
              <w:spacing w:after="0" w:line="240" w:lineRule="auto"/>
              <w:rPr>
                <w:sz w:val="22"/>
                <w:szCs w:val="22"/>
              </w:rPr>
            </w:pPr>
            <w:r>
              <w:rPr>
                <w:sz w:val="22"/>
                <w:szCs w:val="22"/>
              </w:rPr>
              <w:t>The download setup will open a new window, File Layout Setup</w:t>
            </w:r>
          </w:p>
          <w:p w14:paraId="62692646" w14:textId="77777777" w:rsidR="00701E79" w:rsidRPr="008036DE" w:rsidRDefault="00701E79" w:rsidP="00701E79">
            <w:pPr>
              <w:pStyle w:val="Default"/>
              <w:rPr>
                <w:sz w:val="22"/>
                <w:szCs w:val="22"/>
              </w:rPr>
            </w:pPr>
            <w:r w:rsidRPr="008036DE">
              <w:rPr>
                <w:sz w:val="22"/>
                <w:szCs w:val="22"/>
              </w:rPr>
              <w:t xml:space="preserve"> </w:t>
            </w:r>
          </w:p>
          <w:p w14:paraId="76EE36E0" w14:textId="77777777" w:rsidR="00701E79" w:rsidRDefault="00701E79" w:rsidP="00701E79">
            <w:pPr>
              <w:pStyle w:val="Default"/>
              <w:rPr>
                <w:sz w:val="22"/>
                <w:szCs w:val="22"/>
              </w:rPr>
            </w:pPr>
            <w:r>
              <w:rPr>
                <w:sz w:val="22"/>
                <w:szCs w:val="22"/>
              </w:rPr>
              <w:t xml:space="preserve"> This new window have 4 main section.</w:t>
            </w:r>
          </w:p>
          <w:p w14:paraId="2BBC1B59" w14:textId="0BEDD930" w:rsidR="00701E79" w:rsidRDefault="00701E79" w:rsidP="00320D3D">
            <w:pPr>
              <w:pStyle w:val="Default"/>
              <w:widowControl/>
              <w:numPr>
                <w:ilvl w:val="1"/>
                <w:numId w:val="14"/>
              </w:numPr>
              <w:spacing w:after="0" w:line="240" w:lineRule="auto"/>
              <w:rPr>
                <w:sz w:val="22"/>
                <w:szCs w:val="22"/>
              </w:rPr>
            </w:pPr>
            <w:r w:rsidRPr="003C22D3">
              <w:rPr>
                <w:b/>
                <w:sz w:val="22"/>
                <w:szCs w:val="22"/>
              </w:rPr>
              <w:t>Fields Section</w:t>
            </w:r>
            <w:r>
              <w:rPr>
                <w:sz w:val="22"/>
                <w:szCs w:val="22"/>
              </w:rPr>
              <w:t xml:space="preserve">: Identify the data fields that can be </w:t>
            </w:r>
            <w:proofErr w:type="spellStart"/>
            <w:r>
              <w:rPr>
                <w:sz w:val="22"/>
                <w:szCs w:val="22"/>
              </w:rPr>
              <w:t>imorted</w:t>
            </w:r>
            <w:proofErr w:type="spellEnd"/>
            <w:r>
              <w:rPr>
                <w:sz w:val="22"/>
                <w:szCs w:val="22"/>
              </w:rPr>
              <w:t xml:space="preserve"> into </w:t>
            </w:r>
            <w:r w:rsidR="008E251F">
              <w:rPr>
                <w:sz w:val="22"/>
                <w:szCs w:val="22"/>
              </w:rPr>
              <w:t>PROFITstar®</w:t>
            </w:r>
            <w:r>
              <w:rPr>
                <w:sz w:val="22"/>
                <w:szCs w:val="22"/>
              </w:rPr>
              <w:t>. Required data field are mark with *</w:t>
            </w:r>
          </w:p>
          <w:p w14:paraId="6A71F56E" w14:textId="77777777" w:rsidR="00701E79" w:rsidRDefault="00701E79" w:rsidP="00320D3D">
            <w:pPr>
              <w:pStyle w:val="Default"/>
              <w:widowControl/>
              <w:numPr>
                <w:ilvl w:val="1"/>
                <w:numId w:val="14"/>
              </w:numPr>
              <w:spacing w:after="0" w:line="240" w:lineRule="auto"/>
              <w:rPr>
                <w:sz w:val="22"/>
                <w:szCs w:val="22"/>
              </w:rPr>
            </w:pPr>
            <w:r>
              <w:rPr>
                <w:b/>
                <w:sz w:val="22"/>
                <w:szCs w:val="22"/>
              </w:rPr>
              <w:t>Control</w:t>
            </w:r>
            <w:r w:rsidRPr="003C22D3">
              <w:rPr>
                <w:b/>
                <w:sz w:val="22"/>
                <w:szCs w:val="22"/>
              </w:rPr>
              <w:t xml:space="preserve"> Section</w:t>
            </w:r>
            <w:r>
              <w:rPr>
                <w:sz w:val="22"/>
                <w:szCs w:val="22"/>
              </w:rPr>
              <w:t>: provide the control needed to import the data</w:t>
            </w:r>
          </w:p>
          <w:p w14:paraId="30E15D78" w14:textId="77777777" w:rsidR="00701E79" w:rsidRDefault="00701E79" w:rsidP="00320D3D">
            <w:pPr>
              <w:pStyle w:val="Default"/>
              <w:widowControl/>
              <w:numPr>
                <w:ilvl w:val="1"/>
                <w:numId w:val="14"/>
              </w:numPr>
              <w:spacing w:after="0" w:line="240" w:lineRule="auto"/>
              <w:rPr>
                <w:sz w:val="22"/>
                <w:szCs w:val="22"/>
              </w:rPr>
            </w:pPr>
            <w:r>
              <w:rPr>
                <w:b/>
                <w:sz w:val="22"/>
                <w:szCs w:val="22"/>
              </w:rPr>
              <w:t>Data Preview Section</w:t>
            </w:r>
            <w:r>
              <w:rPr>
                <w:sz w:val="22"/>
                <w:szCs w:val="22"/>
              </w:rPr>
              <w:t xml:space="preserve">: provide a preview of the raw data file </w:t>
            </w:r>
          </w:p>
          <w:p w14:paraId="50CB9CA2" w14:textId="77777777" w:rsidR="00701E79" w:rsidRDefault="00701E79" w:rsidP="00320D3D">
            <w:pPr>
              <w:pStyle w:val="Default"/>
              <w:widowControl/>
              <w:numPr>
                <w:ilvl w:val="1"/>
                <w:numId w:val="14"/>
              </w:numPr>
              <w:spacing w:after="0" w:line="240" w:lineRule="auto"/>
              <w:rPr>
                <w:sz w:val="22"/>
                <w:szCs w:val="22"/>
              </w:rPr>
            </w:pPr>
            <w:r>
              <w:rPr>
                <w:b/>
                <w:sz w:val="22"/>
                <w:szCs w:val="22"/>
              </w:rPr>
              <w:t>Result Preview Section</w:t>
            </w:r>
            <w:r>
              <w:rPr>
                <w:sz w:val="22"/>
                <w:szCs w:val="22"/>
              </w:rPr>
              <w:t>: provide a preview of the resulting data file</w:t>
            </w:r>
          </w:p>
          <w:p w14:paraId="2E44DD1A" w14:textId="77777777" w:rsidR="00701E79" w:rsidRDefault="00701E79" w:rsidP="00701E79"/>
        </w:tc>
        <w:tc>
          <w:tcPr>
            <w:tcW w:w="5902" w:type="dxa"/>
          </w:tcPr>
          <w:p w14:paraId="22E2F7A7" w14:textId="77777777" w:rsidR="00701E79" w:rsidRDefault="00701E79" w:rsidP="00701E79">
            <w:pPr>
              <w:rPr>
                <w:noProof/>
              </w:rPr>
            </w:pPr>
            <w:r>
              <w:rPr>
                <w:noProof/>
              </w:rPr>
              <w:t xml:space="preserve"> </w:t>
            </w:r>
          </w:p>
          <w:p w14:paraId="784386E6" w14:textId="77777777" w:rsidR="00701E79" w:rsidRDefault="00701E79" w:rsidP="00701E79">
            <w:r>
              <w:object w:dxaOrig="11325" w:dyaOrig="10275" w14:anchorId="2395D9D7">
                <v:shape id="_x0000_i1029" type="#_x0000_t75" style="width:280.5pt;height:260.25pt" o:ole="">
                  <v:imagedata r:id="rId25" o:title=""/>
                </v:shape>
                <o:OLEObject Type="Embed" ProgID="PBrush" ShapeID="_x0000_i1029" DrawAspect="Content" ObjectID="_1691391307" r:id="rId26"/>
              </w:object>
            </w:r>
          </w:p>
        </w:tc>
      </w:tr>
      <w:tr w:rsidR="00701E79" w14:paraId="4022BC6B" w14:textId="77777777" w:rsidTr="00701E79">
        <w:tc>
          <w:tcPr>
            <w:tcW w:w="4443" w:type="dxa"/>
          </w:tcPr>
          <w:tbl>
            <w:tblPr>
              <w:tblW w:w="0" w:type="auto"/>
              <w:tblBorders>
                <w:top w:val="nil"/>
                <w:left w:val="nil"/>
                <w:bottom w:val="nil"/>
                <w:right w:val="nil"/>
              </w:tblBorders>
              <w:tblLook w:val="0000" w:firstRow="0" w:lastRow="0" w:firstColumn="0" w:lastColumn="0" w:noHBand="0" w:noVBand="0"/>
            </w:tblPr>
            <w:tblGrid>
              <w:gridCol w:w="3995"/>
            </w:tblGrid>
            <w:tr w:rsidR="00701E79" w14:paraId="0AA744D6" w14:textId="77777777" w:rsidTr="00701E79">
              <w:trPr>
                <w:trHeight w:val="5419"/>
              </w:trPr>
              <w:tc>
                <w:tcPr>
                  <w:tcW w:w="0" w:type="auto"/>
                </w:tcPr>
                <w:p w14:paraId="4712E016" w14:textId="3EB1B8F1" w:rsidR="00701E79" w:rsidRDefault="00701E79" w:rsidP="005F47E0">
                  <w:pPr>
                    <w:pStyle w:val="Default"/>
                    <w:numPr>
                      <w:ilvl w:val="0"/>
                      <w:numId w:val="14"/>
                    </w:numPr>
                    <w:rPr>
                      <w:sz w:val="22"/>
                      <w:szCs w:val="22"/>
                    </w:rPr>
                  </w:pPr>
                  <w:r>
                    <w:rPr>
                      <w:sz w:val="22"/>
                      <w:szCs w:val="22"/>
                    </w:rPr>
                    <w:lastRenderedPageBreak/>
                    <w:t>Identify the correct file format and adjust the format setting accordingly</w:t>
                  </w:r>
                </w:p>
                <w:p w14:paraId="3A2B8D40" w14:textId="77777777" w:rsidR="00701E79" w:rsidRDefault="00701E79" w:rsidP="00701E79">
                  <w:pPr>
                    <w:pStyle w:val="Default"/>
                    <w:rPr>
                      <w:sz w:val="22"/>
                      <w:szCs w:val="22"/>
                    </w:rPr>
                  </w:pPr>
                </w:p>
                <w:p w14:paraId="33D6A140" w14:textId="77777777" w:rsidR="00701E79" w:rsidRDefault="00701E79" w:rsidP="00701E79">
                  <w:pPr>
                    <w:pStyle w:val="Default"/>
                    <w:rPr>
                      <w:sz w:val="22"/>
                      <w:szCs w:val="22"/>
                    </w:rPr>
                  </w:pPr>
                </w:p>
                <w:p w14:paraId="4BF4D54A" w14:textId="77777777" w:rsidR="00701E79" w:rsidRPr="007B1E35" w:rsidRDefault="00701E79" w:rsidP="00701E79">
                  <w:pPr>
                    <w:pStyle w:val="Default"/>
                    <w:rPr>
                      <w:sz w:val="20"/>
                      <w:szCs w:val="20"/>
                    </w:rPr>
                  </w:pPr>
                  <w:r>
                    <w:rPr>
                      <w:b/>
                      <w:bCs/>
                      <w:sz w:val="20"/>
                      <w:szCs w:val="20"/>
                    </w:rPr>
                    <w:t xml:space="preserve">Note: </w:t>
                  </w:r>
                  <w:r>
                    <w:rPr>
                      <w:sz w:val="20"/>
                      <w:szCs w:val="20"/>
                    </w:rPr>
                    <w:t xml:space="preserve">Once the format has been properly identified </w:t>
                  </w:r>
                  <w:r>
                    <w:rPr>
                      <w:b/>
                      <w:bCs/>
                      <w:sz w:val="20"/>
                      <w:szCs w:val="20"/>
                    </w:rPr>
                    <w:t xml:space="preserve">, </w:t>
                  </w:r>
                  <w:r>
                    <w:rPr>
                      <w:bCs/>
                      <w:sz w:val="20"/>
                      <w:szCs w:val="20"/>
                    </w:rPr>
                    <w:t>the Raw Data Preview  section will be shown in table format, with each column separate by the delimiter or other  method such as fixed width</w:t>
                  </w:r>
                </w:p>
              </w:tc>
            </w:tr>
          </w:tbl>
          <w:p w14:paraId="4E088E1F" w14:textId="77777777" w:rsidR="00701E79" w:rsidRDefault="00701E79" w:rsidP="00701E79">
            <w:pPr>
              <w:pStyle w:val="Default"/>
              <w:rPr>
                <w:color w:val="auto"/>
              </w:rPr>
            </w:pPr>
          </w:p>
        </w:tc>
        <w:tc>
          <w:tcPr>
            <w:tcW w:w="5902" w:type="dxa"/>
          </w:tcPr>
          <w:p w14:paraId="394126EF" w14:textId="77777777" w:rsidR="00701E79" w:rsidRDefault="00701E79" w:rsidP="00701E79">
            <w:pPr>
              <w:rPr>
                <w:noProof/>
              </w:rPr>
            </w:pPr>
            <w:r>
              <w:rPr>
                <w:noProof/>
                <w:lang w:eastAsia="en-US"/>
              </w:rPr>
              <w:drawing>
                <wp:inline distT="0" distB="0" distL="0" distR="0" wp14:anchorId="419DD1EC" wp14:editId="5E8B18CF">
                  <wp:extent cx="3603708" cy="24086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421" cy="2419835"/>
                          </a:xfrm>
                          <a:prstGeom prst="rect">
                            <a:avLst/>
                          </a:prstGeom>
                        </pic:spPr>
                      </pic:pic>
                    </a:graphicData>
                  </a:graphic>
                </wp:inline>
              </w:drawing>
            </w:r>
          </w:p>
          <w:p w14:paraId="137F7957" w14:textId="77777777" w:rsidR="00701E79" w:rsidRDefault="00701E79" w:rsidP="00701E79">
            <w:pPr>
              <w:rPr>
                <w:noProof/>
              </w:rPr>
            </w:pPr>
          </w:p>
          <w:p w14:paraId="1C5EC245" w14:textId="77777777" w:rsidR="00701E79" w:rsidRDefault="00701E79" w:rsidP="00701E79">
            <w:pPr>
              <w:rPr>
                <w:noProof/>
              </w:rPr>
            </w:pPr>
            <w:r>
              <w:rPr>
                <w:noProof/>
                <w:lang w:eastAsia="en-US"/>
              </w:rPr>
              <w:drawing>
                <wp:inline distT="0" distB="0" distL="0" distR="0" wp14:anchorId="1943A162" wp14:editId="5292DA75">
                  <wp:extent cx="3323063" cy="12980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7019" cy="1303523"/>
                          </a:xfrm>
                          <a:prstGeom prst="rect">
                            <a:avLst/>
                          </a:prstGeom>
                        </pic:spPr>
                      </pic:pic>
                    </a:graphicData>
                  </a:graphic>
                </wp:inline>
              </w:drawing>
            </w:r>
          </w:p>
          <w:p w14:paraId="7A4F855D" w14:textId="77777777" w:rsidR="00701E79" w:rsidRDefault="00701E79" w:rsidP="00701E79">
            <w:pPr>
              <w:rPr>
                <w:noProof/>
              </w:rPr>
            </w:pPr>
          </w:p>
          <w:p w14:paraId="57BC38BF" w14:textId="77777777" w:rsidR="00701E79" w:rsidRDefault="00701E79" w:rsidP="00701E79">
            <w:pPr>
              <w:rPr>
                <w:noProof/>
              </w:rPr>
            </w:pPr>
          </w:p>
          <w:p w14:paraId="6AD9C9E1" w14:textId="77777777" w:rsidR="00701E79" w:rsidRDefault="00701E79" w:rsidP="00701E79">
            <w:pPr>
              <w:rPr>
                <w:noProof/>
              </w:rPr>
            </w:pPr>
          </w:p>
        </w:tc>
      </w:tr>
      <w:tr w:rsidR="00701E79" w14:paraId="5F8DB193" w14:textId="77777777" w:rsidTr="00701E79">
        <w:tc>
          <w:tcPr>
            <w:tcW w:w="4443" w:type="dxa"/>
          </w:tcPr>
          <w:p w14:paraId="0FA31C22" w14:textId="2C95C7F3" w:rsidR="00701E79" w:rsidRDefault="00701E79" w:rsidP="00BB20AE">
            <w:pPr>
              <w:pStyle w:val="Default"/>
              <w:widowControl/>
              <w:numPr>
                <w:ilvl w:val="0"/>
                <w:numId w:val="14"/>
              </w:numPr>
              <w:spacing w:after="0" w:line="240" w:lineRule="auto"/>
              <w:rPr>
                <w:sz w:val="22"/>
                <w:szCs w:val="22"/>
              </w:rPr>
            </w:pPr>
            <w:r>
              <w:rPr>
                <w:sz w:val="22"/>
                <w:szCs w:val="22"/>
              </w:rPr>
              <w:t xml:space="preserve">For each field, listed on the Field Section. </w:t>
            </w:r>
          </w:p>
          <w:p w14:paraId="7F7AEDDC" w14:textId="77777777" w:rsidR="00701E79" w:rsidRDefault="00701E79" w:rsidP="00701E79">
            <w:pPr>
              <w:pStyle w:val="Default"/>
              <w:ind w:left="360"/>
              <w:rPr>
                <w:sz w:val="22"/>
                <w:szCs w:val="22"/>
              </w:rPr>
            </w:pPr>
          </w:p>
          <w:p w14:paraId="2A0402E4" w14:textId="77777777" w:rsidR="00701E79" w:rsidRDefault="00701E79" w:rsidP="00701E79">
            <w:pPr>
              <w:pStyle w:val="Default"/>
              <w:ind w:left="360"/>
              <w:rPr>
                <w:sz w:val="22"/>
                <w:szCs w:val="22"/>
              </w:rPr>
            </w:pPr>
            <w:r>
              <w:rPr>
                <w:sz w:val="22"/>
                <w:szCs w:val="22"/>
              </w:rPr>
              <w:t xml:space="preserve">Identify and enter the corresponding </w:t>
            </w:r>
            <w:r w:rsidRPr="007B1E35">
              <w:rPr>
                <w:b/>
                <w:sz w:val="22"/>
                <w:szCs w:val="22"/>
              </w:rPr>
              <w:t>Column</w:t>
            </w:r>
            <w:r>
              <w:rPr>
                <w:sz w:val="22"/>
                <w:szCs w:val="22"/>
              </w:rPr>
              <w:t xml:space="preserve"> from the raw data file that would contain the field information</w:t>
            </w:r>
          </w:p>
          <w:p w14:paraId="76EFA2F1" w14:textId="77777777" w:rsidR="00701E79" w:rsidRDefault="00701E79" w:rsidP="00701E79">
            <w:pPr>
              <w:pStyle w:val="Default"/>
              <w:ind w:left="360"/>
              <w:rPr>
                <w:sz w:val="22"/>
                <w:szCs w:val="22"/>
              </w:rPr>
            </w:pPr>
          </w:p>
          <w:p w14:paraId="624AE7A4" w14:textId="77777777" w:rsidR="00701E79" w:rsidRDefault="00701E79" w:rsidP="00701E79">
            <w:pPr>
              <w:pStyle w:val="Default"/>
              <w:ind w:left="360"/>
              <w:rPr>
                <w:bCs/>
                <w:sz w:val="22"/>
                <w:szCs w:val="22"/>
              </w:rPr>
            </w:pPr>
            <w:r>
              <w:rPr>
                <w:bCs/>
                <w:sz w:val="22"/>
                <w:szCs w:val="22"/>
              </w:rPr>
              <w:t xml:space="preserve">If the Field is not used then adjust the </w:t>
            </w:r>
            <w:r w:rsidRPr="007B1E35">
              <w:rPr>
                <w:b/>
                <w:bCs/>
                <w:sz w:val="22"/>
                <w:szCs w:val="22"/>
              </w:rPr>
              <w:t>Field Source</w:t>
            </w:r>
            <w:r>
              <w:rPr>
                <w:bCs/>
                <w:sz w:val="22"/>
                <w:szCs w:val="22"/>
              </w:rPr>
              <w:t xml:space="preserve"> to “Field not used”</w:t>
            </w:r>
          </w:p>
          <w:p w14:paraId="6EA57496" w14:textId="77777777" w:rsidR="00701E79" w:rsidRDefault="00701E79" w:rsidP="00701E79">
            <w:pPr>
              <w:pStyle w:val="Default"/>
              <w:ind w:left="360"/>
              <w:rPr>
                <w:bCs/>
                <w:sz w:val="22"/>
                <w:szCs w:val="22"/>
              </w:rPr>
            </w:pPr>
          </w:p>
          <w:p w14:paraId="5C76A1EA" w14:textId="77777777" w:rsidR="00701E79" w:rsidRPr="007B1E35" w:rsidRDefault="00701E79" w:rsidP="00701E79">
            <w:pPr>
              <w:pStyle w:val="Default"/>
              <w:ind w:left="360"/>
              <w:rPr>
                <w:bCs/>
                <w:sz w:val="22"/>
                <w:szCs w:val="22"/>
              </w:rPr>
            </w:pPr>
            <w:r>
              <w:rPr>
                <w:bCs/>
                <w:sz w:val="22"/>
                <w:szCs w:val="22"/>
              </w:rPr>
              <w:t xml:space="preserve">Once all the field has been defined, Click on the </w:t>
            </w:r>
            <w:r>
              <w:rPr>
                <w:b/>
                <w:bCs/>
                <w:sz w:val="22"/>
                <w:szCs w:val="22"/>
              </w:rPr>
              <w:t>OK</w:t>
            </w:r>
            <w:r>
              <w:rPr>
                <w:bCs/>
                <w:sz w:val="22"/>
                <w:szCs w:val="22"/>
              </w:rPr>
              <w:t xml:space="preserve"> Button</w:t>
            </w:r>
          </w:p>
        </w:tc>
        <w:tc>
          <w:tcPr>
            <w:tcW w:w="5902" w:type="dxa"/>
          </w:tcPr>
          <w:p w14:paraId="4E2E7EED" w14:textId="77777777" w:rsidR="00701E79" w:rsidRDefault="00701E79" w:rsidP="00701E79">
            <w:r>
              <w:object w:dxaOrig="11280" w:dyaOrig="8295" w14:anchorId="46D2CE38">
                <v:shape id="_x0000_i1030" type="#_x0000_t75" style="width:4in;height:209.25pt" o:ole="">
                  <v:imagedata r:id="rId29" o:title=""/>
                </v:shape>
                <o:OLEObject Type="Embed" ProgID="PBrush" ShapeID="_x0000_i1030" DrawAspect="Content" ObjectID="_1691391308" r:id="rId30"/>
              </w:object>
            </w:r>
          </w:p>
          <w:p w14:paraId="68C819AB" w14:textId="77777777" w:rsidR="00701E79" w:rsidRDefault="00701E79" w:rsidP="00701E79">
            <w:pPr>
              <w:rPr>
                <w:noProof/>
                <w:lang w:eastAsia="en-US"/>
              </w:rPr>
            </w:pPr>
            <w:r>
              <w:object w:dxaOrig="9330" w:dyaOrig="2835" w14:anchorId="203E0E44">
                <v:shape id="_x0000_i1031" type="#_x0000_t75" style="width:266.25pt;height:79.5pt" o:ole="">
                  <v:imagedata r:id="rId31" o:title=""/>
                </v:shape>
                <o:OLEObject Type="Embed" ProgID="PBrush" ShapeID="_x0000_i1031" DrawAspect="Content" ObjectID="_1691391309" r:id="rId32"/>
              </w:object>
            </w:r>
          </w:p>
        </w:tc>
      </w:tr>
      <w:tr w:rsidR="00701E79" w14:paraId="6BDDF3E1" w14:textId="77777777" w:rsidTr="00701E79">
        <w:tc>
          <w:tcPr>
            <w:tcW w:w="4443" w:type="dxa"/>
          </w:tcPr>
          <w:p w14:paraId="59E2494A" w14:textId="77777777" w:rsidR="00701E79" w:rsidRPr="003E21FD" w:rsidRDefault="00701E79" w:rsidP="00D74D2F">
            <w:pPr>
              <w:pStyle w:val="Default"/>
              <w:widowControl/>
              <w:numPr>
                <w:ilvl w:val="0"/>
                <w:numId w:val="14"/>
              </w:numPr>
              <w:spacing w:after="0" w:line="240" w:lineRule="auto"/>
              <w:rPr>
                <w:b/>
                <w:sz w:val="22"/>
                <w:szCs w:val="22"/>
              </w:rPr>
            </w:pPr>
            <w:r>
              <w:rPr>
                <w:sz w:val="22"/>
                <w:szCs w:val="22"/>
              </w:rPr>
              <w:lastRenderedPageBreak/>
              <w:t xml:space="preserve">Click </w:t>
            </w:r>
            <w:r>
              <w:rPr>
                <w:b/>
                <w:bCs/>
                <w:sz w:val="22"/>
                <w:szCs w:val="22"/>
              </w:rPr>
              <w:t>New</w:t>
            </w:r>
            <w:r>
              <w:rPr>
                <w:sz w:val="22"/>
                <w:szCs w:val="22"/>
              </w:rPr>
              <w:t xml:space="preserve">. Under </w:t>
            </w:r>
            <w:r w:rsidRPr="003E21FD">
              <w:rPr>
                <w:b/>
                <w:sz w:val="22"/>
                <w:szCs w:val="22"/>
              </w:rPr>
              <w:t>Account Links</w:t>
            </w:r>
          </w:p>
          <w:p w14:paraId="59228382" w14:textId="77777777" w:rsidR="00701E79" w:rsidRDefault="00701E79" w:rsidP="00701E79">
            <w:pPr>
              <w:pStyle w:val="Default"/>
              <w:rPr>
                <w:sz w:val="22"/>
                <w:szCs w:val="22"/>
              </w:rPr>
            </w:pPr>
          </w:p>
          <w:p w14:paraId="1C1BF416" w14:textId="77777777" w:rsidR="00701E79" w:rsidRDefault="00701E79" w:rsidP="00701E79">
            <w:pPr>
              <w:pStyle w:val="Default"/>
              <w:rPr>
                <w:sz w:val="22"/>
                <w:szCs w:val="22"/>
              </w:rPr>
            </w:pPr>
          </w:p>
          <w:p w14:paraId="776FAC02" w14:textId="77777777" w:rsidR="00701E79" w:rsidRDefault="00701E79" w:rsidP="00701E79">
            <w:pPr>
              <w:pStyle w:val="Default"/>
              <w:rPr>
                <w:sz w:val="22"/>
                <w:szCs w:val="22"/>
              </w:rPr>
            </w:pPr>
            <w:r>
              <w:rPr>
                <w:sz w:val="22"/>
                <w:szCs w:val="22"/>
              </w:rPr>
              <w:t xml:space="preserve">• Enter a New name for the layout as Prompt by the message box </w:t>
            </w:r>
          </w:p>
          <w:p w14:paraId="1226B587" w14:textId="77777777" w:rsidR="00701E79" w:rsidRDefault="00701E79" w:rsidP="00701E79">
            <w:pPr>
              <w:pStyle w:val="Default"/>
              <w:ind w:left="360"/>
              <w:rPr>
                <w:bCs/>
                <w:sz w:val="22"/>
                <w:szCs w:val="22"/>
              </w:rPr>
            </w:pPr>
          </w:p>
          <w:p w14:paraId="720EA5A0" w14:textId="77777777" w:rsidR="00701E79" w:rsidRDefault="00701E79" w:rsidP="00701E79">
            <w:pPr>
              <w:pStyle w:val="Default"/>
              <w:ind w:left="360"/>
              <w:rPr>
                <w:sz w:val="22"/>
                <w:szCs w:val="22"/>
              </w:rPr>
            </w:pPr>
          </w:p>
        </w:tc>
        <w:tc>
          <w:tcPr>
            <w:tcW w:w="5902" w:type="dxa"/>
          </w:tcPr>
          <w:p w14:paraId="36F4E40F" w14:textId="77777777" w:rsidR="00701E79" w:rsidRDefault="00701E79" w:rsidP="00701E79">
            <w:r>
              <w:rPr>
                <w:noProof/>
                <w:lang w:eastAsia="en-US"/>
              </w:rPr>
              <w:drawing>
                <wp:inline distT="0" distB="0" distL="0" distR="0" wp14:anchorId="66D39AA3" wp14:editId="5EE03AC7">
                  <wp:extent cx="3713356" cy="230934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6535" cy="2323757"/>
                          </a:xfrm>
                          <a:prstGeom prst="rect">
                            <a:avLst/>
                          </a:prstGeom>
                        </pic:spPr>
                      </pic:pic>
                    </a:graphicData>
                  </a:graphic>
                </wp:inline>
              </w:drawing>
            </w:r>
          </w:p>
        </w:tc>
      </w:tr>
      <w:tr w:rsidR="00701E79" w14:paraId="22C9869B" w14:textId="77777777" w:rsidTr="00701E79">
        <w:tc>
          <w:tcPr>
            <w:tcW w:w="4443" w:type="dxa"/>
          </w:tcPr>
          <w:p w14:paraId="3CE1F62D" w14:textId="77777777" w:rsidR="00701E79" w:rsidRPr="00CF5ACC" w:rsidRDefault="00701E79" w:rsidP="00D74D2F">
            <w:pPr>
              <w:pStyle w:val="Default"/>
              <w:widowControl/>
              <w:numPr>
                <w:ilvl w:val="0"/>
                <w:numId w:val="14"/>
              </w:numPr>
              <w:spacing w:after="0" w:line="240" w:lineRule="auto"/>
              <w:rPr>
                <w:sz w:val="22"/>
                <w:szCs w:val="22"/>
              </w:rPr>
            </w:pPr>
            <w:r>
              <w:rPr>
                <w:sz w:val="22"/>
                <w:szCs w:val="22"/>
              </w:rPr>
              <w:t xml:space="preserve">Click </w:t>
            </w:r>
            <w:r>
              <w:rPr>
                <w:b/>
                <w:bCs/>
                <w:sz w:val="22"/>
                <w:szCs w:val="22"/>
              </w:rPr>
              <w:t>Append</w:t>
            </w:r>
            <w:r>
              <w:rPr>
                <w:bCs/>
                <w:sz w:val="22"/>
                <w:szCs w:val="22"/>
              </w:rPr>
              <w:t>, to add new link to download setup</w:t>
            </w:r>
          </w:p>
          <w:p w14:paraId="43ADE481" w14:textId="77777777" w:rsidR="00701E79" w:rsidRDefault="00701E79" w:rsidP="00701E79">
            <w:pPr>
              <w:pStyle w:val="Default"/>
              <w:ind w:left="360"/>
              <w:rPr>
                <w:sz w:val="22"/>
                <w:szCs w:val="22"/>
              </w:rPr>
            </w:pPr>
          </w:p>
          <w:p w14:paraId="0123FFA2" w14:textId="4310B95C" w:rsidR="00701E79" w:rsidRDefault="00701E79" w:rsidP="00701E79">
            <w:pPr>
              <w:pStyle w:val="Default"/>
              <w:ind w:left="360"/>
              <w:rPr>
                <w:sz w:val="22"/>
                <w:szCs w:val="22"/>
              </w:rPr>
            </w:pPr>
            <w:r>
              <w:rPr>
                <w:sz w:val="22"/>
                <w:szCs w:val="22"/>
              </w:rPr>
              <w:t xml:space="preserve">For each link, located the corresponding </w:t>
            </w:r>
            <w:r w:rsidR="008E251F">
              <w:rPr>
                <w:sz w:val="22"/>
                <w:szCs w:val="22"/>
              </w:rPr>
              <w:t>PROFITstar®</w:t>
            </w:r>
            <w:r>
              <w:rPr>
                <w:sz w:val="22"/>
                <w:szCs w:val="22"/>
              </w:rPr>
              <w:t xml:space="preserve"> account </w:t>
            </w:r>
          </w:p>
          <w:p w14:paraId="5D12AA5D" w14:textId="77777777" w:rsidR="00701E79" w:rsidRDefault="00701E79" w:rsidP="00701E79">
            <w:pPr>
              <w:pStyle w:val="Default"/>
              <w:ind w:left="360"/>
              <w:rPr>
                <w:sz w:val="22"/>
                <w:szCs w:val="22"/>
              </w:rPr>
            </w:pPr>
          </w:p>
          <w:p w14:paraId="301E9AB0" w14:textId="77777777" w:rsidR="00701E79" w:rsidRDefault="00701E79" w:rsidP="00701E79">
            <w:pPr>
              <w:pStyle w:val="Default"/>
              <w:ind w:left="360"/>
              <w:rPr>
                <w:sz w:val="22"/>
                <w:szCs w:val="22"/>
              </w:rPr>
            </w:pPr>
            <w:r>
              <w:rPr>
                <w:sz w:val="22"/>
                <w:szCs w:val="22"/>
              </w:rPr>
              <w:t>And correctly select the type of link data and treatment</w:t>
            </w:r>
          </w:p>
          <w:p w14:paraId="21211C45" w14:textId="77777777" w:rsidR="00701E79" w:rsidRDefault="00701E79" w:rsidP="00701E79">
            <w:pPr>
              <w:pStyle w:val="Default"/>
              <w:ind w:left="360"/>
              <w:rPr>
                <w:bCs/>
                <w:sz w:val="22"/>
                <w:szCs w:val="22"/>
              </w:rPr>
            </w:pPr>
          </w:p>
          <w:p w14:paraId="0E463DBD" w14:textId="77777777" w:rsidR="00701E79" w:rsidRDefault="00701E79" w:rsidP="00701E79">
            <w:pPr>
              <w:pStyle w:val="Default"/>
              <w:ind w:left="360"/>
              <w:rPr>
                <w:bCs/>
                <w:sz w:val="22"/>
                <w:szCs w:val="22"/>
              </w:rPr>
            </w:pPr>
            <w:r>
              <w:rPr>
                <w:bCs/>
                <w:sz w:val="22"/>
                <w:szCs w:val="22"/>
              </w:rPr>
              <w:t xml:space="preserve">Once all the links have been defined, Click on the </w:t>
            </w:r>
            <w:r>
              <w:rPr>
                <w:b/>
                <w:bCs/>
                <w:sz w:val="22"/>
                <w:szCs w:val="22"/>
              </w:rPr>
              <w:t>OK</w:t>
            </w:r>
            <w:r>
              <w:rPr>
                <w:bCs/>
                <w:sz w:val="22"/>
                <w:szCs w:val="22"/>
              </w:rPr>
              <w:t xml:space="preserve"> Button</w:t>
            </w:r>
          </w:p>
          <w:p w14:paraId="37BB37C1" w14:textId="77777777" w:rsidR="00701E79" w:rsidRDefault="00701E79" w:rsidP="00701E79">
            <w:pPr>
              <w:pStyle w:val="Default"/>
              <w:ind w:left="360"/>
              <w:rPr>
                <w:bCs/>
                <w:sz w:val="22"/>
                <w:szCs w:val="22"/>
              </w:rPr>
            </w:pPr>
          </w:p>
          <w:p w14:paraId="2456B484" w14:textId="77777777" w:rsidR="00701E79" w:rsidRDefault="00701E79" w:rsidP="00701E79">
            <w:pPr>
              <w:pStyle w:val="Default"/>
              <w:ind w:left="360"/>
              <w:rPr>
                <w:sz w:val="22"/>
                <w:szCs w:val="22"/>
              </w:rPr>
            </w:pPr>
            <w:r>
              <w:rPr>
                <w:b/>
                <w:bCs/>
                <w:sz w:val="20"/>
                <w:szCs w:val="20"/>
              </w:rPr>
              <w:t xml:space="preserve">Note: </w:t>
            </w:r>
            <w:r>
              <w:rPr>
                <w:sz w:val="20"/>
                <w:szCs w:val="20"/>
              </w:rPr>
              <w:t>There could be a combination of Sort Field(s) that are used to map over to a specific account.</w:t>
            </w:r>
          </w:p>
        </w:tc>
        <w:tc>
          <w:tcPr>
            <w:tcW w:w="5902" w:type="dxa"/>
          </w:tcPr>
          <w:p w14:paraId="2D57F7C8" w14:textId="77777777" w:rsidR="00701E79" w:rsidRDefault="00701E79" w:rsidP="00701E79">
            <w:pPr>
              <w:rPr>
                <w:noProof/>
                <w:lang w:eastAsia="en-US"/>
              </w:rPr>
            </w:pPr>
            <w:r>
              <w:object w:dxaOrig="10605" w:dyaOrig="6255" w14:anchorId="07B60AF7">
                <v:shape id="_x0000_i1032" type="#_x0000_t75" style="width:294.75pt;height:173.25pt" o:ole="">
                  <v:imagedata r:id="rId34" o:title=""/>
                </v:shape>
                <o:OLEObject Type="Embed" ProgID="PBrush" ShapeID="_x0000_i1032" DrawAspect="Content" ObjectID="_1691391310" r:id="rId35"/>
              </w:object>
            </w:r>
          </w:p>
        </w:tc>
      </w:tr>
      <w:tr w:rsidR="00701E79" w14:paraId="7C6F2C2F" w14:textId="77777777" w:rsidTr="00701E79">
        <w:tc>
          <w:tcPr>
            <w:tcW w:w="4443" w:type="dxa"/>
          </w:tcPr>
          <w:p w14:paraId="283D9EB5" w14:textId="77777777" w:rsidR="00701E79" w:rsidRPr="003E21FD" w:rsidRDefault="00701E79" w:rsidP="00D74D2F">
            <w:pPr>
              <w:pStyle w:val="Default"/>
              <w:widowControl/>
              <w:numPr>
                <w:ilvl w:val="0"/>
                <w:numId w:val="14"/>
              </w:numPr>
              <w:spacing w:after="0" w:line="240" w:lineRule="auto"/>
              <w:rPr>
                <w:b/>
                <w:sz w:val="22"/>
                <w:szCs w:val="22"/>
              </w:rPr>
            </w:pPr>
            <w:r>
              <w:rPr>
                <w:sz w:val="22"/>
                <w:szCs w:val="22"/>
              </w:rPr>
              <w:lastRenderedPageBreak/>
              <w:t xml:space="preserve">Click </w:t>
            </w:r>
            <w:r>
              <w:rPr>
                <w:b/>
                <w:bCs/>
                <w:sz w:val="22"/>
                <w:szCs w:val="22"/>
              </w:rPr>
              <w:t>New</w:t>
            </w:r>
            <w:r>
              <w:rPr>
                <w:sz w:val="22"/>
                <w:szCs w:val="22"/>
              </w:rPr>
              <w:t xml:space="preserve">. Under </w:t>
            </w:r>
            <w:r>
              <w:rPr>
                <w:b/>
                <w:sz w:val="22"/>
                <w:szCs w:val="22"/>
              </w:rPr>
              <w:t>Organization</w:t>
            </w:r>
            <w:r w:rsidRPr="003E21FD">
              <w:rPr>
                <w:b/>
                <w:sz w:val="22"/>
                <w:szCs w:val="22"/>
              </w:rPr>
              <w:t xml:space="preserve"> Links</w:t>
            </w:r>
          </w:p>
          <w:p w14:paraId="5EFE5AA5" w14:textId="77777777" w:rsidR="00701E79" w:rsidRDefault="00701E79" w:rsidP="00701E79">
            <w:pPr>
              <w:pStyle w:val="Default"/>
              <w:rPr>
                <w:sz w:val="22"/>
                <w:szCs w:val="22"/>
              </w:rPr>
            </w:pPr>
          </w:p>
          <w:p w14:paraId="5EE8646D" w14:textId="77777777" w:rsidR="00701E79" w:rsidRDefault="00701E79" w:rsidP="00701E79">
            <w:pPr>
              <w:pStyle w:val="Default"/>
              <w:ind w:left="360"/>
              <w:rPr>
                <w:sz w:val="22"/>
                <w:szCs w:val="22"/>
              </w:rPr>
            </w:pPr>
            <w:r>
              <w:rPr>
                <w:b/>
                <w:bCs/>
                <w:sz w:val="20"/>
                <w:szCs w:val="20"/>
              </w:rPr>
              <w:t xml:space="preserve">Note: </w:t>
            </w:r>
            <w:r>
              <w:rPr>
                <w:sz w:val="20"/>
                <w:szCs w:val="20"/>
              </w:rPr>
              <w:t xml:space="preserve">This does not apply to </w:t>
            </w:r>
            <w:proofErr w:type="spellStart"/>
            <w:r>
              <w:rPr>
                <w:sz w:val="20"/>
                <w:szCs w:val="20"/>
              </w:rPr>
              <w:t>DataBank</w:t>
            </w:r>
            <w:proofErr w:type="spellEnd"/>
            <w:r>
              <w:rPr>
                <w:sz w:val="20"/>
                <w:szCs w:val="20"/>
              </w:rPr>
              <w:t xml:space="preserve"> Files</w:t>
            </w:r>
            <w:r>
              <w:rPr>
                <w:sz w:val="22"/>
                <w:szCs w:val="22"/>
              </w:rPr>
              <w:t xml:space="preserve"> </w:t>
            </w:r>
          </w:p>
        </w:tc>
        <w:tc>
          <w:tcPr>
            <w:tcW w:w="5902" w:type="dxa"/>
          </w:tcPr>
          <w:p w14:paraId="14618670" w14:textId="77777777" w:rsidR="00701E79" w:rsidRDefault="00701E79" w:rsidP="00701E79">
            <w:r>
              <w:rPr>
                <w:noProof/>
                <w:lang w:eastAsia="en-US"/>
              </w:rPr>
              <w:drawing>
                <wp:inline distT="0" distB="0" distL="0" distR="0" wp14:anchorId="5B3BBCC8" wp14:editId="1DC6325B">
                  <wp:extent cx="3757961" cy="234310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8870" cy="2349907"/>
                          </a:xfrm>
                          <a:prstGeom prst="rect">
                            <a:avLst/>
                          </a:prstGeom>
                        </pic:spPr>
                      </pic:pic>
                    </a:graphicData>
                  </a:graphic>
                </wp:inline>
              </w:drawing>
            </w:r>
          </w:p>
        </w:tc>
      </w:tr>
      <w:tr w:rsidR="00701E79" w14:paraId="3C3E5E7E" w14:textId="77777777" w:rsidTr="00701E79">
        <w:trPr>
          <w:trHeight w:val="4310"/>
        </w:trPr>
        <w:tc>
          <w:tcPr>
            <w:tcW w:w="4443" w:type="dxa"/>
          </w:tcPr>
          <w:p w14:paraId="4FFEFB70" w14:textId="77777777" w:rsidR="00701E79" w:rsidRPr="00CF5ACC" w:rsidRDefault="00701E79" w:rsidP="00D74D2F">
            <w:pPr>
              <w:pStyle w:val="Default"/>
              <w:widowControl/>
              <w:numPr>
                <w:ilvl w:val="0"/>
                <w:numId w:val="14"/>
              </w:numPr>
              <w:spacing w:after="0" w:line="240" w:lineRule="auto"/>
              <w:rPr>
                <w:sz w:val="22"/>
                <w:szCs w:val="22"/>
              </w:rPr>
            </w:pPr>
            <w:r>
              <w:rPr>
                <w:sz w:val="22"/>
                <w:szCs w:val="22"/>
              </w:rPr>
              <w:t xml:space="preserve">Click </w:t>
            </w:r>
            <w:r>
              <w:rPr>
                <w:b/>
                <w:bCs/>
                <w:sz w:val="22"/>
                <w:szCs w:val="22"/>
              </w:rPr>
              <w:t>Append</w:t>
            </w:r>
            <w:r>
              <w:rPr>
                <w:bCs/>
                <w:sz w:val="22"/>
                <w:szCs w:val="22"/>
              </w:rPr>
              <w:t>, to add new organization to download setup</w:t>
            </w:r>
          </w:p>
          <w:p w14:paraId="0400D4FA" w14:textId="77777777" w:rsidR="00701E79" w:rsidRDefault="00701E79" w:rsidP="00701E79">
            <w:pPr>
              <w:pStyle w:val="Default"/>
              <w:ind w:left="360"/>
              <w:rPr>
                <w:sz w:val="22"/>
                <w:szCs w:val="22"/>
              </w:rPr>
            </w:pPr>
          </w:p>
          <w:p w14:paraId="2EF733C4" w14:textId="73A3E705" w:rsidR="00701E79" w:rsidRDefault="00701E79" w:rsidP="00701E79">
            <w:pPr>
              <w:pStyle w:val="Default"/>
              <w:ind w:left="360"/>
              <w:rPr>
                <w:sz w:val="22"/>
                <w:szCs w:val="22"/>
              </w:rPr>
            </w:pPr>
            <w:r>
              <w:rPr>
                <w:sz w:val="22"/>
                <w:szCs w:val="22"/>
              </w:rPr>
              <w:t xml:space="preserve">For each link code, located the corresponding Organization that has been setup in </w:t>
            </w:r>
            <w:r w:rsidR="008E251F">
              <w:rPr>
                <w:sz w:val="22"/>
                <w:szCs w:val="22"/>
              </w:rPr>
              <w:t>PROFITstar®</w:t>
            </w:r>
            <w:r>
              <w:rPr>
                <w:sz w:val="22"/>
                <w:szCs w:val="22"/>
              </w:rPr>
              <w:t xml:space="preserve"> </w:t>
            </w:r>
          </w:p>
          <w:p w14:paraId="5C89C1D7" w14:textId="77777777" w:rsidR="00701E79" w:rsidRDefault="00701E79" w:rsidP="00701E79">
            <w:pPr>
              <w:pStyle w:val="Default"/>
              <w:ind w:left="360"/>
              <w:rPr>
                <w:sz w:val="22"/>
                <w:szCs w:val="22"/>
              </w:rPr>
            </w:pPr>
          </w:p>
          <w:p w14:paraId="2BDE3491" w14:textId="77777777" w:rsidR="00701E79" w:rsidRDefault="00701E79" w:rsidP="00701E79">
            <w:pPr>
              <w:pStyle w:val="Default"/>
              <w:ind w:left="360"/>
              <w:rPr>
                <w:sz w:val="22"/>
                <w:szCs w:val="22"/>
              </w:rPr>
            </w:pPr>
            <w:r>
              <w:rPr>
                <w:sz w:val="22"/>
                <w:szCs w:val="22"/>
              </w:rPr>
              <w:t>And correctly select the type of link data and treatment</w:t>
            </w:r>
          </w:p>
          <w:p w14:paraId="069361E4" w14:textId="77777777" w:rsidR="00701E79" w:rsidRDefault="00701E79" w:rsidP="00701E79">
            <w:pPr>
              <w:pStyle w:val="Default"/>
              <w:ind w:left="360"/>
              <w:rPr>
                <w:bCs/>
                <w:sz w:val="22"/>
                <w:szCs w:val="22"/>
              </w:rPr>
            </w:pPr>
          </w:p>
          <w:p w14:paraId="5F1F18AE" w14:textId="77777777" w:rsidR="00701E79" w:rsidRDefault="00701E79" w:rsidP="00701E79">
            <w:pPr>
              <w:pStyle w:val="Default"/>
              <w:ind w:left="360"/>
              <w:rPr>
                <w:bCs/>
                <w:sz w:val="22"/>
                <w:szCs w:val="22"/>
              </w:rPr>
            </w:pPr>
            <w:r>
              <w:rPr>
                <w:bCs/>
                <w:sz w:val="22"/>
                <w:szCs w:val="22"/>
              </w:rPr>
              <w:t xml:space="preserve">Once all the links have been defined, Click on the </w:t>
            </w:r>
            <w:r>
              <w:rPr>
                <w:b/>
                <w:bCs/>
                <w:sz w:val="22"/>
                <w:szCs w:val="22"/>
              </w:rPr>
              <w:t>OK</w:t>
            </w:r>
            <w:r>
              <w:rPr>
                <w:bCs/>
                <w:sz w:val="22"/>
                <w:szCs w:val="22"/>
              </w:rPr>
              <w:t xml:space="preserve"> Button</w:t>
            </w:r>
          </w:p>
          <w:p w14:paraId="4702B589" w14:textId="77777777" w:rsidR="00701E79" w:rsidRDefault="00701E79" w:rsidP="00701E79">
            <w:pPr>
              <w:pStyle w:val="Default"/>
              <w:ind w:left="360"/>
              <w:rPr>
                <w:bCs/>
                <w:sz w:val="22"/>
                <w:szCs w:val="22"/>
              </w:rPr>
            </w:pPr>
          </w:p>
          <w:p w14:paraId="4DFB18F1" w14:textId="77777777" w:rsidR="00701E79" w:rsidRDefault="00701E79" w:rsidP="00701E79">
            <w:pPr>
              <w:pStyle w:val="Default"/>
              <w:ind w:left="360"/>
              <w:rPr>
                <w:bCs/>
                <w:sz w:val="22"/>
                <w:szCs w:val="22"/>
              </w:rPr>
            </w:pPr>
          </w:p>
          <w:p w14:paraId="34F8BD07" w14:textId="77777777" w:rsidR="00701E79" w:rsidRDefault="00701E79" w:rsidP="00701E79">
            <w:pPr>
              <w:pStyle w:val="Default"/>
              <w:ind w:left="360"/>
              <w:rPr>
                <w:sz w:val="22"/>
                <w:szCs w:val="22"/>
              </w:rPr>
            </w:pPr>
            <w:r>
              <w:rPr>
                <w:b/>
                <w:bCs/>
                <w:sz w:val="20"/>
                <w:szCs w:val="20"/>
              </w:rPr>
              <w:t xml:space="preserve">Note: </w:t>
            </w:r>
            <w:r>
              <w:rPr>
                <w:sz w:val="20"/>
                <w:szCs w:val="20"/>
              </w:rPr>
              <w:t>Code for organization is matched to “Branch or RC#” rather than Sort Field(s)</w:t>
            </w:r>
          </w:p>
        </w:tc>
        <w:tc>
          <w:tcPr>
            <w:tcW w:w="5902" w:type="dxa"/>
          </w:tcPr>
          <w:p w14:paraId="45788976" w14:textId="77777777" w:rsidR="00701E79" w:rsidRDefault="00701E79" w:rsidP="00701E79">
            <w:pPr>
              <w:rPr>
                <w:noProof/>
                <w:lang w:eastAsia="en-US"/>
              </w:rPr>
            </w:pPr>
            <w:r>
              <w:object w:dxaOrig="9045" w:dyaOrig="6735" w14:anchorId="6DCF6B69">
                <v:shape id="_x0000_i1033" type="#_x0000_t75" style="width:4in;height:3in" o:ole="">
                  <v:imagedata r:id="rId37" o:title=""/>
                </v:shape>
                <o:OLEObject Type="Embed" ProgID="PBrush" ShapeID="_x0000_i1033" DrawAspect="Content" ObjectID="_1691391311" r:id="rId38"/>
              </w:object>
            </w:r>
          </w:p>
        </w:tc>
      </w:tr>
    </w:tbl>
    <w:p w14:paraId="3FBBCD75" w14:textId="77777777" w:rsidR="00701E79" w:rsidRDefault="00701E79" w:rsidP="00701E79">
      <w:pPr>
        <w:pStyle w:val="Default"/>
        <w:rPr>
          <w:sz w:val="22"/>
          <w:szCs w:val="22"/>
        </w:rPr>
      </w:pPr>
    </w:p>
    <w:p w14:paraId="22C5D87F" w14:textId="77777777" w:rsidR="00701E79" w:rsidRDefault="00701E79" w:rsidP="00701E79">
      <w:r>
        <w:rPr>
          <w:b/>
          <w:bCs/>
          <w:sz w:val="28"/>
          <w:szCs w:val="28"/>
        </w:rPr>
        <w:t>Download Setup Option: Edit Existing File</w:t>
      </w:r>
    </w:p>
    <w:p w14:paraId="1B0F558F" w14:textId="77777777" w:rsidR="00701E79" w:rsidRDefault="00701E79" w:rsidP="00701E79">
      <w:pPr>
        <w:pStyle w:val="Default"/>
        <w:rPr>
          <w:sz w:val="22"/>
          <w:szCs w:val="22"/>
        </w:rPr>
      </w:pPr>
    </w:p>
    <w:p w14:paraId="36520520" w14:textId="77777777" w:rsidR="00701E79" w:rsidRDefault="00701E79" w:rsidP="00701E79">
      <w:pPr>
        <w:pStyle w:val="Default"/>
        <w:rPr>
          <w:sz w:val="22"/>
          <w:szCs w:val="22"/>
        </w:rPr>
      </w:pPr>
      <w:r>
        <w:rPr>
          <w:sz w:val="22"/>
          <w:szCs w:val="22"/>
        </w:rPr>
        <w:t xml:space="preserve">To </w:t>
      </w:r>
      <w:proofErr w:type="gramStart"/>
      <w:r>
        <w:rPr>
          <w:sz w:val="22"/>
          <w:szCs w:val="22"/>
        </w:rPr>
        <w:t>Edit</w:t>
      </w:r>
      <w:proofErr w:type="gramEnd"/>
      <w:r>
        <w:rPr>
          <w:sz w:val="22"/>
          <w:szCs w:val="22"/>
        </w:rPr>
        <w:t xml:space="preserve"> an existing file setup, simply go into the specific section of the Download setup. Instead of Clicking the New Button, click on Edit and follow the steps from the previous section. Specifically</w:t>
      </w:r>
    </w:p>
    <w:p w14:paraId="039B5C9E" w14:textId="77777777" w:rsidR="00701E79" w:rsidRDefault="00701E79" w:rsidP="00320D3D">
      <w:pPr>
        <w:pStyle w:val="Default"/>
        <w:widowControl/>
        <w:numPr>
          <w:ilvl w:val="0"/>
          <w:numId w:val="15"/>
        </w:numPr>
        <w:spacing w:after="0" w:line="240" w:lineRule="auto"/>
        <w:rPr>
          <w:sz w:val="22"/>
          <w:szCs w:val="22"/>
        </w:rPr>
      </w:pPr>
      <w:r>
        <w:rPr>
          <w:sz w:val="22"/>
          <w:szCs w:val="22"/>
        </w:rPr>
        <w:lastRenderedPageBreak/>
        <w:t>For File Layout see steps 4, 5 and 6</w:t>
      </w:r>
    </w:p>
    <w:p w14:paraId="7A3CD184" w14:textId="77777777" w:rsidR="00701E79" w:rsidRDefault="00701E79" w:rsidP="00320D3D">
      <w:pPr>
        <w:pStyle w:val="Default"/>
        <w:widowControl/>
        <w:numPr>
          <w:ilvl w:val="0"/>
          <w:numId w:val="15"/>
        </w:numPr>
        <w:spacing w:after="0" w:line="240" w:lineRule="auto"/>
        <w:rPr>
          <w:sz w:val="22"/>
          <w:szCs w:val="22"/>
        </w:rPr>
      </w:pPr>
      <w:r>
        <w:rPr>
          <w:sz w:val="22"/>
          <w:szCs w:val="22"/>
        </w:rPr>
        <w:t>For Account Links see steps 7 and 8</w:t>
      </w:r>
    </w:p>
    <w:p w14:paraId="0A3EB708" w14:textId="77777777" w:rsidR="00701E79" w:rsidRDefault="00701E79" w:rsidP="00320D3D">
      <w:pPr>
        <w:pStyle w:val="Default"/>
        <w:widowControl/>
        <w:numPr>
          <w:ilvl w:val="0"/>
          <w:numId w:val="15"/>
        </w:numPr>
        <w:spacing w:after="0" w:line="240" w:lineRule="auto"/>
        <w:rPr>
          <w:sz w:val="22"/>
          <w:szCs w:val="22"/>
        </w:rPr>
      </w:pPr>
      <w:r>
        <w:rPr>
          <w:sz w:val="22"/>
          <w:szCs w:val="22"/>
        </w:rPr>
        <w:t>For Organization Links see steps 9 and 10</w:t>
      </w:r>
    </w:p>
    <w:p w14:paraId="754B6C8F" w14:textId="77777777" w:rsidR="006819C4" w:rsidRDefault="006819C4" w:rsidP="00701E79">
      <w:pPr>
        <w:pStyle w:val="Default"/>
        <w:rPr>
          <w:sz w:val="22"/>
          <w:szCs w:val="22"/>
        </w:rPr>
      </w:pPr>
    </w:p>
    <w:p w14:paraId="0959DA74" w14:textId="5D71E42D" w:rsidR="00701E79" w:rsidRDefault="00701E79" w:rsidP="00701E79">
      <w:pPr>
        <w:pStyle w:val="Default"/>
        <w:rPr>
          <w:sz w:val="22"/>
          <w:szCs w:val="22"/>
        </w:rPr>
      </w:pPr>
      <w:r>
        <w:rPr>
          <w:sz w:val="22"/>
          <w:szCs w:val="22"/>
        </w:rPr>
        <w:t>Generally we will edit an existing file or setup if</w:t>
      </w:r>
    </w:p>
    <w:p w14:paraId="419F93B2" w14:textId="71E29A88" w:rsidR="00701E79" w:rsidRDefault="00701E79" w:rsidP="00701E79">
      <w:pPr>
        <w:pStyle w:val="Default"/>
        <w:rPr>
          <w:sz w:val="22"/>
          <w:szCs w:val="22"/>
        </w:rPr>
      </w:pPr>
      <w:r>
        <w:rPr>
          <w:sz w:val="22"/>
          <w:szCs w:val="22"/>
        </w:rPr>
        <w:t xml:space="preserve">• New files is used and it contain new field or data structure that is different from previous structure, including but </w:t>
      </w:r>
      <w:r w:rsidR="00BB20AE">
        <w:rPr>
          <w:sz w:val="22"/>
          <w:szCs w:val="22"/>
        </w:rPr>
        <w:t xml:space="preserve">not </w:t>
      </w:r>
      <w:r>
        <w:rPr>
          <w:sz w:val="22"/>
          <w:szCs w:val="22"/>
        </w:rPr>
        <w:t xml:space="preserve">limiting to new accounts added to General Ledger such as new product that would require new account setup in </w:t>
      </w:r>
      <w:r w:rsidR="008E251F">
        <w:rPr>
          <w:sz w:val="22"/>
          <w:szCs w:val="22"/>
        </w:rPr>
        <w:t>PROFITstar®</w:t>
      </w:r>
      <w:r>
        <w:rPr>
          <w:sz w:val="22"/>
          <w:szCs w:val="22"/>
        </w:rPr>
        <w:t xml:space="preserve"> and therefore New Link setup to import data properly</w:t>
      </w:r>
    </w:p>
    <w:p w14:paraId="5B8444C3" w14:textId="1D4F4D04" w:rsidR="00200581" w:rsidRDefault="00701E79" w:rsidP="00701E79">
      <w:pPr>
        <w:pStyle w:val="Default"/>
        <w:rPr>
          <w:sz w:val="22"/>
          <w:szCs w:val="22"/>
        </w:rPr>
      </w:pPr>
      <w:r>
        <w:rPr>
          <w:sz w:val="22"/>
          <w:szCs w:val="22"/>
        </w:rPr>
        <w:t xml:space="preserve">• If the location of the file has changed, user must use </w:t>
      </w:r>
      <w:r>
        <w:rPr>
          <w:b/>
          <w:bCs/>
          <w:sz w:val="22"/>
          <w:szCs w:val="22"/>
        </w:rPr>
        <w:t xml:space="preserve">Browse </w:t>
      </w:r>
      <w:r>
        <w:rPr>
          <w:sz w:val="22"/>
          <w:szCs w:val="22"/>
        </w:rPr>
        <w:t xml:space="preserve">button next to the </w:t>
      </w:r>
      <w:r>
        <w:rPr>
          <w:b/>
          <w:bCs/>
          <w:sz w:val="22"/>
          <w:szCs w:val="22"/>
        </w:rPr>
        <w:t xml:space="preserve">File Path </w:t>
      </w:r>
      <w:r>
        <w:rPr>
          <w:sz w:val="22"/>
          <w:szCs w:val="22"/>
        </w:rPr>
        <w:t xml:space="preserve">and edit the path and file name, so </w:t>
      </w:r>
      <w:r w:rsidR="008E251F">
        <w:rPr>
          <w:sz w:val="22"/>
          <w:szCs w:val="22"/>
        </w:rPr>
        <w:t>PROFITstar®</w:t>
      </w:r>
      <w:r>
        <w:rPr>
          <w:sz w:val="22"/>
          <w:szCs w:val="22"/>
        </w:rPr>
        <w:t xml:space="preserve"> can identify the file to be uploaded</w:t>
      </w:r>
    </w:p>
    <w:p w14:paraId="17CC9DC6" w14:textId="77777777" w:rsidR="00200581" w:rsidRDefault="00200581">
      <w:pPr>
        <w:spacing w:line="240" w:lineRule="atLeast"/>
        <w:ind w:left="360" w:hanging="360"/>
        <w:jc w:val="left"/>
        <w:rPr>
          <w:rFonts w:ascii="Arial" w:hAnsi="Arial" w:cs="Arial"/>
          <w:color w:val="000000"/>
          <w:lang w:eastAsia="en-US"/>
        </w:rPr>
      </w:pPr>
      <w:r>
        <w:br w:type="page"/>
      </w:r>
    </w:p>
    <w:p w14:paraId="421CD276" w14:textId="30A3CD06" w:rsidR="00200581" w:rsidRPr="00701E79" w:rsidRDefault="008E251F" w:rsidP="00200581">
      <w:pPr>
        <w:pStyle w:val="AppendixHeading"/>
        <w:rPr>
          <w:rFonts w:eastAsia="Arial Unicode MS"/>
          <w:kern w:val="28"/>
          <w:sz w:val="28"/>
          <w:szCs w:val="28"/>
        </w:rPr>
      </w:pPr>
      <w:bookmarkStart w:id="102" w:name="_Toc59537610"/>
      <w:r>
        <w:lastRenderedPageBreak/>
        <w:t>PROFITstar®</w:t>
      </w:r>
      <w:r w:rsidR="00200581" w:rsidRPr="00701E79">
        <w:t xml:space="preserve"> </w:t>
      </w:r>
      <w:r w:rsidR="00200581" w:rsidRPr="00200581">
        <w:t>Maturity Repricing Setting</w:t>
      </w:r>
      <w:bookmarkEnd w:id="102"/>
    </w:p>
    <w:p w14:paraId="3181B394" w14:textId="77777777" w:rsidR="00701E79" w:rsidRDefault="00701E79" w:rsidP="00701E79"/>
    <w:p w14:paraId="59890CB4" w14:textId="61482E1F" w:rsidR="00200581" w:rsidRDefault="008E251F" w:rsidP="00200581">
      <w:pPr>
        <w:rPr>
          <w:b/>
        </w:rPr>
      </w:pPr>
      <w:r>
        <w:rPr>
          <w:b/>
        </w:rPr>
        <w:t>PROFITstar®</w:t>
      </w:r>
      <w:proofErr w:type="gramStart"/>
      <w:r w:rsidR="00200581">
        <w:rPr>
          <w:b/>
        </w:rPr>
        <w:t>–  Maturity</w:t>
      </w:r>
      <w:proofErr w:type="gramEnd"/>
      <w:r w:rsidR="00200581">
        <w:rPr>
          <w:b/>
        </w:rPr>
        <w:t xml:space="preserve"> Repricing Setting</w:t>
      </w:r>
    </w:p>
    <w:p w14:paraId="79B94734" w14:textId="291E3660" w:rsidR="00200581" w:rsidRDefault="00200581" w:rsidP="00200581">
      <w:r>
        <w:t>The Chart of Account setting’s Maturity Repricing Tab (</w:t>
      </w:r>
      <w:proofErr w:type="spellStart"/>
      <w:r>
        <w:t>Matr</w:t>
      </w:r>
      <w:proofErr w:type="spellEnd"/>
      <w:r>
        <w:t>/</w:t>
      </w:r>
      <w:proofErr w:type="spellStart"/>
      <w:r>
        <w:t>Repr</w:t>
      </w:r>
      <w:proofErr w:type="spellEnd"/>
      <w:r>
        <w:t xml:space="preserve"> Tab) identifies the parameters the </w:t>
      </w:r>
      <w:r w:rsidR="008E251F">
        <w:t>PROFITstar®</w:t>
      </w:r>
      <w:r>
        <w:t xml:space="preserve"> model would use to create the Maturity and Repricing Schedule and how it would calculate fair value. Three important setting parameters are located on this tab</w:t>
      </w:r>
    </w:p>
    <w:p w14:paraId="53ED92B8" w14:textId="77777777" w:rsidR="00200581" w:rsidRDefault="00200581" w:rsidP="00320D3D">
      <w:pPr>
        <w:pStyle w:val="ListParagraph"/>
        <w:numPr>
          <w:ilvl w:val="0"/>
          <w:numId w:val="24"/>
        </w:numPr>
        <w:spacing w:after="160" w:line="259" w:lineRule="auto"/>
        <w:ind w:right="0"/>
        <w:jc w:val="left"/>
      </w:pPr>
      <w:r w:rsidRPr="001A591A">
        <w:rPr>
          <w:b/>
        </w:rPr>
        <w:t>Prepayment</w:t>
      </w:r>
      <w:r>
        <w:t xml:space="preserve">:  behavior assumption parameter that defines how loan portfolio would prepay </w:t>
      </w:r>
    </w:p>
    <w:p w14:paraId="5C228E5C" w14:textId="77777777" w:rsidR="00200581" w:rsidRDefault="00200581" w:rsidP="00320D3D">
      <w:pPr>
        <w:pStyle w:val="ListParagraph"/>
        <w:numPr>
          <w:ilvl w:val="0"/>
          <w:numId w:val="24"/>
        </w:numPr>
        <w:spacing w:after="160" w:line="259" w:lineRule="auto"/>
        <w:ind w:right="0"/>
        <w:jc w:val="left"/>
      </w:pPr>
      <w:r w:rsidRPr="001A591A">
        <w:rPr>
          <w:b/>
        </w:rPr>
        <w:t>Decay</w:t>
      </w:r>
      <w:r>
        <w:t>: behavior assumption parameter that governs how NMD would run off</w:t>
      </w:r>
    </w:p>
    <w:p w14:paraId="34BC4061" w14:textId="0718D5EC" w:rsidR="00200581" w:rsidRDefault="00200581" w:rsidP="00320D3D">
      <w:pPr>
        <w:pStyle w:val="ListParagraph"/>
        <w:numPr>
          <w:ilvl w:val="0"/>
          <w:numId w:val="24"/>
        </w:numPr>
        <w:spacing w:after="160" w:line="259" w:lineRule="auto"/>
        <w:ind w:right="0"/>
        <w:jc w:val="left"/>
      </w:pPr>
      <w:r w:rsidRPr="001A591A">
        <w:rPr>
          <w:b/>
        </w:rPr>
        <w:t>Fair Value Option</w:t>
      </w:r>
      <w:r>
        <w:t xml:space="preserve">: treatment setting that define how </w:t>
      </w:r>
      <w:r w:rsidR="008E251F">
        <w:t>PROFITstar®</w:t>
      </w:r>
      <w:r>
        <w:t xml:space="preserve"> would calculate Fair Value</w:t>
      </w:r>
    </w:p>
    <w:p w14:paraId="34FEA4BA" w14:textId="77777777" w:rsidR="00200581" w:rsidRDefault="00200581" w:rsidP="00200581">
      <w:pPr>
        <w:rPr>
          <w:b/>
        </w:rPr>
      </w:pPr>
    </w:p>
    <w:p w14:paraId="28024518" w14:textId="40663D79" w:rsidR="00200581" w:rsidRDefault="00D43DC5" w:rsidP="00200581">
      <w:pPr>
        <w:rPr>
          <w:b/>
        </w:rPr>
      </w:pPr>
      <w:r>
        <w:rPr>
          <w:b/>
        </w:rPr>
        <w:t xml:space="preserve">1. </w:t>
      </w:r>
      <w:r w:rsidR="00200581">
        <w:rPr>
          <w:b/>
        </w:rPr>
        <w:t>Prepayment</w:t>
      </w:r>
    </w:p>
    <w:p w14:paraId="7A21752B" w14:textId="5ED3786D" w:rsidR="00200581" w:rsidRDefault="00200581" w:rsidP="00200581">
      <w:r>
        <w:t xml:space="preserve">Prepayment is one of the key assumption in the </w:t>
      </w:r>
      <w:r w:rsidR="008E251F">
        <w:t>PROFITstar®</w:t>
      </w:r>
      <w:r>
        <w:t xml:space="preserve"> model. This assumption is used by the model to estimate the amount prepay for the loan portfolio. The user can access the setting parameter in the </w:t>
      </w:r>
      <w:proofErr w:type="spellStart"/>
      <w:r>
        <w:t>Matr</w:t>
      </w:r>
      <w:proofErr w:type="spellEnd"/>
      <w:r>
        <w:t>/</w:t>
      </w:r>
      <w:proofErr w:type="spellStart"/>
      <w:r>
        <w:t>Repr</w:t>
      </w:r>
      <w:proofErr w:type="spellEnd"/>
      <w:r>
        <w:t xml:space="preserve"> Tab under the Chart of Accounts Setup.</w:t>
      </w:r>
    </w:p>
    <w:p w14:paraId="7098EF73" w14:textId="77777777" w:rsidR="00200581" w:rsidRDefault="00200581" w:rsidP="00200581">
      <w:pPr>
        <w:jc w:val="center"/>
      </w:pPr>
      <w:r>
        <w:rPr>
          <w:noProof/>
          <w:lang w:eastAsia="en-US"/>
        </w:rPr>
        <w:drawing>
          <wp:inline distT="0" distB="0" distL="0" distR="0" wp14:anchorId="79D8A7E2" wp14:editId="07AD772D">
            <wp:extent cx="4610910" cy="393947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1494" cy="3957058"/>
                    </a:xfrm>
                    <a:prstGeom prst="rect">
                      <a:avLst/>
                    </a:prstGeom>
                    <a:noFill/>
                    <a:ln>
                      <a:noFill/>
                    </a:ln>
                  </pic:spPr>
                </pic:pic>
              </a:graphicData>
            </a:graphic>
          </wp:inline>
        </w:drawing>
      </w:r>
    </w:p>
    <w:p w14:paraId="3627004B" w14:textId="77777777" w:rsidR="00200581" w:rsidRDefault="00200581" w:rsidP="00200581">
      <w:pPr>
        <w:pStyle w:val="ListParagraph"/>
      </w:pPr>
    </w:p>
    <w:p w14:paraId="11431E48" w14:textId="77777777" w:rsidR="00200581" w:rsidRDefault="00200581" w:rsidP="00200581">
      <w:r>
        <w:t xml:space="preserve">For each of the loan accounts, the user can </w:t>
      </w:r>
    </w:p>
    <w:p w14:paraId="56ED6C3F" w14:textId="77777777" w:rsidR="00200581" w:rsidRDefault="00200581" w:rsidP="00320D3D">
      <w:pPr>
        <w:pStyle w:val="ListParagraph"/>
        <w:numPr>
          <w:ilvl w:val="0"/>
          <w:numId w:val="22"/>
        </w:numPr>
        <w:spacing w:after="160" w:line="259" w:lineRule="auto"/>
        <w:ind w:right="0"/>
        <w:jc w:val="left"/>
      </w:pPr>
      <w:r>
        <w:t>Select the payment method used  (See location Green in pic)</w:t>
      </w:r>
    </w:p>
    <w:p w14:paraId="6D5EA0A6" w14:textId="16F4181B" w:rsidR="00200581" w:rsidRDefault="00200581" w:rsidP="00320D3D">
      <w:pPr>
        <w:pStyle w:val="ListParagraph"/>
        <w:numPr>
          <w:ilvl w:val="0"/>
          <w:numId w:val="22"/>
        </w:numPr>
        <w:spacing w:after="160" w:line="259" w:lineRule="auto"/>
        <w:ind w:right="0"/>
        <w:jc w:val="left"/>
      </w:pPr>
      <w:r>
        <w:t>Input the specific speed for each of the rate scenario. Flat scenario is the only required field. A 0 value in the other rate scenario means that the value would take on the flat scenario’s value (See location Purple in pic)</w:t>
      </w:r>
    </w:p>
    <w:p w14:paraId="2D4D7B2F" w14:textId="77777777" w:rsidR="0026469D" w:rsidRDefault="0026469D" w:rsidP="008D5F4B">
      <w:pPr>
        <w:pStyle w:val="ListParagraph"/>
        <w:spacing w:after="160" w:line="259" w:lineRule="auto"/>
        <w:ind w:right="0"/>
        <w:jc w:val="left"/>
      </w:pPr>
    </w:p>
    <w:p w14:paraId="6245F27E" w14:textId="77777777" w:rsidR="00200581" w:rsidRPr="00034828" w:rsidRDefault="00200581" w:rsidP="00200581">
      <w:pPr>
        <w:rPr>
          <w:b/>
        </w:rPr>
      </w:pPr>
      <w:r w:rsidRPr="00034828">
        <w:rPr>
          <w:b/>
        </w:rPr>
        <w:lastRenderedPageBreak/>
        <w:t>Setting Details</w:t>
      </w:r>
    </w:p>
    <w:p w14:paraId="3074C515" w14:textId="77777777" w:rsidR="00200581" w:rsidRPr="00034828" w:rsidRDefault="00200581" w:rsidP="00200581">
      <w:pPr>
        <w:rPr>
          <w:b/>
          <w:i/>
        </w:rPr>
      </w:pPr>
      <w:r w:rsidRPr="00034828">
        <w:rPr>
          <w:b/>
          <w:i/>
        </w:rPr>
        <w:t>Prepayment Methods/ (Decay Method)</w:t>
      </w:r>
    </w:p>
    <w:tbl>
      <w:tblPr>
        <w:tblStyle w:val="GridTable4-Accent5"/>
        <w:tblW w:w="0" w:type="auto"/>
        <w:tblLook w:val="04A0" w:firstRow="1" w:lastRow="0" w:firstColumn="1" w:lastColumn="0" w:noHBand="0" w:noVBand="1"/>
      </w:tblPr>
      <w:tblGrid>
        <w:gridCol w:w="3415"/>
        <w:gridCol w:w="5935"/>
      </w:tblGrid>
      <w:tr w:rsidR="00200581" w14:paraId="0C58383A" w14:textId="77777777" w:rsidTr="00183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AB99365" w14:textId="77777777" w:rsidR="00200581" w:rsidRPr="00F01D55" w:rsidRDefault="00200581" w:rsidP="00183CC0">
            <w:pPr>
              <w:jc w:val="center"/>
            </w:pPr>
            <w:r w:rsidRPr="00F01D55">
              <w:t>Asset Side Methods</w:t>
            </w:r>
          </w:p>
        </w:tc>
      </w:tr>
      <w:tr w:rsidR="00200581" w14:paraId="1874580F" w14:textId="77777777" w:rsidTr="00183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2F71B4D4" w14:textId="77777777" w:rsidR="00200581" w:rsidRPr="00F01D55" w:rsidRDefault="00200581" w:rsidP="00183CC0">
            <w:r w:rsidRPr="00F01D55">
              <w:t>None</w:t>
            </w:r>
          </w:p>
        </w:tc>
        <w:tc>
          <w:tcPr>
            <w:tcW w:w="5935" w:type="dxa"/>
          </w:tcPr>
          <w:p w14:paraId="383305DA" w14:textId="77777777" w:rsidR="00200581" w:rsidRPr="00433A0D" w:rsidRDefault="00200581" w:rsidP="00183CC0">
            <w:pPr>
              <w:cnfStyle w:val="000000100000" w:firstRow="0" w:lastRow="0" w:firstColumn="0" w:lastColumn="0" w:oddVBand="0" w:evenVBand="0" w:oddHBand="1" w:evenHBand="0" w:firstRowFirstColumn="0" w:firstRowLastColumn="0" w:lastRowFirstColumn="0" w:lastRowLastColumn="0"/>
            </w:pPr>
            <w:r w:rsidRPr="00433A0D">
              <w:t>No prepayment</w:t>
            </w:r>
          </w:p>
        </w:tc>
      </w:tr>
      <w:tr w:rsidR="00200581" w14:paraId="62216740" w14:textId="77777777" w:rsidTr="00183CC0">
        <w:tc>
          <w:tcPr>
            <w:cnfStyle w:val="001000000000" w:firstRow="0" w:lastRow="0" w:firstColumn="1" w:lastColumn="0" w:oddVBand="0" w:evenVBand="0" w:oddHBand="0" w:evenHBand="0" w:firstRowFirstColumn="0" w:firstRowLastColumn="0" w:lastRowFirstColumn="0" w:lastRowLastColumn="0"/>
            <w:tcW w:w="3415" w:type="dxa"/>
          </w:tcPr>
          <w:p w14:paraId="42630573" w14:textId="77777777" w:rsidR="00200581" w:rsidRPr="00F01D55" w:rsidRDefault="00200581" w:rsidP="00183CC0">
            <w:r w:rsidRPr="00F01D55">
              <w:t>SMM (Single Monthly Mortality)</w:t>
            </w:r>
          </w:p>
        </w:tc>
        <w:tc>
          <w:tcPr>
            <w:tcW w:w="5935" w:type="dxa"/>
          </w:tcPr>
          <w:p w14:paraId="6BD4E9FC" w14:textId="77777777" w:rsidR="00200581" w:rsidRDefault="00200581" w:rsidP="00183CC0">
            <w:pPr>
              <w:cnfStyle w:val="000000000000" w:firstRow="0" w:lastRow="0" w:firstColumn="0" w:lastColumn="0" w:oddVBand="0" w:evenVBand="0" w:oddHBand="0" w:evenHBand="0" w:firstRowFirstColumn="0" w:firstRowLastColumn="0" w:lastRowFirstColumn="0" w:lastRowLastColumn="0"/>
              <w:rPr>
                <w:b/>
              </w:rPr>
            </w:pPr>
            <w:r w:rsidRPr="00433A0D">
              <w:t>Prepayment</w:t>
            </w:r>
            <w:r>
              <w:t xml:space="preserve"> rate expressed as a monthly rate</w:t>
            </w:r>
          </w:p>
        </w:tc>
      </w:tr>
      <w:tr w:rsidR="00200581" w14:paraId="5D3A6D2F" w14:textId="77777777" w:rsidTr="00183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3682E216" w14:textId="77777777" w:rsidR="00200581" w:rsidRPr="00F01D55" w:rsidRDefault="00200581" w:rsidP="00183CC0">
            <w:r w:rsidRPr="00F01D55">
              <w:t>CPR (Constant Prepayment Rate)</w:t>
            </w:r>
          </w:p>
        </w:tc>
        <w:tc>
          <w:tcPr>
            <w:tcW w:w="5935" w:type="dxa"/>
          </w:tcPr>
          <w:p w14:paraId="562825AE" w14:textId="77777777" w:rsidR="00200581" w:rsidRDefault="00200581" w:rsidP="00183CC0">
            <w:pPr>
              <w:cnfStyle w:val="000000100000" w:firstRow="0" w:lastRow="0" w:firstColumn="0" w:lastColumn="0" w:oddVBand="0" w:evenVBand="0" w:oddHBand="1" w:evenHBand="0" w:firstRowFirstColumn="0" w:firstRowLastColumn="0" w:lastRowFirstColumn="0" w:lastRowLastColumn="0"/>
              <w:rPr>
                <w:b/>
              </w:rPr>
            </w:pPr>
            <w:r>
              <w:t>Assumes a constant proportion of loan will prepay each month</w:t>
            </w:r>
          </w:p>
        </w:tc>
      </w:tr>
      <w:tr w:rsidR="00200581" w14:paraId="7CB982CF" w14:textId="77777777" w:rsidTr="00183CC0">
        <w:tc>
          <w:tcPr>
            <w:cnfStyle w:val="001000000000" w:firstRow="0" w:lastRow="0" w:firstColumn="1" w:lastColumn="0" w:oddVBand="0" w:evenVBand="0" w:oddHBand="0" w:evenHBand="0" w:firstRowFirstColumn="0" w:firstRowLastColumn="0" w:lastRowFirstColumn="0" w:lastRowLastColumn="0"/>
            <w:tcW w:w="3415" w:type="dxa"/>
          </w:tcPr>
          <w:p w14:paraId="257B9046" w14:textId="77777777" w:rsidR="00200581" w:rsidRPr="00F01D55" w:rsidRDefault="00200581" w:rsidP="00183CC0">
            <w:r w:rsidRPr="00F01D55">
              <w:t>PSA (Public Securities Association)</w:t>
            </w:r>
          </w:p>
        </w:tc>
        <w:tc>
          <w:tcPr>
            <w:tcW w:w="5935" w:type="dxa"/>
          </w:tcPr>
          <w:p w14:paraId="105A8C00" w14:textId="77777777" w:rsidR="00200581" w:rsidRDefault="00200581" w:rsidP="00183CC0">
            <w:pPr>
              <w:cnfStyle w:val="000000000000" w:firstRow="0" w:lastRow="0" w:firstColumn="0" w:lastColumn="0" w:oddVBand="0" w:evenVBand="0" w:oddHBand="0" w:evenHBand="0" w:firstRowFirstColumn="0" w:firstRowLastColumn="0" w:lastRowFirstColumn="0" w:lastRowLastColumn="0"/>
            </w:pPr>
            <w:r>
              <w:t>Methodology where amount prepaid per month is dependent to the average age of the loan (or portfolio)</w:t>
            </w:r>
          </w:p>
        </w:tc>
      </w:tr>
      <w:tr w:rsidR="00200581" w14:paraId="0A1446AA" w14:textId="77777777" w:rsidTr="00183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73DC42D8" w14:textId="77777777" w:rsidR="00200581" w:rsidRPr="00F01D55" w:rsidRDefault="00200581" w:rsidP="00183CC0">
            <w:r w:rsidRPr="00F01D55">
              <w:t>Percent of total balance</w:t>
            </w:r>
          </w:p>
        </w:tc>
        <w:tc>
          <w:tcPr>
            <w:tcW w:w="5935" w:type="dxa"/>
          </w:tcPr>
          <w:p w14:paraId="63FD5E37" w14:textId="77777777" w:rsidR="00200581" w:rsidRDefault="00200581" w:rsidP="00183CC0">
            <w:pPr>
              <w:cnfStyle w:val="000000100000" w:firstRow="0" w:lastRow="0" w:firstColumn="0" w:lastColumn="0" w:oddVBand="0" w:evenVBand="0" w:oddHBand="1" w:evenHBand="0" w:firstRowFirstColumn="0" w:firstRowLastColumn="0" w:lastRowFirstColumn="0" w:lastRowLastColumn="0"/>
            </w:pPr>
            <w:r>
              <w:t>Uses the total maturity amount of the current month calculate prepayment amounts and assume to apply to all other time frames</w:t>
            </w:r>
          </w:p>
        </w:tc>
      </w:tr>
      <w:tr w:rsidR="00200581" w14:paraId="2A2178A1" w14:textId="77777777" w:rsidTr="00183CC0">
        <w:tc>
          <w:tcPr>
            <w:cnfStyle w:val="001000000000" w:firstRow="0" w:lastRow="0" w:firstColumn="1" w:lastColumn="0" w:oddVBand="0" w:evenVBand="0" w:oddHBand="0" w:evenHBand="0" w:firstRowFirstColumn="0" w:firstRowLastColumn="0" w:lastRowFirstColumn="0" w:lastRowLastColumn="0"/>
            <w:tcW w:w="3415" w:type="dxa"/>
          </w:tcPr>
          <w:p w14:paraId="46E7A3B3" w14:textId="77777777" w:rsidR="00200581" w:rsidRPr="00F01D55" w:rsidRDefault="00200581" w:rsidP="00183CC0">
            <w:r w:rsidRPr="00F01D55">
              <w:t>User-Defined Table</w:t>
            </w:r>
          </w:p>
        </w:tc>
        <w:tc>
          <w:tcPr>
            <w:tcW w:w="5935" w:type="dxa"/>
          </w:tcPr>
          <w:p w14:paraId="3F7FEFDB" w14:textId="71BFE88D" w:rsidR="00200581" w:rsidRDefault="00200581" w:rsidP="00183CC0">
            <w:pPr>
              <w:cnfStyle w:val="000000000000" w:firstRow="0" w:lastRow="0" w:firstColumn="0" w:lastColumn="0" w:oddVBand="0" w:evenVBand="0" w:oddHBand="0" w:evenHBand="0" w:firstRowFirstColumn="0" w:firstRowLastColumn="0" w:lastRowFirstColumn="0" w:lastRowLastColumn="0"/>
            </w:pPr>
            <w:r>
              <w:t xml:space="preserve">User may create and define their own prepayment table to be used by </w:t>
            </w:r>
            <w:r w:rsidR="008E251F">
              <w:t>PROFITstar®</w:t>
            </w:r>
          </w:p>
        </w:tc>
      </w:tr>
      <w:tr w:rsidR="00200581" w14:paraId="4BB243FB" w14:textId="77777777" w:rsidTr="00183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611D8AAF" w14:textId="77777777" w:rsidR="00200581" w:rsidRPr="00F01D55" w:rsidRDefault="00200581" w:rsidP="00183CC0">
            <w:r w:rsidRPr="00F01D55">
              <w:t>Mortgage Prepay</w:t>
            </w:r>
          </w:p>
        </w:tc>
        <w:tc>
          <w:tcPr>
            <w:tcW w:w="5935" w:type="dxa"/>
          </w:tcPr>
          <w:p w14:paraId="455E3F61" w14:textId="6A496C32" w:rsidR="00200581" w:rsidRDefault="00200581" w:rsidP="00183CC0">
            <w:pPr>
              <w:cnfStyle w:val="000000100000" w:firstRow="0" w:lastRow="0" w:firstColumn="0" w:lastColumn="0" w:oddVBand="0" w:evenVBand="0" w:oddHBand="1" w:evenHBand="0" w:firstRowFirstColumn="0" w:firstRowLastColumn="0" w:lastRowFirstColumn="0" w:lastRowLastColumn="0"/>
            </w:pPr>
            <w:r>
              <w:t xml:space="preserve">User may use and store external mortgage prepay tables to be used by </w:t>
            </w:r>
            <w:r w:rsidR="008E251F">
              <w:t>PROFITstar®</w:t>
            </w:r>
          </w:p>
        </w:tc>
      </w:tr>
    </w:tbl>
    <w:p w14:paraId="10E6C290" w14:textId="77777777" w:rsidR="00200581" w:rsidRDefault="00200581" w:rsidP="00200581">
      <w:pPr>
        <w:rPr>
          <w:b/>
        </w:rPr>
      </w:pPr>
    </w:p>
    <w:tbl>
      <w:tblPr>
        <w:tblStyle w:val="GridTable4-Accent5"/>
        <w:tblW w:w="0" w:type="auto"/>
        <w:tblLook w:val="04A0" w:firstRow="1" w:lastRow="0" w:firstColumn="1" w:lastColumn="0" w:noHBand="0" w:noVBand="1"/>
      </w:tblPr>
      <w:tblGrid>
        <w:gridCol w:w="3415"/>
        <w:gridCol w:w="5935"/>
      </w:tblGrid>
      <w:tr w:rsidR="00200581" w14:paraId="6D8B7450" w14:textId="77777777" w:rsidTr="00183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FC2C1A3" w14:textId="77777777" w:rsidR="00200581" w:rsidRPr="00F01D55" w:rsidRDefault="00200581" w:rsidP="00183CC0">
            <w:pPr>
              <w:jc w:val="center"/>
            </w:pPr>
            <w:r w:rsidRPr="00F01D55">
              <w:t>Liability Side Methods</w:t>
            </w:r>
          </w:p>
        </w:tc>
      </w:tr>
      <w:tr w:rsidR="00200581" w:rsidRPr="00433A0D" w14:paraId="4B4DFBBF" w14:textId="77777777" w:rsidTr="00183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9FA02B2" w14:textId="77777777" w:rsidR="00200581" w:rsidRPr="00F01D55" w:rsidRDefault="00200581" w:rsidP="00183CC0">
            <w:r w:rsidRPr="00F01D55">
              <w:t>None</w:t>
            </w:r>
          </w:p>
        </w:tc>
        <w:tc>
          <w:tcPr>
            <w:tcW w:w="5935" w:type="dxa"/>
          </w:tcPr>
          <w:p w14:paraId="27463437" w14:textId="77777777" w:rsidR="00200581" w:rsidRPr="00433A0D" w:rsidRDefault="00200581" w:rsidP="00183CC0">
            <w:pPr>
              <w:cnfStyle w:val="000000100000" w:firstRow="0" w:lastRow="0" w:firstColumn="0" w:lastColumn="0" w:oddVBand="0" w:evenVBand="0" w:oddHBand="1" w:evenHBand="0" w:firstRowFirstColumn="0" w:firstRowLastColumn="0" w:lastRowFirstColumn="0" w:lastRowLastColumn="0"/>
            </w:pPr>
            <w:r w:rsidRPr="00433A0D">
              <w:t>No prepayment</w:t>
            </w:r>
          </w:p>
        </w:tc>
      </w:tr>
      <w:tr w:rsidR="00200581" w14:paraId="1E38E680" w14:textId="77777777" w:rsidTr="00183CC0">
        <w:tc>
          <w:tcPr>
            <w:cnfStyle w:val="001000000000" w:firstRow="0" w:lastRow="0" w:firstColumn="1" w:lastColumn="0" w:oddVBand="0" w:evenVBand="0" w:oddHBand="0" w:evenHBand="0" w:firstRowFirstColumn="0" w:firstRowLastColumn="0" w:lastRowFirstColumn="0" w:lastRowLastColumn="0"/>
            <w:tcW w:w="3415" w:type="dxa"/>
          </w:tcPr>
          <w:p w14:paraId="09BF9918" w14:textId="77777777" w:rsidR="00200581" w:rsidRPr="00F01D55" w:rsidRDefault="00200581" w:rsidP="00183CC0">
            <w:r w:rsidRPr="00F01D55">
              <w:t>Monthly rate</w:t>
            </w:r>
          </w:p>
        </w:tc>
        <w:tc>
          <w:tcPr>
            <w:tcW w:w="5935" w:type="dxa"/>
          </w:tcPr>
          <w:p w14:paraId="1660E4DE" w14:textId="77777777" w:rsidR="00200581" w:rsidRDefault="00200581" w:rsidP="00183CC0">
            <w:pPr>
              <w:cnfStyle w:val="000000000000" w:firstRow="0" w:lastRow="0" w:firstColumn="0" w:lastColumn="0" w:oddVBand="0" w:evenVBand="0" w:oddHBand="0" w:evenHBand="0" w:firstRowFirstColumn="0" w:firstRowLastColumn="0" w:lastRowFirstColumn="0" w:lastRowLastColumn="0"/>
              <w:rPr>
                <w:b/>
              </w:rPr>
            </w:pPr>
            <w:r>
              <w:t>Calculate like SMM method on asset side</w:t>
            </w:r>
          </w:p>
        </w:tc>
      </w:tr>
      <w:tr w:rsidR="00200581" w14:paraId="14107F9A" w14:textId="77777777" w:rsidTr="00183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7EF8BC7" w14:textId="77777777" w:rsidR="00200581" w:rsidRPr="00F01D55" w:rsidRDefault="00200581" w:rsidP="00183CC0">
            <w:r w:rsidRPr="00F01D55">
              <w:t>Annual rate</w:t>
            </w:r>
          </w:p>
        </w:tc>
        <w:tc>
          <w:tcPr>
            <w:tcW w:w="5935" w:type="dxa"/>
          </w:tcPr>
          <w:p w14:paraId="0BD20B84" w14:textId="77777777" w:rsidR="00200581" w:rsidRDefault="00200581" w:rsidP="00183CC0">
            <w:pPr>
              <w:cnfStyle w:val="000000100000" w:firstRow="0" w:lastRow="0" w:firstColumn="0" w:lastColumn="0" w:oddVBand="0" w:evenVBand="0" w:oddHBand="1" w:evenHBand="0" w:firstRowFirstColumn="0" w:firstRowLastColumn="0" w:lastRowFirstColumn="0" w:lastRowLastColumn="0"/>
              <w:rPr>
                <w:b/>
              </w:rPr>
            </w:pPr>
            <w:r>
              <w:t>Calculate like CPR method on asset side</w:t>
            </w:r>
          </w:p>
        </w:tc>
      </w:tr>
      <w:tr w:rsidR="00200581" w14:paraId="0E612DBE" w14:textId="77777777" w:rsidTr="00183CC0">
        <w:tc>
          <w:tcPr>
            <w:cnfStyle w:val="001000000000" w:firstRow="0" w:lastRow="0" w:firstColumn="1" w:lastColumn="0" w:oddVBand="0" w:evenVBand="0" w:oddHBand="0" w:evenHBand="0" w:firstRowFirstColumn="0" w:firstRowLastColumn="0" w:lastRowFirstColumn="0" w:lastRowLastColumn="0"/>
            <w:tcW w:w="3415" w:type="dxa"/>
          </w:tcPr>
          <w:p w14:paraId="57FBF6B5" w14:textId="77777777" w:rsidR="00200581" w:rsidRPr="00F01D55" w:rsidRDefault="00200581" w:rsidP="00183CC0">
            <w:r w:rsidRPr="00F01D55">
              <w:t>Percent of total balance</w:t>
            </w:r>
          </w:p>
        </w:tc>
        <w:tc>
          <w:tcPr>
            <w:tcW w:w="5935" w:type="dxa"/>
          </w:tcPr>
          <w:p w14:paraId="78346DB2" w14:textId="77777777" w:rsidR="00200581" w:rsidRDefault="00200581" w:rsidP="00183CC0">
            <w:pPr>
              <w:cnfStyle w:val="000000000000" w:firstRow="0" w:lastRow="0" w:firstColumn="0" w:lastColumn="0" w:oddVBand="0" w:evenVBand="0" w:oddHBand="0" w:evenHBand="0" w:firstRowFirstColumn="0" w:firstRowLastColumn="0" w:lastRowFirstColumn="0" w:lastRowLastColumn="0"/>
            </w:pPr>
            <w:r>
              <w:t>Uses the total maturity amount of the current month calculate prepayment amounts and assume to apply to all other time frames</w:t>
            </w:r>
          </w:p>
        </w:tc>
      </w:tr>
    </w:tbl>
    <w:p w14:paraId="4124910A" w14:textId="77777777" w:rsidR="00200581" w:rsidRDefault="00200581" w:rsidP="00200581"/>
    <w:p w14:paraId="32DCFD42" w14:textId="77777777" w:rsidR="00200581" w:rsidRDefault="00200581" w:rsidP="00200581">
      <w:r>
        <w:t xml:space="preserve">If the Prepayment method is selected </w:t>
      </w:r>
      <w:r w:rsidRPr="00F01D55">
        <w:rPr>
          <w:u w:val="single"/>
        </w:rPr>
        <w:t>other than</w:t>
      </w:r>
      <w:r>
        <w:t xml:space="preserve"> </w:t>
      </w:r>
      <w:proofErr w:type="gramStart"/>
      <w:r w:rsidRPr="00F01D55">
        <w:rPr>
          <w:b/>
        </w:rPr>
        <w:t>None</w:t>
      </w:r>
      <w:proofErr w:type="gramEnd"/>
      <w:r>
        <w:t>, then the user can also enable the following settings</w:t>
      </w:r>
    </w:p>
    <w:p w14:paraId="62EC9189" w14:textId="77777777" w:rsidR="00200581" w:rsidRPr="00D337FA" w:rsidRDefault="00200581" w:rsidP="00320D3D">
      <w:pPr>
        <w:pStyle w:val="ListParagraph"/>
        <w:numPr>
          <w:ilvl w:val="0"/>
          <w:numId w:val="25"/>
        </w:numPr>
        <w:spacing w:after="160" w:line="259" w:lineRule="auto"/>
        <w:ind w:right="0"/>
        <w:jc w:val="left"/>
      </w:pPr>
      <w:r w:rsidRPr="00034828">
        <w:rPr>
          <w:b/>
          <w:i/>
        </w:rPr>
        <w:t>Prepayment Speed Driver</w:t>
      </w:r>
      <w:r>
        <w:t xml:space="preserve"> defines the rate that should be used to determine the prepayment or decay </w:t>
      </w:r>
      <w:proofErr w:type="gramStart"/>
      <w:r>
        <w:t>speed .</w:t>
      </w:r>
      <w:proofErr w:type="gramEnd"/>
    </w:p>
    <w:p w14:paraId="28981654" w14:textId="1DC8A77D" w:rsidR="00200581" w:rsidRPr="00D337FA" w:rsidRDefault="00200581" w:rsidP="00320D3D">
      <w:pPr>
        <w:pStyle w:val="ListParagraph"/>
        <w:numPr>
          <w:ilvl w:val="0"/>
          <w:numId w:val="25"/>
        </w:numPr>
        <w:spacing w:after="160" w:line="259" w:lineRule="auto"/>
        <w:ind w:right="0"/>
        <w:jc w:val="left"/>
      </w:pPr>
      <w:r w:rsidRPr="00034828">
        <w:rPr>
          <w:b/>
          <w:i/>
        </w:rPr>
        <w:t>Auto calculate months</w:t>
      </w:r>
      <w:r>
        <w:rPr>
          <w:b/>
        </w:rPr>
        <w:t xml:space="preserve"> </w:t>
      </w:r>
      <w:r>
        <w:t xml:space="preserve">when enabled would allow the </w:t>
      </w:r>
      <w:r w:rsidR="008E251F">
        <w:t>PROFITstar®</w:t>
      </w:r>
      <w:r>
        <w:t xml:space="preserve"> to automatically calculate the estimated prepayment  speed based upon the historical data stored in the system</w:t>
      </w:r>
    </w:p>
    <w:p w14:paraId="6D9D5B05" w14:textId="77777777" w:rsidR="00200581" w:rsidRDefault="00200581" w:rsidP="00320D3D">
      <w:pPr>
        <w:pStyle w:val="ListParagraph"/>
        <w:numPr>
          <w:ilvl w:val="0"/>
          <w:numId w:val="25"/>
        </w:numPr>
        <w:spacing w:after="160" w:line="259" w:lineRule="auto"/>
        <w:ind w:right="0"/>
        <w:jc w:val="left"/>
      </w:pPr>
      <w:r w:rsidRPr="00034828">
        <w:rPr>
          <w:b/>
          <w:i/>
        </w:rPr>
        <w:t>Apply to New Volume</w:t>
      </w:r>
      <w:r>
        <w:t xml:space="preserve"> when enabled would also apply the prepayment to new volumes</w:t>
      </w:r>
    </w:p>
    <w:p w14:paraId="48B9CC19" w14:textId="77777777" w:rsidR="00200581" w:rsidRDefault="00200581" w:rsidP="00200581">
      <w:pPr>
        <w:pStyle w:val="ListParagraph"/>
      </w:pPr>
    </w:p>
    <w:p w14:paraId="1AD7A989" w14:textId="21D2862E" w:rsidR="00200581" w:rsidRDefault="00D43DC5" w:rsidP="00200581">
      <w:pPr>
        <w:rPr>
          <w:b/>
        </w:rPr>
      </w:pPr>
      <w:r>
        <w:rPr>
          <w:b/>
        </w:rPr>
        <w:t xml:space="preserve">2. </w:t>
      </w:r>
      <w:r w:rsidR="00200581">
        <w:rPr>
          <w:b/>
        </w:rPr>
        <w:t>Decay</w:t>
      </w:r>
    </w:p>
    <w:p w14:paraId="5E8FA710" w14:textId="35CE1A69" w:rsidR="00200581" w:rsidRDefault="00200581" w:rsidP="00200581">
      <w:r>
        <w:t xml:space="preserve">Decay is another key assumption in the </w:t>
      </w:r>
      <w:r w:rsidR="008E251F">
        <w:t>PROFITstar®</w:t>
      </w:r>
      <w:r>
        <w:t xml:space="preserve"> model. This assumption help estimate the amount of run-off on Non-Maturity Deposit (NMD). </w:t>
      </w:r>
    </w:p>
    <w:p w14:paraId="4808F6CA" w14:textId="77777777" w:rsidR="00200581" w:rsidRDefault="00200581" w:rsidP="00200581">
      <w:r>
        <w:t xml:space="preserve">It only applies to accounts </w:t>
      </w:r>
    </w:p>
    <w:p w14:paraId="1AF08564" w14:textId="77777777" w:rsidR="00200581" w:rsidRDefault="00200581" w:rsidP="00320D3D">
      <w:pPr>
        <w:pStyle w:val="ListParagraph"/>
        <w:numPr>
          <w:ilvl w:val="0"/>
          <w:numId w:val="23"/>
        </w:numPr>
        <w:spacing w:after="160" w:line="259" w:lineRule="auto"/>
        <w:ind w:right="0"/>
        <w:jc w:val="left"/>
      </w:pPr>
      <w:r>
        <w:t>On the liability side of the balance sheet that subtotal into Total Deposits</w:t>
      </w:r>
    </w:p>
    <w:p w14:paraId="183A1749" w14:textId="77777777" w:rsidR="00200581" w:rsidRDefault="00200581" w:rsidP="00320D3D">
      <w:pPr>
        <w:pStyle w:val="ListParagraph"/>
        <w:numPr>
          <w:ilvl w:val="0"/>
          <w:numId w:val="23"/>
        </w:numPr>
        <w:spacing w:after="160" w:line="259" w:lineRule="auto"/>
        <w:ind w:right="0"/>
        <w:jc w:val="left"/>
      </w:pPr>
      <w:r>
        <w:t xml:space="preserve">And has a Maturity Type of </w:t>
      </w:r>
      <w:r w:rsidRPr="00034828">
        <w:rPr>
          <w:b/>
        </w:rPr>
        <w:t>N/A</w:t>
      </w:r>
      <w:r>
        <w:t xml:space="preserve"> </w:t>
      </w:r>
    </w:p>
    <w:p w14:paraId="079C09B7" w14:textId="77777777" w:rsidR="00200581" w:rsidRDefault="00200581" w:rsidP="00200581">
      <w:pPr>
        <w:jc w:val="center"/>
        <w:rPr>
          <w:b/>
        </w:rPr>
      </w:pPr>
      <w:r>
        <w:rPr>
          <w:noProof/>
          <w:lang w:eastAsia="en-US"/>
        </w:rPr>
        <w:lastRenderedPageBreak/>
        <w:drawing>
          <wp:inline distT="0" distB="0" distL="0" distR="0" wp14:anchorId="24C1A662" wp14:editId="3418B772">
            <wp:extent cx="4241260" cy="2061301"/>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312" cy="2078337"/>
                    </a:xfrm>
                    <a:prstGeom prst="rect">
                      <a:avLst/>
                    </a:prstGeom>
                    <a:noFill/>
                    <a:ln>
                      <a:noFill/>
                    </a:ln>
                  </pic:spPr>
                </pic:pic>
              </a:graphicData>
            </a:graphic>
          </wp:inline>
        </w:drawing>
      </w:r>
    </w:p>
    <w:p w14:paraId="082D5BD2" w14:textId="77777777" w:rsidR="00200581" w:rsidRDefault="00200581" w:rsidP="00200581">
      <w:pPr>
        <w:rPr>
          <w:b/>
        </w:rPr>
      </w:pPr>
      <w:r>
        <w:rPr>
          <w:b/>
        </w:rPr>
        <w:t xml:space="preserve">Setting </w:t>
      </w:r>
      <w:proofErr w:type="gramStart"/>
      <w:r>
        <w:rPr>
          <w:b/>
        </w:rPr>
        <w:t>Up</w:t>
      </w:r>
      <w:proofErr w:type="gramEnd"/>
      <w:r>
        <w:rPr>
          <w:b/>
        </w:rPr>
        <w:t xml:space="preserve"> Decay</w:t>
      </w:r>
    </w:p>
    <w:p w14:paraId="4F282C74" w14:textId="77777777" w:rsidR="00200581" w:rsidRDefault="00200581" w:rsidP="00200581">
      <w:r>
        <w:t xml:space="preserve">In order to model decay, the user would need to have the following setting in the Chart of Accounts Setup &gt; </w:t>
      </w:r>
      <w:proofErr w:type="spellStart"/>
      <w:r>
        <w:t>Matr</w:t>
      </w:r>
      <w:proofErr w:type="spellEnd"/>
      <w:r>
        <w:t>/</w:t>
      </w:r>
      <w:proofErr w:type="spellStart"/>
      <w:r>
        <w:t>Repr</w:t>
      </w:r>
      <w:proofErr w:type="spellEnd"/>
      <w:r>
        <w:t xml:space="preserve"> Screen</w:t>
      </w:r>
    </w:p>
    <w:p w14:paraId="533E3B93" w14:textId="77777777" w:rsidR="00200581" w:rsidRDefault="00200581" w:rsidP="005F47E0">
      <w:pPr>
        <w:pStyle w:val="ListParagraph"/>
        <w:numPr>
          <w:ilvl w:val="0"/>
          <w:numId w:val="28"/>
        </w:numPr>
        <w:spacing w:after="160" w:line="259" w:lineRule="auto"/>
        <w:ind w:right="0"/>
        <w:jc w:val="left"/>
      </w:pPr>
      <w:r w:rsidRPr="00446F6D">
        <w:rPr>
          <w:b/>
          <w:color w:val="00B050"/>
        </w:rPr>
        <w:t>&lt;</w:t>
      </w:r>
      <w:r>
        <w:t>Auto Update Action</w:t>
      </w:r>
      <w:r w:rsidRPr="00446F6D">
        <w:rPr>
          <w:b/>
          <w:color w:val="00B050"/>
        </w:rPr>
        <w:t>&gt;</w:t>
      </w:r>
      <w:r>
        <w:t xml:space="preserve"> to “</w:t>
      </w:r>
      <w:r w:rsidRPr="00446F6D">
        <w:rPr>
          <w:b/>
        </w:rPr>
        <w:t>Historical Balance in &gt; Last</w:t>
      </w:r>
      <w:r>
        <w:t>” (See location Green in pic)</w:t>
      </w:r>
    </w:p>
    <w:p w14:paraId="158063A7" w14:textId="77777777" w:rsidR="00200581" w:rsidRDefault="00200581" w:rsidP="005F47E0">
      <w:pPr>
        <w:pStyle w:val="ListParagraph"/>
        <w:numPr>
          <w:ilvl w:val="0"/>
          <w:numId w:val="28"/>
        </w:numPr>
        <w:spacing w:after="160" w:line="259" w:lineRule="auto"/>
        <w:ind w:right="0"/>
        <w:jc w:val="left"/>
      </w:pPr>
      <w:r w:rsidRPr="00446F6D">
        <w:rPr>
          <w:b/>
          <w:color w:val="00B0F0"/>
        </w:rPr>
        <w:t>&lt;</w:t>
      </w:r>
      <w:r>
        <w:t>Decay Rate Method</w:t>
      </w:r>
      <w:r w:rsidRPr="00446F6D">
        <w:rPr>
          <w:b/>
          <w:color w:val="00B0F0"/>
        </w:rPr>
        <w:t>&gt;</w:t>
      </w:r>
      <w:r>
        <w:t xml:space="preserve"> to setting </w:t>
      </w:r>
      <w:r w:rsidRPr="00446F6D">
        <w:rPr>
          <w:u w:val="single"/>
        </w:rPr>
        <w:t>other than</w:t>
      </w:r>
      <w:r>
        <w:t xml:space="preserve"> “None” (See location Blue in pic)</w:t>
      </w:r>
    </w:p>
    <w:p w14:paraId="797BAAB2" w14:textId="77777777" w:rsidR="00200581" w:rsidRDefault="00200581" w:rsidP="005F47E0">
      <w:pPr>
        <w:pStyle w:val="ListParagraph"/>
        <w:numPr>
          <w:ilvl w:val="0"/>
          <w:numId w:val="28"/>
        </w:numPr>
        <w:spacing w:after="160" w:line="259" w:lineRule="auto"/>
        <w:ind w:right="0"/>
        <w:jc w:val="left"/>
      </w:pPr>
      <w:r w:rsidRPr="00446F6D">
        <w:rPr>
          <w:b/>
          <w:color w:val="7030A0"/>
        </w:rPr>
        <w:t>&lt;</w:t>
      </w:r>
      <w:r>
        <w:t xml:space="preserve">Fair Value Options </w:t>
      </w:r>
      <w:r w:rsidRPr="00446F6D">
        <w:rPr>
          <w:b/>
          <w:color w:val="7030A0"/>
        </w:rPr>
        <w:t>&gt;</w:t>
      </w:r>
      <w:r>
        <w:t xml:space="preserve"> Treatment</w:t>
      </w:r>
      <w:r w:rsidRPr="00446F6D">
        <w:rPr>
          <w:b/>
          <w:color w:val="00B0F0"/>
        </w:rPr>
        <w:t>&gt;</w:t>
      </w:r>
      <w:r>
        <w:t xml:space="preserve"> to “FAS107/Discount” (See location Purple in pic)</w:t>
      </w:r>
    </w:p>
    <w:p w14:paraId="1850753D" w14:textId="77777777" w:rsidR="00200581" w:rsidRDefault="00200581" w:rsidP="005F47E0">
      <w:pPr>
        <w:pStyle w:val="ListParagraph"/>
        <w:numPr>
          <w:ilvl w:val="0"/>
          <w:numId w:val="28"/>
        </w:numPr>
        <w:spacing w:after="160" w:line="259" w:lineRule="auto"/>
        <w:ind w:right="0"/>
        <w:jc w:val="left"/>
      </w:pPr>
      <w:r>
        <w:t>Select the desired discount rate, spread behavior and spread. (See location orange in pic)</w:t>
      </w:r>
    </w:p>
    <w:p w14:paraId="61AE6153" w14:textId="77777777" w:rsidR="00200581" w:rsidRDefault="00200581" w:rsidP="005F47E0">
      <w:pPr>
        <w:pStyle w:val="ListParagraph"/>
        <w:numPr>
          <w:ilvl w:val="0"/>
          <w:numId w:val="28"/>
        </w:numPr>
        <w:spacing w:after="160" w:line="259" w:lineRule="auto"/>
        <w:ind w:right="0"/>
        <w:jc w:val="left"/>
      </w:pPr>
      <w:r>
        <w:t>Enter the decay rate in the prepayment speed matrix, this matrix is used to tell how the maturity schedule should react based on the changes to the projected offering rate. Although only the flat scenario is a required field, an account may experience different decay and therefore values for the other interest rate shock scenarios might be recommended. (see location red in pic)</w:t>
      </w:r>
    </w:p>
    <w:p w14:paraId="7F6AF882" w14:textId="77777777" w:rsidR="00A27C70" w:rsidRDefault="00A27C70" w:rsidP="004D3480">
      <w:pPr>
        <w:tabs>
          <w:tab w:val="left" w:pos="5820"/>
        </w:tabs>
        <w:jc w:val="center"/>
        <w:rPr>
          <w:i/>
        </w:rPr>
      </w:pPr>
    </w:p>
    <w:p w14:paraId="20FB6878" w14:textId="070F91A0" w:rsidR="00990EB8" w:rsidRDefault="005F47E0" w:rsidP="004D3480">
      <w:pPr>
        <w:tabs>
          <w:tab w:val="left" w:pos="5820"/>
        </w:tabs>
        <w:jc w:val="center"/>
        <w:rPr>
          <w:i/>
        </w:rPr>
      </w:pPr>
      <w:r>
        <w:rPr>
          <w:noProof/>
          <w:lang w:eastAsia="en-US"/>
        </w:rPr>
        <w:drawing>
          <wp:inline distT="0" distB="0" distL="0" distR="0" wp14:anchorId="72F565C5" wp14:editId="66B3EF34">
            <wp:extent cx="4172762" cy="3526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2460" cy="3543032"/>
                    </a:xfrm>
                    <a:prstGeom prst="rect">
                      <a:avLst/>
                    </a:prstGeom>
                    <a:noFill/>
                    <a:ln>
                      <a:noFill/>
                    </a:ln>
                  </pic:spPr>
                </pic:pic>
              </a:graphicData>
            </a:graphic>
          </wp:inline>
        </w:drawing>
      </w:r>
    </w:p>
    <w:p w14:paraId="24A77B53" w14:textId="0F1F59A9" w:rsidR="00D43DC5" w:rsidRDefault="00D43DC5" w:rsidP="00D43DC5">
      <w:pPr>
        <w:rPr>
          <w:b/>
        </w:rPr>
      </w:pPr>
      <w:r>
        <w:rPr>
          <w:b/>
        </w:rPr>
        <w:lastRenderedPageBreak/>
        <w:t>3. Fair Value Options</w:t>
      </w:r>
    </w:p>
    <w:p w14:paraId="40BF5B45" w14:textId="2069A31E" w:rsidR="008F5700" w:rsidRDefault="008F5700" w:rsidP="00D43DC5">
      <w:pPr>
        <w:rPr>
          <w:b/>
        </w:rPr>
      </w:pPr>
    </w:p>
    <w:p w14:paraId="31499446" w14:textId="7ECB4137" w:rsidR="008F5700" w:rsidRDefault="008F5700" w:rsidP="008F5700">
      <w:r>
        <w:t xml:space="preserve">Fair Value Option is a critical parameter in the PROFITstar® model. To properly calculate the EVE each balance sheet account should have the best option selected appropriate to the attributes of that account. </w:t>
      </w:r>
    </w:p>
    <w:p w14:paraId="5691D08B" w14:textId="11D5D400" w:rsidR="008F5700" w:rsidRDefault="008F5700" w:rsidP="008F5700"/>
    <w:tbl>
      <w:tblPr>
        <w:tblStyle w:val="GridTable4-Accent5"/>
        <w:tblW w:w="0" w:type="auto"/>
        <w:tblLook w:val="04A0" w:firstRow="1" w:lastRow="0" w:firstColumn="1" w:lastColumn="0" w:noHBand="0" w:noVBand="1"/>
      </w:tblPr>
      <w:tblGrid>
        <w:gridCol w:w="1975"/>
        <w:gridCol w:w="7375"/>
      </w:tblGrid>
      <w:tr w:rsidR="00D023AD" w:rsidRPr="00F01D55" w14:paraId="33B1816E" w14:textId="77777777" w:rsidTr="00B97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C3D389B" w14:textId="795F52D5" w:rsidR="00D023AD" w:rsidRPr="00F01D55" w:rsidRDefault="00D023AD" w:rsidP="00B97964">
            <w:pPr>
              <w:jc w:val="center"/>
            </w:pPr>
            <w:r>
              <w:t>Fair Value Treatment options</w:t>
            </w:r>
          </w:p>
        </w:tc>
      </w:tr>
      <w:tr w:rsidR="00D023AD" w:rsidRPr="00433A0D" w14:paraId="091D01EF" w14:textId="77777777" w:rsidTr="00D3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BBF1AC0" w14:textId="495F9A67" w:rsidR="00D023AD" w:rsidRPr="00D023AD" w:rsidRDefault="00D023AD" w:rsidP="00B97964">
            <w:r w:rsidRPr="00D023AD">
              <w:t>N/A</w:t>
            </w:r>
          </w:p>
        </w:tc>
        <w:tc>
          <w:tcPr>
            <w:tcW w:w="7375" w:type="dxa"/>
          </w:tcPr>
          <w:p w14:paraId="2D71FDA9" w14:textId="167164B0" w:rsidR="00D023AD" w:rsidRPr="00433A0D" w:rsidRDefault="00D023AD" w:rsidP="00D023AD">
            <w:pPr>
              <w:cnfStyle w:val="000000100000" w:firstRow="0" w:lastRow="0" w:firstColumn="0" w:lastColumn="0" w:oddVBand="0" w:evenVBand="0" w:oddHBand="1" w:evenHBand="0" w:firstRowFirstColumn="0" w:firstRowLastColumn="0" w:lastRowFirstColumn="0" w:lastRowLastColumn="0"/>
            </w:pPr>
            <w:r w:rsidRPr="00433A0D">
              <w:t>No</w:t>
            </w:r>
            <w:r>
              <w:t>t included in the Fair Value calculation or the Fair Value Report</w:t>
            </w:r>
          </w:p>
        </w:tc>
      </w:tr>
      <w:tr w:rsidR="00D023AD" w14:paraId="62C8A3D2" w14:textId="77777777" w:rsidTr="00D30F3C">
        <w:tc>
          <w:tcPr>
            <w:cnfStyle w:val="001000000000" w:firstRow="0" w:lastRow="0" w:firstColumn="1" w:lastColumn="0" w:oddVBand="0" w:evenVBand="0" w:oddHBand="0" w:evenHBand="0" w:firstRowFirstColumn="0" w:firstRowLastColumn="0" w:lastRowFirstColumn="0" w:lastRowLastColumn="0"/>
            <w:tcW w:w="1975" w:type="dxa"/>
          </w:tcPr>
          <w:p w14:paraId="38DFD084" w14:textId="216F0E24" w:rsidR="00D023AD" w:rsidRPr="00D023AD" w:rsidRDefault="00D023AD" w:rsidP="00B97964">
            <w:r w:rsidRPr="00D023AD">
              <w:t>Book</w:t>
            </w:r>
          </w:p>
        </w:tc>
        <w:tc>
          <w:tcPr>
            <w:tcW w:w="7375" w:type="dxa"/>
          </w:tcPr>
          <w:p w14:paraId="7D4F359C" w14:textId="422C79CE" w:rsidR="00D023AD" w:rsidRPr="00D30F3C" w:rsidRDefault="00D023AD" w:rsidP="00B97964">
            <w:pPr>
              <w:cnfStyle w:val="000000000000" w:firstRow="0" w:lastRow="0" w:firstColumn="0" w:lastColumn="0" w:oddVBand="0" w:evenVBand="0" w:oddHBand="0" w:evenHBand="0" w:firstRowFirstColumn="0" w:firstRowLastColumn="0" w:lastRowFirstColumn="0" w:lastRowLastColumn="0"/>
            </w:pPr>
            <w:r>
              <w:t xml:space="preserve">The Historical, Current, and Projected Fair Value of this account are equal to the balance of the account. </w:t>
            </w:r>
          </w:p>
        </w:tc>
      </w:tr>
      <w:tr w:rsidR="00D023AD" w14:paraId="3235F424" w14:textId="77777777" w:rsidTr="00D3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6419CC2" w14:textId="28D1C035" w:rsidR="00D023AD" w:rsidRPr="00D023AD" w:rsidRDefault="00D023AD" w:rsidP="00B97964">
            <w:r w:rsidRPr="00D023AD">
              <w:t>Quote</w:t>
            </w:r>
          </w:p>
        </w:tc>
        <w:tc>
          <w:tcPr>
            <w:tcW w:w="7375" w:type="dxa"/>
          </w:tcPr>
          <w:p w14:paraId="5E27A6C6" w14:textId="3D6FA816" w:rsidR="00D023AD" w:rsidRDefault="00D023AD" w:rsidP="00B97964">
            <w:pPr>
              <w:cnfStyle w:val="000000100000" w:firstRow="0" w:lastRow="0" w:firstColumn="0" w:lastColumn="0" w:oddVBand="0" w:evenVBand="0" w:oddHBand="1" w:evenHBand="0" w:firstRowFirstColumn="0" w:firstRowLastColumn="0" w:lastRowFirstColumn="0" w:lastRowLastColumn="0"/>
              <w:rPr>
                <w:b/>
              </w:rPr>
            </w:pPr>
            <w:r>
              <w:t>The Historical Fair Value of the account is manually input in the edit screens for the Historical Fair Value data item</w:t>
            </w:r>
          </w:p>
        </w:tc>
      </w:tr>
      <w:tr w:rsidR="00D023AD" w14:paraId="36D29E0B" w14:textId="77777777" w:rsidTr="00D30F3C">
        <w:tc>
          <w:tcPr>
            <w:cnfStyle w:val="001000000000" w:firstRow="0" w:lastRow="0" w:firstColumn="1" w:lastColumn="0" w:oddVBand="0" w:evenVBand="0" w:oddHBand="0" w:evenHBand="0" w:firstRowFirstColumn="0" w:firstRowLastColumn="0" w:lastRowFirstColumn="0" w:lastRowLastColumn="0"/>
            <w:tcW w:w="1975" w:type="dxa"/>
          </w:tcPr>
          <w:p w14:paraId="5AE3C65E" w14:textId="0316C11C" w:rsidR="00D023AD" w:rsidRPr="00D023AD" w:rsidRDefault="00D023AD" w:rsidP="00B97964">
            <w:r w:rsidRPr="00D023AD">
              <w:t>Discount</w:t>
            </w:r>
          </w:p>
        </w:tc>
        <w:tc>
          <w:tcPr>
            <w:tcW w:w="7375" w:type="dxa"/>
          </w:tcPr>
          <w:p w14:paraId="6F3DF450" w14:textId="5F78C6A7" w:rsidR="00D023AD" w:rsidRDefault="00D023AD" w:rsidP="00B97964">
            <w:pPr>
              <w:cnfStyle w:val="000000000000" w:firstRow="0" w:lastRow="0" w:firstColumn="0" w:lastColumn="0" w:oddVBand="0" w:evenVBand="0" w:oddHBand="0" w:evenHBand="0" w:firstRowFirstColumn="0" w:firstRowLastColumn="0" w:lastRowFirstColumn="0" w:lastRowLastColumn="0"/>
            </w:pPr>
            <w:r>
              <w:t>The Current and Projected Fair Value of the account is calculated using discounting techniques (its Fair Value equals the sum of the discounted cash flows). This option is available only for rate-bearing Balance sheet accounts.</w:t>
            </w:r>
          </w:p>
        </w:tc>
      </w:tr>
      <w:tr w:rsidR="00D023AD" w14:paraId="03820937" w14:textId="77777777" w:rsidTr="00D3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905E4F0" w14:textId="266DABEB" w:rsidR="00D023AD" w:rsidRPr="00D023AD" w:rsidRDefault="00D023AD" w:rsidP="00B97964">
            <w:r w:rsidRPr="00D023AD">
              <w:t>FAS107/Discount</w:t>
            </w:r>
          </w:p>
        </w:tc>
        <w:tc>
          <w:tcPr>
            <w:tcW w:w="7375" w:type="dxa"/>
          </w:tcPr>
          <w:p w14:paraId="022C95F8" w14:textId="27E06E77" w:rsidR="00D023AD" w:rsidRDefault="00D023AD" w:rsidP="00B97964">
            <w:pPr>
              <w:cnfStyle w:val="000000100000" w:firstRow="0" w:lastRow="0" w:firstColumn="0" w:lastColumn="0" w:oddVBand="0" w:evenVBand="0" w:oddHBand="1" w:evenHBand="0" w:firstRowFirstColumn="0" w:firstRowLastColumn="0" w:lastRowFirstColumn="0" w:lastRowLastColumn="0"/>
            </w:pPr>
            <w:r>
              <w:t>This option can be used to calculate the book value of Demand Deposit Accounts for FAS107 purposes and for Economic Value calculations, the accounts can use decay rates or core/non-core to discount their value.</w:t>
            </w:r>
          </w:p>
        </w:tc>
      </w:tr>
    </w:tbl>
    <w:p w14:paraId="5332BE85" w14:textId="77777777" w:rsidR="00D023AD" w:rsidRDefault="00D023AD" w:rsidP="008F5700"/>
    <w:p w14:paraId="2D7EBEA1" w14:textId="14A90BE1" w:rsidR="008F5700" w:rsidRDefault="008F5700" w:rsidP="008F5700">
      <w:r>
        <w:t xml:space="preserve">The general </w:t>
      </w:r>
      <w:r w:rsidR="0092696C">
        <w:t>recommendation</w:t>
      </w:r>
      <w:r>
        <w:t xml:space="preserve"> for selecting the treatment are as follows: </w:t>
      </w:r>
    </w:p>
    <w:p w14:paraId="7263EF77" w14:textId="77777777" w:rsidR="008F5700" w:rsidRDefault="008F5700" w:rsidP="00D30F3C">
      <w:pPr>
        <w:ind w:left="720"/>
      </w:pPr>
      <w:r>
        <w:t xml:space="preserve">• All non-rate bearing accounts except capital accounts are set to </w:t>
      </w:r>
      <w:r w:rsidRPr="00D30F3C">
        <w:rPr>
          <w:b/>
        </w:rPr>
        <w:t>Book</w:t>
      </w:r>
      <w:r>
        <w:t xml:space="preserve">. </w:t>
      </w:r>
    </w:p>
    <w:p w14:paraId="7EE6A548" w14:textId="77777777" w:rsidR="008F5700" w:rsidRDefault="008F5700" w:rsidP="00D30F3C">
      <w:pPr>
        <w:ind w:left="720"/>
      </w:pPr>
      <w:r>
        <w:t xml:space="preserve">• All rate bearing accounts are set to </w:t>
      </w:r>
      <w:r w:rsidRPr="00D30F3C">
        <w:rPr>
          <w:b/>
        </w:rPr>
        <w:t>Discount</w:t>
      </w:r>
      <w:r>
        <w:t xml:space="preserve">. </w:t>
      </w:r>
    </w:p>
    <w:p w14:paraId="715FC180" w14:textId="020C1CA5" w:rsidR="008F5700" w:rsidRDefault="008F5700" w:rsidP="00D30F3C">
      <w:pPr>
        <w:ind w:left="720"/>
      </w:pPr>
      <w:r>
        <w:t>• Rate Bearing Securities, such as – Treasuries, Agencies, Municipals, CMOs, MBSs, Asset Backed Securities and other like accounts where a market value can be obtained are set to Quote</w:t>
      </w:r>
      <w:r w:rsidR="004C5BE1">
        <w:rPr>
          <w:rStyle w:val="FootnoteReference"/>
        </w:rPr>
        <w:footnoteReference w:id="12"/>
      </w:r>
      <w:r>
        <w:t xml:space="preserve"> – If a market value cannot be obtained – use </w:t>
      </w:r>
      <w:r w:rsidRPr="00D30F3C">
        <w:rPr>
          <w:b/>
        </w:rPr>
        <w:t>Discount</w:t>
      </w:r>
      <w:r>
        <w:t xml:space="preserve"> </w:t>
      </w:r>
    </w:p>
    <w:p w14:paraId="6F865F16" w14:textId="77777777" w:rsidR="008F5700" w:rsidRDefault="008F5700" w:rsidP="00D30F3C">
      <w:pPr>
        <w:ind w:left="720"/>
      </w:pPr>
      <w:r>
        <w:t xml:space="preserve">• Other accounts that add into Total Investments, such as – bank CDs, Mutual Funds, FHLB Stock, Federal Reserve Bank Stock, Corporate Bonds, Bankers Bank, </w:t>
      </w:r>
      <w:proofErr w:type="spellStart"/>
      <w:r>
        <w:t>Wescorp</w:t>
      </w:r>
      <w:proofErr w:type="spellEnd"/>
      <w:r>
        <w:t xml:space="preserve">, BOLI, and other like accounts should use </w:t>
      </w:r>
      <w:r w:rsidRPr="00D30F3C">
        <w:rPr>
          <w:b/>
        </w:rPr>
        <w:t>Book</w:t>
      </w:r>
      <w:r>
        <w:t xml:space="preserve"> or </w:t>
      </w:r>
      <w:r w:rsidRPr="00D30F3C">
        <w:rPr>
          <w:b/>
        </w:rPr>
        <w:t>Discount</w:t>
      </w:r>
      <w:r>
        <w:t xml:space="preserve"> as appropriate. </w:t>
      </w:r>
    </w:p>
    <w:p w14:paraId="10FABECA" w14:textId="77777777" w:rsidR="008F5700" w:rsidRDefault="008F5700" w:rsidP="00D30F3C">
      <w:pPr>
        <w:ind w:left="720"/>
      </w:pPr>
      <w:r>
        <w:t xml:space="preserve">• All capital accounts are set to </w:t>
      </w:r>
      <w:r w:rsidRPr="00D30F3C">
        <w:rPr>
          <w:b/>
        </w:rPr>
        <w:t>N/A</w:t>
      </w:r>
      <w:r>
        <w:t xml:space="preserve"> and are excluded from the calculation. </w:t>
      </w:r>
    </w:p>
    <w:p w14:paraId="7E760AB2" w14:textId="77777777" w:rsidR="008F5700" w:rsidRDefault="008F5700" w:rsidP="00D30F3C">
      <w:pPr>
        <w:ind w:left="720"/>
      </w:pPr>
      <w:r>
        <w:t xml:space="preserve">• Any Unrealized Gain/Loss Accounts on Investments are set to </w:t>
      </w:r>
      <w:r w:rsidRPr="00D30F3C">
        <w:rPr>
          <w:b/>
        </w:rPr>
        <w:t>N/A</w:t>
      </w:r>
      <w:r>
        <w:t xml:space="preserve"> and are excluded from the calculation. </w:t>
      </w:r>
    </w:p>
    <w:p w14:paraId="53D3C29F" w14:textId="11853B2A" w:rsidR="008F5700" w:rsidRDefault="008F5700" w:rsidP="00D30F3C">
      <w:pPr>
        <w:ind w:left="720"/>
      </w:pPr>
      <w:r>
        <w:t xml:space="preserve">• Any Valuation accounts such as premiums and discounts are set to </w:t>
      </w:r>
      <w:r w:rsidRPr="00D30F3C">
        <w:rPr>
          <w:b/>
        </w:rPr>
        <w:t>N/A</w:t>
      </w:r>
      <w:r>
        <w:t xml:space="preserve"> and are excluded from the calculation.</w:t>
      </w:r>
    </w:p>
    <w:p w14:paraId="0FA37E5B" w14:textId="5F28E482" w:rsidR="008F5700" w:rsidRDefault="008F5700" w:rsidP="00D43DC5">
      <w:pPr>
        <w:rPr>
          <w:b/>
        </w:rPr>
      </w:pPr>
    </w:p>
    <w:p w14:paraId="39B3635B" w14:textId="36DC1249" w:rsidR="00204402" w:rsidRDefault="00BF4D45" w:rsidP="009271C8">
      <w:r>
        <w:t xml:space="preserve">Actual setting </w:t>
      </w:r>
      <w:r w:rsidR="009271C8">
        <w:t>would</w:t>
      </w:r>
      <w:r>
        <w:t xml:space="preserve"> depend on the circumstances relating to the </w:t>
      </w:r>
      <w:r w:rsidR="009271C8">
        <w:t>underlying product. F</w:t>
      </w:r>
      <w:r>
        <w:t>or example</w:t>
      </w:r>
      <w:r w:rsidR="00204402">
        <w:t>:</w:t>
      </w:r>
    </w:p>
    <w:p w14:paraId="082C2241" w14:textId="787BF37B" w:rsidR="00204402" w:rsidRDefault="00204402" w:rsidP="00D30F3C">
      <w:pPr>
        <w:pStyle w:val="ListParagraph"/>
        <w:numPr>
          <w:ilvl w:val="0"/>
          <w:numId w:val="37"/>
        </w:numPr>
      </w:pPr>
      <w:r>
        <w:t xml:space="preserve">In order for </w:t>
      </w:r>
      <w:proofErr w:type="spellStart"/>
      <w:r>
        <w:t>Non accrual</w:t>
      </w:r>
      <w:proofErr w:type="spellEnd"/>
      <w:r>
        <w:t xml:space="preserve"> loans to be considered as an earning asset, it must be categorized as a rate bearing account. The recommended setting above indicate all rate bearing accounts </w:t>
      </w:r>
      <w:r w:rsidR="00185068">
        <w:t xml:space="preserve">are set to Discount, but this might not be appropriate as the timing of the cash flow relating to </w:t>
      </w:r>
      <w:proofErr w:type="spellStart"/>
      <w:r w:rsidR="00185068">
        <w:t>non accrual</w:t>
      </w:r>
      <w:proofErr w:type="spellEnd"/>
      <w:r w:rsidR="00185068">
        <w:t xml:space="preserve"> loans are not certain. </w:t>
      </w:r>
      <w:r>
        <w:t xml:space="preserve"> Although it is possible to create a synthetic book value by using  </w:t>
      </w:r>
      <w:r w:rsidRPr="00566880">
        <w:rPr>
          <w:b/>
        </w:rPr>
        <w:t>Zero Plus spread</w:t>
      </w:r>
      <w:r>
        <w:rPr>
          <w:b/>
        </w:rPr>
        <w:t xml:space="preserve"> </w:t>
      </w:r>
      <w:r w:rsidR="0022392D">
        <w:t xml:space="preserve">setting with spread equal to 0 forcing each valuation to equal the original book value, such action </w:t>
      </w:r>
      <w:r w:rsidR="00185068">
        <w:t>might over-estimate the valuation if the book value have not properly accounted for the latest expected loan loss calculation.</w:t>
      </w:r>
      <w:r w:rsidR="0022392D">
        <w:t xml:space="preserve"> This illustrate that either </w:t>
      </w:r>
      <w:r w:rsidR="0022392D" w:rsidRPr="00D30F3C">
        <w:rPr>
          <w:b/>
        </w:rPr>
        <w:t>Discount</w:t>
      </w:r>
      <w:r w:rsidR="0022392D">
        <w:t xml:space="preserve">, </w:t>
      </w:r>
      <w:r w:rsidR="0022392D" w:rsidRPr="00D30F3C">
        <w:rPr>
          <w:b/>
        </w:rPr>
        <w:t>Book</w:t>
      </w:r>
      <w:r w:rsidR="0022392D">
        <w:t xml:space="preserve">, and/or </w:t>
      </w:r>
      <w:r w:rsidR="0022392D" w:rsidRPr="00D30F3C">
        <w:rPr>
          <w:b/>
        </w:rPr>
        <w:t>Quote</w:t>
      </w:r>
      <w:r w:rsidR="0022392D">
        <w:t xml:space="preserve"> may be appropriate for this account.</w:t>
      </w:r>
    </w:p>
    <w:p w14:paraId="4638BF07" w14:textId="6756AD2D" w:rsidR="00EE3E2B" w:rsidRDefault="00EE3E2B" w:rsidP="00D30F3C">
      <w:pPr>
        <w:pStyle w:val="ListParagraph"/>
        <w:numPr>
          <w:ilvl w:val="0"/>
          <w:numId w:val="37"/>
        </w:numPr>
      </w:pPr>
      <w:r>
        <w:t xml:space="preserve">Although the recommendation suggests a FV Treatment of </w:t>
      </w:r>
      <w:r w:rsidRPr="00566880">
        <w:rPr>
          <w:b/>
        </w:rPr>
        <w:t>N/A</w:t>
      </w:r>
      <w:r>
        <w:t xml:space="preserve"> for valuation accounts such as premiums and discounts,</w:t>
      </w:r>
      <w:r w:rsidRPr="00D72010">
        <w:t xml:space="preserve"> </w:t>
      </w:r>
      <w:r>
        <w:t xml:space="preserve">this setting may produce an inaccurate valuation of the underlying </w:t>
      </w:r>
      <w:r>
        <w:lastRenderedPageBreak/>
        <w:t xml:space="preserve">account. A </w:t>
      </w:r>
      <w:r w:rsidRPr="00566880">
        <w:rPr>
          <w:b/>
        </w:rPr>
        <w:t>N/A</w:t>
      </w:r>
      <w:r>
        <w:t xml:space="preserve"> setting would be appropriate if the underlying account such as investment is set to </w:t>
      </w:r>
      <w:r w:rsidRPr="00204402">
        <w:rPr>
          <w:b/>
        </w:rPr>
        <w:t xml:space="preserve">Quote, </w:t>
      </w:r>
      <w:r>
        <w:t xml:space="preserve">as a quoted market price would already incorporate the premium and/or discount. But when the underlying account is set to </w:t>
      </w:r>
      <w:r w:rsidRPr="00566880">
        <w:rPr>
          <w:b/>
        </w:rPr>
        <w:t>Book</w:t>
      </w:r>
      <w:r>
        <w:t xml:space="preserve">, having </w:t>
      </w:r>
      <w:r w:rsidRPr="00566880">
        <w:rPr>
          <w:b/>
        </w:rPr>
        <w:t>N/A</w:t>
      </w:r>
      <w:r>
        <w:t xml:space="preserve"> would exclude the valuation of the premium and/or discount. </w:t>
      </w:r>
    </w:p>
    <w:p w14:paraId="630D7E5B" w14:textId="6E69FD4B" w:rsidR="008C635A" w:rsidRDefault="008C635A" w:rsidP="009271C8"/>
    <w:p w14:paraId="73272446" w14:textId="31832586" w:rsidR="008C635A" w:rsidRPr="00237B30" w:rsidRDefault="008C635A" w:rsidP="009271C8">
      <w:r>
        <w:t xml:space="preserve">When </w:t>
      </w:r>
      <w:r w:rsidR="002F2932">
        <w:t xml:space="preserve">either of the two </w:t>
      </w:r>
      <w:r w:rsidR="009075D0">
        <w:t>Discount Cash flow (DCF) method is selected</w:t>
      </w:r>
      <w:r w:rsidR="002F2932">
        <w:t xml:space="preserve">: </w:t>
      </w:r>
      <w:r w:rsidRPr="00237B30">
        <w:rPr>
          <w:b/>
        </w:rPr>
        <w:t>Discount</w:t>
      </w:r>
      <w:r>
        <w:t xml:space="preserve"> or </w:t>
      </w:r>
      <w:r w:rsidRPr="00237B30">
        <w:rPr>
          <w:b/>
        </w:rPr>
        <w:t>FAS107/Discount</w:t>
      </w:r>
      <w:r>
        <w:t xml:space="preserve">, additional control fields </w:t>
      </w:r>
      <w:r w:rsidR="002F2932">
        <w:t>such as discount rate, spread, and servicing cost would be available.</w:t>
      </w:r>
    </w:p>
    <w:p w14:paraId="66E452FD" w14:textId="4E17505C" w:rsidR="00834671" w:rsidRDefault="002F2932" w:rsidP="00237B30">
      <w:pPr>
        <w:pStyle w:val="ListParagraph"/>
        <w:numPr>
          <w:ilvl w:val="0"/>
          <w:numId w:val="35"/>
        </w:numPr>
        <w:tabs>
          <w:tab w:val="left" w:pos="5820"/>
        </w:tabs>
        <w:jc w:val="left"/>
      </w:pPr>
      <w:r w:rsidRPr="00237B30">
        <w:t xml:space="preserve">Discount Rate </w:t>
      </w:r>
      <w:r w:rsidR="0012704A">
        <w:t>define</w:t>
      </w:r>
      <w:r w:rsidR="00A3416C">
        <w:t>s</w:t>
      </w:r>
      <w:r w:rsidR="0012704A">
        <w:t xml:space="preserve"> the rate or rates that will be used to calculate the discount factor used to determine the present value of </w:t>
      </w:r>
      <w:r w:rsidR="00A3416C">
        <w:t xml:space="preserve">the </w:t>
      </w:r>
      <w:r w:rsidR="0012704A">
        <w:t xml:space="preserve">account. </w:t>
      </w:r>
      <w:r w:rsidR="00F740CC">
        <w:t xml:space="preserve"> </w:t>
      </w:r>
      <w:r w:rsidR="00BE0543">
        <w:t xml:space="preserve">This setting aim to capture </w:t>
      </w:r>
      <w:r w:rsidR="00F740CC">
        <w:t xml:space="preserve">the best opportunity cost </w:t>
      </w:r>
      <w:r w:rsidR="00BE0543">
        <w:t>to help provide a more accurate valuation.</w:t>
      </w:r>
    </w:p>
    <w:p w14:paraId="7B525521" w14:textId="660DD3AC" w:rsidR="00D43DC5" w:rsidRDefault="0012704A" w:rsidP="00237B30">
      <w:pPr>
        <w:pStyle w:val="ListParagraph"/>
        <w:tabs>
          <w:tab w:val="left" w:pos="5820"/>
        </w:tabs>
        <w:jc w:val="left"/>
      </w:pPr>
      <w:r>
        <w:t>The following type of rate</w:t>
      </w:r>
      <w:r w:rsidR="00834671">
        <w:t xml:space="preserve"> options</w:t>
      </w:r>
      <w:r>
        <w:t xml:space="preserve"> are available</w:t>
      </w:r>
    </w:p>
    <w:p w14:paraId="1E527C61" w14:textId="528AE8C5" w:rsidR="0012704A" w:rsidRDefault="00D2271C" w:rsidP="00237B30">
      <w:pPr>
        <w:pStyle w:val="ListParagraph"/>
        <w:numPr>
          <w:ilvl w:val="1"/>
          <w:numId w:val="35"/>
        </w:numPr>
        <w:tabs>
          <w:tab w:val="left" w:pos="5820"/>
        </w:tabs>
        <w:jc w:val="left"/>
      </w:pPr>
      <w:r w:rsidRPr="00237B30">
        <w:rPr>
          <w:b/>
        </w:rPr>
        <w:t>Offering Rate</w:t>
      </w:r>
      <w:r>
        <w:t>: all cash flow will be discounted by the product’s current offering rate</w:t>
      </w:r>
      <w:r w:rsidR="00A656EB">
        <w:t>.</w:t>
      </w:r>
      <w:r w:rsidR="006764CA">
        <w:t xml:space="preserve"> </w:t>
      </w:r>
    </w:p>
    <w:p w14:paraId="3610BC29" w14:textId="70CC29FE" w:rsidR="007234E5" w:rsidRDefault="007234E5" w:rsidP="00237B30">
      <w:pPr>
        <w:pStyle w:val="ListParagraph"/>
        <w:tabs>
          <w:tab w:val="left" w:pos="5820"/>
        </w:tabs>
        <w:ind w:left="1440"/>
        <w:jc w:val="left"/>
      </w:pPr>
      <w:r w:rsidRPr="00D5667C">
        <w:t>Note</w:t>
      </w:r>
      <w:r w:rsidRPr="008D4882">
        <w:t>:</w:t>
      </w:r>
      <w:r>
        <w:t xml:space="preserve"> Assuming the pricing is correct, the offering rate is one of the best representation of the opportunity cost but </w:t>
      </w:r>
      <w:r w:rsidR="00E24F19">
        <w:t>it does not reflect the term structure of interest rate</w:t>
      </w:r>
      <w:r>
        <w:t>.</w:t>
      </w:r>
    </w:p>
    <w:p w14:paraId="3E8DE8FC" w14:textId="0BAFEF8D" w:rsidR="0012704A" w:rsidRDefault="0012704A" w:rsidP="00237B30">
      <w:pPr>
        <w:pStyle w:val="ListParagraph"/>
        <w:numPr>
          <w:ilvl w:val="1"/>
          <w:numId w:val="35"/>
        </w:numPr>
        <w:tabs>
          <w:tab w:val="left" w:pos="5820"/>
        </w:tabs>
        <w:jc w:val="left"/>
      </w:pPr>
      <w:r>
        <w:t xml:space="preserve">A specific </w:t>
      </w:r>
      <w:r w:rsidR="00D2271C" w:rsidRPr="00D2271C">
        <w:rPr>
          <w:b/>
        </w:rPr>
        <w:t>K</w:t>
      </w:r>
      <w:r w:rsidRPr="00237B30">
        <w:rPr>
          <w:b/>
        </w:rPr>
        <w:t xml:space="preserve">ey </w:t>
      </w:r>
      <w:r w:rsidR="00D2271C">
        <w:rPr>
          <w:b/>
        </w:rPr>
        <w:t>R</w:t>
      </w:r>
      <w:r w:rsidRPr="00237B30">
        <w:rPr>
          <w:b/>
        </w:rPr>
        <w:t>ate</w:t>
      </w:r>
      <w:r>
        <w:t xml:space="preserve"> in the Databank</w:t>
      </w:r>
      <w:r w:rsidR="00D2271C">
        <w:t>: all cash flow will be discounted by the key rate</w:t>
      </w:r>
      <w:r w:rsidR="007234E5">
        <w:t xml:space="preserve">. </w:t>
      </w:r>
    </w:p>
    <w:p w14:paraId="7785AA8B" w14:textId="11C64513" w:rsidR="007234E5" w:rsidRDefault="007234E5" w:rsidP="00237B30">
      <w:pPr>
        <w:pStyle w:val="ListParagraph"/>
        <w:tabs>
          <w:tab w:val="left" w:pos="5820"/>
        </w:tabs>
        <w:ind w:left="1440"/>
        <w:jc w:val="left"/>
      </w:pPr>
      <w:r w:rsidRPr="00D5667C">
        <w:t>Note</w:t>
      </w:r>
      <w:r w:rsidRPr="008D4882">
        <w:t>:</w:t>
      </w:r>
      <w:r>
        <w:t xml:space="preserve"> Usually this is selected if there is an explicit relationship between the offering rate and the key rate.</w:t>
      </w:r>
    </w:p>
    <w:p w14:paraId="2EFCBDA0" w14:textId="493E48E7" w:rsidR="0012704A" w:rsidRDefault="0012704A" w:rsidP="00237B30">
      <w:pPr>
        <w:pStyle w:val="ListParagraph"/>
        <w:numPr>
          <w:ilvl w:val="1"/>
          <w:numId w:val="35"/>
        </w:numPr>
        <w:tabs>
          <w:tab w:val="left" w:pos="5820"/>
        </w:tabs>
        <w:jc w:val="left"/>
      </w:pPr>
      <w:r>
        <w:t xml:space="preserve">A </w:t>
      </w:r>
      <w:r w:rsidRPr="00237B30">
        <w:rPr>
          <w:b/>
        </w:rPr>
        <w:t>yield curve</w:t>
      </w:r>
      <w:r w:rsidR="00C56BD8">
        <w:t xml:space="preserve"> account</w:t>
      </w:r>
      <w:r w:rsidR="00D2271C">
        <w:t xml:space="preserve">: A yield curve can be constructed in the databank with tenor equal to each unique key rate. The discount rate at each time period for each cash flow would correspond to the tenor on the yield curve. </w:t>
      </w:r>
      <w:r w:rsidR="00E00737">
        <w:t>This is the most accurate approach in calculati</w:t>
      </w:r>
      <w:r w:rsidR="00A656EB">
        <w:t>ng</w:t>
      </w:r>
      <w:r w:rsidR="00E00737">
        <w:t xml:space="preserve"> present value </w:t>
      </w:r>
      <w:r w:rsidR="00A656EB">
        <w:t xml:space="preserve">on PROFITstar as valuation would account for the </w:t>
      </w:r>
      <w:r w:rsidR="004E378D">
        <w:t>time value of money</w:t>
      </w:r>
      <w:r w:rsidR="00A656EB">
        <w:t>.</w:t>
      </w:r>
    </w:p>
    <w:p w14:paraId="4FCCC921" w14:textId="77777777" w:rsidR="008D4882" w:rsidRDefault="00F740CC" w:rsidP="00237B30">
      <w:pPr>
        <w:pStyle w:val="ListParagraph"/>
        <w:tabs>
          <w:tab w:val="left" w:pos="5820"/>
        </w:tabs>
        <w:ind w:left="1440"/>
        <w:jc w:val="left"/>
      </w:pPr>
      <w:r w:rsidRPr="00237B30">
        <w:t>Note</w:t>
      </w:r>
      <w:r w:rsidRPr="008D4882">
        <w:t>:</w:t>
      </w:r>
      <w:r>
        <w:t xml:space="preserve"> </w:t>
      </w:r>
      <w:r w:rsidR="007D5149">
        <w:t>T</w:t>
      </w:r>
      <w:r>
        <w:t>he most common yield curve is the Treasury yield curve</w:t>
      </w:r>
      <w:r w:rsidR="00C72286">
        <w:t>, it represent the risk free investment opportunity or the opportunity cost of cash. To help captur</w:t>
      </w:r>
      <w:r w:rsidR="00A5655C">
        <w:t>e the credit risk</w:t>
      </w:r>
      <w:r w:rsidR="00C72286">
        <w:t>, a user may use the LIBOR swap curve as the referenced yield curve</w:t>
      </w:r>
      <w:r w:rsidR="00A5655C">
        <w:t xml:space="preserve">. The selection of the yield curve ideally should reflect the best estimate of the overall opportunity cost. </w:t>
      </w:r>
      <w:r w:rsidR="007D5149">
        <w:t xml:space="preserve"> </w:t>
      </w:r>
      <w:r w:rsidR="00A5655C">
        <w:t xml:space="preserve">For example: </w:t>
      </w:r>
    </w:p>
    <w:p w14:paraId="3C16BE6F" w14:textId="7C6E3208" w:rsidR="00F740CC" w:rsidRDefault="00A5655C" w:rsidP="00237B30">
      <w:pPr>
        <w:pStyle w:val="ListParagraph"/>
        <w:numPr>
          <w:ilvl w:val="0"/>
          <w:numId w:val="47"/>
        </w:numPr>
        <w:tabs>
          <w:tab w:val="left" w:pos="5820"/>
        </w:tabs>
        <w:jc w:val="left"/>
      </w:pPr>
      <w:proofErr w:type="gramStart"/>
      <w:r>
        <w:t>the</w:t>
      </w:r>
      <w:proofErr w:type="gramEnd"/>
      <w:r>
        <w:t xml:space="preserve"> FHLB</w:t>
      </w:r>
      <w:r w:rsidR="00C72286">
        <w:t xml:space="preserve"> </w:t>
      </w:r>
      <w:r>
        <w:t xml:space="preserve">Yield Curve might not be appropriate as </w:t>
      </w:r>
      <w:r w:rsidR="00A45EEE">
        <w:t xml:space="preserve">a discount curve for </w:t>
      </w:r>
      <w:r>
        <w:t>foreign banks</w:t>
      </w:r>
      <w:r w:rsidR="00A45EEE">
        <w:t>. Although the curve might provide a general overall view of the funding cost for domestic banks, foreign bank</w:t>
      </w:r>
      <w:r w:rsidR="004E378D">
        <w:t>s</w:t>
      </w:r>
      <w:r w:rsidR="00A45EEE">
        <w:t xml:space="preserve"> are not eligible for membership and would have different funding source</w:t>
      </w:r>
      <w:r>
        <w:t xml:space="preserve"> </w:t>
      </w:r>
      <w:r w:rsidR="00A45EEE">
        <w:t>whose cost could be significantly</w:t>
      </w:r>
      <w:r>
        <w:t xml:space="preserve"> </w:t>
      </w:r>
      <w:r w:rsidR="00A45EEE">
        <w:t>underestimated especially</w:t>
      </w:r>
      <w:r>
        <w:t xml:space="preserve"> during more stressful time. </w:t>
      </w:r>
    </w:p>
    <w:p w14:paraId="2A824B0D" w14:textId="5022B700" w:rsidR="008D4882" w:rsidRDefault="00BA50D4" w:rsidP="00237B30">
      <w:pPr>
        <w:pStyle w:val="ListParagraph"/>
        <w:numPr>
          <w:ilvl w:val="0"/>
          <w:numId w:val="47"/>
        </w:numPr>
        <w:tabs>
          <w:tab w:val="left" w:pos="5820"/>
        </w:tabs>
        <w:jc w:val="left"/>
      </w:pPr>
      <w:r>
        <w:t xml:space="preserve">Ideal method for securities is </w:t>
      </w:r>
      <w:r w:rsidRPr="00237B30">
        <w:rPr>
          <w:b/>
        </w:rPr>
        <w:t>Quote</w:t>
      </w:r>
      <w:r>
        <w:t xml:space="preserve">, but in the event this is not available the </w:t>
      </w:r>
      <w:r w:rsidRPr="00237B30">
        <w:rPr>
          <w:b/>
        </w:rPr>
        <w:t xml:space="preserve">Discount </w:t>
      </w:r>
      <w:r>
        <w:t xml:space="preserve">method </w:t>
      </w:r>
      <w:r w:rsidR="00986929">
        <w:t>using the Treasury Curve is the recommended setting from PROFITstar.</w:t>
      </w:r>
    </w:p>
    <w:p w14:paraId="175B0316" w14:textId="46B370D5" w:rsidR="00F740CC" w:rsidRPr="00237B30" w:rsidRDefault="00C56BD8" w:rsidP="00237B30">
      <w:pPr>
        <w:pStyle w:val="ListParagraph"/>
        <w:numPr>
          <w:ilvl w:val="1"/>
          <w:numId w:val="35"/>
        </w:numPr>
        <w:tabs>
          <w:tab w:val="left" w:pos="5820"/>
        </w:tabs>
        <w:jc w:val="left"/>
        <w:rPr>
          <w:b/>
        </w:rPr>
      </w:pPr>
      <w:r w:rsidRPr="00237B30">
        <w:rPr>
          <w:b/>
        </w:rPr>
        <w:t>Zero Plus spread</w:t>
      </w:r>
      <w:r w:rsidR="009F0451">
        <w:rPr>
          <w:b/>
        </w:rPr>
        <w:t xml:space="preserve">: </w:t>
      </w:r>
      <w:r w:rsidR="009F0451">
        <w:t xml:space="preserve"> This option produces a constant rate </w:t>
      </w:r>
      <w:commentRangeStart w:id="103"/>
      <w:commentRangeStart w:id="104"/>
      <w:r w:rsidR="009F0451">
        <w:t>define</w:t>
      </w:r>
      <w:r w:rsidR="00237B30">
        <w:t>d</w:t>
      </w:r>
      <w:commentRangeEnd w:id="103"/>
      <w:r w:rsidR="00237B30">
        <w:rPr>
          <w:rStyle w:val="CommentReference"/>
          <w:rFonts w:ascii="Calibri" w:hAnsi="Calibri"/>
        </w:rPr>
        <w:commentReference w:id="103"/>
      </w:r>
      <w:commentRangeEnd w:id="104"/>
      <w:r w:rsidR="00135451">
        <w:rPr>
          <w:rStyle w:val="CommentReference"/>
          <w:rFonts w:ascii="Calibri" w:hAnsi="Calibri"/>
        </w:rPr>
        <w:commentReference w:id="104"/>
      </w:r>
      <w:r w:rsidR="009F0451">
        <w:t xml:space="preserve"> by the Discount spread box</w:t>
      </w:r>
      <w:r w:rsidR="00D2271C">
        <w:t>. It will always assume the discount rate is zero under any rate shocks and therefore will establish a constant rate equal to the spread through any rate shocks.</w:t>
      </w:r>
      <w:r w:rsidR="00E00737">
        <w:t xml:space="preserve"> </w:t>
      </w:r>
    </w:p>
    <w:p w14:paraId="39CF2EFA" w14:textId="2626120E" w:rsidR="00C56BD8" w:rsidRPr="00237B30" w:rsidRDefault="00F740CC" w:rsidP="00237B30">
      <w:pPr>
        <w:pStyle w:val="ListParagraph"/>
        <w:tabs>
          <w:tab w:val="left" w:pos="5820"/>
        </w:tabs>
        <w:ind w:left="1440"/>
        <w:jc w:val="left"/>
        <w:rPr>
          <w:b/>
        </w:rPr>
      </w:pPr>
      <w:r w:rsidRPr="00237B30">
        <w:rPr>
          <w:u w:val="single"/>
        </w:rPr>
        <w:t>Note</w:t>
      </w:r>
      <w:r>
        <w:t xml:space="preserve">: </w:t>
      </w:r>
      <w:r w:rsidR="00E00737">
        <w:t>The user can force a synthetic book value by setting the spread to 0, or if it wishes to discount cash flow under any rate shock scenario using a constant rate</w:t>
      </w:r>
      <w:r w:rsidR="00905628">
        <w:t xml:space="preserve"> defined by the spread</w:t>
      </w:r>
      <w:r w:rsidR="00E00737">
        <w:t>.</w:t>
      </w:r>
    </w:p>
    <w:p w14:paraId="1C973FBD" w14:textId="1BBF0977" w:rsidR="003A0AD8" w:rsidRDefault="00F740CC" w:rsidP="00237B30">
      <w:pPr>
        <w:pStyle w:val="ListParagraph"/>
        <w:numPr>
          <w:ilvl w:val="0"/>
          <w:numId w:val="35"/>
        </w:numPr>
        <w:tabs>
          <w:tab w:val="left" w:pos="5820"/>
        </w:tabs>
        <w:jc w:val="left"/>
      </w:pPr>
      <w:r>
        <w:t>Spread is an important element as it tries to account for the risk element in pricing the product not captured by the benchmark discount rate or yield curve as defined earlier. The risk premium usually help represent the excess rate needed to compensate the investor. Generally assuming investment are risk free the opportunity cost of the cash flow would equal to the treasury curve, but to account for the additional risk element a risk spread can be added.</w:t>
      </w:r>
      <w:r w:rsidR="004E378D">
        <w:t xml:space="preserve"> </w:t>
      </w:r>
    </w:p>
    <w:p w14:paraId="6438BFB0" w14:textId="7C0FB892" w:rsidR="0041141E" w:rsidRDefault="0041141E" w:rsidP="00237B30">
      <w:pPr>
        <w:pStyle w:val="ListParagraph"/>
        <w:numPr>
          <w:ilvl w:val="1"/>
          <w:numId w:val="35"/>
        </w:numPr>
        <w:tabs>
          <w:tab w:val="left" w:pos="5820"/>
        </w:tabs>
        <w:jc w:val="left"/>
      </w:pPr>
      <w:r w:rsidRPr="00237B30">
        <w:rPr>
          <w:b/>
        </w:rPr>
        <w:lastRenderedPageBreak/>
        <w:t>Static</w:t>
      </w:r>
      <w:r>
        <w:t xml:space="preserve"> option enable</w:t>
      </w:r>
      <w:r w:rsidR="00690E4C">
        <w:t>s</w:t>
      </w:r>
      <w:r>
        <w:t xml:space="preserve"> </w:t>
      </w:r>
      <w:r w:rsidR="007F7F94">
        <w:t xml:space="preserve">manual entry of </w:t>
      </w:r>
      <w:r w:rsidR="00690E4C">
        <w:t>the</w:t>
      </w:r>
      <w:r>
        <w:t xml:space="preserve"> </w:t>
      </w:r>
      <w:r w:rsidR="00F92C8D">
        <w:t>discount spread.</w:t>
      </w:r>
      <w:r w:rsidR="004D0D97">
        <w:t xml:space="preserve"> This option would be more precise but would </w:t>
      </w:r>
      <w:r w:rsidR="00C2313C">
        <w:t>require constant update on each account if the spread is not stable</w:t>
      </w:r>
      <w:r w:rsidR="004D0D97">
        <w:t xml:space="preserve">. </w:t>
      </w:r>
    </w:p>
    <w:p w14:paraId="5A9DBC50" w14:textId="39CB8C88" w:rsidR="0041141E" w:rsidRDefault="0041141E" w:rsidP="00237B30">
      <w:pPr>
        <w:pStyle w:val="ListParagraph"/>
        <w:numPr>
          <w:ilvl w:val="1"/>
          <w:numId w:val="35"/>
        </w:numPr>
        <w:tabs>
          <w:tab w:val="left" w:pos="5820"/>
        </w:tabs>
        <w:jc w:val="left"/>
      </w:pPr>
      <w:r w:rsidRPr="00237B30">
        <w:rPr>
          <w:b/>
        </w:rPr>
        <w:t>Calculate</w:t>
      </w:r>
      <w:r>
        <w:t xml:space="preserve"> option is only available when </w:t>
      </w:r>
      <w:r w:rsidR="007F7F94">
        <w:t>the</w:t>
      </w:r>
      <w:r>
        <w:t xml:space="preserve"> discount rate </w:t>
      </w:r>
      <w:r w:rsidR="007F7F94">
        <w:t xml:space="preserve">is a yield curve account. This option </w:t>
      </w:r>
      <w:r>
        <w:t>will enable the “</w:t>
      </w:r>
      <w:proofErr w:type="spellStart"/>
      <w:r>
        <w:t>Yld</w:t>
      </w:r>
      <w:proofErr w:type="spellEnd"/>
      <w:r>
        <w:t xml:space="preserve"> Curve Month” field</w:t>
      </w:r>
      <w:r w:rsidR="007F7F94">
        <w:t xml:space="preserve">, which is used to </w:t>
      </w:r>
      <w:r w:rsidR="00C84518">
        <w:t xml:space="preserve">determine the tenor on the yield curve </w:t>
      </w:r>
      <w:r w:rsidR="007F7F94">
        <w:t xml:space="preserve">that </w:t>
      </w:r>
      <w:r w:rsidR="00C84518">
        <w:t>the model will use to</w:t>
      </w:r>
      <w:r w:rsidR="007F7F94">
        <w:t xml:space="preserve"> automatically</w:t>
      </w:r>
      <w:r w:rsidR="00C84518">
        <w:t xml:space="preserve"> calculate the spread </w:t>
      </w:r>
      <w:r w:rsidR="007F7F94">
        <w:t>over</w:t>
      </w:r>
      <w:r w:rsidR="00C84518">
        <w:t xml:space="preserve"> the existing offering rate.</w:t>
      </w:r>
      <w:r w:rsidR="00C2313C">
        <w:t xml:space="preserve"> </w:t>
      </w:r>
      <w:r w:rsidR="008A428B">
        <w:t>The general rule is to set the tenor equal to the average life of the product</w:t>
      </w:r>
      <w:r w:rsidR="004A0659">
        <w:t xml:space="preserve">. The spread could be positive or negative and </w:t>
      </w:r>
      <w:r w:rsidR="008D4882">
        <w:t xml:space="preserve">is </w:t>
      </w:r>
      <w:r w:rsidR="004A0659">
        <w:t>used to recalibrate the discount rate.</w:t>
      </w:r>
      <w:r w:rsidR="008D4882">
        <w:t xml:space="preserve"> A positive spread would mean that the offering rate is higher than the benchmark curve rate, the positive difference would represent additional risk premium. While a negative spread would mean the product may possess additional benefit that may reduce the premium and provide a discount to the rate pricing, </w:t>
      </w:r>
      <w:commentRangeStart w:id="105"/>
      <w:commentRangeStart w:id="106"/>
      <w:r w:rsidR="008D4882">
        <w:t xml:space="preserve">benefits </w:t>
      </w:r>
      <w:r w:rsidR="00AC3FED">
        <w:t xml:space="preserve">are explicit or implicit added value </w:t>
      </w:r>
      <w:r w:rsidR="008D4882">
        <w:t xml:space="preserve">such as </w:t>
      </w:r>
      <w:r w:rsidR="00AC3FED">
        <w:t xml:space="preserve">help building existing </w:t>
      </w:r>
      <w:r w:rsidR="008D4882">
        <w:t>client relationship,</w:t>
      </w:r>
      <w:r w:rsidR="00AC3FED">
        <w:t xml:space="preserve"> gain access to a</w:t>
      </w:r>
      <w:r w:rsidR="008D4882">
        <w:t xml:space="preserve"> desired </w:t>
      </w:r>
      <w:proofErr w:type="spellStart"/>
      <w:r w:rsidR="008D4882">
        <w:t>collateral.etc</w:t>
      </w:r>
      <w:commentRangeEnd w:id="105"/>
      <w:proofErr w:type="spellEnd"/>
      <w:r w:rsidR="0055405B">
        <w:rPr>
          <w:rStyle w:val="CommentReference"/>
          <w:rFonts w:ascii="Calibri" w:hAnsi="Calibri"/>
        </w:rPr>
        <w:commentReference w:id="105"/>
      </w:r>
      <w:commentRangeEnd w:id="106"/>
      <w:r w:rsidR="00AC3FED">
        <w:rPr>
          <w:rStyle w:val="CommentReference"/>
          <w:rFonts w:ascii="Calibri" w:hAnsi="Calibri"/>
        </w:rPr>
        <w:commentReference w:id="106"/>
      </w:r>
    </w:p>
    <w:p w14:paraId="320AE63C" w14:textId="40A88A74" w:rsidR="003A0AD8" w:rsidRDefault="003A0AD8" w:rsidP="00237B30">
      <w:pPr>
        <w:pStyle w:val="ListParagraph"/>
        <w:numPr>
          <w:ilvl w:val="0"/>
          <w:numId w:val="35"/>
        </w:numPr>
        <w:tabs>
          <w:tab w:val="left" w:pos="5820"/>
        </w:tabs>
        <w:jc w:val="left"/>
      </w:pPr>
      <w:r>
        <w:t>User may further refine the calculation by adding a servicing cost</w:t>
      </w:r>
      <w:r w:rsidR="009F0451">
        <w:t xml:space="preserve"> (if available)</w:t>
      </w:r>
      <w:r>
        <w:t xml:space="preserve"> representing the cost of account</w:t>
      </w:r>
      <w:r w:rsidR="00C84518">
        <w:t xml:space="preserve"> maintenance</w:t>
      </w:r>
      <w:r>
        <w:t>.</w:t>
      </w:r>
      <w:r w:rsidR="009F0451">
        <w:t xml:space="preserve"> </w:t>
      </w:r>
    </w:p>
    <w:p w14:paraId="32BA5F83" w14:textId="1D0FBCA8" w:rsidR="00A27C70" w:rsidRDefault="00A27C70" w:rsidP="004D3480">
      <w:pPr>
        <w:tabs>
          <w:tab w:val="left" w:pos="5820"/>
        </w:tabs>
        <w:jc w:val="center"/>
        <w:rPr>
          <w:i/>
        </w:rPr>
      </w:pPr>
    </w:p>
    <w:p w14:paraId="5368F159" w14:textId="2C3CD12D" w:rsidR="006A18E4" w:rsidRDefault="006A18E4" w:rsidP="00A27C70">
      <w:pPr>
        <w:pStyle w:val="AppendixHeading"/>
        <w:rPr>
          <w:rFonts w:eastAsia="Arial Unicode MS"/>
          <w:kern w:val="28"/>
          <w:sz w:val="28"/>
          <w:szCs w:val="28"/>
        </w:rPr>
      </w:pPr>
      <w:bookmarkStart w:id="107" w:name="_Ref51861842"/>
      <w:bookmarkStart w:id="108" w:name="_Toc59537611"/>
      <w:r>
        <w:rPr>
          <w:rFonts w:eastAsia="Arial Unicode MS"/>
          <w:kern w:val="28"/>
          <w:sz w:val="28"/>
          <w:szCs w:val="28"/>
        </w:rPr>
        <w:t>Key Assumptions</w:t>
      </w:r>
      <w:r w:rsidR="00356299">
        <w:rPr>
          <w:rFonts w:eastAsia="Arial Unicode MS"/>
          <w:kern w:val="28"/>
          <w:sz w:val="28"/>
          <w:szCs w:val="28"/>
        </w:rPr>
        <w:t>.</w:t>
      </w:r>
    </w:p>
    <w:p w14:paraId="34317F58" w14:textId="09CB047E" w:rsidR="00356299" w:rsidRPr="000C6C53" w:rsidRDefault="00356299" w:rsidP="00237B30">
      <w:pPr>
        <w:pStyle w:val="BodyText"/>
        <w:rPr>
          <w:rFonts w:eastAsia="Arial Unicode MS"/>
          <w:lang w:val="en-US"/>
          <w:rPrChange w:id="109" w:author="LONG, ADRIAN XIN" w:date="2021-08-25T10:07:00Z">
            <w:rPr>
              <w:rFonts w:eastAsia="Arial Unicode MS"/>
            </w:rPr>
          </w:rPrChange>
        </w:rPr>
      </w:pPr>
      <w:r w:rsidRPr="000C6C53">
        <w:rPr>
          <w:rFonts w:eastAsia="Arial Unicode MS"/>
          <w:lang w:val="en-US"/>
          <w:rPrChange w:id="110" w:author="LONG, ADRIAN XIN" w:date="2021-08-25T10:07:00Z">
            <w:rPr>
              <w:rFonts w:eastAsia="Arial Unicode MS"/>
            </w:rPr>
          </w:rPrChange>
        </w:rPr>
        <w:t xml:space="preserve">Measuring and managing interest rate risk (IRR) are critical to minimize the impact of future interest rate volatility on earnings and net portfolio value.  The Bank measures earning at risk with Interest Rate Sensitivity Analysis as the cumulative change in net interest income over the 12-month horizon divided by the annualized net interest income by given 100, 200, 300, 400, -100 and -200bp rate shocks. The Bank also measures Economic Value of Equity (EVE) sensitivity by given the same rate shocks as NII. To ensure the adequacy of the Bank’s interest rate risk measurement process, the appropriate assumptions are important for the analysis of IRR. The key assumptions encompass </w:t>
      </w:r>
      <w:bookmarkStart w:id="111" w:name="_GoBack"/>
      <w:bookmarkEnd w:id="111"/>
      <w:r w:rsidRPr="000C6C53">
        <w:rPr>
          <w:rFonts w:eastAsia="Arial Unicode MS"/>
          <w:lang w:val="en-US"/>
          <w:rPrChange w:id="112" w:author="LONG, ADRIAN XIN" w:date="2021-08-25T10:07:00Z">
            <w:rPr>
              <w:rFonts w:eastAsia="Arial Unicode MS"/>
            </w:rPr>
          </w:rPrChange>
        </w:rPr>
        <w:t>the key elements; Business volume projection, Interest rates projection, and Behavioral assumptions.</w:t>
      </w:r>
    </w:p>
    <w:p w14:paraId="55E2646A" w14:textId="370E23DB" w:rsidR="00685133" w:rsidRDefault="00356299" w:rsidP="00237B30">
      <w:pPr>
        <w:pStyle w:val="AppendixHeading"/>
        <w:numPr>
          <w:ilvl w:val="0"/>
          <w:numId w:val="0"/>
        </w:numPr>
      </w:pPr>
      <w:r>
        <w:t>1</w:t>
      </w:r>
      <w:r w:rsidR="006A18E4">
        <w:t xml:space="preserve">. </w:t>
      </w:r>
      <w:r w:rsidR="00685133">
        <w:t>Balance Projection</w:t>
      </w:r>
    </w:p>
    <w:p w14:paraId="5C2D13D6" w14:textId="15853DEB" w:rsidR="00685133" w:rsidRDefault="00685133" w:rsidP="00237B30">
      <w:pPr>
        <w:pStyle w:val="BodyText"/>
      </w:pPr>
      <w:r w:rsidRPr="00237B30">
        <w:rPr>
          <w:lang w:val="en-US"/>
        </w:rPr>
        <w:t>The balance sheet profile of</w:t>
      </w:r>
      <w:r>
        <w:rPr>
          <w:lang w:val="en-US"/>
        </w:rPr>
        <w:t xml:space="preserve"> the bank generally</w:t>
      </w:r>
      <w:r w:rsidRPr="00237B30">
        <w:rPr>
          <w:lang w:val="en-US"/>
        </w:rPr>
        <w:t xml:space="preserve"> does not </w:t>
      </w:r>
      <w:r>
        <w:rPr>
          <w:lang w:val="en-US"/>
        </w:rPr>
        <w:t>stay constant. To obtain a risk measure that is more aligned with the bank’s expectation or balance target, a projection is added. Projection value are mainly derived annually from target derived from Head Office.</w:t>
      </w:r>
    </w:p>
    <w:p w14:paraId="33A50D2E" w14:textId="2EEC59B3" w:rsidR="00414699" w:rsidRDefault="00414699" w:rsidP="00237B30">
      <w:pPr>
        <w:pStyle w:val="BodyText"/>
      </w:pPr>
      <w:r>
        <w:rPr>
          <w:lang w:val="en-US"/>
        </w:rPr>
        <w:t>Head Office’s numbers generally provide the target value for the following broad categories of assets and liabilities.</w:t>
      </w:r>
      <w:r w:rsidR="00EE19D4">
        <w:rPr>
          <w:lang w:val="en-US"/>
        </w:rPr>
        <w:t xml:space="preserve"> (</w:t>
      </w:r>
      <w:proofErr w:type="gramStart"/>
      <w:r w:rsidR="00EE19D4">
        <w:rPr>
          <w:lang w:val="en-US"/>
        </w:rPr>
        <w:t>see</w:t>
      </w:r>
      <w:proofErr w:type="gramEnd"/>
      <w:r w:rsidR="00EE19D4">
        <w:rPr>
          <w:lang w:val="en-US"/>
        </w:rPr>
        <w:t xml:space="preserve"> table below) </w:t>
      </w:r>
      <w:r w:rsidR="00BC48CA">
        <w:rPr>
          <w:lang w:val="en-US"/>
        </w:rPr>
        <w:t xml:space="preserve"> Since these categories</w:t>
      </w:r>
      <w:r w:rsidR="00D62B01">
        <w:rPr>
          <w:rStyle w:val="FootnoteReference"/>
          <w:lang w:val="en-US"/>
        </w:rPr>
        <w:footnoteReference w:id="13"/>
      </w:r>
      <w:r w:rsidR="00BC48CA">
        <w:rPr>
          <w:lang w:val="en-US"/>
        </w:rPr>
        <w:t xml:space="preserve"> may include multiple accounts, it would not be feasible to apply projection based on absolute change. Instead a relative change in term of a monthly growth rate is obtained relative to the previous year end balance. </w:t>
      </w:r>
      <w:r w:rsidR="00EE19D4">
        <w:rPr>
          <w:lang w:val="en-US"/>
        </w:rPr>
        <w:t xml:space="preserve">This growth rate is </w:t>
      </w:r>
      <w:r w:rsidR="004D13EB">
        <w:rPr>
          <w:lang w:val="en-US"/>
        </w:rPr>
        <w:t>applied to</w:t>
      </w:r>
      <w:r w:rsidR="00EE19D4">
        <w:rPr>
          <w:lang w:val="en-US"/>
        </w:rPr>
        <w:t xml:space="preserve"> each earning assets and interest yielding liabilities</w:t>
      </w:r>
      <w:r w:rsidR="004D479E">
        <w:rPr>
          <w:lang w:val="en-US"/>
        </w:rPr>
        <w:t xml:space="preserve"> – non cash flow accounts such as discount and premium are excluded from </w:t>
      </w:r>
      <w:commentRangeStart w:id="113"/>
      <w:commentRangeStart w:id="114"/>
      <w:r w:rsidR="004D479E">
        <w:rPr>
          <w:lang w:val="en-US"/>
        </w:rPr>
        <w:t>these targets.</w:t>
      </w:r>
    </w:p>
    <w:tbl>
      <w:tblPr>
        <w:tblStyle w:val="GridTable3-Accent5"/>
        <w:tblW w:w="9877" w:type="dxa"/>
        <w:tblLook w:val="04A0" w:firstRow="1" w:lastRow="0" w:firstColumn="1" w:lastColumn="0" w:noHBand="0" w:noVBand="1"/>
      </w:tblPr>
      <w:tblGrid>
        <w:gridCol w:w="876"/>
        <w:gridCol w:w="1622"/>
        <w:gridCol w:w="1529"/>
        <w:gridCol w:w="1756"/>
        <w:gridCol w:w="1558"/>
        <w:gridCol w:w="1706"/>
        <w:gridCol w:w="830"/>
      </w:tblGrid>
      <w:tr w:rsidR="00414699" w:rsidRPr="00414699" w14:paraId="548C1BF1" w14:textId="77777777" w:rsidTr="00237B30">
        <w:trPr>
          <w:cnfStyle w:val="100000000000" w:firstRow="1" w:lastRow="0" w:firstColumn="0" w:lastColumn="0" w:oddVBand="0" w:evenVBand="0" w:oddHBand="0" w:evenHBand="0" w:firstRowFirstColumn="0" w:firstRowLastColumn="0" w:lastRowFirstColumn="0" w:lastRowLastColumn="0"/>
          <w:trHeight w:val="675"/>
        </w:trPr>
        <w:tc>
          <w:tcPr>
            <w:cnfStyle w:val="001000000100" w:firstRow="0" w:lastRow="0" w:firstColumn="1" w:lastColumn="0" w:oddVBand="0" w:evenVBand="0" w:oddHBand="0" w:evenHBand="0" w:firstRowFirstColumn="1" w:firstRowLastColumn="0" w:lastRowFirstColumn="0" w:lastRowLastColumn="0"/>
            <w:tcW w:w="876" w:type="dxa"/>
            <w:hideMark/>
          </w:tcPr>
          <w:p w14:paraId="466E6146" w14:textId="77777777" w:rsidR="00414699" w:rsidRPr="00414699" w:rsidRDefault="00414699" w:rsidP="00414699">
            <w:pPr>
              <w:jc w:val="left"/>
              <w:rPr>
                <w:rFonts w:ascii="Times New Roman" w:hAnsi="Times New Roman"/>
                <w:color w:val="000000"/>
                <w:sz w:val="16"/>
                <w:szCs w:val="16"/>
                <w:lang w:eastAsia="en-US"/>
              </w:rPr>
            </w:pPr>
            <w:r w:rsidRPr="00414699">
              <w:rPr>
                <w:rFonts w:ascii="Times New Roman" w:hAnsi="Times New Roman"/>
                <w:color w:val="000000"/>
                <w:sz w:val="16"/>
                <w:szCs w:val="16"/>
                <w:lang w:eastAsia="en-US"/>
              </w:rPr>
              <w:lastRenderedPageBreak/>
              <w:t> </w:t>
            </w:r>
          </w:p>
        </w:tc>
        <w:tc>
          <w:tcPr>
            <w:tcW w:w="1622" w:type="dxa"/>
            <w:hideMark/>
          </w:tcPr>
          <w:p w14:paraId="1396989E" w14:textId="77777777" w:rsidR="00414699" w:rsidRPr="00414699" w:rsidRDefault="00414699" w:rsidP="0041469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w:t>
            </w:r>
          </w:p>
        </w:tc>
        <w:tc>
          <w:tcPr>
            <w:tcW w:w="1529" w:type="dxa"/>
            <w:hideMark/>
          </w:tcPr>
          <w:p w14:paraId="1369A53E" w14:textId="77777777" w:rsidR="00414699" w:rsidRPr="00414699" w:rsidRDefault="00414699" w:rsidP="00414699">
            <w:pPr>
              <w:jc w:val="left"/>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Change Amount</w:t>
            </w:r>
          </w:p>
        </w:tc>
        <w:tc>
          <w:tcPr>
            <w:tcW w:w="1756" w:type="dxa"/>
            <w:hideMark/>
          </w:tcPr>
          <w:p w14:paraId="56F4E5B5" w14:textId="77777777" w:rsidR="00414699" w:rsidRPr="00414699" w:rsidRDefault="00414699" w:rsidP="00414699">
            <w:pPr>
              <w:jc w:val="left"/>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Dec 2020 ME BS</w:t>
            </w:r>
          </w:p>
        </w:tc>
        <w:tc>
          <w:tcPr>
            <w:tcW w:w="1558" w:type="dxa"/>
            <w:hideMark/>
          </w:tcPr>
          <w:p w14:paraId="0C1D34B6" w14:textId="77777777" w:rsidR="00414699" w:rsidRPr="00414699" w:rsidRDefault="00414699" w:rsidP="00414699">
            <w:pPr>
              <w:jc w:val="left"/>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Increase (%)</w:t>
            </w:r>
          </w:p>
        </w:tc>
        <w:tc>
          <w:tcPr>
            <w:tcW w:w="1706" w:type="dxa"/>
            <w:hideMark/>
          </w:tcPr>
          <w:p w14:paraId="577BE96E" w14:textId="77777777" w:rsidR="00414699" w:rsidRPr="00414699" w:rsidRDefault="00414699" w:rsidP="00414699">
            <w:pPr>
              <w:jc w:val="left"/>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Target</w:t>
            </w:r>
          </w:p>
        </w:tc>
        <w:tc>
          <w:tcPr>
            <w:tcW w:w="830" w:type="dxa"/>
            <w:hideMark/>
          </w:tcPr>
          <w:p w14:paraId="47B70D75" w14:textId="77777777" w:rsidR="00414699" w:rsidRPr="00414699" w:rsidRDefault="00414699" w:rsidP="00414699">
            <w:pPr>
              <w:jc w:val="left"/>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Monthly Growth Rate</w:t>
            </w:r>
          </w:p>
        </w:tc>
      </w:tr>
      <w:tr w:rsidR="00414699" w:rsidRPr="00414699" w14:paraId="3DB96527" w14:textId="77777777" w:rsidTr="00237B3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876" w:type="dxa"/>
            <w:vMerge w:val="restart"/>
            <w:hideMark/>
          </w:tcPr>
          <w:p w14:paraId="1E18CF9C" w14:textId="77777777" w:rsidR="00414699" w:rsidRPr="00414699" w:rsidRDefault="00414699" w:rsidP="00414699">
            <w:pPr>
              <w:jc w:val="center"/>
              <w:rPr>
                <w:rFonts w:ascii="Arial" w:hAnsi="Arial" w:cs="Arial"/>
                <w:color w:val="000000"/>
                <w:sz w:val="16"/>
                <w:szCs w:val="16"/>
                <w:lang w:eastAsia="en-US"/>
              </w:rPr>
            </w:pPr>
            <w:r w:rsidRPr="00414699">
              <w:rPr>
                <w:rFonts w:ascii="Arial" w:hAnsi="Arial" w:cs="Arial"/>
                <w:color w:val="000000"/>
                <w:sz w:val="16"/>
                <w:szCs w:val="16"/>
                <w:lang w:eastAsia="en-US"/>
              </w:rPr>
              <w:t>Liabilities</w:t>
            </w:r>
          </w:p>
        </w:tc>
        <w:tc>
          <w:tcPr>
            <w:tcW w:w="1622" w:type="dxa"/>
            <w:hideMark/>
          </w:tcPr>
          <w:p w14:paraId="38E14C18"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Corporate Deposits</w:t>
            </w:r>
          </w:p>
        </w:tc>
        <w:tc>
          <w:tcPr>
            <w:tcW w:w="1529" w:type="dxa"/>
            <w:hideMark/>
          </w:tcPr>
          <w:p w14:paraId="363105F1"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   </w:t>
            </w:r>
          </w:p>
        </w:tc>
        <w:tc>
          <w:tcPr>
            <w:tcW w:w="1756" w:type="dxa"/>
            <w:hideMark/>
          </w:tcPr>
          <w:p w14:paraId="11BDC47F"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10,691,142,549 </w:t>
            </w:r>
          </w:p>
        </w:tc>
        <w:tc>
          <w:tcPr>
            <w:tcW w:w="1558" w:type="dxa"/>
            <w:hideMark/>
          </w:tcPr>
          <w:p w14:paraId="3827FCBA"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0.00%</w:t>
            </w:r>
          </w:p>
        </w:tc>
        <w:tc>
          <w:tcPr>
            <w:tcW w:w="1706" w:type="dxa"/>
            <w:hideMark/>
          </w:tcPr>
          <w:p w14:paraId="71173513"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10,691,142,549 </w:t>
            </w:r>
          </w:p>
        </w:tc>
        <w:tc>
          <w:tcPr>
            <w:tcW w:w="830" w:type="dxa"/>
            <w:hideMark/>
          </w:tcPr>
          <w:p w14:paraId="225BFB03"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0.00%</w:t>
            </w:r>
          </w:p>
        </w:tc>
      </w:tr>
      <w:tr w:rsidR="00414699" w:rsidRPr="00414699" w14:paraId="39AFA291" w14:textId="77777777" w:rsidTr="00237B30">
        <w:trPr>
          <w:trHeight w:val="375"/>
        </w:trPr>
        <w:tc>
          <w:tcPr>
            <w:cnfStyle w:val="001000000000" w:firstRow="0" w:lastRow="0" w:firstColumn="1" w:lastColumn="0" w:oddVBand="0" w:evenVBand="0" w:oddHBand="0" w:evenHBand="0" w:firstRowFirstColumn="0" w:firstRowLastColumn="0" w:lastRowFirstColumn="0" w:lastRowLastColumn="0"/>
            <w:tcW w:w="876" w:type="dxa"/>
            <w:vMerge/>
            <w:hideMark/>
          </w:tcPr>
          <w:p w14:paraId="0C6A5274" w14:textId="77777777" w:rsidR="00414699" w:rsidRPr="00414699" w:rsidRDefault="00414699" w:rsidP="00414699">
            <w:pPr>
              <w:jc w:val="left"/>
              <w:rPr>
                <w:rFonts w:ascii="Arial" w:hAnsi="Arial" w:cs="Arial"/>
                <w:color w:val="000000"/>
                <w:sz w:val="16"/>
                <w:szCs w:val="16"/>
                <w:lang w:eastAsia="en-US"/>
              </w:rPr>
            </w:pPr>
          </w:p>
        </w:tc>
        <w:tc>
          <w:tcPr>
            <w:tcW w:w="1622" w:type="dxa"/>
            <w:hideMark/>
          </w:tcPr>
          <w:p w14:paraId="65E9D1FA"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Personal Deposits</w:t>
            </w:r>
          </w:p>
        </w:tc>
        <w:tc>
          <w:tcPr>
            <w:tcW w:w="1529" w:type="dxa"/>
            <w:hideMark/>
          </w:tcPr>
          <w:p w14:paraId="5629599B"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1,000,000 </w:t>
            </w:r>
          </w:p>
        </w:tc>
        <w:tc>
          <w:tcPr>
            <w:tcW w:w="1756" w:type="dxa"/>
            <w:hideMark/>
          </w:tcPr>
          <w:p w14:paraId="0B5F7DD5"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312,513,756 </w:t>
            </w:r>
          </w:p>
        </w:tc>
        <w:tc>
          <w:tcPr>
            <w:tcW w:w="1558" w:type="dxa"/>
            <w:hideMark/>
          </w:tcPr>
          <w:p w14:paraId="696B04C8"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0.32%</w:t>
            </w:r>
          </w:p>
        </w:tc>
        <w:tc>
          <w:tcPr>
            <w:tcW w:w="1706" w:type="dxa"/>
            <w:hideMark/>
          </w:tcPr>
          <w:p w14:paraId="49A35388"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313,513,756 </w:t>
            </w:r>
          </w:p>
        </w:tc>
        <w:tc>
          <w:tcPr>
            <w:tcW w:w="830" w:type="dxa"/>
            <w:hideMark/>
          </w:tcPr>
          <w:p w14:paraId="19C8714F"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0.03%</w:t>
            </w:r>
          </w:p>
        </w:tc>
      </w:tr>
      <w:tr w:rsidR="00414699" w:rsidRPr="00414699" w14:paraId="5946B95E" w14:textId="77777777" w:rsidTr="00237B3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876" w:type="dxa"/>
            <w:vMerge/>
            <w:hideMark/>
          </w:tcPr>
          <w:p w14:paraId="21FC575D" w14:textId="77777777" w:rsidR="00414699" w:rsidRPr="00414699" w:rsidRDefault="00414699" w:rsidP="00414699">
            <w:pPr>
              <w:jc w:val="left"/>
              <w:rPr>
                <w:rFonts w:ascii="Arial" w:hAnsi="Arial" w:cs="Arial"/>
                <w:color w:val="000000"/>
                <w:sz w:val="16"/>
                <w:szCs w:val="16"/>
                <w:lang w:eastAsia="en-US"/>
              </w:rPr>
            </w:pPr>
          </w:p>
        </w:tc>
        <w:tc>
          <w:tcPr>
            <w:tcW w:w="1622" w:type="dxa"/>
            <w:hideMark/>
          </w:tcPr>
          <w:p w14:paraId="68B05796"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FI Deposits</w:t>
            </w:r>
          </w:p>
        </w:tc>
        <w:tc>
          <w:tcPr>
            <w:tcW w:w="1529" w:type="dxa"/>
            <w:hideMark/>
          </w:tcPr>
          <w:p w14:paraId="501CF64D"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(1,000,000,000)</w:t>
            </w:r>
          </w:p>
        </w:tc>
        <w:tc>
          <w:tcPr>
            <w:tcW w:w="1756" w:type="dxa"/>
            <w:hideMark/>
          </w:tcPr>
          <w:p w14:paraId="0221B587"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8,814,410,074 </w:t>
            </w:r>
          </w:p>
        </w:tc>
        <w:tc>
          <w:tcPr>
            <w:tcW w:w="1558" w:type="dxa"/>
            <w:hideMark/>
          </w:tcPr>
          <w:p w14:paraId="623DAF71"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-11.35%</w:t>
            </w:r>
          </w:p>
        </w:tc>
        <w:tc>
          <w:tcPr>
            <w:tcW w:w="1706" w:type="dxa"/>
            <w:hideMark/>
          </w:tcPr>
          <w:p w14:paraId="7380731E"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7,814,410,074 </w:t>
            </w:r>
          </w:p>
        </w:tc>
        <w:tc>
          <w:tcPr>
            <w:tcW w:w="830" w:type="dxa"/>
            <w:hideMark/>
          </w:tcPr>
          <w:p w14:paraId="21CD3A6A"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-1.00%</w:t>
            </w:r>
          </w:p>
        </w:tc>
      </w:tr>
      <w:tr w:rsidR="00414699" w:rsidRPr="00414699" w14:paraId="30034B02" w14:textId="77777777" w:rsidTr="00237B30">
        <w:trPr>
          <w:trHeight w:val="375"/>
        </w:trPr>
        <w:tc>
          <w:tcPr>
            <w:cnfStyle w:val="001000000000" w:firstRow="0" w:lastRow="0" w:firstColumn="1" w:lastColumn="0" w:oddVBand="0" w:evenVBand="0" w:oddHBand="0" w:evenHBand="0" w:firstRowFirstColumn="0" w:firstRowLastColumn="0" w:lastRowFirstColumn="0" w:lastRowLastColumn="0"/>
            <w:tcW w:w="876" w:type="dxa"/>
            <w:vMerge/>
            <w:hideMark/>
          </w:tcPr>
          <w:p w14:paraId="09422238" w14:textId="77777777" w:rsidR="00414699" w:rsidRPr="00414699" w:rsidRDefault="00414699" w:rsidP="00414699">
            <w:pPr>
              <w:jc w:val="left"/>
              <w:rPr>
                <w:rFonts w:ascii="Arial" w:hAnsi="Arial" w:cs="Arial"/>
                <w:color w:val="000000"/>
                <w:sz w:val="16"/>
                <w:szCs w:val="16"/>
                <w:lang w:eastAsia="en-US"/>
              </w:rPr>
            </w:pPr>
          </w:p>
        </w:tc>
        <w:tc>
          <w:tcPr>
            <w:tcW w:w="1622" w:type="dxa"/>
            <w:hideMark/>
          </w:tcPr>
          <w:p w14:paraId="4927745E"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Brokered Deposits</w:t>
            </w:r>
          </w:p>
        </w:tc>
        <w:tc>
          <w:tcPr>
            <w:tcW w:w="1529" w:type="dxa"/>
            <w:hideMark/>
          </w:tcPr>
          <w:p w14:paraId="09A81291"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   </w:t>
            </w:r>
          </w:p>
        </w:tc>
        <w:tc>
          <w:tcPr>
            <w:tcW w:w="1756" w:type="dxa"/>
            <w:hideMark/>
          </w:tcPr>
          <w:p w14:paraId="0FDD050B"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11,989,862,444 </w:t>
            </w:r>
          </w:p>
        </w:tc>
        <w:tc>
          <w:tcPr>
            <w:tcW w:w="1558" w:type="dxa"/>
            <w:hideMark/>
          </w:tcPr>
          <w:p w14:paraId="2D172B99"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0.00%</w:t>
            </w:r>
          </w:p>
        </w:tc>
        <w:tc>
          <w:tcPr>
            <w:tcW w:w="1706" w:type="dxa"/>
            <w:hideMark/>
          </w:tcPr>
          <w:p w14:paraId="6CF053B0"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11,989,862,444 </w:t>
            </w:r>
          </w:p>
        </w:tc>
        <w:tc>
          <w:tcPr>
            <w:tcW w:w="830" w:type="dxa"/>
            <w:hideMark/>
          </w:tcPr>
          <w:p w14:paraId="5AC76F3D"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0.00%</w:t>
            </w:r>
          </w:p>
        </w:tc>
      </w:tr>
      <w:tr w:rsidR="00414699" w:rsidRPr="00414699" w14:paraId="7870E598" w14:textId="77777777" w:rsidTr="00237B3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876" w:type="dxa"/>
            <w:vMerge w:val="restart"/>
            <w:hideMark/>
          </w:tcPr>
          <w:p w14:paraId="09614906" w14:textId="77777777" w:rsidR="00414699" w:rsidRPr="00414699" w:rsidRDefault="00414699" w:rsidP="00414699">
            <w:pPr>
              <w:jc w:val="center"/>
              <w:rPr>
                <w:rFonts w:ascii="Arial" w:hAnsi="Arial" w:cs="Arial"/>
                <w:color w:val="000000"/>
                <w:sz w:val="16"/>
                <w:szCs w:val="16"/>
                <w:lang w:eastAsia="en-US"/>
              </w:rPr>
            </w:pPr>
            <w:r w:rsidRPr="00414699">
              <w:rPr>
                <w:rFonts w:ascii="Arial" w:hAnsi="Arial" w:cs="Arial"/>
                <w:color w:val="000000"/>
                <w:sz w:val="16"/>
                <w:szCs w:val="16"/>
                <w:lang w:eastAsia="en-US"/>
              </w:rPr>
              <w:t>Assets</w:t>
            </w:r>
          </w:p>
        </w:tc>
        <w:tc>
          <w:tcPr>
            <w:tcW w:w="1622" w:type="dxa"/>
            <w:hideMark/>
          </w:tcPr>
          <w:p w14:paraId="743B0E9E"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Corporate Loans</w:t>
            </w:r>
          </w:p>
        </w:tc>
        <w:tc>
          <w:tcPr>
            <w:tcW w:w="1529" w:type="dxa"/>
            <w:hideMark/>
          </w:tcPr>
          <w:p w14:paraId="18ACC062"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   </w:t>
            </w:r>
          </w:p>
        </w:tc>
        <w:tc>
          <w:tcPr>
            <w:tcW w:w="1756" w:type="dxa"/>
            <w:hideMark/>
          </w:tcPr>
          <w:p w14:paraId="365D222E"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15,801,226,326 </w:t>
            </w:r>
          </w:p>
        </w:tc>
        <w:tc>
          <w:tcPr>
            <w:tcW w:w="1558" w:type="dxa"/>
            <w:hideMark/>
          </w:tcPr>
          <w:p w14:paraId="2DF5097E"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0.00%</w:t>
            </w:r>
          </w:p>
        </w:tc>
        <w:tc>
          <w:tcPr>
            <w:tcW w:w="1706" w:type="dxa"/>
            <w:hideMark/>
          </w:tcPr>
          <w:p w14:paraId="2C79E4E4"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15,801,226,326 </w:t>
            </w:r>
          </w:p>
        </w:tc>
        <w:tc>
          <w:tcPr>
            <w:tcW w:w="830" w:type="dxa"/>
            <w:hideMark/>
          </w:tcPr>
          <w:p w14:paraId="5B4EC88E"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0.00%</w:t>
            </w:r>
          </w:p>
        </w:tc>
      </w:tr>
      <w:tr w:rsidR="00414699" w:rsidRPr="00414699" w14:paraId="4F6D6E44" w14:textId="77777777" w:rsidTr="00237B30">
        <w:trPr>
          <w:trHeight w:val="375"/>
        </w:trPr>
        <w:tc>
          <w:tcPr>
            <w:cnfStyle w:val="001000000000" w:firstRow="0" w:lastRow="0" w:firstColumn="1" w:lastColumn="0" w:oddVBand="0" w:evenVBand="0" w:oddHBand="0" w:evenHBand="0" w:firstRowFirstColumn="0" w:firstRowLastColumn="0" w:lastRowFirstColumn="0" w:lastRowLastColumn="0"/>
            <w:tcW w:w="876" w:type="dxa"/>
            <w:vMerge/>
            <w:hideMark/>
          </w:tcPr>
          <w:p w14:paraId="1E24FBA5" w14:textId="77777777" w:rsidR="00414699" w:rsidRPr="00414699" w:rsidRDefault="00414699" w:rsidP="00414699">
            <w:pPr>
              <w:jc w:val="left"/>
              <w:rPr>
                <w:rFonts w:ascii="Arial" w:hAnsi="Arial" w:cs="Arial"/>
                <w:color w:val="000000"/>
                <w:sz w:val="16"/>
                <w:szCs w:val="16"/>
                <w:lang w:eastAsia="en-US"/>
              </w:rPr>
            </w:pPr>
          </w:p>
        </w:tc>
        <w:tc>
          <w:tcPr>
            <w:tcW w:w="1622" w:type="dxa"/>
            <w:hideMark/>
          </w:tcPr>
          <w:p w14:paraId="0BD6B380"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Trade Services</w:t>
            </w:r>
          </w:p>
        </w:tc>
        <w:tc>
          <w:tcPr>
            <w:tcW w:w="1529" w:type="dxa"/>
            <w:hideMark/>
          </w:tcPr>
          <w:p w14:paraId="46B0DEB6"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   </w:t>
            </w:r>
          </w:p>
        </w:tc>
        <w:tc>
          <w:tcPr>
            <w:tcW w:w="1756" w:type="dxa"/>
            <w:hideMark/>
          </w:tcPr>
          <w:p w14:paraId="0A5CC237"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3,031,296,200 </w:t>
            </w:r>
          </w:p>
        </w:tc>
        <w:tc>
          <w:tcPr>
            <w:tcW w:w="1558" w:type="dxa"/>
            <w:hideMark/>
          </w:tcPr>
          <w:p w14:paraId="23936025"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0.00%</w:t>
            </w:r>
          </w:p>
        </w:tc>
        <w:tc>
          <w:tcPr>
            <w:tcW w:w="1706" w:type="dxa"/>
            <w:hideMark/>
          </w:tcPr>
          <w:p w14:paraId="67DC2CB4"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3,031,296,200 </w:t>
            </w:r>
          </w:p>
        </w:tc>
        <w:tc>
          <w:tcPr>
            <w:tcW w:w="830" w:type="dxa"/>
            <w:hideMark/>
          </w:tcPr>
          <w:p w14:paraId="04ABD740"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0.00%</w:t>
            </w:r>
          </w:p>
        </w:tc>
      </w:tr>
      <w:tr w:rsidR="00414699" w:rsidRPr="00414699" w14:paraId="6CB5035A" w14:textId="77777777" w:rsidTr="00237B3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876" w:type="dxa"/>
            <w:vMerge/>
            <w:hideMark/>
          </w:tcPr>
          <w:p w14:paraId="342C1380" w14:textId="77777777" w:rsidR="00414699" w:rsidRPr="00414699" w:rsidRDefault="00414699" w:rsidP="00414699">
            <w:pPr>
              <w:jc w:val="left"/>
              <w:rPr>
                <w:rFonts w:ascii="Arial" w:hAnsi="Arial" w:cs="Arial"/>
                <w:color w:val="000000"/>
                <w:sz w:val="16"/>
                <w:szCs w:val="16"/>
                <w:lang w:eastAsia="en-US"/>
              </w:rPr>
            </w:pPr>
          </w:p>
        </w:tc>
        <w:tc>
          <w:tcPr>
            <w:tcW w:w="1622" w:type="dxa"/>
            <w:hideMark/>
          </w:tcPr>
          <w:p w14:paraId="19F4E573"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Residential Loans</w:t>
            </w:r>
          </w:p>
        </w:tc>
        <w:tc>
          <w:tcPr>
            <w:tcW w:w="1529" w:type="dxa"/>
            <w:hideMark/>
          </w:tcPr>
          <w:p w14:paraId="63133F59"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(5,000,000)</w:t>
            </w:r>
          </w:p>
        </w:tc>
        <w:tc>
          <w:tcPr>
            <w:tcW w:w="1756" w:type="dxa"/>
            <w:hideMark/>
          </w:tcPr>
          <w:p w14:paraId="7472199D"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23,708,030 </w:t>
            </w:r>
          </w:p>
        </w:tc>
        <w:tc>
          <w:tcPr>
            <w:tcW w:w="1558" w:type="dxa"/>
            <w:hideMark/>
          </w:tcPr>
          <w:p w14:paraId="584D8588"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-21.09%</w:t>
            </w:r>
          </w:p>
        </w:tc>
        <w:tc>
          <w:tcPr>
            <w:tcW w:w="1706" w:type="dxa"/>
            <w:hideMark/>
          </w:tcPr>
          <w:p w14:paraId="3108A905"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18,708,030 </w:t>
            </w:r>
          </w:p>
        </w:tc>
        <w:tc>
          <w:tcPr>
            <w:tcW w:w="830" w:type="dxa"/>
            <w:hideMark/>
          </w:tcPr>
          <w:p w14:paraId="3448ECE6" w14:textId="77777777" w:rsidR="00414699" w:rsidRPr="00414699" w:rsidRDefault="00414699" w:rsidP="00414699">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-1.95%</w:t>
            </w:r>
          </w:p>
        </w:tc>
      </w:tr>
      <w:tr w:rsidR="00414699" w:rsidRPr="00414699" w14:paraId="00B1036D" w14:textId="77777777" w:rsidTr="00237B30">
        <w:trPr>
          <w:trHeight w:val="375"/>
        </w:trPr>
        <w:tc>
          <w:tcPr>
            <w:cnfStyle w:val="001000000000" w:firstRow="0" w:lastRow="0" w:firstColumn="1" w:lastColumn="0" w:oddVBand="0" w:evenVBand="0" w:oddHBand="0" w:evenHBand="0" w:firstRowFirstColumn="0" w:firstRowLastColumn="0" w:lastRowFirstColumn="0" w:lastRowLastColumn="0"/>
            <w:tcW w:w="876" w:type="dxa"/>
            <w:vMerge/>
            <w:hideMark/>
          </w:tcPr>
          <w:p w14:paraId="774E7EB1" w14:textId="77777777" w:rsidR="00414699" w:rsidRPr="00414699" w:rsidRDefault="00414699" w:rsidP="00414699">
            <w:pPr>
              <w:jc w:val="left"/>
              <w:rPr>
                <w:rFonts w:ascii="Arial" w:hAnsi="Arial" w:cs="Arial"/>
                <w:color w:val="000000"/>
                <w:sz w:val="16"/>
                <w:szCs w:val="16"/>
                <w:lang w:eastAsia="en-US"/>
              </w:rPr>
            </w:pPr>
          </w:p>
        </w:tc>
        <w:tc>
          <w:tcPr>
            <w:tcW w:w="1622" w:type="dxa"/>
            <w:hideMark/>
          </w:tcPr>
          <w:p w14:paraId="195F34D4"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Security Investment</w:t>
            </w:r>
          </w:p>
        </w:tc>
        <w:tc>
          <w:tcPr>
            <w:tcW w:w="1529" w:type="dxa"/>
            <w:hideMark/>
          </w:tcPr>
          <w:p w14:paraId="747A6B79"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120,000,000 </w:t>
            </w:r>
          </w:p>
        </w:tc>
        <w:tc>
          <w:tcPr>
            <w:tcW w:w="1756" w:type="dxa"/>
            <w:hideMark/>
          </w:tcPr>
          <w:p w14:paraId="177A0595"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               6,750,293,825 </w:t>
            </w:r>
          </w:p>
        </w:tc>
        <w:tc>
          <w:tcPr>
            <w:tcW w:w="1558" w:type="dxa"/>
            <w:hideMark/>
          </w:tcPr>
          <w:p w14:paraId="3F34EC16"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1.78%</w:t>
            </w:r>
          </w:p>
        </w:tc>
        <w:tc>
          <w:tcPr>
            <w:tcW w:w="1706" w:type="dxa"/>
            <w:hideMark/>
          </w:tcPr>
          <w:p w14:paraId="6C51E25A"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 xml:space="preserve">6,870,293,825 </w:t>
            </w:r>
          </w:p>
        </w:tc>
        <w:tc>
          <w:tcPr>
            <w:tcW w:w="830" w:type="dxa"/>
            <w:hideMark/>
          </w:tcPr>
          <w:p w14:paraId="1C659926" w14:textId="77777777" w:rsidR="00414699" w:rsidRPr="00414699" w:rsidRDefault="00414699" w:rsidP="00414699">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eastAsia="en-US"/>
              </w:rPr>
            </w:pPr>
            <w:r w:rsidRPr="00414699">
              <w:rPr>
                <w:rFonts w:ascii="Arial" w:hAnsi="Arial" w:cs="Arial"/>
                <w:color w:val="000000"/>
                <w:sz w:val="16"/>
                <w:szCs w:val="16"/>
                <w:lang w:eastAsia="en-US"/>
              </w:rPr>
              <w:t>0.15%</w:t>
            </w:r>
          </w:p>
        </w:tc>
      </w:tr>
    </w:tbl>
    <w:commentRangeEnd w:id="113"/>
    <w:p w14:paraId="2668959D" w14:textId="77777777" w:rsidR="00414699" w:rsidRDefault="0070081A" w:rsidP="00414699">
      <w:pPr>
        <w:pStyle w:val="BodyText"/>
        <w:rPr>
          <w:lang w:val="en-US"/>
        </w:rPr>
      </w:pPr>
      <w:r>
        <w:rPr>
          <w:rStyle w:val="CommentReference"/>
          <w:lang w:val="en-US" w:eastAsia="zh-CN" w:bidi="ar-SA"/>
        </w:rPr>
        <w:commentReference w:id="113"/>
      </w:r>
      <w:commentRangeEnd w:id="114"/>
      <w:r w:rsidR="00D62B01">
        <w:rPr>
          <w:rStyle w:val="CommentReference"/>
          <w:lang w:val="en-US" w:eastAsia="zh-CN" w:bidi="ar-SA"/>
        </w:rPr>
        <w:commentReference w:id="114"/>
      </w:r>
    </w:p>
    <w:p w14:paraId="765D79FD" w14:textId="467BD58A" w:rsidR="00414699" w:rsidRDefault="004D479E" w:rsidP="00414699">
      <w:pPr>
        <w:pStyle w:val="BodyText"/>
        <w:rPr>
          <w:lang w:val="en-US"/>
        </w:rPr>
      </w:pPr>
      <w:r>
        <w:rPr>
          <w:lang w:val="en-US"/>
        </w:rPr>
        <w:t>Not all accounts can be projected. Accounts such as balancing account does not h</w:t>
      </w:r>
      <w:r w:rsidR="00C068B5">
        <w:rPr>
          <w:lang w:val="en-US"/>
        </w:rPr>
        <w:t>ave the ability for projection, r</w:t>
      </w:r>
      <w:r>
        <w:rPr>
          <w:lang w:val="en-US"/>
        </w:rPr>
        <w:t>ather they are automatically calculated by PROFITstar to ensure the balance she</w:t>
      </w:r>
      <w:r w:rsidR="00C068B5">
        <w:rPr>
          <w:lang w:val="en-US"/>
        </w:rPr>
        <w:t xml:space="preserve">et </w:t>
      </w:r>
      <w:r w:rsidR="004D13EB">
        <w:rPr>
          <w:lang w:val="en-US"/>
        </w:rPr>
        <w:t xml:space="preserve">would </w:t>
      </w:r>
      <w:r w:rsidR="00C068B5">
        <w:rPr>
          <w:lang w:val="en-US"/>
        </w:rPr>
        <w:t>balance after the projection</w:t>
      </w:r>
      <w:r>
        <w:rPr>
          <w:lang w:val="en-US"/>
        </w:rPr>
        <w:t xml:space="preserve">. Currently the Fed Deposit is used as the designated asset balancing account, </w:t>
      </w:r>
      <w:r w:rsidR="00C068B5">
        <w:rPr>
          <w:lang w:val="en-US"/>
        </w:rPr>
        <w:t xml:space="preserve">therefore </w:t>
      </w:r>
      <w:r>
        <w:rPr>
          <w:lang w:val="en-US"/>
        </w:rPr>
        <w:t xml:space="preserve">its balance will fluctuate depending on the projection of </w:t>
      </w:r>
      <w:r w:rsidR="00C068B5">
        <w:rPr>
          <w:lang w:val="en-US"/>
        </w:rPr>
        <w:t xml:space="preserve">the </w:t>
      </w:r>
      <w:r>
        <w:rPr>
          <w:lang w:val="en-US"/>
        </w:rPr>
        <w:t xml:space="preserve">other accounts. </w:t>
      </w:r>
    </w:p>
    <w:p w14:paraId="04C8349F" w14:textId="7B66D26D" w:rsidR="00356299" w:rsidRDefault="00356299" w:rsidP="00237B30">
      <w:pPr>
        <w:pStyle w:val="AppendixHeading"/>
        <w:numPr>
          <w:ilvl w:val="0"/>
          <w:numId w:val="0"/>
        </w:numPr>
      </w:pPr>
      <w:r>
        <w:t>2. Offering Rate</w:t>
      </w:r>
    </w:p>
    <w:p w14:paraId="210294CE" w14:textId="57D267FA" w:rsidR="00356299" w:rsidRDefault="00356299" w:rsidP="00237B30">
      <w:r>
        <w:t>An offering rate is the interest rate offered for new volume. In order to enhance the accuracy of the Bank’s interest margin projection, TRY calculates the weighted average portfolio rate and the weighted average rate on new volumes over products, and seeks the offering rate from business units on monthly basis.  Business units can use the results as reference for the following month rate projection. Business Units also need to consider whether the new volume can represent or cover the products’ portfolio rate and all other non-rate factors (such as customer relationship ties, direct deposits, loan business relationship, branch convenience, etc.). Business units leverage all the factors and then provide the projection results and rational and support on the assumption to TRY. TRY reviews the information from business units and compare the offering rates from business against previous months, rate movement direction, and the benchmark range</w:t>
      </w:r>
      <w:r w:rsidR="00E3100E">
        <w:t>.</w:t>
      </w:r>
    </w:p>
    <w:p w14:paraId="3DEBCD6B" w14:textId="74E70658" w:rsidR="00E3100E" w:rsidRDefault="00E3100E" w:rsidP="00237B30"/>
    <w:p w14:paraId="5DEB51F5" w14:textId="4E95EFCB" w:rsidR="00B47AF5" w:rsidRDefault="00B47AF5" w:rsidP="00237B30">
      <w:r>
        <w:t xml:space="preserve">TRY also provide the business units with trend on key rates. </w:t>
      </w:r>
      <w:r w:rsidRPr="00E23464">
        <w:t>Common industry rates like Prime, Treasuries, LIBORs, and Fed Funds are among the key rates covered.</w:t>
      </w:r>
      <w:r>
        <w:t xml:space="preserve"> This trend is mainly derived from SRD. As on a quarterly and as needed basis, SRD would obtain the market consensus rate using vendors such as Blue Chip.</w:t>
      </w:r>
    </w:p>
    <w:p w14:paraId="6211196E" w14:textId="77777777" w:rsidR="00E3100E" w:rsidRPr="00A2068F" w:rsidRDefault="00E3100E" w:rsidP="00E3100E">
      <w:pPr>
        <w:pStyle w:val="mainbody1"/>
      </w:pPr>
      <w:r>
        <w:t>1</w:t>
      </w:r>
      <w:r w:rsidRPr="00A2068F">
        <w:t>. If there is no new volume in the prior 12-month, the most recent contract’</w:t>
      </w:r>
      <w:r>
        <w:t>s</w:t>
      </w:r>
      <w:r w:rsidRPr="00A2068F">
        <w:t xml:space="preserve"> interest rat</w:t>
      </w:r>
      <w:r>
        <w:t>e</w:t>
      </w:r>
      <w:r w:rsidRPr="00A2068F">
        <w:t xml:space="preserve"> is considered</w:t>
      </w:r>
      <w:r>
        <w:t xml:space="preserve">, and </w:t>
      </w:r>
      <w:r w:rsidRPr="00A2068F">
        <w:t>appl</w:t>
      </w:r>
      <w:r>
        <w:t>ies</w:t>
      </w:r>
      <w:r w:rsidRPr="00A2068F">
        <w:t xml:space="preserve"> the same for the following months.</w:t>
      </w:r>
    </w:p>
    <w:p w14:paraId="4509778A" w14:textId="663FC0B4" w:rsidR="00E3100E" w:rsidRPr="00A2068F" w:rsidRDefault="00E3100E" w:rsidP="00E3100E">
      <w:pPr>
        <w:pStyle w:val="mainbody1"/>
      </w:pPr>
      <w:r>
        <w:t>2</w:t>
      </w:r>
      <w:r w:rsidRPr="00A2068F">
        <w:t xml:space="preserve">. Some offering rates are 0 because those accounts are idle accounts, such as Secondary MKT Loan, NAC MTG, etc. </w:t>
      </w:r>
    </w:p>
    <w:p w14:paraId="173BB629" w14:textId="77777777" w:rsidR="00E3100E" w:rsidRDefault="00E3100E" w:rsidP="00E3100E">
      <w:pPr>
        <w:pStyle w:val="mainbody1"/>
      </w:pPr>
      <w:r>
        <w:lastRenderedPageBreak/>
        <w:t>3</w:t>
      </w:r>
      <w:r w:rsidRPr="00A2068F">
        <w:t>. The non-accrual loan accounts set up as rate bearing</w:t>
      </w:r>
      <w:r>
        <w:t xml:space="preserve"> accounts</w:t>
      </w:r>
      <w:r w:rsidRPr="00A2068F">
        <w:t xml:space="preserve"> in order to account for </w:t>
      </w:r>
      <w:r w:rsidRPr="00EC33DE">
        <w:t>in earning asset</w:t>
      </w:r>
      <w:r w:rsidRPr="00A2068F">
        <w:t xml:space="preserve"> and NIM calculations. Per Profitstar Model Validation finding, Non-accrual loan is set as interest rate tie to National Prime rate without spread. </w:t>
      </w:r>
    </w:p>
    <w:p w14:paraId="353EF27B" w14:textId="77777777" w:rsidR="00E3100E" w:rsidRPr="00356299" w:rsidRDefault="00E3100E" w:rsidP="00237B30"/>
    <w:p w14:paraId="3BB3118F" w14:textId="20D954B7" w:rsidR="00356299" w:rsidRDefault="00356299" w:rsidP="00237B30">
      <w:pPr>
        <w:pStyle w:val="AppendixHeading"/>
        <w:numPr>
          <w:ilvl w:val="0"/>
          <w:numId w:val="0"/>
        </w:numPr>
      </w:pPr>
      <w:r>
        <w:t>3. Prepayment</w:t>
      </w:r>
    </w:p>
    <w:p w14:paraId="5BB183BF" w14:textId="77777777" w:rsidR="00016184" w:rsidRDefault="00016184" w:rsidP="00016184">
      <w:pPr>
        <w:rPr>
          <w:b/>
        </w:rPr>
      </w:pPr>
      <w:r w:rsidRPr="0076094F">
        <w:rPr>
          <w:b/>
        </w:rPr>
        <w:t>Data</w:t>
      </w:r>
    </w:p>
    <w:p w14:paraId="4418201C" w14:textId="77777777" w:rsidR="00016184" w:rsidRPr="0076094F" w:rsidRDefault="00016184" w:rsidP="00016184">
      <w:r w:rsidRPr="0076094F">
        <w:t>TRY have access only to the following data</w:t>
      </w:r>
    </w:p>
    <w:p w14:paraId="6C94B753" w14:textId="77777777" w:rsidR="00016184" w:rsidRPr="0076094F" w:rsidRDefault="00016184" w:rsidP="00016184">
      <w:pPr>
        <w:pStyle w:val="ListParagraph"/>
        <w:numPr>
          <w:ilvl w:val="0"/>
          <w:numId w:val="43"/>
        </w:numPr>
        <w:spacing w:after="160" w:line="259" w:lineRule="auto"/>
        <w:ind w:right="0"/>
        <w:jc w:val="left"/>
        <w:rPr>
          <w:i/>
        </w:rPr>
      </w:pPr>
      <w:r>
        <w:rPr>
          <w:i/>
        </w:rPr>
        <w:t xml:space="preserve">OSD Payoff Report: </w:t>
      </w:r>
      <w:r>
        <w:t xml:space="preserve"> Report from OSD that list all the loans paid off within a specified period</w:t>
      </w:r>
    </w:p>
    <w:p w14:paraId="2049CD3C" w14:textId="77777777" w:rsidR="00016184" w:rsidRDefault="00016184" w:rsidP="00016184">
      <w:pPr>
        <w:pStyle w:val="ListParagraph"/>
        <w:numPr>
          <w:ilvl w:val="0"/>
          <w:numId w:val="43"/>
        </w:numPr>
        <w:spacing w:after="160" w:line="259" w:lineRule="auto"/>
        <w:ind w:right="0"/>
        <w:jc w:val="left"/>
        <w:rPr>
          <w:i/>
        </w:rPr>
      </w:pPr>
      <w:r w:rsidRPr="00536260">
        <w:rPr>
          <w:i/>
        </w:rPr>
        <w:t xml:space="preserve">OSD Prepayment Report: </w:t>
      </w:r>
      <w:r>
        <w:t>Report from OSD that list all the loans that are prepaid within a specified period</w:t>
      </w:r>
      <w:r w:rsidRPr="00536260">
        <w:rPr>
          <w:i/>
        </w:rPr>
        <w:t xml:space="preserve"> </w:t>
      </w:r>
    </w:p>
    <w:p w14:paraId="4A5347CB" w14:textId="77777777" w:rsidR="00016184" w:rsidRPr="00D1464A" w:rsidRDefault="00016184" w:rsidP="00016184">
      <w:pPr>
        <w:pStyle w:val="ListParagraph"/>
        <w:numPr>
          <w:ilvl w:val="0"/>
          <w:numId w:val="43"/>
        </w:numPr>
        <w:spacing w:after="160" w:line="259" w:lineRule="auto"/>
        <w:ind w:right="0"/>
        <w:jc w:val="left"/>
        <w:rPr>
          <w:i/>
        </w:rPr>
      </w:pPr>
      <w:r>
        <w:rPr>
          <w:i/>
        </w:rPr>
        <w:t>Data from LD and MG table on T24</w:t>
      </w:r>
      <w:r w:rsidRPr="00536260">
        <w:rPr>
          <w:i/>
        </w:rPr>
        <w:t>:</w:t>
      </w:r>
      <w:r w:rsidRPr="002249E3">
        <w:t xml:space="preserve"> </w:t>
      </w:r>
      <w:r>
        <w:t>Obtain using SQL (see below)</w:t>
      </w:r>
    </w:p>
    <w:p w14:paraId="77F61E25" w14:textId="77777777" w:rsidR="00016184" w:rsidRPr="00536260" w:rsidRDefault="00016184" w:rsidP="00016184">
      <w:pPr>
        <w:pStyle w:val="ListParagraph"/>
        <w:numPr>
          <w:ilvl w:val="0"/>
          <w:numId w:val="43"/>
        </w:numPr>
        <w:spacing w:after="160" w:line="259" w:lineRule="auto"/>
        <w:ind w:right="0"/>
        <w:jc w:val="left"/>
        <w:rPr>
          <w:i/>
        </w:rPr>
      </w:pPr>
      <w:r>
        <w:rPr>
          <w:i/>
        </w:rPr>
        <w:t>FMD Month End Balance</w:t>
      </w:r>
    </w:p>
    <w:p w14:paraId="37EF64C2" w14:textId="77777777" w:rsidR="00016184" w:rsidRDefault="00016184" w:rsidP="00016184">
      <w:r>
        <w:t>TRY obtains cash flow information relating to loans using the following SQL code.</w:t>
      </w:r>
      <w:r w:rsidRPr="002249E3">
        <w:t xml:space="preserve"> </w:t>
      </w:r>
    </w:p>
    <w:tbl>
      <w:tblPr>
        <w:tblStyle w:val="TableGrid"/>
        <w:tblW w:w="0" w:type="auto"/>
        <w:tblLook w:val="04A0" w:firstRow="1" w:lastRow="0" w:firstColumn="1" w:lastColumn="0" w:noHBand="0" w:noVBand="1"/>
      </w:tblPr>
      <w:tblGrid>
        <w:gridCol w:w="9350"/>
      </w:tblGrid>
      <w:tr w:rsidR="00016184" w14:paraId="3140FB43" w14:textId="77777777" w:rsidTr="00BA50D4">
        <w:tc>
          <w:tcPr>
            <w:tcW w:w="9350" w:type="dxa"/>
          </w:tcPr>
          <w:p w14:paraId="75F92EEE" w14:textId="77777777" w:rsidR="00016184" w:rsidRDefault="00016184" w:rsidP="00BA50D4">
            <w:r>
              <w:t>SELECT *</w:t>
            </w:r>
          </w:p>
          <w:p w14:paraId="738A5319" w14:textId="77777777" w:rsidR="00016184" w:rsidRDefault="00016184" w:rsidP="00BA50D4">
            <w:r>
              <w:t>FROM {}</w:t>
            </w:r>
          </w:p>
          <w:p w14:paraId="1CA2E2FD" w14:textId="77777777" w:rsidR="00016184" w:rsidRDefault="00016184" w:rsidP="00BA50D4"/>
          <w:p w14:paraId="2FEAD5F5" w14:textId="77777777" w:rsidR="00016184" w:rsidRDefault="00016184" w:rsidP="00BA50D4">
            <w:r>
              <w:t xml:space="preserve">WHERE ASOFDATE </w:t>
            </w:r>
            <w:proofErr w:type="gramStart"/>
            <w:r>
              <w:t>in ?</w:t>
            </w:r>
            <w:proofErr w:type="gramEnd"/>
          </w:p>
          <w:p w14:paraId="5F1EEDDF" w14:textId="77777777" w:rsidR="00016184" w:rsidRDefault="00016184" w:rsidP="00BA50D4"/>
          <w:p w14:paraId="409863FF" w14:textId="77777777" w:rsidR="00016184" w:rsidRDefault="00016184" w:rsidP="00BA50D4">
            <w:r>
              <w:t>ORDER BY ASOFDATE</w:t>
            </w:r>
          </w:p>
        </w:tc>
      </w:tr>
    </w:tbl>
    <w:p w14:paraId="24F41A13" w14:textId="77777777" w:rsidR="00016184" w:rsidRDefault="00016184" w:rsidP="00016184"/>
    <w:p w14:paraId="4399117C" w14:textId="77777777" w:rsidR="00016184" w:rsidRDefault="00016184" w:rsidP="00016184">
      <w:r>
        <w:t xml:space="preserve">This query is ran on both tables: </w:t>
      </w:r>
    </w:p>
    <w:p w14:paraId="62409FEE" w14:textId="77777777" w:rsidR="00016184" w:rsidRDefault="00016184" w:rsidP="00016184">
      <w:pPr>
        <w:pStyle w:val="ListParagraph"/>
        <w:numPr>
          <w:ilvl w:val="0"/>
          <w:numId w:val="44"/>
        </w:numPr>
        <w:ind w:right="0"/>
        <w:jc w:val="left"/>
      </w:pPr>
      <w:r>
        <w:t>{</w:t>
      </w:r>
      <w:proofErr w:type="spellStart"/>
      <w:r>
        <w:t>DATA_MART_US.dbo.MULTI_LD_BALANCE_HIST</w:t>
      </w:r>
      <w:proofErr w:type="spellEnd"/>
      <w:r>
        <w:t xml:space="preserve">} </w:t>
      </w:r>
    </w:p>
    <w:p w14:paraId="64445E27" w14:textId="77777777" w:rsidR="00016184" w:rsidRDefault="00016184" w:rsidP="00016184">
      <w:pPr>
        <w:pStyle w:val="ListParagraph"/>
        <w:numPr>
          <w:ilvl w:val="0"/>
          <w:numId w:val="44"/>
        </w:numPr>
        <w:ind w:right="0"/>
        <w:jc w:val="left"/>
      </w:pPr>
      <w:r>
        <w:t>{</w:t>
      </w:r>
      <w:proofErr w:type="spellStart"/>
      <w:r>
        <w:t>D</w:t>
      </w:r>
      <w:r w:rsidRPr="00536260">
        <w:t>ATA_MART_US.dbo.MULTI_MG_FUTURE_BALANCE_HIST</w:t>
      </w:r>
      <w:proofErr w:type="spellEnd"/>
      <w:r>
        <w:t>}</w:t>
      </w:r>
    </w:p>
    <w:p w14:paraId="2DDCDF34" w14:textId="77777777" w:rsidR="00016184" w:rsidRDefault="00016184" w:rsidP="00016184"/>
    <w:p w14:paraId="0D6B89FD" w14:textId="50DF330F" w:rsidR="00016184" w:rsidRDefault="00016184" w:rsidP="00016184">
      <w:r>
        <w:t>The 2 tables above provide information on current loans and their expected future cash flow. Prepayments are identified based on OSD reports with some adjustment on actual prepaid through reconciliation with the cash flow information.</w:t>
      </w:r>
    </w:p>
    <w:p w14:paraId="719955F2" w14:textId="6F36935D" w:rsidR="00016184" w:rsidRDefault="00016184" w:rsidP="00016184"/>
    <w:p w14:paraId="2283171B" w14:textId="77777777" w:rsidR="00016184" w:rsidRDefault="00016184" w:rsidP="00016184">
      <w:pPr>
        <w:rPr>
          <w:b/>
        </w:rPr>
      </w:pPr>
      <w:r>
        <w:rPr>
          <w:b/>
        </w:rPr>
        <w:t xml:space="preserve">Calculating </w:t>
      </w:r>
      <w:r w:rsidRPr="00667B28">
        <w:rPr>
          <w:b/>
        </w:rPr>
        <w:t xml:space="preserve">the </w:t>
      </w:r>
      <w:r>
        <w:rPr>
          <w:b/>
        </w:rPr>
        <w:t>Prepayment</w:t>
      </w:r>
      <w:r w:rsidRPr="00667B28">
        <w:rPr>
          <w:b/>
        </w:rPr>
        <w:t xml:space="preserve"> Parameter</w:t>
      </w:r>
    </w:p>
    <w:p w14:paraId="1A1A39C2" w14:textId="77777777" w:rsidR="00016184" w:rsidRDefault="00016184" w:rsidP="00016184">
      <w:r>
        <w:t>Currently</w:t>
      </w:r>
      <w:r w:rsidRPr="00667B28">
        <w:t xml:space="preserve"> </w:t>
      </w:r>
      <w:r>
        <w:t xml:space="preserve">prepayment speed in </w:t>
      </w:r>
      <w:proofErr w:type="spellStart"/>
      <w:r>
        <w:t>PROFITStar</w:t>
      </w:r>
      <w:proofErr w:type="spellEnd"/>
      <w:r w:rsidRPr="00667B28">
        <w:t xml:space="preserve"> </w:t>
      </w:r>
      <w:r>
        <w:t>is calculated using the annualized</w:t>
      </w:r>
      <w:r>
        <w:rPr>
          <w:rStyle w:val="FootnoteReference"/>
          <w:rFonts w:eastAsia="Arial Unicode MS"/>
        </w:rPr>
        <w:footnoteReference w:id="14"/>
      </w:r>
      <w:r>
        <w:t xml:space="preserve"> result of</w:t>
      </w:r>
      <w:r w:rsidRPr="00667B28">
        <w:t xml:space="preserve"> </w:t>
      </w:r>
      <w:r>
        <w:t>the</w:t>
      </w:r>
      <w:r w:rsidRPr="00667B28">
        <w:t xml:space="preserve"> 1</w:t>
      </w:r>
      <w:r>
        <w:t>2</w:t>
      </w:r>
      <w:r w:rsidRPr="00667B28">
        <w:t xml:space="preserve"> month’s </w:t>
      </w:r>
      <w:r>
        <w:t>single monthly mortality of loan products by TB lines using</w:t>
      </w:r>
      <w:r w:rsidRPr="00667B28">
        <w:t xml:space="preserve"> the following formula: </w:t>
      </w:r>
    </w:p>
    <w:p w14:paraId="7B267DDF" w14:textId="66B250F9" w:rsidR="00016184" w:rsidRPr="000537A8" w:rsidRDefault="00016184" w:rsidP="00016184">
      <w:pPr>
        <w:rPr>
          <w:u w:val="single"/>
        </w:rPr>
      </w:pPr>
      <w:commentRangeStart w:id="115"/>
      <w:commentRangeStart w:id="116"/>
      <w:r w:rsidRPr="000537A8">
        <w:rPr>
          <w:u w:val="single"/>
        </w:rPr>
        <w:t xml:space="preserve">Equation </w:t>
      </w:r>
      <w:r w:rsidR="00B96662">
        <w:rPr>
          <w:u w:val="single"/>
        </w:rPr>
        <w:t>P</w:t>
      </w:r>
      <w:r w:rsidRPr="000537A8">
        <w:rPr>
          <w:u w:val="single"/>
        </w:rPr>
        <w:t>1:</w:t>
      </w:r>
      <w:commentRangeEnd w:id="115"/>
      <w:r w:rsidR="00001D13">
        <w:rPr>
          <w:rStyle w:val="CommentReference"/>
          <w:rFonts w:ascii="Calibri" w:hAnsi="Calibri"/>
        </w:rPr>
        <w:commentReference w:id="115"/>
      </w:r>
      <w:commentRangeEnd w:id="116"/>
      <w:r w:rsidR="009B3382">
        <w:rPr>
          <w:rStyle w:val="CommentReference"/>
          <w:rFonts w:ascii="Calibri" w:hAnsi="Calibri"/>
        </w:rPr>
        <w:commentReference w:id="116"/>
      </w:r>
    </w:p>
    <w:p w14:paraId="0EB7CF46" w14:textId="77777777" w:rsidR="00016184" w:rsidRPr="00667B28" w:rsidRDefault="00662ACF" w:rsidP="00016184">
      <m:oMathPara>
        <m:oMathParaPr>
          <m:jc m:val="centerGroup"/>
        </m:oMathParaPr>
        <m:oMath>
          <m:sSub>
            <m:sSubPr>
              <m:ctrlPr>
                <w:rPr>
                  <w:rFonts w:ascii="Cambria Math" w:hAnsi="Cambria Math"/>
                  <w:i/>
                </w:rPr>
              </m:ctrlPr>
            </m:sSubPr>
            <m:e>
              <m:r>
                <w:rPr>
                  <w:rFonts w:ascii="Cambria Math" w:hAnsi="Cambria Math"/>
                </w:rPr>
                <m:t>SMM</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repaid in Full Amount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Partial Prepaid Amount</m:t>
                  </m:r>
                </m:e>
                <m:sub>
                  <m:r>
                    <w:rPr>
                      <w:rFonts w:ascii="Cambria Math" w:hAnsi="Cambria Math"/>
                    </w:rPr>
                    <m:t>t</m:t>
                  </m:r>
                </m:sub>
              </m:sSub>
            </m:num>
            <m:den>
              <m:sSub>
                <m:sSubPr>
                  <m:ctrlPr>
                    <w:rPr>
                      <w:rFonts w:ascii="Cambria Math" w:hAnsi="Cambria Math"/>
                      <w:i/>
                    </w:rPr>
                  </m:ctrlPr>
                </m:sSubPr>
                <m:e>
                  <m:r>
                    <w:rPr>
                      <w:rFonts w:ascii="Cambria Math" w:hAnsi="Cambria Math"/>
                    </w:rPr>
                    <m:t>Balance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Contractual Mat.Prin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Contractual Partial. Prin.Pymt</m:t>
                  </m:r>
                </m:e>
                <m:sub>
                  <m:r>
                    <w:rPr>
                      <w:rFonts w:ascii="Cambria Math" w:hAnsi="Cambria Math"/>
                    </w:rPr>
                    <m:t>t</m:t>
                  </m:r>
                </m:sub>
              </m:sSub>
            </m:den>
          </m:f>
        </m:oMath>
      </m:oMathPara>
    </w:p>
    <w:p w14:paraId="3C975C43" w14:textId="77777777" w:rsidR="00016184" w:rsidRDefault="00016184" w:rsidP="00016184"/>
    <w:p w14:paraId="15BB5A26" w14:textId="77777777" w:rsidR="00016184" w:rsidRDefault="00016184" w:rsidP="00016184">
      <w:pPr>
        <w:rPr>
          <w:bCs/>
        </w:rPr>
      </w:pPr>
      <w:r>
        <w:rPr>
          <w:bCs/>
        </w:rPr>
        <w:t xml:space="preserve">More specifically using the monthly data, we construct the Single Monthly Mortality (SMM) for each loan. </w:t>
      </w:r>
    </w:p>
    <w:p w14:paraId="4F7E152F" w14:textId="77777777" w:rsidR="00016184" w:rsidRDefault="00016184" w:rsidP="00016184">
      <w:pPr>
        <w:rPr>
          <w:bCs/>
        </w:rPr>
      </w:pPr>
      <w:r>
        <w:rPr>
          <w:bCs/>
        </w:rPr>
        <w:t>The numerator of the equation represent the monthly-prepaid amount at time t. We use the OSD report to determine the prepaid amount.</w:t>
      </w:r>
    </w:p>
    <w:p w14:paraId="32FF7A73" w14:textId="535BE2D8" w:rsidR="00016184" w:rsidRDefault="00016184" w:rsidP="00016184">
      <w:pPr>
        <w:rPr>
          <w:bCs/>
        </w:rPr>
      </w:pPr>
      <w:r>
        <w:rPr>
          <w:bCs/>
        </w:rPr>
        <w:t xml:space="preserve">The denominator represents the monthly-expected Loan remaining balance without prepayment. To obtain this value, we adjust the month end balance from the prior month with the expected principal </w:t>
      </w:r>
      <w:r>
        <w:rPr>
          <w:bCs/>
        </w:rPr>
        <w:lastRenderedPageBreak/>
        <w:t>payment of the current month. The FMD data file is used to obtain the prior month end balance as well as the contractual mature principal.  While the partial contractual partial principal payment is obtained using the data from the LD and MG tables.</w:t>
      </w:r>
    </w:p>
    <w:p w14:paraId="071A5C6D" w14:textId="77777777" w:rsidR="00016184" w:rsidRDefault="00016184" w:rsidP="00016184"/>
    <w:p w14:paraId="0E096778" w14:textId="77777777" w:rsidR="00016184" w:rsidRDefault="00016184" w:rsidP="00016184">
      <w:pPr>
        <w:rPr>
          <w:b/>
        </w:rPr>
      </w:pPr>
      <w:r>
        <w:rPr>
          <w:b/>
        </w:rPr>
        <w:t>Calculation</w:t>
      </w:r>
    </w:p>
    <w:p w14:paraId="19D32A55" w14:textId="463CC572" w:rsidR="00016184" w:rsidRDefault="00016184" w:rsidP="00016184">
      <w:pPr>
        <w:rPr>
          <w:u w:val="single"/>
        </w:rPr>
      </w:pPr>
      <w:r>
        <w:t xml:space="preserve">Calculation of the prepayment parameters are conducted via spreadsheet. The spreadsheet consolidates the data and calculates the prepayment rate of each loan products based on their TB line using </w:t>
      </w:r>
      <w:commentRangeStart w:id="117"/>
      <w:commentRangeStart w:id="118"/>
      <w:r w:rsidRPr="000537A8">
        <w:rPr>
          <w:u w:val="single"/>
        </w:rPr>
        <w:t xml:space="preserve">Equation </w:t>
      </w:r>
      <w:r w:rsidR="00B96662">
        <w:rPr>
          <w:u w:val="single"/>
        </w:rPr>
        <w:t>P</w:t>
      </w:r>
      <w:r w:rsidRPr="000537A8">
        <w:rPr>
          <w:u w:val="single"/>
        </w:rPr>
        <w:t>1:</w:t>
      </w:r>
      <w:commentRangeEnd w:id="117"/>
      <w:r w:rsidR="00001D13">
        <w:rPr>
          <w:rStyle w:val="CommentReference"/>
          <w:rFonts w:ascii="Calibri" w:hAnsi="Calibri"/>
        </w:rPr>
        <w:commentReference w:id="117"/>
      </w:r>
      <w:commentRangeEnd w:id="118"/>
      <w:r w:rsidR="009B3382">
        <w:rPr>
          <w:rStyle w:val="CommentReference"/>
          <w:rFonts w:ascii="Calibri" w:hAnsi="Calibri"/>
        </w:rPr>
        <w:commentReference w:id="118"/>
      </w:r>
    </w:p>
    <w:p w14:paraId="550BBA25" w14:textId="77777777" w:rsidR="00016184" w:rsidRDefault="00016184" w:rsidP="00016184">
      <w:pPr>
        <w:rPr>
          <w:u w:val="single"/>
        </w:rPr>
      </w:pPr>
      <w:r>
        <w:rPr>
          <w:noProof/>
          <w:lang w:eastAsia="en-US"/>
        </w:rPr>
        <w:drawing>
          <wp:inline distT="0" distB="0" distL="0" distR="0" wp14:anchorId="2ED3E3B1" wp14:editId="11D2C649">
            <wp:extent cx="5943600" cy="2218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18690"/>
                    </a:xfrm>
                    <a:prstGeom prst="rect">
                      <a:avLst/>
                    </a:prstGeom>
                  </pic:spPr>
                </pic:pic>
              </a:graphicData>
            </a:graphic>
          </wp:inline>
        </w:drawing>
      </w:r>
    </w:p>
    <w:p w14:paraId="3DF11148" w14:textId="7AA37FF1" w:rsidR="00016184" w:rsidRDefault="00016184" w:rsidP="00016184">
      <w:r>
        <w:t xml:space="preserve">The resulting SMMs are annualized to obtain the average speed which will be used as the prepayment parameter for PROFITstar. </w:t>
      </w:r>
      <w:r w:rsidR="003C57FF">
        <w:t xml:space="preserve">The SMM used for the </w:t>
      </w:r>
      <w:proofErr w:type="spellStart"/>
      <w:r w:rsidR="003C57FF">
        <w:t>annualization</w:t>
      </w:r>
      <w:proofErr w:type="spellEnd"/>
      <w:r w:rsidR="003C57FF">
        <w:t xml:space="preserve"> should be more representative of the sample. U</w:t>
      </w:r>
      <w:r>
        <w:t>sing an arithmetic average</w:t>
      </w:r>
      <w:r w:rsidR="00E27B0F">
        <w:t xml:space="preserve"> rather than a geometric average </w:t>
      </w:r>
      <w:r w:rsidR="003C57FF">
        <w:t>would be appropriate as</w:t>
      </w:r>
      <w:r w:rsidR="0027208F">
        <w:t xml:space="preserve"> the geometric average would better represent the median, </w:t>
      </w:r>
      <w:r w:rsidR="003C57FF">
        <w:t xml:space="preserve">whereas </w:t>
      </w:r>
      <w:r w:rsidR="00E27B0F">
        <w:t xml:space="preserve">the arithmetic mean </w:t>
      </w:r>
      <w:r w:rsidR="0027208F">
        <w:t>would more accurately represent the</w:t>
      </w:r>
      <w:r w:rsidR="00E27B0F">
        <w:t xml:space="preserve"> expected return.</w:t>
      </w:r>
      <w:r w:rsidR="00E27B0F">
        <w:rPr>
          <w:rStyle w:val="FootnoteReference"/>
        </w:rPr>
        <w:footnoteReference w:id="15"/>
      </w:r>
      <w:r w:rsidR="0027208F">
        <w:t xml:space="preserve">  </w:t>
      </w:r>
    </w:p>
    <w:p w14:paraId="0368F56F" w14:textId="223C0E27" w:rsidR="003C57FF" w:rsidRDefault="003C57FF" w:rsidP="00016184"/>
    <w:p w14:paraId="0EE1883B" w14:textId="77777777" w:rsidR="00016184" w:rsidRPr="00A20DD9" w:rsidRDefault="00016184" w:rsidP="00016184"/>
    <w:p w14:paraId="6430C9F3" w14:textId="042A5B45" w:rsidR="00016184" w:rsidRDefault="004F7350" w:rsidP="00016184">
      <w:pPr>
        <w:rPr>
          <w:b/>
        </w:rPr>
      </w:pPr>
      <w:commentRangeStart w:id="119"/>
      <w:commentRangeStart w:id="120"/>
      <w:r w:rsidRPr="004F7350">
        <w:rPr>
          <w:b/>
        </w:rPr>
        <w:t xml:space="preserve"> </w:t>
      </w:r>
      <w:r w:rsidRPr="004F7350">
        <w:rPr>
          <w:b/>
          <w:noProof/>
          <w:lang w:eastAsia="en-US"/>
        </w:rPr>
        <w:drawing>
          <wp:inline distT="0" distB="0" distL="0" distR="0" wp14:anchorId="5B4BEEF3" wp14:editId="3F789610">
            <wp:extent cx="5943600" cy="2311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71477B1D" w14:textId="77777777" w:rsidR="00620277" w:rsidRDefault="00620277" w:rsidP="00016184">
      <w:pPr>
        <w:rPr>
          <w:b/>
        </w:rPr>
      </w:pPr>
    </w:p>
    <w:p w14:paraId="75DB065D" w14:textId="02150C04" w:rsidR="00016184" w:rsidRPr="000A1119" w:rsidRDefault="00016184" w:rsidP="00016184">
      <w:r>
        <w:lastRenderedPageBreak/>
        <w:t xml:space="preserve">The resulting prepayment speed are compared to prior year’s result. TRY would looked for any significant </w:t>
      </w:r>
      <w:commentRangeEnd w:id="119"/>
      <w:r w:rsidR="007F35F3">
        <w:rPr>
          <w:rStyle w:val="CommentReference"/>
          <w:rFonts w:ascii="Calibri" w:hAnsi="Calibri"/>
        </w:rPr>
        <w:commentReference w:id="119"/>
      </w:r>
      <w:commentRangeEnd w:id="120"/>
      <w:r w:rsidR="006B1CB5">
        <w:rPr>
          <w:rStyle w:val="CommentReference"/>
          <w:rFonts w:ascii="Calibri" w:hAnsi="Calibri"/>
        </w:rPr>
        <w:commentReference w:id="120"/>
      </w:r>
      <w:r>
        <w:t xml:space="preserve">changes or material difference and reach out to FLUs for more information. Adjustment are made to remove any extraordinary items and the final results are evaluated and reviewed by </w:t>
      </w:r>
      <w:del w:id="121" w:author="LONG, ADRIAN XIN" w:date="2021-08-24T14:46:00Z">
        <w:r w:rsidDel="00F1714B">
          <w:delText>MRD</w:delText>
        </w:r>
      </w:del>
      <w:ins w:id="122" w:author="LONG, ADRIAN XIN" w:date="2021-08-24T14:46:00Z">
        <w:r w:rsidR="00F1714B">
          <w:t>ERM</w:t>
        </w:r>
      </w:ins>
      <w:r>
        <w:t xml:space="preserve">. </w:t>
      </w:r>
    </w:p>
    <w:p w14:paraId="4C93B736" w14:textId="30567B8D" w:rsidR="00E3100E" w:rsidRDefault="00E3100E" w:rsidP="00237B30">
      <w:pPr>
        <w:pStyle w:val="BodyText"/>
      </w:pPr>
    </w:p>
    <w:p w14:paraId="5FB56799" w14:textId="7FEA3AE3" w:rsidR="00356299" w:rsidRDefault="00356299" w:rsidP="00237B30">
      <w:pPr>
        <w:pStyle w:val="AppendixHeading"/>
        <w:numPr>
          <w:ilvl w:val="0"/>
          <w:numId w:val="0"/>
        </w:numPr>
      </w:pPr>
      <w:r>
        <w:t>4. Decay</w:t>
      </w:r>
    </w:p>
    <w:p w14:paraId="72AD3D5F" w14:textId="77777777" w:rsidR="006D2D8F" w:rsidRDefault="006D2D8F" w:rsidP="006D2D8F">
      <w:r>
        <w:t xml:space="preserve">Decay is the run off rate of non-maturity deposits (NMDs). It is a key behavior assumption to Interest Rate Risk (IRR) model. The assumption affect the determination of the average life of the bank’s deposits and generally would impact the EVE calculation. </w:t>
      </w:r>
    </w:p>
    <w:p w14:paraId="7B1861F7" w14:textId="77777777" w:rsidR="006D2D8F" w:rsidRDefault="006D2D8F" w:rsidP="006D2D8F"/>
    <w:p w14:paraId="717335B1" w14:textId="77777777" w:rsidR="006D2D8F" w:rsidRDefault="006D2D8F" w:rsidP="006D2D8F"/>
    <w:p w14:paraId="6BDFB5F8" w14:textId="77777777" w:rsidR="006D2D8F" w:rsidRDefault="006D2D8F" w:rsidP="006D2D8F">
      <w:r>
        <w:t>Currently</w:t>
      </w:r>
      <w:r w:rsidRPr="00667B28">
        <w:t xml:space="preserve"> decay ratio</w:t>
      </w:r>
      <w:r>
        <w:t xml:space="preserve"> in </w:t>
      </w:r>
      <w:proofErr w:type="spellStart"/>
      <w:r>
        <w:t>PROFITStar</w:t>
      </w:r>
      <w:proofErr w:type="spellEnd"/>
      <w:r w:rsidRPr="00667B28">
        <w:t xml:space="preserve"> </w:t>
      </w:r>
      <w:r>
        <w:t>uses the calculated value derived from</w:t>
      </w:r>
      <w:r w:rsidRPr="00667B28">
        <w:t xml:space="preserve"> </w:t>
      </w:r>
      <w:r>
        <w:t>the</w:t>
      </w:r>
      <w:r w:rsidRPr="00667B28">
        <w:t xml:space="preserve"> 18 month’s historical account balance movement </w:t>
      </w:r>
      <w:r>
        <w:t xml:space="preserve">of each NMDs </w:t>
      </w:r>
      <w:r w:rsidRPr="00667B28">
        <w:t xml:space="preserve">by applying the following formula: </w:t>
      </w:r>
    </w:p>
    <w:p w14:paraId="0054CFE0" w14:textId="39776342" w:rsidR="006D2D8F" w:rsidRPr="000537A8" w:rsidRDefault="006D2D8F" w:rsidP="006D2D8F">
      <w:pPr>
        <w:rPr>
          <w:u w:val="single"/>
        </w:rPr>
      </w:pPr>
      <w:commentRangeStart w:id="123"/>
      <w:commentRangeStart w:id="124"/>
      <w:r w:rsidRPr="000537A8">
        <w:rPr>
          <w:u w:val="single"/>
        </w:rPr>
        <w:t xml:space="preserve">Equation </w:t>
      </w:r>
      <w:r w:rsidR="00B96662">
        <w:rPr>
          <w:u w:val="single"/>
        </w:rPr>
        <w:t>D</w:t>
      </w:r>
      <w:r w:rsidRPr="000537A8">
        <w:rPr>
          <w:u w:val="single"/>
        </w:rPr>
        <w:t>1:</w:t>
      </w:r>
      <w:commentRangeEnd w:id="123"/>
      <w:r w:rsidR="00001D13">
        <w:rPr>
          <w:rStyle w:val="CommentReference"/>
          <w:rFonts w:ascii="Calibri" w:hAnsi="Calibri"/>
        </w:rPr>
        <w:commentReference w:id="123"/>
      </w:r>
      <w:commentRangeEnd w:id="124"/>
      <w:r w:rsidR="009B3382">
        <w:rPr>
          <w:rStyle w:val="CommentReference"/>
          <w:rFonts w:ascii="Calibri" w:hAnsi="Calibri"/>
        </w:rPr>
        <w:commentReference w:id="124"/>
      </w:r>
    </w:p>
    <w:p w14:paraId="50B783B0" w14:textId="77777777" w:rsidR="006D2D8F" w:rsidRPr="00667B28" w:rsidRDefault="006D2D8F" w:rsidP="006D2D8F">
      <m:oMathPara>
        <m:oMathParaPr>
          <m:jc m:val="centerGroup"/>
        </m:oMathParaPr>
        <m:oMath>
          <m:r>
            <w:rPr>
              <w:rFonts w:ascii="Cambria Math" w:hAnsi="Cambria Math"/>
            </w:rPr>
            <m:t>Decay Ratio=max</m:t>
          </m:r>
          <m:d>
            <m:dPr>
              <m:ctrlPr>
                <w:rPr>
                  <w:rFonts w:ascii="Cambria Math" w:hAnsi="Cambria Math"/>
                  <w:i/>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Balance</m:t>
                      </m:r>
                    </m:e>
                    <m:sub>
                      <m:r>
                        <w:rPr>
                          <w:rFonts w:ascii="Cambria Math" w:hAnsi="Cambria Math"/>
                        </w:rPr>
                        <m:t>month=t</m:t>
                      </m:r>
                    </m:sub>
                  </m:sSub>
                  <m:r>
                    <w:rPr>
                      <w:rFonts w:ascii="Cambria Math" w:hAnsi="Cambria Math"/>
                    </w:rPr>
                    <m:t>-</m:t>
                  </m:r>
                  <m:sSub>
                    <m:sSubPr>
                      <m:ctrlPr>
                        <w:rPr>
                          <w:rFonts w:ascii="Cambria Math" w:hAnsi="Cambria Math"/>
                          <w:i/>
                        </w:rPr>
                      </m:ctrlPr>
                    </m:sSubPr>
                    <m:e>
                      <m:r>
                        <w:rPr>
                          <w:rFonts w:ascii="Cambria Math" w:hAnsi="Cambria Math"/>
                        </w:rPr>
                        <m:t>Balance</m:t>
                      </m:r>
                    </m:e>
                    <m:sub>
                      <m:r>
                        <w:rPr>
                          <w:rFonts w:ascii="Cambria Math" w:hAnsi="Cambria Math"/>
                        </w:rPr>
                        <m:t>month=t-1</m:t>
                      </m:r>
                    </m:sub>
                  </m:sSub>
                  <m:r>
                    <w:rPr>
                      <w:rFonts w:ascii="Cambria Math" w:hAnsi="Cambria Math"/>
                    </w:rPr>
                    <m:t>-N</m:t>
                  </m:r>
                  <m:sSub>
                    <m:sSubPr>
                      <m:ctrlPr>
                        <w:rPr>
                          <w:rFonts w:ascii="Cambria Math" w:hAnsi="Cambria Math"/>
                          <w:i/>
                        </w:rPr>
                      </m:ctrlPr>
                    </m:sSubPr>
                    <m:e>
                      <m:r>
                        <w:rPr>
                          <w:rFonts w:ascii="Cambria Math" w:hAnsi="Cambria Math"/>
                        </w:rPr>
                        <m:t>ew_Acct_Balance</m:t>
                      </m:r>
                    </m:e>
                    <m:sub>
                      <m:r>
                        <w:rPr>
                          <w:rFonts w:ascii="Cambria Math" w:hAnsi="Cambria Math"/>
                        </w:rPr>
                        <m:t>month=t</m:t>
                      </m:r>
                    </m:sub>
                  </m:sSub>
                </m:num>
                <m:den>
                  <m:sSub>
                    <m:sSubPr>
                      <m:ctrlPr>
                        <w:rPr>
                          <w:rFonts w:ascii="Cambria Math" w:hAnsi="Cambria Math"/>
                          <w:i/>
                        </w:rPr>
                      </m:ctrlPr>
                    </m:sSubPr>
                    <m:e>
                      <m:r>
                        <w:rPr>
                          <w:rFonts w:ascii="Cambria Math" w:hAnsi="Cambria Math"/>
                        </w:rPr>
                        <m:t>Balance</m:t>
                      </m:r>
                    </m:e>
                    <m:sub>
                      <m:r>
                        <w:rPr>
                          <w:rFonts w:ascii="Cambria Math" w:hAnsi="Cambria Math"/>
                        </w:rPr>
                        <m:t>month=t-1</m:t>
                      </m:r>
                    </m:sub>
                  </m:sSub>
                </m:den>
              </m:f>
              <m:r>
                <w:rPr>
                  <w:rFonts w:ascii="Cambria Math" w:hAnsi="Cambria Math"/>
                </w:rPr>
                <m:t>,0</m:t>
              </m:r>
            </m:e>
          </m:d>
        </m:oMath>
      </m:oMathPara>
    </w:p>
    <w:p w14:paraId="2B43E370" w14:textId="77777777" w:rsidR="006D2D8F" w:rsidRDefault="006D2D8F" w:rsidP="006D2D8F"/>
    <w:p w14:paraId="5797D690" w14:textId="67FC28AD" w:rsidR="00414699" w:rsidRDefault="006D2D8F" w:rsidP="00237B30">
      <w:pPr>
        <w:pStyle w:val="BodyText"/>
      </w:pPr>
      <w:r w:rsidRPr="00237B30">
        <w:rPr>
          <w:lang w:val="en-US"/>
        </w:rPr>
        <w:t xml:space="preserve">The above equation could result in value greater than </w:t>
      </w:r>
      <w:proofErr w:type="gramStart"/>
      <w:r w:rsidRPr="00237B30">
        <w:rPr>
          <w:lang w:val="en-US"/>
        </w:rPr>
        <w:t xml:space="preserve">0, that is because in a month when withdrawal is less than the addition of new account balance </w:t>
      </w:r>
      <w:commentRangeStart w:id="125"/>
      <w:commentRangeStart w:id="126"/>
      <w:r w:rsidRPr="00237B30">
        <w:rPr>
          <w:lang w:val="en-US"/>
        </w:rPr>
        <w:t>the</w:t>
      </w:r>
      <w:commentRangeEnd w:id="125"/>
      <w:r w:rsidR="00001D13">
        <w:rPr>
          <w:rStyle w:val="CommentReference"/>
          <w:lang w:val="en-US" w:eastAsia="zh-CN" w:bidi="ar-SA"/>
        </w:rPr>
        <w:commentReference w:id="125"/>
      </w:r>
      <w:commentRangeEnd w:id="126"/>
      <w:r w:rsidR="00135451">
        <w:rPr>
          <w:rStyle w:val="CommentReference"/>
          <w:lang w:val="en-US" w:eastAsia="zh-CN" w:bidi="ar-SA"/>
        </w:rPr>
        <w:commentReference w:id="126"/>
      </w:r>
      <w:proofErr w:type="gramEnd"/>
      <w:r w:rsidRPr="00237B30">
        <w:rPr>
          <w:lang w:val="en-US"/>
        </w:rPr>
        <w:t xml:space="preserve"> overall month end balance will be greater than the begging balance. A positive value does not equate to a withdrawal, therefore a maximum function is used to constraint the analysis only to the draw down behavior</w:t>
      </w:r>
    </w:p>
    <w:p w14:paraId="437A4736" w14:textId="77777777" w:rsidR="00DA6010" w:rsidRDefault="00DA6010" w:rsidP="00DA6010">
      <w:pPr>
        <w:rPr>
          <w:b/>
        </w:rPr>
      </w:pPr>
      <w:r w:rsidRPr="0076094F">
        <w:rPr>
          <w:b/>
        </w:rPr>
        <w:t>Data</w:t>
      </w:r>
    </w:p>
    <w:p w14:paraId="450AB051" w14:textId="77777777" w:rsidR="00DA6010" w:rsidRPr="0076094F" w:rsidRDefault="00DA6010" w:rsidP="00DA6010">
      <w:r w:rsidRPr="0076094F">
        <w:t>TRY have access only to the following data</w:t>
      </w:r>
    </w:p>
    <w:p w14:paraId="461AFB20" w14:textId="77777777" w:rsidR="00DA6010" w:rsidRPr="0076094F" w:rsidRDefault="00DA6010" w:rsidP="00DA6010">
      <w:pPr>
        <w:pStyle w:val="ListParagraph"/>
        <w:numPr>
          <w:ilvl w:val="0"/>
          <w:numId w:val="43"/>
        </w:numPr>
        <w:spacing w:after="160" w:line="259" w:lineRule="auto"/>
        <w:ind w:right="0"/>
        <w:jc w:val="left"/>
        <w:rPr>
          <w:i/>
        </w:rPr>
      </w:pPr>
      <w:r w:rsidRPr="0076094F">
        <w:rPr>
          <w:i/>
        </w:rPr>
        <w:t>Account Closing Balance</w:t>
      </w:r>
      <w:r>
        <w:rPr>
          <w:i/>
        </w:rPr>
        <w:t xml:space="preserve">: </w:t>
      </w:r>
      <w:r>
        <w:t xml:space="preserve"> FMD month end balance</w:t>
      </w:r>
    </w:p>
    <w:p w14:paraId="1420E374" w14:textId="77777777" w:rsidR="00DA6010" w:rsidRPr="0076094F" w:rsidRDefault="00DA6010" w:rsidP="00DA6010">
      <w:pPr>
        <w:pStyle w:val="ListParagraph"/>
        <w:numPr>
          <w:ilvl w:val="0"/>
          <w:numId w:val="43"/>
        </w:numPr>
        <w:spacing w:after="160" w:line="259" w:lineRule="auto"/>
        <w:ind w:right="0"/>
        <w:jc w:val="left"/>
        <w:rPr>
          <w:i/>
        </w:rPr>
      </w:pPr>
      <w:r w:rsidRPr="0076094F">
        <w:rPr>
          <w:i/>
        </w:rPr>
        <w:t>Account Opening Balance</w:t>
      </w:r>
      <w:r>
        <w:rPr>
          <w:i/>
        </w:rPr>
        <w:t xml:space="preserve">: </w:t>
      </w:r>
      <w:r>
        <w:t xml:space="preserve">FMD month end balance, but using the prior month’s report </w:t>
      </w:r>
    </w:p>
    <w:p w14:paraId="4CC29109" w14:textId="77777777" w:rsidR="00DA6010" w:rsidRPr="0076094F" w:rsidRDefault="00DA6010" w:rsidP="00DA6010">
      <w:pPr>
        <w:pStyle w:val="ListParagraph"/>
        <w:numPr>
          <w:ilvl w:val="0"/>
          <w:numId w:val="43"/>
        </w:numPr>
        <w:spacing w:after="160" w:line="259" w:lineRule="auto"/>
        <w:ind w:right="0"/>
        <w:jc w:val="left"/>
        <w:rPr>
          <w:i/>
        </w:rPr>
      </w:pPr>
      <w:r w:rsidRPr="0076094F">
        <w:rPr>
          <w:i/>
        </w:rPr>
        <w:t>New Account Balance</w:t>
      </w:r>
      <w:r>
        <w:rPr>
          <w:i/>
        </w:rPr>
        <w:t>:</w:t>
      </w:r>
      <w:r w:rsidRPr="002249E3">
        <w:t xml:space="preserve"> </w:t>
      </w:r>
      <w:r>
        <w:t>Obtain using SQL (see below)</w:t>
      </w:r>
    </w:p>
    <w:p w14:paraId="5F42F370" w14:textId="77777777" w:rsidR="00DA6010" w:rsidRDefault="00DA6010" w:rsidP="00DA6010">
      <w:r>
        <w:t>TRY obtain new account balance information for each of the month of observation using the following SQL code.</w:t>
      </w:r>
      <w:r w:rsidRPr="002249E3">
        <w:t xml:space="preserve"> </w:t>
      </w:r>
    </w:p>
    <w:tbl>
      <w:tblPr>
        <w:tblStyle w:val="TableGrid"/>
        <w:tblW w:w="0" w:type="auto"/>
        <w:tblLook w:val="04A0" w:firstRow="1" w:lastRow="0" w:firstColumn="1" w:lastColumn="0" w:noHBand="0" w:noVBand="1"/>
      </w:tblPr>
      <w:tblGrid>
        <w:gridCol w:w="9350"/>
      </w:tblGrid>
      <w:tr w:rsidR="00DA6010" w14:paraId="682140F1" w14:textId="77777777" w:rsidTr="00BA50D4">
        <w:tc>
          <w:tcPr>
            <w:tcW w:w="9350" w:type="dxa"/>
          </w:tcPr>
          <w:p w14:paraId="2682027B" w14:textId="77777777" w:rsidR="00DA6010" w:rsidRDefault="00DA6010" w:rsidP="00BA50D4">
            <w:r>
              <w:t xml:space="preserve">SELECT </w:t>
            </w:r>
          </w:p>
          <w:p w14:paraId="64A5E6A6" w14:textId="77777777" w:rsidR="00DA6010" w:rsidRDefault="00DA6010" w:rsidP="00BA50D4">
            <w:pPr>
              <w:ind w:left="720"/>
            </w:pPr>
            <w:r>
              <w:t xml:space="preserve">FMD.DESC1 TB,  </w:t>
            </w:r>
          </w:p>
          <w:p w14:paraId="4B8E5076" w14:textId="77777777" w:rsidR="00DA6010" w:rsidRDefault="00DA6010" w:rsidP="00BA50D4">
            <w:pPr>
              <w:ind w:left="720"/>
            </w:pPr>
            <w:r>
              <w:t xml:space="preserve">AC.ID,  </w:t>
            </w:r>
          </w:p>
          <w:p w14:paraId="2DB196C2" w14:textId="77777777" w:rsidR="00DA6010" w:rsidRDefault="00DA6010" w:rsidP="00BA50D4">
            <w:pPr>
              <w:ind w:left="720"/>
            </w:pPr>
            <w:r>
              <w:t xml:space="preserve">AC.CURRENCY,   </w:t>
            </w:r>
          </w:p>
          <w:p w14:paraId="10F16CCB" w14:textId="77777777" w:rsidR="00DA6010" w:rsidRDefault="00DA6010" w:rsidP="00BA50D4">
            <w:pPr>
              <w:ind w:left="720"/>
            </w:pPr>
            <w:r>
              <w:t xml:space="preserve">AC.OPENING_DATE,  </w:t>
            </w:r>
          </w:p>
          <w:p w14:paraId="18E752D5" w14:textId="77777777" w:rsidR="00DA6010" w:rsidRDefault="00DA6010" w:rsidP="00BA50D4">
            <w:pPr>
              <w:ind w:left="720"/>
            </w:pPr>
            <w:r>
              <w:t xml:space="preserve">FMD.DEAL_LOCAL_BAL, </w:t>
            </w:r>
          </w:p>
          <w:p w14:paraId="7D6179DC" w14:textId="77777777" w:rsidR="00DA6010" w:rsidRDefault="00DA6010" w:rsidP="00BA50D4">
            <w:pPr>
              <w:ind w:left="720"/>
            </w:pPr>
            <w:r>
              <w:t xml:space="preserve">AC.ASOFDATE, </w:t>
            </w:r>
          </w:p>
          <w:p w14:paraId="1F8CEDE0" w14:textId="77777777" w:rsidR="00DA6010" w:rsidRDefault="00DA6010" w:rsidP="00BA50D4">
            <w:pPr>
              <w:ind w:left="720"/>
            </w:pPr>
            <w:r>
              <w:t xml:space="preserve">FMD.ASOFDATE   </w:t>
            </w:r>
          </w:p>
          <w:p w14:paraId="7C8E7513" w14:textId="77777777" w:rsidR="00DA6010" w:rsidRDefault="00DA6010" w:rsidP="00BA50D4">
            <w:r>
              <w:t xml:space="preserve">FROM </w:t>
            </w:r>
          </w:p>
          <w:p w14:paraId="002E5DC8" w14:textId="77777777" w:rsidR="00DA6010" w:rsidRDefault="00DA6010" w:rsidP="00BA50D4">
            <w:pPr>
              <w:ind w:left="720"/>
            </w:pPr>
            <w:r>
              <w:t xml:space="preserve">MULTI_ACCOUNT_HIST AC </w:t>
            </w:r>
          </w:p>
          <w:p w14:paraId="0DD06926" w14:textId="77777777" w:rsidR="00DA6010" w:rsidRDefault="00DA6010" w:rsidP="00BA50D4"/>
          <w:p w14:paraId="0F5E7FB8" w14:textId="77777777" w:rsidR="00DA6010" w:rsidRDefault="00DA6010" w:rsidP="00BA50D4">
            <w:r>
              <w:t xml:space="preserve">LEFT JOIN   </w:t>
            </w:r>
          </w:p>
          <w:p w14:paraId="37567E6E" w14:textId="77777777" w:rsidR="00DA6010" w:rsidRDefault="00DA6010" w:rsidP="00BA50D4">
            <w:pPr>
              <w:ind w:left="720"/>
            </w:pPr>
            <w:proofErr w:type="spellStart"/>
            <w:r>
              <w:t>T_FMDDATA_hist</w:t>
            </w:r>
            <w:proofErr w:type="spellEnd"/>
            <w:r>
              <w:t xml:space="preserve"> FMD  </w:t>
            </w:r>
          </w:p>
          <w:p w14:paraId="0C3D2407" w14:textId="77777777" w:rsidR="00DA6010" w:rsidRDefault="00DA6010" w:rsidP="00BA50D4">
            <w:r>
              <w:t xml:space="preserve">ON </w:t>
            </w:r>
          </w:p>
          <w:p w14:paraId="209BD2F9" w14:textId="77777777" w:rsidR="00DA6010" w:rsidRDefault="00DA6010" w:rsidP="00BA50D4">
            <w:pPr>
              <w:ind w:left="720"/>
            </w:pPr>
            <w:r>
              <w:t xml:space="preserve">AC.ID = FMD.CONTACT_ID  </w:t>
            </w:r>
          </w:p>
          <w:p w14:paraId="14F9574D" w14:textId="77777777" w:rsidR="00DA6010" w:rsidRDefault="00DA6010" w:rsidP="00BA50D4"/>
          <w:p w14:paraId="3C96EB55" w14:textId="77777777" w:rsidR="00DA6010" w:rsidRDefault="00DA6010" w:rsidP="00BA50D4">
            <w:r>
              <w:lastRenderedPageBreak/>
              <w:t xml:space="preserve">WHERE FMD.ASOFDATE =?   </w:t>
            </w:r>
          </w:p>
          <w:p w14:paraId="04CEE4DD" w14:textId="77777777" w:rsidR="00DA6010" w:rsidRDefault="00DA6010" w:rsidP="00BA50D4"/>
          <w:p w14:paraId="102EA29E" w14:textId="77777777" w:rsidR="00DA6010" w:rsidRDefault="00DA6010" w:rsidP="00BA50D4">
            <w:r>
              <w:t>ORDER BY TB</w:t>
            </w:r>
          </w:p>
        </w:tc>
      </w:tr>
    </w:tbl>
    <w:p w14:paraId="5F74170F" w14:textId="3B469DB7" w:rsidR="00DA6010" w:rsidRDefault="00DA6010" w:rsidP="00237B30">
      <w:pPr>
        <w:pStyle w:val="BodyText"/>
        <w:rPr>
          <w:rFonts w:eastAsia="Arial Unicode MS"/>
          <w:kern w:val="28"/>
          <w:sz w:val="28"/>
          <w:szCs w:val="28"/>
        </w:rPr>
      </w:pPr>
    </w:p>
    <w:p w14:paraId="3ADAE460" w14:textId="292C3BE0" w:rsidR="00DA6010" w:rsidRDefault="00DA6010" w:rsidP="00DA6010">
      <w:pPr>
        <w:rPr>
          <w:u w:val="single"/>
        </w:rPr>
      </w:pPr>
      <w:r>
        <w:t xml:space="preserve">Calculation of the Decay parameters are conducted via spreadsheet. The spreadsheet consolidates the data and calculates the Decay rate of each NMDs based on their TB line for each month using </w:t>
      </w:r>
      <w:commentRangeStart w:id="127"/>
      <w:commentRangeStart w:id="128"/>
      <w:r w:rsidRPr="000537A8">
        <w:rPr>
          <w:u w:val="single"/>
        </w:rPr>
        <w:t xml:space="preserve">Equation </w:t>
      </w:r>
      <w:r w:rsidR="00B96662">
        <w:rPr>
          <w:u w:val="single"/>
        </w:rPr>
        <w:t>D</w:t>
      </w:r>
      <w:r w:rsidRPr="000537A8">
        <w:rPr>
          <w:u w:val="single"/>
        </w:rPr>
        <w:t>1:</w:t>
      </w:r>
      <w:commentRangeEnd w:id="127"/>
      <w:r w:rsidR="00001D13">
        <w:rPr>
          <w:rStyle w:val="CommentReference"/>
          <w:rFonts w:ascii="Calibri" w:hAnsi="Calibri"/>
        </w:rPr>
        <w:commentReference w:id="127"/>
      </w:r>
      <w:commentRangeEnd w:id="128"/>
      <w:r w:rsidR="009B3382">
        <w:rPr>
          <w:rStyle w:val="CommentReference"/>
          <w:rFonts w:ascii="Calibri" w:hAnsi="Calibri"/>
        </w:rPr>
        <w:commentReference w:id="128"/>
      </w:r>
    </w:p>
    <w:p w14:paraId="3DAD1E9E" w14:textId="77777777" w:rsidR="00DA6010" w:rsidRPr="000537A8" w:rsidRDefault="00DA6010" w:rsidP="00DA6010">
      <w:pPr>
        <w:rPr>
          <w:u w:val="single"/>
        </w:rPr>
      </w:pPr>
    </w:p>
    <w:p w14:paraId="7A780639" w14:textId="082E6B18" w:rsidR="00DA6010" w:rsidRDefault="00DA6010" w:rsidP="00DA6010">
      <w:pPr>
        <w:rPr>
          <w:b/>
        </w:rPr>
      </w:pPr>
      <w:r>
        <w:rPr>
          <w:noProof/>
          <w:lang w:eastAsia="en-US"/>
        </w:rPr>
        <w:drawing>
          <wp:inline distT="0" distB="0" distL="0" distR="0" wp14:anchorId="420AA139" wp14:editId="2CD7DBEE">
            <wp:extent cx="5943600" cy="335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280"/>
                    </a:xfrm>
                    <a:prstGeom prst="rect">
                      <a:avLst/>
                    </a:prstGeom>
                  </pic:spPr>
                </pic:pic>
              </a:graphicData>
            </a:graphic>
          </wp:inline>
        </w:drawing>
      </w:r>
    </w:p>
    <w:p w14:paraId="77CF34DB" w14:textId="77777777" w:rsidR="00DA6010" w:rsidRDefault="00DA6010" w:rsidP="00DA6010">
      <w:pPr>
        <w:rPr>
          <w:b/>
        </w:rPr>
      </w:pPr>
    </w:p>
    <w:p w14:paraId="6993A041" w14:textId="375F6D10" w:rsidR="00DA6010" w:rsidRDefault="00DA6010" w:rsidP="00DA6010">
      <w:r>
        <w:t>Then the average of the past 18 months is used as the decay rate and presented into a table as show below</w:t>
      </w:r>
    </w:p>
    <w:p w14:paraId="62E7C518" w14:textId="77777777" w:rsidR="00DA6010" w:rsidRPr="000537A8" w:rsidRDefault="00DA6010" w:rsidP="00DA6010">
      <w:pPr>
        <w:rPr>
          <w:b/>
        </w:rPr>
      </w:pPr>
    </w:p>
    <w:p w14:paraId="5F77DF03" w14:textId="77777777" w:rsidR="00DA6010" w:rsidRDefault="00DA6010" w:rsidP="00DA6010">
      <w:r w:rsidRPr="000537A8">
        <w:rPr>
          <w:noProof/>
          <w:lang w:eastAsia="en-US"/>
        </w:rPr>
        <w:drawing>
          <wp:inline distT="0" distB="0" distL="0" distR="0" wp14:anchorId="701CF33A" wp14:editId="21ABFA00">
            <wp:extent cx="5943600" cy="254331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14:paraId="3ABD3AB0" w14:textId="77777777" w:rsidR="00DA6010" w:rsidRDefault="00DA6010" w:rsidP="00237B30">
      <w:pPr>
        <w:pStyle w:val="BodyText"/>
      </w:pPr>
    </w:p>
    <w:p w14:paraId="3D6A3FBC" w14:textId="77777777" w:rsidR="00DA6010" w:rsidRDefault="00DA6010" w:rsidP="00DA6010">
      <w:r>
        <w:t>The calculation above is a simply descriptive analysis of past historical deposit trend. It is assumed that this historical trend is likely to continue into the future.</w:t>
      </w:r>
    </w:p>
    <w:p w14:paraId="301BD535" w14:textId="76617908" w:rsidR="00DA6010" w:rsidRDefault="00DA6010" w:rsidP="00DA6010">
      <w:r>
        <w:t xml:space="preserve">One of the main limitation of this assumption is that past behavior might not be able to be </w:t>
      </w:r>
      <w:commentRangeStart w:id="129"/>
      <w:commentRangeStart w:id="130"/>
      <w:r>
        <w:t>translate</w:t>
      </w:r>
      <w:r w:rsidR="00001D13">
        <w:t>d</w:t>
      </w:r>
      <w:r>
        <w:t xml:space="preserve"> </w:t>
      </w:r>
      <w:commentRangeEnd w:id="129"/>
      <w:r w:rsidR="00001D13">
        <w:rPr>
          <w:rStyle w:val="CommentReference"/>
          <w:rFonts w:ascii="Calibri" w:hAnsi="Calibri"/>
        </w:rPr>
        <w:commentReference w:id="129"/>
      </w:r>
      <w:commentRangeEnd w:id="130"/>
      <w:r w:rsidR="00135451">
        <w:rPr>
          <w:rStyle w:val="CommentReference"/>
          <w:rFonts w:ascii="Calibri" w:hAnsi="Calibri"/>
        </w:rPr>
        <w:commentReference w:id="130"/>
      </w:r>
      <w:r>
        <w:t>into the future.</w:t>
      </w:r>
      <w:r w:rsidRPr="00E0171E">
        <w:t xml:space="preserve"> </w:t>
      </w:r>
      <w:r>
        <w:t xml:space="preserve">Depositor’s behavior are complex and can be difficult to estimate. The current data that is available to TRY would not allow the ability for more complex modeling to determine behavior. </w:t>
      </w:r>
    </w:p>
    <w:p w14:paraId="36CF17CA" w14:textId="3CFDD3E3" w:rsidR="00DA6010" w:rsidRDefault="00DA6010" w:rsidP="00DA6010">
      <w:pPr>
        <w:rPr>
          <w:ins w:id="131" w:author="LONG, ADRIAN XIN" w:date="2021-08-24T14:48:00Z"/>
        </w:rPr>
      </w:pPr>
      <w:r>
        <w:t xml:space="preserve">To determine the stability of the results, TRY compares the current year’s result with the previous one. TRY identifies those with material deviance, contact the </w:t>
      </w:r>
      <w:commentRangeStart w:id="132"/>
      <w:commentRangeStart w:id="133"/>
      <w:r>
        <w:t xml:space="preserve">FLUs </w:t>
      </w:r>
      <w:commentRangeEnd w:id="132"/>
      <w:r w:rsidR="00001D13">
        <w:rPr>
          <w:rStyle w:val="CommentReference"/>
          <w:rFonts w:ascii="Calibri" w:hAnsi="Calibri"/>
        </w:rPr>
        <w:commentReference w:id="132"/>
      </w:r>
      <w:commentRangeEnd w:id="133"/>
      <w:r w:rsidR="00135451">
        <w:rPr>
          <w:rStyle w:val="CommentReference"/>
          <w:rFonts w:ascii="Calibri" w:hAnsi="Calibri"/>
        </w:rPr>
        <w:commentReference w:id="133"/>
      </w:r>
      <w:r>
        <w:t>for more information regarding possible reason, and consult with second line (</w:t>
      </w:r>
      <w:del w:id="134" w:author="LONG, ADRIAN XIN" w:date="2021-08-24T14:48:00Z">
        <w:r w:rsidDel="00F1714B">
          <w:delText>MRD</w:delText>
        </w:r>
      </w:del>
      <w:ins w:id="135" w:author="LONG, ADRIAN XIN" w:date="2021-08-24T14:48:00Z">
        <w:r w:rsidR="00F1714B">
          <w:t>ERM</w:t>
        </w:r>
      </w:ins>
      <w:r>
        <w:t>) to determine if any proposed adjustment is appropriate and reasonable.</w:t>
      </w:r>
    </w:p>
    <w:p w14:paraId="0E89E740" w14:textId="77777777" w:rsidR="00F1714B" w:rsidRDefault="00F1714B" w:rsidP="00DA6010"/>
    <w:p w14:paraId="41D06970" w14:textId="77777777" w:rsidR="00DA6010" w:rsidRDefault="00DA6010" w:rsidP="00DA6010">
      <w:pPr>
        <w:rPr>
          <w:b/>
        </w:rPr>
      </w:pPr>
      <w:r>
        <w:rPr>
          <w:b/>
        </w:rPr>
        <w:t>Current Setting on Decay</w:t>
      </w:r>
    </w:p>
    <w:p w14:paraId="7369CB58" w14:textId="77777777" w:rsidR="00DA6010" w:rsidRDefault="00DA6010" w:rsidP="00DA6010">
      <w:pPr>
        <w:rPr>
          <w:b/>
        </w:rPr>
      </w:pPr>
    </w:p>
    <w:p w14:paraId="3CAAF11F" w14:textId="77777777" w:rsidR="00DA6010" w:rsidRDefault="00DA6010" w:rsidP="00DA6010">
      <w:r>
        <w:t xml:space="preserve">It should be noted that the current setting on Decay is conservative, as the model currently assumes most of the NMD accounts to decay immediately. This is characterized by the </w:t>
      </w:r>
      <w:proofErr w:type="gramStart"/>
      <w:r>
        <w:t xml:space="preserve">setting  </w:t>
      </w:r>
      <w:r w:rsidRPr="00446F6D">
        <w:rPr>
          <w:b/>
          <w:color w:val="00B050"/>
        </w:rPr>
        <w:t>&lt;</w:t>
      </w:r>
      <w:proofErr w:type="gramEnd"/>
      <w:r>
        <w:t>Auto Update Action</w:t>
      </w:r>
      <w:r w:rsidRPr="00446F6D">
        <w:rPr>
          <w:b/>
          <w:color w:val="00B050"/>
        </w:rPr>
        <w:t>&gt;</w:t>
      </w:r>
      <w:r>
        <w:t xml:space="preserve"> to “</w:t>
      </w:r>
      <w:r w:rsidRPr="00446F6D">
        <w:rPr>
          <w:b/>
        </w:rPr>
        <w:t xml:space="preserve">Historical Balance in </w:t>
      </w:r>
      <w:r>
        <w:rPr>
          <w:b/>
        </w:rPr>
        <w:t>First</w:t>
      </w:r>
      <w:r>
        <w:t xml:space="preserve">”. When the historical balance is placed in first, </w:t>
      </w:r>
      <w:proofErr w:type="spellStart"/>
      <w:r>
        <w:t>PROFITStar</w:t>
      </w:r>
      <w:proofErr w:type="spellEnd"/>
      <w:r>
        <w:t xml:space="preserve"> assumes the account matures immediately, or there is immediate decay.</w:t>
      </w:r>
    </w:p>
    <w:p w14:paraId="04F0F95F" w14:textId="77777777" w:rsidR="00DA6010" w:rsidRDefault="00DA6010" w:rsidP="00DA6010"/>
    <w:p w14:paraId="2B9B7373" w14:textId="77777777" w:rsidR="00DA6010" w:rsidRDefault="00DA6010" w:rsidP="00DA6010">
      <w:r>
        <w:t xml:space="preserve">We can observe the difference in EVE risk measure in the 2 screenshot below.  It can be shown that our current set is significantly more conservative as it has a lower NPV and higher sensitivity.  </w:t>
      </w:r>
    </w:p>
    <w:p w14:paraId="05A8D6A0" w14:textId="77777777" w:rsidR="00DA6010" w:rsidRDefault="00DA6010" w:rsidP="00DA6010">
      <w:r w:rsidRPr="00227437">
        <w:rPr>
          <w:u w:val="single"/>
        </w:rPr>
        <w:t>Current Setting</w:t>
      </w:r>
      <w:r>
        <w:t xml:space="preserve">: Result with Immediate Decay </w:t>
      </w:r>
      <w:r w:rsidRPr="00446F6D">
        <w:rPr>
          <w:b/>
          <w:color w:val="00B050"/>
        </w:rPr>
        <w:t>&lt;</w:t>
      </w:r>
      <w:r>
        <w:t>Auto Update Action</w:t>
      </w:r>
      <w:r w:rsidRPr="00446F6D">
        <w:rPr>
          <w:b/>
          <w:color w:val="00B050"/>
        </w:rPr>
        <w:t>&gt;</w:t>
      </w:r>
      <w:r>
        <w:t xml:space="preserve"> to “</w:t>
      </w:r>
      <w:r w:rsidRPr="00446F6D">
        <w:rPr>
          <w:b/>
        </w:rPr>
        <w:t xml:space="preserve">Historical Balance in </w:t>
      </w:r>
      <w:r>
        <w:rPr>
          <w:b/>
        </w:rPr>
        <w:t>First</w:t>
      </w:r>
      <w:r>
        <w:t>”.</w:t>
      </w:r>
    </w:p>
    <w:p w14:paraId="393E756B" w14:textId="77777777" w:rsidR="00DA6010" w:rsidRDefault="00DA6010" w:rsidP="00DA6010">
      <w:r>
        <w:rPr>
          <w:noProof/>
          <w:lang w:eastAsia="en-US"/>
        </w:rPr>
        <w:drawing>
          <wp:inline distT="0" distB="0" distL="0" distR="0" wp14:anchorId="7C2AE751" wp14:editId="14F8FE85">
            <wp:extent cx="5915025" cy="2895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15025" cy="2895600"/>
                    </a:xfrm>
                    <a:prstGeom prst="rect">
                      <a:avLst/>
                    </a:prstGeom>
                  </pic:spPr>
                </pic:pic>
              </a:graphicData>
            </a:graphic>
          </wp:inline>
        </w:drawing>
      </w:r>
    </w:p>
    <w:p w14:paraId="2C2B53AD" w14:textId="77777777" w:rsidR="00DA6010" w:rsidRDefault="00DA6010" w:rsidP="00DA6010">
      <w:proofErr w:type="spellStart"/>
      <w:r w:rsidRPr="00227437">
        <w:rPr>
          <w:u w:val="single"/>
        </w:rPr>
        <w:t>PROFITStar</w:t>
      </w:r>
      <w:proofErr w:type="spellEnd"/>
      <w:r w:rsidRPr="00227437">
        <w:rPr>
          <w:u w:val="single"/>
        </w:rPr>
        <w:t xml:space="preserve"> Proposed Decay Setting:</w:t>
      </w:r>
      <w:r>
        <w:t xml:space="preserve"> Result with Decay </w:t>
      </w:r>
      <w:r w:rsidRPr="00446F6D">
        <w:rPr>
          <w:b/>
          <w:color w:val="00B050"/>
        </w:rPr>
        <w:t>&lt;</w:t>
      </w:r>
      <w:r>
        <w:t>Auto Update Action</w:t>
      </w:r>
      <w:r w:rsidRPr="00446F6D">
        <w:rPr>
          <w:b/>
          <w:color w:val="00B050"/>
        </w:rPr>
        <w:t>&gt;</w:t>
      </w:r>
      <w:r>
        <w:t xml:space="preserve"> to “</w:t>
      </w:r>
      <w:r w:rsidRPr="00446F6D">
        <w:rPr>
          <w:b/>
        </w:rPr>
        <w:t xml:space="preserve">Historical Balance </w:t>
      </w:r>
      <w:r>
        <w:rPr>
          <w:b/>
        </w:rPr>
        <w:t>&lt; Last</w:t>
      </w:r>
      <w:r>
        <w:t>”.</w:t>
      </w:r>
    </w:p>
    <w:p w14:paraId="1535EA78" w14:textId="77777777" w:rsidR="00DA6010" w:rsidRDefault="00DA6010" w:rsidP="00DA6010"/>
    <w:p w14:paraId="5070B02B" w14:textId="77777777" w:rsidR="00DA6010" w:rsidRDefault="00DA6010" w:rsidP="00DA6010">
      <w:r>
        <w:rPr>
          <w:noProof/>
          <w:lang w:eastAsia="en-US"/>
        </w:rPr>
        <w:drawing>
          <wp:inline distT="0" distB="0" distL="0" distR="0" wp14:anchorId="2F4903F7" wp14:editId="1F29F7CB">
            <wp:extent cx="5943600" cy="2880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0995"/>
                    </a:xfrm>
                    <a:prstGeom prst="rect">
                      <a:avLst/>
                    </a:prstGeom>
                  </pic:spPr>
                </pic:pic>
              </a:graphicData>
            </a:graphic>
          </wp:inline>
        </w:drawing>
      </w:r>
    </w:p>
    <w:p w14:paraId="0E2352C4" w14:textId="77777777" w:rsidR="00DA6010" w:rsidRDefault="00DA6010" w:rsidP="00DA6010"/>
    <w:p w14:paraId="001CA84E" w14:textId="587EEEAE" w:rsidR="00F40D9C" w:rsidRDefault="00F40D9C" w:rsidP="00F40D9C">
      <w:pPr>
        <w:pStyle w:val="AppendixHeading"/>
        <w:numPr>
          <w:ilvl w:val="0"/>
          <w:numId w:val="0"/>
        </w:numPr>
      </w:pPr>
      <w:r>
        <w:t>5. Beta</w:t>
      </w:r>
    </w:p>
    <w:p w14:paraId="2D257597" w14:textId="2EBAD0FF" w:rsidR="00F40D9C" w:rsidRDefault="00F40D9C" w:rsidP="00F40D9C">
      <w:r>
        <w:t xml:space="preserve">An important element in the PROFITstar model is the pricing of future new volume of NMDs. PROFITstar handle this by using Beta, which compares the magnitude of change in deposit rate relative to the key rate.  This beta parameter provide a linear estimation of the offering rate. And it is a key behavior </w:t>
      </w:r>
      <w:r>
        <w:lastRenderedPageBreak/>
        <w:t>assumption to Interest Rate Risk (IRR) model. The assumption affect the determination of the future projected interest income and expenses.</w:t>
      </w:r>
    </w:p>
    <w:p w14:paraId="4FF08AE5" w14:textId="77777777" w:rsidR="00F40D9C" w:rsidRDefault="00F40D9C" w:rsidP="00F40D9C"/>
    <w:p w14:paraId="111CF45B" w14:textId="6D132C02" w:rsidR="00F40D9C" w:rsidRDefault="00F40D9C" w:rsidP="00F40D9C">
      <w:r>
        <w:t xml:space="preserve">In </w:t>
      </w:r>
      <w:proofErr w:type="spellStart"/>
      <w:r>
        <w:t>PROFITStar</w:t>
      </w:r>
      <w:proofErr w:type="spellEnd"/>
      <w:r>
        <w:t>, Beta are generally setup as follows</w:t>
      </w:r>
    </w:p>
    <w:p w14:paraId="138C420A" w14:textId="77777777" w:rsidR="00F40D9C" w:rsidRDefault="00F40D9C" w:rsidP="00F40D9C"/>
    <w:p w14:paraId="1ED6FA03" w14:textId="77777777" w:rsidR="00F40D9C" w:rsidRDefault="00F40D9C" w:rsidP="00F40D9C">
      <w:pPr>
        <w:rPr>
          <w:b/>
        </w:rPr>
      </w:pPr>
      <w:r>
        <w:rPr>
          <w:b/>
        </w:rPr>
        <w:t xml:space="preserve">Setting </w:t>
      </w:r>
      <w:proofErr w:type="gramStart"/>
      <w:r>
        <w:rPr>
          <w:b/>
        </w:rPr>
        <w:t>Up</w:t>
      </w:r>
      <w:proofErr w:type="gramEnd"/>
      <w:r>
        <w:rPr>
          <w:b/>
        </w:rPr>
        <w:t xml:space="preserve"> Beta</w:t>
      </w:r>
    </w:p>
    <w:p w14:paraId="38420C59" w14:textId="77777777" w:rsidR="00F40D9C" w:rsidRDefault="00F40D9C" w:rsidP="00F40D9C">
      <w:r>
        <w:t>Beta assumptions only applies to accounts to Interest Bearing Accounts, or accounts that have Rate Information that are either Fix or Variable under the &lt;Bal Sheet&gt; Tab Section of the Chart of Account</w:t>
      </w:r>
    </w:p>
    <w:p w14:paraId="58E08234" w14:textId="77777777" w:rsidR="00F40D9C" w:rsidRDefault="00F40D9C" w:rsidP="00F40D9C">
      <w:pPr>
        <w:pStyle w:val="ListParagraph"/>
        <w:jc w:val="center"/>
      </w:pPr>
      <w:r>
        <w:rPr>
          <w:noProof/>
          <w:lang w:eastAsia="en-US"/>
        </w:rPr>
        <w:drawing>
          <wp:inline distT="0" distB="0" distL="0" distR="0" wp14:anchorId="3220F7B5" wp14:editId="35CBAE00">
            <wp:extent cx="4133850" cy="172906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6755" cy="1734460"/>
                    </a:xfrm>
                    <a:prstGeom prst="rect">
                      <a:avLst/>
                    </a:prstGeom>
                    <a:noFill/>
                    <a:ln>
                      <a:noFill/>
                    </a:ln>
                  </pic:spPr>
                </pic:pic>
              </a:graphicData>
            </a:graphic>
          </wp:inline>
        </w:drawing>
      </w:r>
    </w:p>
    <w:p w14:paraId="37EFF6DB" w14:textId="77777777" w:rsidR="00F40D9C" w:rsidRDefault="00F40D9C" w:rsidP="00F40D9C">
      <w:pPr>
        <w:pStyle w:val="ListParagraph"/>
      </w:pPr>
    </w:p>
    <w:p w14:paraId="0BDE13F7" w14:textId="77777777" w:rsidR="00F40D9C" w:rsidRDefault="00F40D9C" w:rsidP="00F40D9C">
      <w:r>
        <w:t>The linear relationship is inputted in the &lt;Key Rate Tie&gt; Tab Section of the Chart of Account. In the Key Rate Tie setting, the user may input the beta estimate in the &lt;Multiply by&gt; Field. PROFITstar also allows the ability to have different beta for different rate shock scenario and the implementation of a lag for each of the scenarios.</w:t>
      </w:r>
    </w:p>
    <w:p w14:paraId="61B0AD7D" w14:textId="77777777" w:rsidR="00F40D9C" w:rsidRDefault="00F40D9C" w:rsidP="00F40D9C">
      <w:pPr>
        <w:jc w:val="center"/>
      </w:pPr>
      <w:r>
        <w:rPr>
          <w:noProof/>
          <w:lang w:eastAsia="en-US"/>
        </w:rPr>
        <w:drawing>
          <wp:inline distT="0" distB="0" distL="0" distR="0" wp14:anchorId="61DF0845" wp14:editId="444D29D7">
            <wp:extent cx="3381375" cy="281781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5337" cy="2821114"/>
                    </a:xfrm>
                    <a:prstGeom prst="rect">
                      <a:avLst/>
                    </a:prstGeom>
                    <a:noFill/>
                    <a:ln>
                      <a:noFill/>
                    </a:ln>
                  </pic:spPr>
                </pic:pic>
              </a:graphicData>
            </a:graphic>
          </wp:inline>
        </w:drawing>
      </w:r>
    </w:p>
    <w:p w14:paraId="51FC8E8B" w14:textId="77777777" w:rsidR="00F40D9C" w:rsidRDefault="00F40D9C" w:rsidP="00F40D9C">
      <w:r>
        <w:t>The default setting of the Key Rate Tie Method is “Manual Rate Tie”; this method allows the user to control all of the key rate setting. When user select the other methods, certain aspect of the calculation becomes automated. For example, a user may have PROFITstar automatically determine the beta relationship by selecting Auto Historical Calculation. The table below provide more detail regarding the difference between the methods.</w:t>
      </w:r>
    </w:p>
    <w:tbl>
      <w:tblPr>
        <w:tblStyle w:val="GridTable4-Accent5"/>
        <w:tblW w:w="9535" w:type="dxa"/>
        <w:tblLook w:val="04A0" w:firstRow="1" w:lastRow="0" w:firstColumn="1" w:lastColumn="0" w:noHBand="0" w:noVBand="1"/>
      </w:tblPr>
      <w:tblGrid>
        <w:gridCol w:w="3116"/>
        <w:gridCol w:w="6419"/>
      </w:tblGrid>
      <w:tr w:rsidR="00F40D9C" w14:paraId="12786A3F" w14:textId="77777777" w:rsidTr="00BA5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F5472E" w14:textId="77777777" w:rsidR="00F40D9C" w:rsidRPr="009624C0" w:rsidRDefault="00F40D9C" w:rsidP="00BA50D4">
            <w:r w:rsidRPr="009624C0">
              <w:t>Method</w:t>
            </w:r>
          </w:p>
        </w:tc>
        <w:tc>
          <w:tcPr>
            <w:tcW w:w="6419" w:type="dxa"/>
          </w:tcPr>
          <w:p w14:paraId="3CB8A400" w14:textId="77777777" w:rsidR="00F40D9C" w:rsidRPr="009624C0" w:rsidRDefault="00F40D9C" w:rsidP="00BA50D4">
            <w:pPr>
              <w:cnfStyle w:val="100000000000" w:firstRow="1" w:lastRow="0" w:firstColumn="0" w:lastColumn="0" w:oddVBand="0" w:evenVBand="0" w:oddHBand="0" w:evenHBand="0" w:firstRowFirstColumn="0" w:firstRowLastColumn="0" w:lastRowFirstColumn="0" w:lastRowLastColumn="0"/>
            </w:pPr>
            <w:r w:rsidRPr="009624C0">
              <w:t>Method Detail</w:t>
            </w:r>
          </w:p>
        </w:tc>
      </w:tr>
      <w:tr w:rsidR="00F40D9C" w14:paraId="463D4F11" w14:textId="77777777" w:rsidTr="00BA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90A8FC" w14:textId="77777777" w:rsidR="00F40D9C" w:rsidRPr="009624C0" w:rsidRDefault="00F40D9C" w:rsidP="00BA50D4">
            <w:pPr>
              <w:rPr>
                <w:b w:val="0"/>
              </w:rPr>
            </w:pPr>
            <w:r w:rsidRPr="009624C0">
              <w:rPr>
                <w:b w:val="0"/>
              </w:rPr>
              <w:lastRenderedPageBreak/>
              <w:t>Manual Rate Tie</w:t>
            </w:r>
          </w:p>
        </w:tc>
        <w:tc>
          <w:tcPr>
            <w:tcW w:w="6419" w:type="dxa"/>
          </w:tcPr>
          <w:p w14:paraId="38AFAAEE" w14:textId="77777777" w:rsidR="00F40D9C" w:rsidRDefault="00F40D9C" w:rsidP="00BA50D4">
            <w:pPr>
              <w:cnfStyle w:val="000000100000" w:firstRow="0" w:lastRow="0" w:firstColumn="0" w:lastColumn="0" w:oddVBand="0" w:evenVBand="0" w:oddHBand="1" w:evenHBand="0" w:firstRowFirstColumn="0" w:firstRowLastColumn="0" w:lastRowFirstColumn="0" w:lastRowLastColumn="0"/>
            </w:pPr>
            <w:r>
              <w:t>Default setting which allows user control of all key rate tie setting. It is only this method that allows different beta for different rate scenarios</w:t>
            </w:r>
          </w:p>
        </w:tc>
      </w:tr>
      <w:tr w:rsidR="00F40D9C" w14:paraId="23A36AD4" w14:textId="77777777" w:rsidTr="00BA50D4">
        <w:tc>
          <w:tcPr>
            <w:cnfStyle w:val="001000000000" w:firstRow="0" w:lastRow="0" w:firstColumn="1" w:lastColumn="0" w:oddVBand="0" w:evenVBand="0" w:oddHBand="0" w:evenHBand="0" w:firstRowFirstColumn="0" w:firstRowLastColumn="0" w:lastRowFirstColumn="0" w:lastRowLastColumn="0"/>
            <w:tcW w:w="3116" w:type="dxa"/>
          </w:tcPr>
          <w:p w14:paraId="390F1A84" w14:textId="77777777" w:rsidR="00F40D9C" w:rsidRPr="009624C0" w:rsidRDefault="00F40D9C" w:rsidP="00BA50D4">
            <w:pPr>
              <w:rPr>
                <w:b w:val="0"/>
              </w:rPr>
            </w:pPr>
            <w:r w:rsidRPr="009624C0">
              <w:rPr>
                <w:b w:val="0"/>
              </w:rPr>
              <w:t>Auto Historical Calculation</w:t>
            </w:r>
          </w:p>
        </w:tc>
        <w:tc>
          <w:tcPr>
            <w:tcW w:w="6419" w:type="dxa"/>
          </w:tcPr>
          <w:p w14:paraId="1378FD8B" w14:textId="77777777" w:rsidR="00F40D9C" w:rsidRDefault="00F40D9C" w:rsidP="00BA50D4">
            <w:pPr>
              <w:cnfStyle w:val="000000000000" w:firstRow="0" w:lastRow="0" w:firstColumn="0" w:lastColumn="0" w:oddVBand="0" w:evenVBand="0" w:oddHBand="0" w:evenHBand="0" w:firstRowFirstColumn="0" w:firstRowLastColumn="0" w:lastRowFirstColumn="0" w:lastRowLastColumn="0"/>
            </w:pPr>
            <w:r>
              <w:t xml:space="preserve">Allows PROFITstar to determine the beta setting including the determination of which Key rate will be used as the referenced rate. User have only capability to adjust &lt;Months in </w:t>
            </w:r>
            <w:proofErr w:type="spellStart"/>
            <w:r>
              <w:t>cal</w:t>
            </w:r>
            <w:proofErr w:type="spellEnd"/>
            <w:r>
              <w:t>&gt; and &lt;Initial Interval&gt;</w:t>
            </w:r>
          </w:p>
        </w:tc>
      </w:tr>
      <w:tr w:rsidR="00F40D9C" w14:paraId="736A47D5" w14:textId="77777777" w:rsidTr="00BA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461CBC" w14:textId="77777777" w:rsidR="00F40D9C" w:rsidRPr="009624C0" w:rsidRDefault="00F40D9C" w:rsidP="00BA50D4">
            <w:pPr>
              <w:rPr>
                <w:b w:val="0"/>
              </w:rPr>
            </w:pPr>
            <w:r w:rsidRPr="009624C0">
              <w:rPr>
                <w:b w:val="0"/>
              </w:rPr>
              <w:t>Manual Historical Correlation</w:t>
            </w:r>
          </w:p>
        </w:tc>
        <w:tc>
          <w:tcPr>
            <w:tcW w:w="6419" w:type="dxa"/>
          </w:tcPr>
          <w:p w14:paraId="4FC92A58" w14:textId="77777777" w:rsidR="00F40D9C" w:rsidRDefault="00F40D9C" w:rsidP="00BA50D4">
            <w:pPr>
              <w:cnfStyle w:val="000000100000" w:firstRow="0" w:lastRow="0" w:firstColumn="0" w:lastColumn="0" w:oddVBand="0" w:evenVBand="0" w:oddHBand="1" w:evenHBand="0" w:firstRowFirstColumn="0" w:firstRowLastColumn="0" w:lastRowFirstColumn="0" w:lastRowLastColumn="0"/>
            </w:pPr>
            <w:r>
              <w:t>Similar to Auto Historical Calculation method but allow the user to select the specific key rate as the referenced rate</w:t>
            </w:r>
          </w:p>
        </w:tc>
      </w:tr>
      <w:tr w:rsidR="00F40D9C" w14:paraId="234DB3C5" w14:textId="77777777" w:rsidTr="00BA50D4">
        <w:tc>
          <w:tcPr>
            <w:cnfStyle w:val="001000000000" w:firstRow="0" w:lastRow="0" w:firstColumn="1" w:lastColumn="0" w:oddVBand="0" w:evenVBand="0" w:oddHBand="0" w:evenHBand="0" w:firstRowFirstColumn="0" w:firstRowLastColumn="0" w:lastRowFirstColumn="0" w:lastRowLastColumn="0"/>
            <w:tcW w:w="3116" w:type="dxa"/>
          </w:tcPr>
          <w:p w14:paraId="4F52BCBA" w14:textId="77777777" w:rsidR="00F40D9C" w:rsidRPr="009624C0" w:rsidRDefault="00F40D9C" w:rsidP="00BA50D4">
            <w:pPr>
              <w:rPr>
                <w:b w:val="0"/>
              </w:rPr>
            </w:pPr>
            <w:r w:rsidRPr="009624C0">
              <w:rPr>
                <w:b w:val="0"/>
              </w:rPr>
              <w:t>Calculated Spread</w:t>
            </w:r>
          </w:p>
        </w:tc>
        <w:tc>
          <w:tcPr>
            <w:tcW w:w="6419" w:type="dxa"/>
          </w:tcPr>
          <w:p w14:paraId="341EF946" w14:textId="77777777" w:rsidR="00F40D9C" w:rsidRDefault="00F40D9C" w:rsidP="00BA50D4">
            <w:pPr>
              <w:cnfStyle w:val="000000000000" w:firstRow="0" w:lastRow="0" w:firstColumn="0" w:lastColumn="0" w:oddVBand="0" w:evenVBand="0" w:oddHBand="0" w:evenHBand="0" w:firstRowFirstColumn="0" w:firstRowLastColumn="0" w:lastRowFirstColumn="0" w:lastRowLastColumn="0"/>
            </w:pPr>
            <w:r>
              <w:t>Similar to the default setting but auto calculate &lt;Then add&gt; parameter, or the spread difference between the offering rate and the key rate.</w:t>
            </w:r>
          </w:p>
        </w:tc>
      </w:tr>
    </w:tbl>
    <w:p w14:paraId="76F64F06" w14:textId="77777777" w:rsidR="00F40D9C" w:rsidRDefault="00F40D9C" w:rsidP="00F40D9C">
      <w:pPr>
        <w:rPr>
          <w:b/>
        </w:rPr>
      </w:pPr>
    </w:p>
    <w:p w14:paraId="62429DCD" w14:textId="3E7B0693" w:rsidR="00F40D9C" w:rsidRDefault="00F40D9C" w:rsidP="00F40D9C">
      <w:r>
        <w:t>In order to use a different beta for different rate scenario, the user must select Manual Rate Tie Method.</w:t>
      </w:r>
    </w:p>
    <w:p w14:paraId="10B81158" w14:textId="77777777" w:rsidR="00F40D9C" w:rsidRPr="002D0F8B" w:rsidRDefault="00F40D9C" w:rsidP="00F40D9C"/>
    <w:p w14:paraId="30ACAECB" w14:textId="725ADA89" w:rsidR="00F40D9C" w:rsidRDefault="00F40D9C" w:rsidP="00F40D9C">
      <w:pPr>
        <w:rPr>
          <w:b/>
        </w:rPr>
      </w:pPr>
      <w:r>
        <w:rPr>
          <w:b/>
        </w:rPr>
        <w:t xml:space="preserve">Calculating </w:t>
      </w:r>
      <w:r w:rsidRPr="00667B28">
        <w:rPr>
          <w:b/>
        </w:rPr>
        <w:t xml:space="preserve">the </w:t>
      </w:r>
      <w:r>
        <w:rPr>
          <w:b/>
        </w:rPr>
        <w:t xml:space="preserve">Beta </w:t>
      </w:r>
      <w:r w:rsidRPr="00667B28">
        <w:rPr>
          <w:b/>
        </w:rPr>
        <w:t>Parameter</w:t>
      </w:r>
    </w:p>
    <w:p w14:paraId="227EB81A" w14:textId="77777777" w:rsidR="00F40D9C" w:rsidRDefault="00F40D9C" w:rsidP="00F40D9C">
      <w:pPr>
        <w:rPr>
          <w:b/>
        </w:rPr>
      </w:pPr>
    </w:p>
    <w:p w14:paraId="6BBA7C1B" w14:textId="44847AF3" w:rsidR="00F40D9C" w:rsidRDefault="00F40D9C" w:rsidP="00F40D9C">
      <w:r>
        <w:t>Currently</w:t>
      </w:r>
      <w:r w:rsidRPr="00667B28">
        <w:t xml:space="preserve"> </w:t>
      </w:r>
      <w:r>
        <w:t xml:space="preserve">beta in </w:t>
      </w:r>
      <w:proofErr w:type="spellStart"/>
      <w:r>
        <w:t>PROFITStar</w:t>
      </w:r>
      <w:proofErr w:type="spellEnd"/>
      <w:r w:rsidRPr="00667B28">
        <w:t xml:space="preserve"> </w:t>
      </w:r>
      <w:r>
        <w:t>are determined for each account of interest using a one variable ordinary least square regression (OLS). The regression uses the offering rate of the product as the dependent variable and the key market rate as the independent variable.</w:t>
      </w:r>
    </w:p>
    <w:p w14:paraId="296DA2A2" w14:textId="77777777" w:rsidR="00722591" w:rsidRDefault="00722591" w:rsidP="00F40D9C"/>
    <w:p w14:paraId="6C381A42" w14:textId="17F33ECA" w:rsidR="00F40D9C" w:rsidRDefault="00F40D9C" w:rsidP="00F40D9C">
      <w:pPr>
        <w:rPr>
          <w:u w:val="single"/>
        </w:rPr>
      </w:pPr>
      <w:commentRangeStart w:id="136"/>
      <w:commentRangeStart w:id="137"/>
      <w:r w:rsidRPr="000537A8">
        <w:rPr>
          <w:u w:val="single"/>
        </w:rPr>
        <w:t xml:space="preserve">Equation </w:t>
      </w:r>
      <w:r w:rsidR="00B96662">
        <w:rPr>
          <w:u w:val="single"/>
        </w:rPr>
        <w:t>B</w:t>
      </w:r>
      <w:r w:rsidRPr="000537A8">
        <w:rPr>
          <w:u w:val="single"/>
        </w:rPr>
        <w:t>1:</w:t>
      </w:r>
      <w:commentRangeEnd w:id="136"/>
      <w:r w:rsidR="005723C8">
        <w:rPr>
          <w:rStyle w:val="CommentReference"/>
          <w:rFonts w:ascii="Calibri" w:hAnsi="Calibri"/>
        </w:rPr>
        <w:commentReference w:id="136"/>
      </w:r>
      <w:commentRangeEnd w:id="137"/>
      <w:r w:rsidR="009B3382">
        <w:rPr>
          <w:rStyle w:val="CommentReference"/>
          <w:rFonts w:ascii="Calibri" w:hAnsi="Calibri"/>
        </w:rPr>
        <w:commentReference w:id="137"/>
      </w:r>
    </w:p>
    <w:p w14:paraId="3F5438F5" w14:textId="4C15849C" w:rsidR="00F40D9C" w:rsidRPr="00722591" w:rsidRDefault="00F40D9C" w:rsidP="00F40D9C">
      <w:pPr>
        <w:ind w:left="720"/>
        <w:rPr>
          <w:rFonts w:eastAsiaTheme="minorEastAsia"/>
        </w:rPr>
      </w:pPr>
      <m:oMathPara>
        <m:oMathParaPr>
          <m:jc m:val="left"/>
        </m:oMathParaPr>
        <m:oMath>
          <m:r>
            <w:rPr>
              <w:rFonts w:ascii="Cambria Math" w:hAnsi="Cambria Math"/>
            </w:rPr>
            <m:t xml:space="preserve">Offering Rate=β* Market Reference Rate+Spread </m:t>
          </m:r>
        </m:oMath>
      </m:oMathPara>
    </w:p>
    <w:p w14:paraId="708D4476" w14:textId="77777777" w:rsidR="00722591" w:rsidRPr="009624C0" w:rsidRDefault="00722591" w:rsidP="00F40D9C">
      <w:pPr>
        <w:ind w:left="720"/>
        <w:rPr>
          <w:rFonts w:eastAsiaTheme="minorEastAsia"/>
        </w:rPr>
      </w:pPr>
    </w:p>
    <w:p w14:paraId="1D19E6E6" w14:textId="63D0152D" w:rsidR="00F40D9C" w:rsidRDefault="00F40D9C" w:rsidP="00F40D9C">
      <w:r>
        <w:t xml:space="preserve">This is the </w:t>
      </w:r>
      <w:proofErr w:type="gramStart"/>
      <w:r>
        <w:t>most simple</w:t>
      </w:r>
      <w:proofErr w:type="gramEnd"/>
      <w:r>
        <w:t xml:space="preserve"> way to analyze the relationship between offering rate and market rate. It is intuitive, as prices are generally set relative to a cost. The market rate represent a good cost variable since it influences the perception of opportunity cost. Even though the idea is simple, a historical analysis of this relationship would still provide insight relating to the sensitivity of each pricing to the change in market rate. Assuming this relationship is to remain constant, it can be carried over in the short run and allow PROFITstar to determine the offering rate on new volume.</w:t>
      </w:r>
      <w:r w:rsidRPr="001B7740">
        <w:t xml:space="preserve"> </w:t>
      </w:r>
      <w:r>
        <w:t>This sensitivity relationship can be as a slope called beta.</w:t>
      </w:r>
    </w:p>
    <w:p w14:paraId="40C94639" w14:textId="77777777" w:rsidR="00722591" w:rsidRDefault="00722591" w:rsidP="00F40D9C"/>
    <w:p w14:paraId="05BBBB82" w14:textId="711B7F7A" w:rsidR="00F40D9C" w:rsidRPr="00722591" w:rsidRDefault="00F40D9C" w:rsidP="00F40D9C">
      <w:pPr>
        <w:ind w:left="720" w:firstLine="720"/>
      </w:pPr>
      <m:oMathPara>
        <m:oMathParaPr>
          <m:jc m:val="left"/>
        </m:oMathParaPr>
        <m:oMath>
          <m:r>
            <w:rPr>
              <w:rFonts w:ascii="Cambria Math" w:hAnsi="Cambria Math"/>
            </w:rPr>
            <m:t>β=</m:t>
          </m:r>
          <m:f>
            <m:fPr>
              <m:ctrlPr>
                <w:rPr>
                  <w:rFonts w:ascii="Cambria Math" w:hAnsi="Cambria Math"/>
                  <w:i/>
                </w:rPr>
              </m:ctrlPr>
            </m:fPr>
            <m:num>
              <m:r>
                <w:rPr>
                  <w:rFonts w:ascii="Cambria Math" w:hAnsi="Cambria Math"/>
                </w:rPr>
                <m:t>∆Offering Rate</m:t>
              </m:r>
            </m:num>
            <m:den>
              <m:r>
                <w:rPr>
                  <w:rFonts w:ascii="Cambria Math" w:hAnsi="Cambria Math"/>
                </w:rPr>
                <m:t>∆ Market Reference Rate</m:t>
              </m:r>
            </m:den>
          </m:f>
        </m:oMath>
      </m:oMathPara>
    </w:p>
    <w:p w14:paraId="46F65439" w14:textId="77777777" w:rsidR="00722591" w:rsidRPr="009624C0" w:rsidRDefault="00722591" w:rsidP="00F40D9C">
      <w:pPr>
        <w:ind w:left="720" w:firstLine="720"/>
      </w:pPr>
    </w:p>
    <w:p w14:paraId="0E151550" w14:textId="77777777" w:rsidR="00F40D9C" w:rsidRDefault="00F40D9C" w:rsidP="00F40D9C">
      <w:r>
        <w:t>Although a regression can contain more than one variable or more than one beta. PROFITstar Key Rate tie setting is only able of capturing the one variable regression. The user can only select the market rate, in the &lt;Key Rate&gt; field, the beta into the &lt;Multiply by&gt; field, and the intercept to the &lt;Then add&gt;. There is no field that would allow another beta or independent variable.</w:t>
      </w:r>
    </w:p>
    <w:p w14:paraId="59DF628C" w14:textId="77777777" w:rsidR="00F40D9C" w:rsidRDefault="00F40D9C" w:rsidP="00F40D9C">
      <w:pPr>
        <w:rPr>
          <w:b/>
        </w:rPr>
      </w:pPr>
      <w:r>
        <w:rPr>
          <w:b/>
        </w:rPr>
        <w:br w:type="page"/>
      </w:r>
    </w:p>
    <w:p w14:paraId="69D46F72" w14:textId="208EFC77" w:rsidR="00F40D9C" w:rsidRDefault="00F40D9C" w:rsidP="00F40D9C">
      <w:pPr>
        <w:rPr>
          <w:b/>
        </w:rPr>
      </w:pPr>
      <w:r w:rsidRPr="001B7740">
        <w:rPr>
          <w:b/>
        </w:rPr>
        <w:lastRenderedPageBreak/>
        <w:t>Determining the Key Rate</w:t>
      </w:r>
    </w:p>
    <w:p w14:paraId="287836FA" w14:textId="77777777" w:rsidR="00F40D9C" w:rsidRPr="001B7740" w:rsidRDefault="00F40D9C" w:rsidP="00F40D9C">
      <w:pPr>
        <w:rPr>
          <w:b/>
        </w:rPr>
      </w:pPr>
    </w:p>
    <w:p w14:paraId="15C45969" w14:textId="77777777" w:rsidR="00F40D9C" w:rsidRDefault="00F40D9C" w:rsidP="00F40D9C">
      <w:r>
        <w:t>One common way in selecting the Key rate is to select the market rate whose regression would result with the highest R-square. Generally, R-square represent the variability explained by the independent variable. A high R-square value could indicate a higher ability of the independent variable to predict changes in the dependent variable.</w:t>
      </w:r>
    </w:p>
    <w:p w14:paraId="28A6C153" w14:textId="77777777" w:rsidR="00F40D9C" w:rsidRDefault="00F40D9C" w:rsidP="00F40D9C">
      <w:r>
        <w:t>A high R-square result does not necessary mean that the independent variable would be the most appropriate Key rate. A statistical support for selecting the key rate is important but a qualitative factor that account for the real business process is more appropriate, as the relationship is more stable.</w:t>
      </w:r>
    </w:p>
    <w:p w14:paraId="20535F20" w14:textId="77777777" w:rsidR="00F40D9C" w:rsidRDefault="00F40D9C" w:rsidP="00F40D9C">
      <w:r>
        <w:t>For example, if the bank’s rate decision specifically uses LIBOR rate to price its product, then even if there is another market rate that would produce a higher R-square, it might not be appropriate since it might not be able to predict future rate reliably. The observed correlation between the variables might be temporary high due to chance and not stable.</w:t>
      </w:r>
    </w:p>
    <w:p w14:paraId="39751D86" w14:textId="77777777" w:rsidR="00F40D9C" w:rsidRDefault="00F40D9C" w:rsidP="00F40D9C">
      <w:r>
        <w:t>In PROFITstar, user may use “</w:t>
      </w:r>
      <w:r w:rsidRPr="009624C0">
        <w:rPr>
          <w:b/>
        </w:rPr>
        <w:t>Auto Historical Calculation</w:t>
      </w:r>
      <w:r>
        <w:rPr>
          <w:b/>
        </w:rPr>
        <w:t xml:space="preserve">” </w:t>
      </w:r>
      <w:r>
        <w:t>method, such that it would allow the PROFITstar to automatically determine the beta as well as the key rate. PROFITstar would auto calculate and only allows the user to select the Months used to calculation the historical correlation</w:t>
      </w:r>
    </w:p>
    <w:p w14:paraId="5CFA81C8" w14:textId="5B70495C" w:rsidR="00F40D9C" w:rsidRDefault="00F40D9C" w:rsidP="00F40D9C">
      <w:r>
        <w:t>But if there is some sort of business process in pricing than it might be best to reflect and incorporate this relationship into the key rate tie specification.</w:t>
      </w:r>
    </w:p>
    <w:p w14:paraId="7DBB31C6" w14:textId="77777777" w:rsidR="00F40D9C" w:rsidRDefault="00F40D9C" w:rsidP="00F40D9C"/>
    <w:p w14:paraId="1151C946" w14:textId="3D5921EF" w:rsidR="00F40D9C" w:rsidRDefault="00F40D9C" w:rsidP="00F40D9C">
      <w:pPr>
        <w:rPr>
          <w:b/>
        </w:rPr>
      </w:pPr>
      <w:r w:rsidRPr="0076094F">
        <w:rPr>
          <w:b/>
        </w:rPr>
        <w:t>D</w:t>
      </w:r>
      <w:r>
        <w:rPr>
          <w:b/>
        </w:rPr>
        <w:t>ual Beta</w:t>
      </w:r>
    </w:p>
    <w:p w14:paraId="1F779E99" w14:textId="77777777" w:rsidR="00F40D9C" w:rsidRDefault="00F40D9C" w:rsidP="00F40D9C">
      <w:pPr>
        <w:rPr>
          <w:b/>
        </w:rPr>
      </w:pPr>
    </w:p>
    <w:p w14:paraId="09A34053" w14:textId="77777777" w:rsidR="00F40D9C" w:rsidRDefault="00F40D9C" w:rsidP="00F40D9C">
      <w:r>
        <w:t>Generally beta parameter is dependent to the interest rate environment. For a liability, the bank might be less incline to increase their expense in a rising rate environment and more likely to reduce it in a decreasing rate environment. A unique beta for each type of rate environment could improve accuracy of interest rate risk measurement in PROFITstar.</w:t>
      </w:r>
    </w:p>
    <w:p w14:paraId="56E764FA" w14:textId="77777777" w:rsidR="00F40D9C" w:rsidRDefault="00F40D9C" w:rsidP="00F40D9C">
      <w:r>
        <w:t>In order to allow the ability to account for Dual Beta, the user must select “</w:t>
      </w:r>
      <w:r w:rsidRPr="009624C0">
        <w:rPr>
          <w:b/>
        </w:rPr>
        <w:t>Manual Rate Tie</w:t>
      </w:r>
      <w:r>
        <w:t xml:space="preserve">” Method in the Key Rate Tie Setting. The user can </w:t>
      </w:r>
      <w:r w:rsidRPr="00506F42">
        <w:rPr>
          <w:i/>
        </w:rPr>
        <w:t>Insert New Scenario</w:t>
      </w:r>
      <w:r>
        <w:t xml:space="preserve"> and apply the unique Beta for each of the interest rate environment.</w:t>
      </w:r>
    </w:p>
    <w:p w14:paraId="0619A6D6" w14:textId="77777777" w:rsidR="00F40D9C" w:rsidRPr="00506F42" w:rsidRDefault="00F40D9C" w:rsidP="00F40D9C">
      <w:pPr>
        <w:jc w:val="center"/>
      </w:pPr>
      <w:r>
        <w:rPr>
          <w:noProof/>
          <w:lang w:eastAsia="en-US"/>
        </w:rPr>
        <w:drawing>
          <wp:inline distT="0" distB="0" distL="0" distR="0" wp14:anchorId="5F4AF0B9" wp14:editId="5901DE52">
            <wp:extent cx="3876675" cy="260104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0222" cy="2616843"/>
                    </a:xfrm>
                    <a:prstGeom prst="rect">
                      <a:avLst/>
                    </a:prstGeom>
                    <a:noFill/>
                    <a:ln>
                      <a:noFill/>
                    </a:ln>
                  </pic:spPr>
                </pic:pic>
              </a:graphicData>
            </a:graphic>
          </wp:inline>
        </w:drawing>
      </w:r>
    </w:p>
    <w:p w14:paraId="21221551" w14:textId="77777777" w:rsidR="00F40D9C" w:rsidRDefault="00F40D9C" w:rsidP="00F40D9C">
      <w:r>
        <w:t>To capture the different beta, we can conditionally capture the different rate behavior by conditioning the analysis to period reflecting the up and down rate environment. To help determine whether a period is an up or down rate environment, TRY has selected the Fed Fund Rate as the reference rate.</w:t>
      </w:r>
    </w:p>
    <w:p w14:paraId="33989965" w14:textId="77777777" w:rsidR="00F40D9C" w:rsidRDefault="00F40D9C" w:rsidP="00F40D9C">
      <w:r>
        <w:t>Fed Fund rate is an important driving rate of the U.S economy. Some of the reason to use this rate are</w:t>
      </w:r>
    </w:p>
    <w:p w14:paraId="004190C9" w14:textId="77777777" w:rsidR="00F40D9C" w:rsidRDefault="00F40D9C" w:rsidP="00F40D9C">
      <w:pPr>
        <w:pStyle w:val="ListParagraph"/>
        <w:numPr>
          <w:ilvl w:val="0"/>
          <w:numId w:val="45"/>
        </w:numPr>
        <w:spacing w:after="160" w:line="259" w:lineRule="auto"/>
        <w:ind w:right="0"/>
        <w:jc w:val="left"/>
      </w:pPr>
      <w:r>
        <w:lastRenderedPageBreak/>
        <w:t>Rate tend to be stable. Fundamentally, this is a rate that is determine by the FED with the long term strategic goal of the US economy in mind. Rate would not be fragmented or as volatile as other rate changes as this could provide bad signal to the market and affect market stability.</w:t>
      </w:r>
    </w:p>
    <w:p w14:paraId="6E5C215E" w14:textId="77777777" w:rsidR="00F40D9C" w:rsidRDefault="00F40D9C" w:rsidP="00F40D9C">
      <w:pPr>
        <w:pStyle w:val="ListParagraph"/>
        <w:numPr>
          <w:ilvl w:val="0"/>
          <w:numId w:val="45"/>
        </w:numPr>
        <w:spacing w:after="160" w:line="259" w:lineRule="auto"/>
        <w:ind w:right="0"/>
        <w:jc w:val="left"/>
      </w:pPr>
      <w:r>
        <w:t>Rate change tend to cluster and bordered around a common economic regime.</w:t>
      </w:r>
    </w:p>
    <w:p w14:paraId="5F7915C0" w14:textId="77777777" w:rsidR="00F40D9C" w:rsidRDefault="00F40D9C" w:rsidP="00F40D9C">
      <w:pPr>
        <w:pStyle w:val="ListParagraph"/>
        <w:numPr>
          <w:ilvl w:val="1"/>
          <w:numId w:val="45"/>
        </w:numPr>
        <w:spacing w:after="160" w:line="259" w:lineRule="auto"/>
        <w:ind w:right="0"/>
        <w:jc w:val="left"/>
      </w:pPr>
      <w:r>
        <w:t>There is long period of consecutive increase or decrease</w:t>
      </w:r>
    </w:p>
    <w:p w14:paraId="43443FB1" w14:textId="77777777" w:rsidR="00F40D9C" w:rsidRDefault="00F40D9C" w:rsidP="00F40D9C">
      <w:pPr>
        <w:pStyle w:val="ListParagraph"/>
        <w:numPr>
          <w:ilvl w:val="2"/>
          <w:numId w:val="45"/>
        </w:numPr>
        <w:spacing w:after="160" w:line="259" w:lineRule="auto"/>
        <w:ind w:right="0"/>
        <w:jc w:val="left"/>
      </w:pPr>
      <w:r w:rsidRPr="00BA5602">
        <w:rPr>
          <w:i/>
        </w:rPr>
        <w:t>Rate decrease</w:t>
      </w:r>
      <w:r>
        <w:t xml:space="preserve">: August 1 2019 to March 16 2020  </w:t>
      </w:r>
    </w:p>
    <w:p w14:paraId="2C4C3415" w14:textId="77777777" w:rsidR="00F40D9C" w:rsidRDefault="00F40D9C" w:rsidP="00F40D9C">
      <w:pPr>
        <w:pStyle w:val="ListParagraph"/>
        <w:numPr>
          <w:ilvl w:val="2"/>
          <w:numId w:val="45"/>
        </w:numPr>
        <w:spacing w:after="160" w:line="259" w:lineRule="auto"/>
        <w:ind w:right="0"/>
        <w:jc w:val="left"/>
      </w:pPr>
      <w:r w:rsidRPr="00BA5602">
        <w:rPr>
          <w:i/>
        </w:rPr>
        <w:t>Rate increase:</w:t>
      </w:r>
      <w:r>
        <w:t xml:space="preserve"> December 17 2015 to December 20 2018</w:t>
      </w:r>
    </w:p>
    <w:p w14:paraId="0276C7C0" w14:textId="77777777" w:rsidR="00F40D9C" w:rsidRDefault="00F40D9C" w:rsidP="00F40D9C">
      <w:pPr>
        <w:pStyle w:val="ListParagraph"/>
        <w:numPr>
          <w:ilvl w:val="1"/>
          <w:numId w:val="45"/>
        </w:numPr>
        <w:spacing w:after="160" w:line="259" w:lineRule="auto"/>
        <w:ind w:right="0"/>
        <w:jc w:val="left"/>
      </w:pPr>
      <w:r>
        <w:t xml:space="preserve">This type of clustering could mean there is a unique similarity </w:t>
      </w:r>
      <w:proofErr w:type="gramStart"/>
      <w:r>
        <w:t>between the time frame within the period</w:t>
      </w:r>
      <w:proofErr w:type="gramEnd"/>
      <w:r>
        <w:t xml:space="preserve">. Generally identifying a unique economic regime. </w:t>
      </w:r>
    </w:p>
    <w:p w14:paraId="04C55045" w14:textId="77777777" w:rsidR="00F40D9C" w:rsidRDefault="00F40D9C" w:rsidP="00F40D9C">
      <w:pPr>
        <w:pStyle w:val="ListParagraph"/>
        <w:ind w:left="1485"/>
      </w:pPr>
      <w:r w:rsidRPr="004E107D">
        <w:rPr>
          <w:i/>
        </w:rPr>
        <w:t>For example:</w:t>
      </w:r>
      <w:r>
        <w:t xml:space="preserve"> The period of Great Depression, Great Recession and Great Moderation are all unique period having their own unique economic structural changes policies and problems. </w:t>
      </w:r>
    </w:p>
    <w:p w14:paraId="21D9B41E" w14:textId="4CFF9A0A" w:rsidR="00F40D9C" w:rsidRPr="004C37F0" w:rsidRDefault="00F40D9C" w:rsidP="00F40D9C">
      <w:pPr>
        <w:pStyle w:val="ListParagraph"/>
        <w:ind w:left="1485"/>
      </w:pPr>
    </w:p>
    <w:p w14:paraId="37DFB28D" w14:textId="1D420F5C" w:rsidR="00F40D9C" w:rsidRPr="00E23464" w:rsidRDefault="00F40D9C" w:rsidP="00F40D9C">
      <w:pPr>
        <w:rPr>
          <w:strike/>
        </w:rPr>
      </w:pPr>
      <w:commentRangeStart w:id="138"/>
      <w:commentRangeStart w:id="139"/>
      <w:r w:rsidRPr="00E23464">
        <w:rPr>
          <w:strike/>
        </w:rPr>
        <w:t xml:space="preserve">Generally TRY </w:t>
      </w:r>
      <w:proofErr w:type="gramStart"/>
      <w:r w:rsidRPr="00E23464">
        <w:rPr>
          <w:strike/>
        </w:rPr>
        <w:t>evaluates  a</w:t>
      </w:r>
      <w:proofErr w:type="gramEnd"/>
      <w:r w:rsidRPr="00E23464">
        <w:rPr>
          <w:strike/>
        </w:rPr>
        <w:t xml:space="preserve"> 5 year time period for beta analysis, the period of analysis for 2020 coincidentally fall into the 2 segment period: 2015 -2018 and 2019 -2020. There could be incident where there could be more than 2 segment periods. The user should</w:t>
      </w:r>
      <w:r w:rsidR="00E13B3F" w:rsidRPr="00E23464">
        <w:rPr>
          <w:strike/>
        </w:rPr>
        <w:t xml:space="preserve"> be</w:t>
      </w:r>
      <w:r w:rsidRPr="00E23464">
        <w:rPr>
          <w:strike/>
        </w:rPr>
        <w:t xml:space="preserve"> in his/her best ability to control for any of the unique attribute associate with the period of evaluation. </w:t>
      </w:r>
    </w:p>
    <w:p w14:paraId="1BD198ED" w14:textId="6004E081" w:rsidR="00F40D9C" w:rsidRPr="00E23464" w:rsidRDefault="00F40D9C" w:rsidP="00F40D9C">
      <w:pPr>
        <w:rPr>
          <w:b/>
          <w:strike/>
        </w:rPr>
      </w:pPr>
      <w:r w:rsidRPr="00E23464">
        <w:rPr>
          <w:strike/>
        </w:rPr>
        <w:t>For example, if the dual beta analysis was conducted for 2019, there would not be sufficient data point to analyze the down beta. The user might require to expand the time period such that it would include sufficient period of rate decrease to help obtain an estimate. Once the estimate is obtained</w:t>
      </w:r>
      <w:r w:rsidR="00E13B3F" w:rsidRPr="00E23464">
        <w:rPr>
          <w:strike/>
        </w:rPr>
        <w:t>,</w:t>
      </w:r>
      <w:r w:rsidRPr="00E23464">
        <w:rPr>
          <w:strike/>
        </w:rPr>
        <w:t xml:space="preserve"> determine if it is possible to apply any qualitative adjustments, as the period might include behavior that is staled and no longer applicable to the future.</w:t>
      </w:r>
      <w:commentRangeEnd w:id="138"/>
      <w:r w:rsidR="00E13B3F" w:rsidRPr="00E23464">
        <w:rPr>
          <w:rStyle w:val="CommentReference"/>
          <w:rFonts w:ascii="Calibri" w:hAnsi="Calibri"/>
          <w:strike/>
        </w:rPr>
        <w:commentReference w:id="138"/>
      </w:r>
      <w:commentRangeEnd w:id="139"/>
      <w:r w:rsidR="005B0268">
        <w:rPr>
          <w:rStyle w:val="CommentReference"/>
          <w:rFonts w:ascii="Calibri" w:hAnsi="Calibri"/>
        </w:rPr>
        <w:commentReference w:id="139"/>
      </w:r>
    </w:p>
    <w:p w14:paraId="36258EC7" w14:textId="77777777" w:rsidR="00722591" w:rsidRDefault="00722591" w:rsidP="00F40D9C">
      <w:pPr>
        <w:rPr>
          <w:b/>
        </w:rPr>
      </w:pPr>
    </w:p>
    <w:p w14:paraId="52E47D6F" w14:textId="5379149A" w:rsidR="00F40D9C" w:rsidRDefault="00F40D9C" w:rsidP="00F40D9C">
      <w:pPr>
        <w:rPr>
          <w:b/>
        </w:rPr>
      </w:pPr>
      <w:r>
        <w:rPr>
          <w:b/>
        </w:rPr>
        <w:t>D</w:t>
      </w:r>
      <w:r w:rsidRPr="0076094F">
        <w:rPr>
          <w:b/>
        </w:rPr>
        <w:t>ata</w:t>
      </w:r>
    </w:p>
    <w:p w14:paraId="67183800" w14:textId="77777777" w:rsidR="005B0268" w:rsidRDefault="005B0268" w:rsidP="00F40D9C">
      <w:pPr>
        <w:rPr>
          <w:b/>
        </w:rPr>
      </w:pPr>
    </w:p>
    <w:p w14:paraId="22ACF427" w14:textId="77777777" w:rsidR="00F40D9C" w:rsidRPr="0076094F" w:rsidRDefault="00F40D9C" w:rsidP="00F40D9C">
      <w:r w:rsidRPr="0076094F">
        <w:t xml:space="preserve">TRY </w:t>
      </w:r>
      <w:r>
        <w:t xml:space="preserve">uses the data in PROFITstar to calculate the beta parameter. </w:t>
      </w:r>
    </w:p>
    <w:p w14:paraId="601F3410" w14:textId="77777777" w:rsidR="00F40D9C" w:rsidRPr="0076094F" w:rsidRDefault="00F40D9C" w:rsidP="00F40D9C">
      <w:pPr>
        <w:pStyle w:val="ListParagraph"/>
        <w:numPr>
          <w:ilvl w:val="0"/>
          <w:numId w:val="43"/>
        </w:numPr>
        <w:spacing w:after="160" w:line="259" w:lineRule="auto"/>
        <w:ind w:right="0"/>
        <w:jc w:val="left"/>
        <w:rPr>
          <w:i/>
        </w:rPr>
      </w:pPr>
      <w:r>
        <w:rPr>
          <w:i/>
        </w:rPr>
        <w:t xml:space="preserve">Offering Rate: </w:t>
      </w:r>
      <w:r>
        <w:t xml:space="preserve"> Monthly FLU’s rate survey manually enter into PROFITstar</w:t>
      </w:r>
    </w:p>
    <w:p w14:paraId="281D36FC" w14:textId="77777777" w:rsidR="00F40D9C" w:rsidRPr="00E123B2" w:rsidRDefault="00F40D9C" w:rsidP="00F40D9C">
      <w:pPr>
        <w:pStyle w:val="ListParagraph"/>
        <w:numPr>
          <w:ilvl w:val="0"/>
          <w:numId w:val="43"/>
        </w:numPr>
        <w:spacing w:after="160" w:line="259" w:lineRule="auto"/>
        <w:ind w:right="0"/>
        <w:jc w:val="left"/>
        <w:rPr>
          <w:i/>
        </w:rPr>
      </w:pPr>
      <w:r>
        <w:rPr>
          <w:i/>
        </w:rPr>
        <w:t xml:space="preserve">Key Rate: </w:t>
      </w:r>
      <w:r>
        <w:t xml:space="preserve">Monthly market rate imported into PROFITstar from external sources such as but limiting to PROFITstar, Bloomberg. </w:t>
      </w:r>
      <w:proofErr w:type="spellStart"/>
      <w:r>
        <w:t>Etc</w:t>
      </w:r>
      <w:proofErr w:type="spellEnd"/>
    </w:p>
    <w:p w14:paraId="03D32DFA" w14:textId="0A946D35" w:rsidR="00F40D9C" w:rsidRDefault="00F40D9C" w:rsidP="00F40D9C">
      <w:pPr>
        <w:rPr>
          <w:b/>
        </w:rPr>
      </w:pPr>
      <w:r>
        <w:rPr>
          <w:b/>
        </w:rPr>
        <w:t xml:space="preserve">Selecting Historical Time Period </w:t>
      </w:r>
    </w:p>
    <w:p w14:paraId="7B2E2E4B" w14:textId="77777777" w:rsidR="00F40D9C" w:rsidRDefault="00F40D9C" w:rsidP="00F40D9C">
      <w:pPr>
        <w:rPr>
          <w:b/>
        </w:rPr>
      </w:pPr>
    </w:p>
    <w:p w14:paraId="57978DC9" w14:textId="77777777" w:rsidR="00F40D9C" w:rsidRDefault="00F40D9C" w:rsidP="00F40D9C">
      <w:r>
        <w:t xml:space="preserve">There is a </w:t>
      </w:r>
      <w:proofErr w:type="spellStart"/>
      <w:r>
        <w:t>trade off</w:t>
      </w:r>
      <w:proofErr w:type="spellEnd"/>
      <w:r>
        <w:t xml:space="preserve"> between using a longer range of time periods to a shorter one. Longer range could contain period that exhibit different regime, which has uniquely different economic dynamics or rate setting behavior. As time period is extended it could introduce new factors that inherently change the dynamic of the process we are trying to evaluate.  Although a shorter period would best reflect the recent business behavior</w:t>
      </w:r>
      <w:proofErr w:type="gramStart"/>
      <w:r>
        <w:t>,  a</w:t>
      </w:r>
      <w:proofErr w:type="gramEnd"/>
      <w:r>
        <w:t xml:space="preserve"> shorter period might not have sufficient data point to help derive a reliable estimate.</w:t>
      </w:r>
    </w:p>
    <w:p w14:paraId="6C273A2C" w14:textId="77777777" w:rsidR="00F40D9C" w:rsidRDefault="00F40D9C" w:rsidP="00F40D9C"/>
    <w:p w14:paraId="37EFA83D" w14:textId="7962C931" w:rsidR="00F40D9C" w:rsidRDefault="00F40D9C" w:rsidP="00F40D9C">
      <w:commentRangeStart w:id="140"/>
      <w:commentRangeStart w:id="141"/>
      <w:r>
        <w:t>User should select time period that sufficiently captures the behavior of interest and still be able to generate a</w:t>
      </w:r>
      <w:r w:rsidR="002F690D">
        <w:t>n</w:t>
      </w:r>
      <w:r>
        <w:t xml:space="preserve"> estimate for beta. (See example in Dual Beta.)</w:t>
      </w:r>
    </w:p>
    <w:commentRangeEnd w:id="140"/>
    <w:p w14:paraId="5DCD5E34" w14:textId="77777777" w:rsidR="00E13B3F" w:rsidRDefault="00E13B3F" w:rsidP="00F40D9C">
      <w:pPr>
        <w:rPr>
          <w:b/>
        </w:rPr>
      </w:pPr>
      <w:r>
        <w:rPr>
          <w:rStyle w:val="CommentReference"/>
          <w:rFonts w:ascii="Calibri" w:hAnsi="Calibri"/>
        </w:rPr>
        <w:commentReference w:id="140"/>
      </w:r>
      <w:commentRangeEnd w:id="141"/>
      <w:r w:rsidR="00AC3FED">
        <w:rPr>
          <w:rStyle w:val="CommentReference"/>
          <w:rFonts w:ascii="Calibri" w:hAnsi="Calibri"/>
        </w:rPr>
        <w:commentReference w:id="141"/>
      </w:r>
    </w:p>
    <w:p w14:paraId="0016088D" w14:textId="006080F4" w:rsidR="00F40D9C" w:rsidRDefault="00F40D9C" w:rsidP="00F40D9C">
      <w:pPr>
        <w:rPr>
          <w:b/>
        </w:rPr>
      </w:pPr>
      <w:r>
        <w:rPr>
          <w:b/>
        </w:rPr>
        <w:t>R-square</w:t>
      </w:r>
    </w:p>
    <w:p w14:paraId="113FAFBD" w14:textId="77777777" w:rsidR="005B0268" w:rsidRDefault="005B0268" w:rsidP="00F40D9C">
      <w:pPr>
        <w:rPr>
          <w:b/>
        </w:rPr>
      </w:pPr>
    </w:p>
    <w:p w14:paraId="6852BB46" w14:textId="77777777" w:rsidR="00F40D9C" w:rsidRDefault="00F40D9C" w:rsidP="00F40D9C">
      <w:r>
        <w:t>As described in the selecting key rate section, a high R-square does not necessarily mean the specified relationship is the best and most appropriate one. R-square can be low due to lack of sensitivity that is either related to the time period of evaluation or due to the very nature of the account</w:t>
      </w:r>
    </w:p>
    <w:p w14:paraId="48E75328" w14:textId="77777777" w:rsidR="00F40D9C" w:rsidRDefault="00F40D9C" w:rsidP="00F40D9C">
      <w:pPr>
        <w:pStyle w:val="ListParagraph"/>
        <w:numPr>
          <w:ilvl w:val="0"/>
          <w:numId w:val="46"/>
        </w:numPr>
        <w:spacing w:after="160" w:line="259" w:lineRule="auto"/>
        <w:ind w:right="0"/>
        <w:jc w:val="left"/>
      </w:pPr>
      <w:r>
        <w:lastRenderedPageBreak/>
        <w:t>Low sensitivity could be a simple by product of a low or flat interest rate environment</w:t>
      </w:r>
    </w:p>
    <w:p w14:paraId="0E4519FB" w14:textId="70606B40" w:rsidR="00414699" w:rsidRPr="00237B30" w:rsidRDefault="00F40D9C" w:rsidP="00237B30">
      <w:pPr>
        <w:pStyle w:val="ListParagraph"/>
        <w:numPr>
          <w:ilvl w:val="0"/>
          <w:numId w:val="46"/>
        </w:numPr>
        <w:spacing w:after="160" w:line="259" w:lineRule="auto"/>
        <w:ind w:right="0"/>
        <w:jc w:val="left"/>
        <w:rPr>
          <w:rFonts w:eastAsia="Arial Unicode MS"/>
          <w:kern w:val="28"/>
          <w:sz w:val="28"/>
          <w:szCs w:val="28"/>
        </w:rPr>
      </w:pPr>
      <w:r>
        <w:t>Low sensitivity could also be due to the nature of the product.</w:t>
      </w:r>
    </w:p>
    <w:p w14:paraId="291B5281" w14:textId="5FE456CA" w:rsidR="00A27C70" w:rsidRPr="00C53B0B" w:rsidRDefault="00A27C70" w:rsidP="00A27C70">
      <w:pPr>
        <w:pStyle w:val="AppendixHeading"/>
        <w:rPr>
          <w:rFonts w:eastAsia="Arial Unicode MS"/>
          <w:kern w:val="28"/>
          <w:sz w:val="28"/>
          <w:szCs w:val="28"/>
        </w:rPr>
      </w:pPr>
      <w:r>
        <w:t>Example on key NII and EVE calculation components</w:t>
      </w:r>
      <w:bookmarkEnd w:id="107"/>
      <w:bookmarkEnd w:id="108"/>
    </w:p>
    <w:p w14:paraId="3389A1EE" w14:textId="2AB745DD" w:rsidR="00F8725A" w:rsidRDefault="00F8725A" w:rsidP="00F8725A">
      <w:r>
        <w:t>General PROFITstar</w:t>
      </w:r>
      <w:proofErr w:type="gramStart"/>
      <w:r>
        <w:t>®  Process</w:t>
      </w:r>
      <w:proofErr w:type="gramEnd"/>
    </w:p>
    <w:p w14:paraId="54000B85" w14:textId="77777777" w:rsidR="00EF075E" w:rsidRDefault="00EF075E" w:rsidP="00F8725A"/>
    <w:p w14:paraId="4215E3EE" w14:textId="1C3DEE3B" w:rsidR="00F8725A" w:rsidRDefault="00F8725A" w:rsidP="00F8725A">
      <w:pPr>
        <w:rPr>
          <w:b/>
        </w:rPr>
      </w:pPr>
      <w:r w:rsidRPr="00BC6EB3">
        <w:rPr>
          <w:b/>
        </w:rPr>
        <w:t>Example:</w:t>
      </w:r>
    </w:p>
    <w:p w14:paraId="0EE920FB" w14:textId="77777777" w:rsidR="00EF075E" w:rsidRPr="00BC6EB3" w:rsidRDefault="00EF075E" w:rsidP="00F8725A">
      <w:pPr>
        <w:rPr>
          <w:b/>
        </w:rPr>
      </w:pPr>
    </w:p>
    <w:p w14:paraId="5CD5EB57" w14:textId="77777777" w:rsidR="00F8725A" w:rsidRDefault="00F8725A" w:rsidP="00F8725A">
      <w:r>
        <w:t xml:space="preserve">   We use a simple example of CD to illustrate the key NII and EVE calculation components. The illustration also provide a rough understanding of the general NII and EVE calculation framework. Please note PROFITstar® is a vendor model, the calculation does not exactly reflect the actual calculation behind this black box model, but help approximate and provide user a rough understanding of the calculation process.</w:t>
      </w:r>
    </w:p>
    <w:p w14:paraId="15B24632" w14:textId="4126EF98" w:rsidR="00F8725A" w:rsidRDefault="00F8725A" w:rsidP="00F8725A">
      <w:r>
        <w:t>From Raw data into PROFITstar®</w:t>
      </w:r>
    </w:p>
    <w:p w14:paraId="0DC26EF7" w14:textId="77777777" w:rsidR="00CF7842" w:rsidRDefault="00CF7842" w:rsidP="00F8725A"/>
    <w:tbl>
      <w:tblPr>
        <w:tblW w:w="9580" w:type="dxa"/>
        <w:tblLook w:val="04A0" w:firstRow="1" w:lastRow="0" w:firstColumn="1" w:lastColumn="0" w:noHBand="0" w:noVBand="1"/>
      </w:tblPr>
      <w:tblGrid>
        <w:gridCol w:w="1170"/>
        <w:gridCol w:w="990"/>
        <w:gridCol w:w="2560"/>
        <w:gridCol w:w="320"/>
        <w:gridCol w:w="2360"/>
        <w:gridCol w:w="2180"/>
      </w:tblGrid>
      <w:tr w:rsidR="00F8725A" w:rsidRPr="006B3547" w14:paraId="4EC16C48" w14:textId="77777777" w:rsidTr="00EF075E">
        <w:trPr>
          <w:trHeight w:val="375"/>
        </w:trPr>
        <w:tc>
          <w:tcPr>
            <w:tcW w:w="1170" w:type="dxa"/>
            <w:tcBorders>
              <w:top w:val="nil"/>
              <w:left w:val="nil"/>
              <w:bottom w:val="single" w:sz="4" w:space="0" w:color="auto"/>
              <w:right w:val="nil"/>
            </w:tcBorders>
            <w:shd w:val="clear" w:color="000000" w:fill="D9E1F2"/>
            <w:noWrap/>
            <w:vAlign w:val="bottom"/>
            <w:hideMark/>
          </w:tcPr>
          <w:p w14:paraId="733B9A9E" w14:textId="77777777" w:rsidR="00F8725A" w:rsidRPr="006B3547" w:rsidRDefault="00F8725A" w:rsidP="00EF075E">
            <w:pPr>
              <w:rPr>
                <w:rFonts w:ascii="Arial Black" w:hAnsi="Arial Black"/>
                <w:b/>
                <w:bCs/>
                <w:color w:val="000000"/>
              </w:rPr>
            </w:pPr>
            <w:r w:rsidRPr="006B3547">
              <w:rPr>
                <w:rFonts w:ascii="Arial Black" w:hAnsi="Arial Black"/>
                <w:b/>
                <w:bCs/>
                <w:color w:val="000000"/>
              </w:rPr>
              <w:t>TB Line</w:t>
            </w:r>
          </w:p>
        </w:tc>
        <w:tc>
          <w:tcPr>
            <w:tcW w:w="990" w:type="dxa"/>
            <w:tcBorders>
              <w:top w:val="nil"/>
              <w:left w:val="nil"/>
              <w:bottom w:val="single" w:sz="4" w:space="0" w:color="auto"/>
              <w:right w:val="nil"/>
            </w:tcBorders>
            <w:shd w:val="clear" w:color="000000" w:fill="FFFFFF"/>
            <w:noWrap/>
            <w:vAlign w:val="bottom"/>
            <w:hideMark/>
          </w:tcPr>
          <w:p w14:paraId="50A790EA" w14:textId="77777777" w:rsidR="00F8725A" w:rsidRPr="006B3547" w:rsidRDefault="00F8725A" w:rsidP="00EF075E">
            <w:pPr>
              <w:jc w:val="right"/>
              <w:rPr>
                <w:rFonts w:ascii="Arial Black" w:hAnsi="Arial Black"/>
                <w:b/>
                <w:bCs/>
                <w:color w:val="000000"/>
              </w:rPr>
            </w:pPr>
            <w:r w:rsidRPr="006B3547">
              <w:rPr>
                <w:rFonts w:ascii="Arial Black" w:hAnsi="Arial Black"/>
                <w:b/>
                <w:bCs/>
                <w:color w:val="000000"/>
              </w:rPr>
              <w:t>4390</w:t>
            </w:r>
          </w:p>
        </w:tc>
        <w:tc>
          <w:tcPr>
            <w:tcW w:w="2560" w:type="dxa"/>
            <w:tcBorders>
              <w:top w:val="nil"/>
              <w:left w:val="nil"/>
              <w:bottom w:val="nil"/>
              <w:right w:val="nil"/>
            </w:tcBorders>
            <w:shd w:val="clear" w:color="auto" w:fill="auto"/>
            <w:noWrap/>
            <w:vAlign w:val="bottom"/>
            <w:hideMark/>
          </w:tcPr>
          <w:p w14:paraId="476F420A" w14:textId="77777777" w:rsidR="00F8725A" w:rsidRPr="006B3547" w:rsidRDefault="00F8725A" w:rsidP="00EF075E">
            <w:pPr>
              <w:jc w:val="right"/>
              <w:rPr>
                <w:rFonts w:ascii="Arial Black" w:hAnsi="Arial Black"/>
                <w:b/>
                <w:bCs/>
                <w:color w:val="000000"/>
              </w:rPr>
            </w:pPr>
          </w:p>
        </w:tc>
        <w:tc>
          <w:tcPr>
            <w:tcW w:w="320" w:type="dxa"/>
            <w:tcBorders>
              <w:top w:val="nil"/>
              <w:left w:val="nil"/>
              <w:bottom w:val="nil"/>
              <w:right w:val="nil"/>
            </w:tcBorders>
            <w:shd w:val="clear" w:color="auto" w:fill="auto"/>
            <w:noWrap/>
            <w:vAlign w:val="bottom"/>
            <w:hideMark/>
          </w:tcPr>
          <w:p w14:paraId="12455C17" w14:textId="77777777" w:rsidR="00F8725A" w:rsidRPr="006B3547" w:rsidRDefault="00F8725A" w:rsidP="00EF075E">
            <w:pPr>
              <w:rPr>
                <w:rFonts w:ascii="Times New Roman" w:hAnsi="Times New Roman"/>
                <w:sz w:val="20"/>
                <w:szCs w:val="20"/>
              </w:rPr>
            </w:pPr>
          </w:p>
        </w:tc>
        <w:tc>
          <w:tcPr>
            <w:tcW w:w="2360" w:type="dxa"/>
            <w:tcBorders>
              <w:top w:val="nil"/>
              <w:left w:val="nil"/>
              <w:bottom w:val="single" w:sz="4" w:space="0" w:color="auto"/>
              <w:right w:val="nil"/>
            </w:tcBorders>
            <w:shd w:val="clear" w:color="000000" w:fill="D9E1F2"/>
            <w:noWrap/>
            <w:vAlign w:val="bottom"/>
            <w:hideMark/>
          </w:tcPr>
          <w:p w14:paraId="09EAABC3" w14:textId="77777777" w:rsidR="00F8725A" w:rsidRPr="006B3547" w:rsidRDefault="00F8725A" w:rsidP="00EF075E">
            <w:pPr>
              <w:rPr>
                <w:rFonts w:ascii="Arial Black" w:hAnsi="Arial Black"/>
                <w:b/>
                <w:bCs/>
                <w:color w:val="000000"/>
              </w:rPr>
            </w:pPr>
            <w:r w:rsidRPr="006B3547">
              <w:rPr>
                <w:rFonts w:ascii="Arial Black" w:hAnsi="Arial Black"/>
                <w:b/>
                <w:bCs/>
                <w:color w:val="000000"/>
              </w:rPr>
              <w:t>Product Type</w:t>
            </w:r>
          </w:p>
        </w:tc>
        <w:tc>
          <w:tcPr>
            <w:tcW w:w="2180" w:type="dxa"/>
            <w:tcBorders>
              <w:top w:val="nil"/>
              <w:left w:val="nil"/>
              <w:bottom w:val="single" w:sz="4" w:space="0" w:color="auto"/>
              <w:right w:val="nil"/>
            </w:tcBorders>
            <w:shd w:val="clear" w:color="000000" w:fill="FFFFFF"/>
            <w:noWrap/>
            <w:vAlign w:val="bottom"/>
            <w:hideMark/>
          </w:tcPr>
          <w:p w14:paraId="0ACBFD4F" w14:textId="77777777" w:rsidR="00F8725A" w:rsidRPr="006B3547" w:rsidRDefault="00F8725A" w:rsidP="00EF075E">
            <w:pPr>
              <w:rPr>
                <w:rFonts w:ascii="Arial Black" w:hAnsi="Arial Black"/>
                <w:b/>
                <w:bCs/>
                <w:color w:val="000000"/>
              </w:rPr>
            </w:pPr>
            <w:r w:rsidRPr="006B3547">
              <w:rPr>
                <w:rFonts w:ascii="Arial Black" w:hAnsi="Arial Black"/>
                <w:b/>
                <w:bCs/>
                <w:color w:val="000000"/>
              </w:rPr>
              <w:t>CD issuance</w:t>
            </w:r>
          </w:p>
        </w:tc>
      </w:tr>
    </w:tbl>
    <w:p w14:paraId="6D63E2EA" w14:textId="77777777" w:rsidR="00F8725A" w:rsidRDefault="00F8725A" w:rsidP="00F8725A"/>
    <w:tbl>
      <w:tblPr>
        <w:tblW w:w="10160" w:type="dxa"/>
        <w:tblLook w:val="04A0" w:firstRow="1" w:lastRow="0" w:firstColumn="1" w:lastColumn="0" w:noHBand="0" w:noVBand="1"/>
      </w:tblPr>
      <w:tblGrid>
        <w:gridCol w:w="2160"/>
        <w:gridCol w:w="740"/>
        <w:gridCol w:w="970"/>
        <w:gridCol w:w="1550"/>
        <w:gridCol w:w="70"/>
        <w:gridCol w:w="2070"/>
        <w:gridCol w:w="300"/>
        <w:gridCol w:w="266"/>
        <w:gridCol w:w="1504"/>
        <w:gridCol w:w="530"/>
      </w:tblGrid>
      <w:tr w:rsidR="00F8725A" w:rsidRPr="006B3547" w14:paraId="5AD835B0" w14:textId="77777777" w:rsidTr="00EF075E">
        <w:trPr>
          <w:trHeight w:val="375"/>
        </w:trPr>
        <w:tc>
          <w:tcPr>
            <w:tcW w:w="2900" w:type="dxa"/>
            <w:gridSpan w:val="2"/>
            <w:tcBorders>
              <w:top w:val="nil"/>
              <w:left w:val="nil"/>
              <w:bottom w:val="single" w:sz="4" w:space="0" w:color="auto"/>
              <w:right w:val="nil"/>
            </w:tcBorders>
            <w:shd w:val="clear" w:color="000000" w:fill="D9E1F2"/>
            <w:noWrap/>
            <w:vAlign w:val="bottom"/>
            <w:hideMark/>
          </w:tcPr>
          <w:p w14:paraId="2C052644" w14:textId="77777777" w:rsidR="00F8725A" w:rsidRPr="006B3547" w:rsidRDefault="00F8725A" w:rsidP="00EF075E">
            <w:pPr>
              <w:rPr>
                <w:rFonts w:ascii="Arial Black" w:hAnsi="Arial Black"/>
                <w:b/>
                <w:bCs/>
                <w:color w:val="000000"/>
              </w:rPr>
            </w:pPr>
            <w:r w:rsidRPr="006B3547">
              <w:rPr>
                <w:rFonts w:ascii="Arial Black" w:hAnsi="Arial Black"/>
                <w:b/>
                <w:bCs/>
                <w:color w:val="000000"/>
              </w:rPr>
              <w:t>Data Source</w:t>
            </w:r>
          </w:p>
        </w:tc>
        <w:tc>
          <w:tcPr>
            <w:tcW w:w="2520" w:type="dxa"/>
            <w:gridSpan w:val="2"/>
            <w:tcBorders>
              <w:top w:val="nil"/>
              <w:left w:val="nil"/>
              <w:bottom w:val="single" w:sz="4" w:space="0" w:color="auto"/>
              <w:right w:val="nil"/>
            </w:tcBorders>
            <w:shd w:val="clear" w:color="auto" w:fill="auto"/>
            <w:noWrap/>
            <w:vAlign w:val="bottom"/>
            <w:hideMark/>
          </w:tcPr>
          <w:p w14:paraId="5C99D0E6" w14:textId="77777777" w:rsidR="00F8725A" w:rsidRPr="006B3547" w:rsidRDefault="00F8725A" w:rsidP="00EF075E">
            <w:pPr>
              <w:rPr>
                <w:rFonts w:ascii="Calibri" w:hAnsi="Calibri"/>
                <w:color w:val="000000"/>
              </w:rPr>
            </w:pPr>
            <w:r w:rsidRPr="006B3547">
              <w:rPr>
                <w:rFonts w:ascii="Calibri" w:hAnsi="Calibri"/>
                <w:color w:val="000000"/>
              </w:rPr>
              <w:t> </w:t>
            </w:r>
          </w:p>
        </w:tc>
        <w:tc>
          <w:tcPr>
            <w:tcW w:w="2440" w:type="dxa"/>
            <w:gridSpan w:val="3"/>
            <w:tcBorders>
              <w:top w:val="nil"/>
              <w:left w:val="nil"/>
              <w:bottom w:val="single" w:sz="4" w:space="0" w:color="auto"/>
              <w:right w:val="nil"/>
            </w:tcBorders>
            <w:shd w:val="clear" w:color="auto" w:fill="auto"/>
            <w:noWrap/>
            <w:vAlign w:val="bottom"/>
            <w:hideMark/>
          </w:tcPr>
          <w:p w14:paraId="13EFEB5D" w14:textId="77777777" w:rsidR="00F8725A" w:rsidRPr="006B3547" w:rsidRDefault="00F8725A" w:rsidP="00EF075E">
            <w:pPr>
              <w:rPr>
                <w:rFonts w:ascii="Calibri" w:hAnsi="Calibri"/>
                <w:color w:val="000000"/>
              </w:rPr>
            </w:pPr>
            <w:r w:rsidRPr="006B3547">
              <w:rPr>
                <w:rFonts w:ascii="Calibri" w:hAnsi="Calibri"/>
                <w:color w:val="000000"/>
              </w:rPr>
              <w:t> </w:t>
            </w:r>
          </w:p>
        </w:tc>
        <w:tc>
          <w:tcPr>
            <w:tcW w:w="266" w:type="dxa"/>
            <w:tcBorders>
              <w:top w:val="nil"/>
              <w:left w:val="nil"/>
              <w:bottom w:val="single" w:sz="4" w:space="0" w:color="auto"/>
              <w:right w:val="nil"/>
            </w:tcBorders>
            <w:shd w:val="clear" w:color="auto" w:fill="auto"/>
            <w:noWrap/>
            <w:vAlign w:val="bottom"/>
            <w:hideMark/>
          </w:tcPr>
          <w:p w14:paraId="76250029" w14:textId="77777777" w:rsidR="00F8725A" w:rsidRPr="006B3547" w:rsidRDefault="00F8725A" w:rsidP="00EF075E">
            <w:pPr>
              <w:rPr>
                <w:rFonts w:ascii="Calibri" w:hAnsi="Calibri"/>
                <w:color w:val="000000"/>
              </w:rPr>
            </w:pPr>
            <w:r w:rsidRPr="006B3547">
              <w:rPr>
                <w:rFonts w:ascii="Calibri" w:hAnsi="Calibri"/>
                <w:color w:val="000000"/>
              </w:rPr>
              <w:t> </w:t>
            </w:r>
          </w:p>
        </w:tc>
        <w:tc>
          <w:tcPr>
            <w:tcW w:w="2034" w:type="dxa"/>
            <w:gridSpan w:val="2"/>
            <w:tcBorders>
              <w:top w:val="nil"/>
              <w:left w:val="nil"/>
              <w:bottom w:val="single" w:sz="4" w:space="0" w:color="auto"/>
              <w:right w:val="nil"/>
            </w:tcBorders>
            <w:shd w:val="clear" w:color="auto" w:fill="auto"/>
            <w:noWrap/>
            <w:vAlign w:val="bottom"/>
            <w:hideMark/>
          </w:tcPr>
          <w:p w14:paraId="048419A3" w14:textId="77777777" w:rsidR="00F8725A" w:rsidRPr="006B3547" w:rsidRDefault="00F8725A" w:rsidP="00EF075E">
            <w:pPr>
              <w:rPr>
                <w:rFonts w:ascii="Calibri" w:hAnsi="Calibri"/>
                <w:color w:val="000000"/>
              </w:rPr>
            </w:pPr>
            <w:r w:rsidRPr="006B3547">
              <w:rPr>
                <w:rFonts w:ascii="Calibri" w:hAnsi="Calibri"/>
                <w:color w:val="000000"/>
              </w:rPr>
              <w:t> </w:t>
            </w:r>
          </w:p>
        </w:tc>
      </w:tr>
      <w:tr w:rsidR="00F8725A" w:rsidRPr="006B3547" w14:paraId="278516AF" w14:textId="77777777" w:rsidTr="00EF075E">
        <w:trPr>
          <w:trHeight w:val="375"/>
        </w:trPr>
        <w:tc>
          <w:tcPr>
            <w:tcW w:w="2900" w:type="dxa"/>
            <w:gridSpan w:val="2"/>
            <w:tcBorders>
              <w:top w:val="nil"/>
              <w:left w:val="nil"/>
              <w:bottom w:val="nil"/>
              <w:right w:val="nil"/>
            </w:tcBorders>
            <w:shd w:val="clear" w:color="000000" w:fill="FFFFFF"/>
            <w:noWrap/>
            <w:vAlign w:val="bottom"/>
            <w:hideMark/>
          </w:tcPr>
          <w:p w14:paraId="339098F9" w14:textId="77777777" w:rsidR="00F8725A" w:rsidRPr="006B3547" w:rsidRDefault="00F8725A" w:rsidP="00EF075E">
            <w:pPr>
              <w:rPr>
                <w:rFonts w:ascii="Arial Black" w:hAnsi="Arial Black"/>
                <w:b/>
                <w:bCs/>
                <w:color w:val="000000"/>
              </w:rPr>
            </w:pPr>
            <w:r w:rsidRPr="006B3547">
              <w:rPr>
                <w:rFonts w:ascii="Arial Black" w:hAnsi="Arial Black"/>
                <w:b/>
                <w:bCs/>
                <w:color w:val="000000"/>
              </w:rPr>
              <w:t> </w:t>
            </w:r>
          </w:p>
        </w:tc>
        <w:tc>
          <w:tcPr>
            <w:tcW w:w="2520" w:type="dxa"/>
            <w:gridSpan w:val="2"/>
            <w:tcBorders>
              <w:top w:val="nil"/>
              <w:left w:val="nil"/>
              <w:bottom w:val="nil"/>
              <w:right w:val="nil"/>
            </w:tcBorders>
            <w:shd w:val="clear" w:color="auto" w:fill="auto"/>
            <w:noWrap/>
            <w:vAlign w:val="bottom"/>
            <w:hideMark/>
          </w:tcPr>
          <w:p w14:paraId="4D4961D9" w14:textId="77777777" w:rsidR="00F8725A" w:rsidRPr="006B3547" w:rsidRDefault="00F8725A" w:rsidP="00EF075E">
            <w:pPr>
              <w:rPr>
                <w:rFonts w:ascii="Arial Black" w:hAnsi="Arial Black"/>
                <w:b/>
                <w:bCs/>
                <w:color w:val="000000"/>
              </w:rPr>
            </w:pPr>
          </w:p>
        </w:tc>
        <w:tc>
          <w:tcPr>
            <w:tcW w:w="2440" w:type="dxa"/>
            <w:gridSpan w:val="3"/>
            <w:tcBorders>
              <w:top w:val="nil"/>
              <w:left w:val="nil"/>
              <w:bottom w:val="nil"/>
              <w:right w:val="nil"/>
            </w:tcBorders>
            <w:shd w:val="clear" w:color="auto" w:fill="auto"/>
            <w:noWrap/>
            <w:vAlign w:val="bottom"/>
            <w:hideMark/>
          </w:tcPr>
          <w:p w14:paraId="133B900F" w14:textId="77777777" w:rsidR="00F8725A" w:rsidRPr="006B3547" w:rsidRDefault="00F8725A" w:rsidP="00EF075E">
            <w:pPr>
              <w:rPr>
                <w:rFonts w:ascii="Times New Roman" w:hAnsi="Times New Roman"/>
                <w:sz w:val="20"/>
                <w:szCs w:val="20"/>
              </w:rPr>
            </w:pPr>
          </w:p>
        </w:tc>
        <w:tc>
          <w:tcPr>
            <w:tcW w:w="266" w:type="dxa"/>
            <w:tcBorders>
              <w:top w:val="nil"/>
              <w:left w:val="nil"/>
              <w:bottom w:val="nil"/>
              <w:right w:val="nil"/>
            </w:tcBorders>
            <w:shd w:val="clear" w:color="auto" w:fill="auto"/>
            <w:noWrap/>
            <w:vAlign w:val="bottom"/>
            <w:hideMark/>
          </w:tcPr>
          <w:p w14:paraId="6F125B33" w14:textId="77777777" w:rsidR="00F8725A" w:rsidRPr="006B3547" w:rsidRDefault="00F8725A" w:rsidP="00EF075E">
            <w:pPr>
              <w:rPr>
                <w:rFonts w:ascii="Times New Roman" w:hAnsi="Times New Roman"/>
                <w:sz w:val="20"/>
                <w:szCs w:val="20"/>
              </w:rPr>
            </w:pPr>
          </w:p>
        </w:tc>
        <w:tc>
          <w:tcPr>
            <w:tcW w:w="2034" w:type="dxa"/>
            <w:gridSpan w:val="2"/>
            <w:tcBorders>
              <w:top w:val="nil"/>
              <w:left w:val="nil"/>
              <w:bottom w:val="nil"/>
              <w:right w:val="nil"/>
            </w:tcBorders>
            <w:shd w:val="clear" w:color="auto" w:fill="auto"/>
            <w:noWrap/>
            <w:vAlign w:val="bottom"/>
            <w:hideMark/>
          </w:tcPr>
          <w:p w14:paraId="2E41A5DF" w14:textId="77777777" w:rsidR="00F8725A" w:rsidRPr="006B3547" w:rsidRDefault="00F8725A" w:rsidP="00EF075E">
            <w:pPr>
              <w:rPr>
                <w:rFonts w:ascii="Times New Roman" w:hAnsi="Times New Roman"/>
                <w:sz w:val="20"/>
                <w:szCs w:val="20"/>
              </w:rPr>
            </w:pPr>
          </w:p>
        </w:tc>
      </w:tr>
      <w:tr w:rsidR="00F8725A" w:rsidRPr="006B3547" w14:paraId="74230A26" w14:textId="77777777" w:rsidTr="00EF075E">
        <w:trPr>
          <w:gridAfter w:val="1"/>
          <w:wAfter w:w="530" w:type="dxa"/>
          <w:trHeight w:val="300"/>
        </w:trPr>
        <w:tc>
          <w:tcPr>
            <w:tcW w:w="2160" w:type="dxa"/>
            <w:tcBorders>
              <w:top w:val="nil"/>
              <w:left w:val="nil"/>
              <w:bottom w:val="single" w:sz="4" w:space="0" w:color="auto"/>
              <w:right w:val="nil"/>
            </w:tcBorders>
            <w:shd w:val="clear" w:color="auto" w:fill="auto"/>
            <w:noWrap/>
            <w:vAlign w:val="bottom"/>
            <w:hideMark/>
          </w:tcPr>
          <w:p w14:paraId="37C3F3AB" w14:textId="77777777" w:rsidR="00F8725A" w:rsidRPr="006B3547" w:rsidRDefault="00F8725A" w:rsidP="00EF075E">
            <w:pPr>
              <w:rPr>
                <w:rFonts w:ascii="Calibri" w:hAnsi="Calibri"/>
                <w:b/>
                <w:bCs/>
                <w:color w:val="000000"/>
              </w:rPr>
            </w:pPr>
            <w:r w:rsidRPr="006B3547">
              <w:rPr>
                <w:rFonts w:ascii="Calibri" w:hAnsi="Calibri"/>
                <w:b/>
                <w:bCs/>
                <w:color w:val="000000"/>
              </w:rPr>
              <w:t>Data type</w:t>
            </w:r>
          </w:p>
        </w:tc>
        <w:tc>
          <w:tcPr>
            <w:tcW w:w="1710" w:type="dxa"/>
            <w:gridSpan w:val="2"/>
            <w:tcBorders>
              <w:top w:val="nil"/>
              <w:left w:val="nil"/>
              <w:bottom w:val="single" w:sz="4" w:space="0" w:color="auto"/>
              <w:right w:val="nil"/>
            </w:tcBorders>
            <w:shd w:val="clear" w:color="auto" w:fill="auto"/>
            <w:noWrap/>
            <w:vAlign w:val="center"/>
            <w:hideMark/>
          </w:tcPr>
          <w:p w14:paraId="7367B485" w14:textId="77777777" w:rsidR="00F8725A" w:rsidRPr="006B3547" w:rsidRDefault="00F8725A" w:rsidP="00EF075E">
            <w:pPr>
              <w:jc w:val="center"/>
              <w:rPr>
                <w:rFonts w:ascii="Calibri" w:hAnsi="Calibri"/>
                <w:b/>
                <w:bCs/>
                <w:color w:val="000000"/>
              </w:rPr>
            </w:pPr>
            <w:r w:rsidRPr="006B3547">
              <w:rPr>
                <w:rFonts w:ascii="Calibri" w:hAnsi="Calibri"/>
                <w:b/>
                <w:bCs/>
                <w:color w:val="000000"/>
              </w:rPr>
              <w:t>file name</w:t>
            </w:r>
          </w:p>
        </w:tc>
        <w:tc>
          <w:tcPr>
            <w:tcW w:w="1620" w:type="dxa"/>
            <w:gridSpan w:val="2"/>
            <w:tcBorders>
              <w:top w:val="nil"/>
              <w:left w:val="nil"/>
              <w:bottom w:val="single" w:sz="4" w:space="0" w:color="auto"/>
              <w:right w:val="nil"/>
            </w:tcBorders>
            <w:shd w:val="clear" w:color="auto" w:fill="auto"/>
            <w:noWrap/>
            <w:vAlign w:val="center"/>
            <w:hideMark/>
          </w:tcPr>
          <w:p w14:paraId="6C854481" w14:textId="77777777" w:rsidR="00F8725A" w:rsidRPr="006B3547" w:rsidRDefault="00F8725A" w:rsidP="00EF075E">
            <w:pPr>
              <w:jc w:val="center"/>
              <w:rPr>
                <w:rFonts w:ascii="Calibri" w:hAnsi="Calibri"/>
                <w:b/>
                <w:bCs/>
                <w:color w:val="000000"/>
              </w:rPr>
            </w:pPr>
            <w:r w:rsidRPr="006B3547">
              <w:rPr>
                <w:rFonts w:ascii="Calibri" w:hAnsi="Calibri"/>
                <w:b/>
                <w:bCs/>
                <w:color w:val="000000"/>
              </w:rPr>
              <w:t>Data as of</w:t>
            </w:r>
          </w:p>
        </w:tc>
        <w:tc>
          <w:tcPr>
            <w:tcW w:w="2070" w:type="dxa"/>
            <w:tcBorders>
              <w:top w:val="nil"/>
              <w:left w:val="nil"/>
              <w:bottom w:val="single" w:sz="4" w:space="0" w:color="auto"/>
              <w:right w:val="nil"/>
            </w:tcBorders>
            <w:shd w:val="clear" w:color="auto" w:fill="auto"/>
            <w:noWrap/>
            <w:vAlign w:val="center"/>
            <w:hideMark/>
          </w:tcPr>
          <w:p w14:paraId="4FA2022C" w14:textId="77777777" w:rsidR="00F8725A" w:rsidRPr="006B3547" w:rsidRDefault="00F8725A" w:rsidP="00EF075E">
            <w:pPr>
              <w:jc w:val="center"/>
              <w:rPr>
                <w:rFonts w:ascii="Calibri" w:hAnsi="Calibri"/>
                <w:b/>
                <w:bCs/>
                <w:color w:val="000000"/>
              </w:rPr>
            </w:pPr>
            <w:r w:rsidRPr="006B3547">
              <w:rPr>
                <w:rFonts w:ascii="Calibri" w:hAnsi="Calibri"/>
                <w:b/>
                <w:bCs/>
                <w:color w:val="000000"/>
              </w:rPr>
              <w:t>Total Amount from Data</w:t>
            </w:r>
          </w:p>
        </w:tc>
        <w:tc>
          <w:tcPr>
            <w:tcW w:w="2070" w:type="dxa"/>
            <w:gridSpan w:val="3"/>
            <w:tcBorders>
              <w:top w:val="nil"/>
              <w:left w:val="nil"/>
              <w:bottom w:val="single" w:sz="4" w:space="0" w:color="auto"/>
              <w:right w:val="nil"/>
            </w:tcBorders>
            <w:shd w:val="clear" w:color="auto" w:fill="auto"/>
            <w:noWrap/>
            <w:vAlign w:val="center"/>
            <w:hideMark/>
          </w:tcPr>
          <w:p w14:paraId="153A2ED3" w14:textId="77777777" w:rsidR="00F8725A" w:rsidRPr="006B3547" w:rsidRDefault="00F8725A" w:rsidP="00EF075E">
            <w:pPr>
              <w:jc w:val="center"/>
              <w:rPr>
                <w:rFonts w:ascii="Calibri" w:hAnsi="Calibri"/>
                <w:b/>
                <w:bCs/>
                <w:color w:val="000000"/>
              </w:rPr>
            </w:pPr>
            <w:proofErr w:type="spellStart"/>
            <w:r w:rsidRPr="006B3547">
              <w:rPr>
                <w:rFonts w:ascii="Calibri" w:hAnsi="Calibri"/>
                <w:b/>
                <w:bCs/>
                <w:color w:val="000000"/>
              </w:rPr>
              <w:t>Amt</w:t>
            </w:r>
            <w:proofErr w:type="spellEnd"/>
            <w:r w:rsidRPr="006B3547">
              <w:rPr>
                <w:rFonts w:ascii="Calibri" w:hAnsi="Calibri"/>
                <w:b/>
                <w:bCs/>
                <w:color w:val="000000"/>
              </w:rPr>
              <w:t xml:space="preserve"> Type</w:t>
            </w:r>
          </w:p>
        </w:tc>
      </w:tr>
      <w:tr w:rsidR="00F8725A" w:rsidRPr="006B3547" w14:paraId="041C0F37" w14:textId="77777777" w:rsidTr="00EF075E">
        <w:trPr>
          <w:gridAfter w:val="1"/>
          <w:wAfter w:w="530" w:type="dxa"/>
          <w:trHeight w:val="300"/>
        </w:trPr>
        <w:tc>
          <w:tcPr>
            <w:tcW w:w="2160" w:type="dxa"/>
            <w:tcBorders>
              <w:top w:val="nil"/>
              <w:left w:val="nil"/>
              <w:bottom w:val="nil"/>
              <w:right w:val="nil"/>
            </w:tcBorders>
            <w:shd w:val="clear" w:color="auto" w:fill="auto"/>
            <w:noWrap/>
            <w:vAlign w:val="bottom"/>
            <w:hideMark/>
          </w:tcPr>
          <w:p w14:paraId="7F49482A" w14:textId="77777777" w:rsidR="00F8725A" w:rsidRPr="006B3547" w:rsidRDefault="00F8725A" w:rsidP="00EF075E">
            <w:pPr>
              <w:rPr>
                <w:rFonts w:ascii="Calibri" w:hAnsi="Calibri"/>
                <w:color w:val="000000"/>
              </w:rPr>
            </w:pPr>
            <w:r w:rsidRPr="006B3547">
              <w:rPr>
                <w:rFonts w:ascii="Calibri" w:hAnsi="Calibri"/>
                <w:color w:val="000000"/>
              </w:rPr>
              <w:t>General Ledger File:</w:t>
            </w:r>
          </w:p>
        </w:tc>
        <w:tc>
          <w:tcPr>
            <w:tcW w:w="1710" w:type="dxa"/>
            <w:gridSpan w:val="2"/>
            <w:tcBorders>
              <w:top w:val="nil"/>
              <w:left w:val="nil"/>
              <w:bottom w:val="nil"/>
              <w:right w:val="nil"/>
            </w:tcBorders>
            <w:shd w:val="clear" w:color="auto" w:fill="auto"/>
            <w:noWrap/>
            <w:vAlign w:val="center"/>
            <w:hideMark/>
          </w:tcPr>
          <w:p w14:paraId="396276E8" w14:textId="77777777" w:rsidR="00F8725A" w:rsidRPr="006B3547" w:rsidRDefault="00F8725A" w:rsidP="00EF075E">
            <w:pPr>
              <w:jc w:val="center"/>
              <w:rPr>
                <w:rFonts w:ascii="Calibri" w:hAnsi="Calibri"/>
                <w:color w:val="000000"/>
              </w:rPr>
            </w:pPr>
            <w:r w:rsidRPr="006B3547">
              <w:rPr>
                <w:rFonts w:ascii="Calibri" w:hAnsi="Calibri"/>
                <w:color w:val="000000"/>
              </w:rPr>
              <w:t>FMD_GL.csv</w:t>
            </w:r>
          </w:p>
        </w:tc>
        <w:tc>
          <w:tcPr>
            <w:tcW w:w="1620" w:type="dxa"/>
            <w:gridSpan w:val="2"/>
            <w:tcBorders>
              <w:top w:val="nil"/>
              <w:left w:val="nil"/>
              <w:bottom w:val="nil"/>
              <w:right w:val="nil"/>
            </w:tcBorders>
            <w:shd w:val="clear" w:color="auto" w:fill="auto"/>
            <w:noWrap/>
            <w:vAlign w:val="center"/>
            <w:hideMark/>
          </w:tcPr>
          <w:p w14:paraId="117881AB" w14:textId="77777777" w:rsidR="00F8725A" w:rsidRPr="006B3547" w:rsidRDefault="00F8725A" w:rsidP="00EF075E">
            <w:pPr>
              <w:jc w:val="center"/>
              <w:rPr>
                <w:rFonts w:ascii="Calibri" w:hAnsi="Calibri"/>
                <w:color w:val="000000"/>
              </w:rPr>
            </w:pPr>
            <w:r w:rsidRPr="006B3547">
              <w:rPr>
                <w:rFonts w:ascii="Calibri" w:hAnsi="Calibri"/>
                <w:color w:val="000000"/>
              </w:rPr>
              <w:t>5/31/2020</w:t>
            </w:r>
          </w:p>
        </w:tc>
        <w:tc>
          <w:tcPr>
            <w:tcW w:w="2070" w:type="dxa"/>
            <w:tcBorders>
              <w:top w:val="nil"/>
              <w:left w:val="nil"/>
              <w:bottom w:val="nil"/>
              <w:right w:val="nil"/>
            </w:tcBorders>
            <w:shd w:val="clear" w:color="auto" w:fill="auto"/>
            <w:noWrap/>
            <w:vAlign w:val="bottom"/>
            <w:hideMark/>
          </w:tcPr>
          <w:p w14:paraId="5713395D" w14:textId="77777777" w:rsidR="00F8725A" w:rsidRPr="006B3547" w:rsidRDefault="00F8725A" w:rsidP="00EF075E">
            <w:pPr>
              <w:jc w:val="right"/>
              <w:rPr>
                <w:rFonts w:ascii="Calibri" w:hAnsi="Calibri"/>
                <w:color w:val="000000"/>
              </w:rPr>
            </w:pPr>
            <w:r w:rsidRPr="006B3547">
              <w:rPr>
                <w:rFonts w:ascii="Calibri" w:hAnsi="Calibri"/>
                <w:color w:val="000000"/>
              </w:rPr>
              <w:t>$4,773,965,000.00</w:t>
            </w:r>
          </w:p>
        </w:tc>
        <w:tc>
          <w:tcPr>
            <w:tcW w:w="2070" w:type="dxa"/>
            <w:gridSpan w:val="3"/>
            <w:tcBorders>
              <w:top w:val="nil"/>
              <w:left w:val="nil"/>
              <w:bottom w:val="nil"/>
              <w:right w:val="nil"/>
            </w:tcBorders>
            <w:shd w:val="clear" w:color="auto" w:fill="auto"/>
            <w:noWrap/>
            <w:vAlign w:val="bottom"/>
            <w:hideMark/>
          </w:tcPr>
          <w:p w14:paraId="178C8020" w14:textId="77777777" w:rsidR="00F8725A" w:rsidRPr="006B3547" w:rsidRDefault="00F8725A" w:rsidP="00EF075E">
            <w:pPr>
              <w:rPr>
                <w:rFonts w:ascii="Calibri" w:hAnsi="Calibri"/>
                <w:color w:val="000000"/>
              </w:rPr>
            </w:pPr>
            <w:r w:rsidRPr="006B3547">
              <w:rPr>
                <w:rFonts w:ascii="Calibri" w:hAnsi="Calibri"/>
                <w:color w:val="000000"/>
              </w:rPr>
              <w:t>Month End Balance</w:t>
            </w:r>
          </w:p>
        </w:tc>
      </w:tr>
      <w:tr w:rsidR="00F8725A" w:rsidRPr="006B3547" w14:paraId="70C372FE" w14:textId="77777777" w:rsidTr="00EF075E">
        <w:trPr>
          <w:gridAfter w:val="1"/>
          <w:wAfter w:w="530" w:type="dxa"/>
          <w:trHeight w:val="300"/>
        </w:trPr>
        <w:tc>
          <w:tcPr>
            <w:tcW w:w="2160" w:type="dxa"/>
            <w:tcBorders>
              <w:top w:val="nil"/>
              <w:left w:val="nil"/>
              <w:bottom w:val="nil"/>
              <w:right w:val="nil"/>
            </w:tcBorders>
            <w:shd w:val="clear" w:color="auto" w:fill="auto"/>
            <w:noWrap/>
            <w:vAlign w:val="bottom"/>
            <w:hideMark/>
          </w:tcPr>
          <w:p w14:paraId="43805E50" w14:textId="77777777" w:rsidR="00F8725A" w:rsidRPr="006B3547" w:rsidRDefault="00F8725A" w:rsidP="00EF075E">
            <w:pPr>
              <w:rPr>
                <w:rFonts w:ascii="Calibri" w:hAnsi="Calibri"/>
                <w:color w:val="000000"/>
              </w:rPr>
            </w:pPr>
            <w:r w:rsidRPr="006B3547">
              <w:rPr>
                <w:rFonts w:ascii="Calibri" w:hAnsi="Calibri"/>
                <w:color w:val="000000"/>
              </w:rPr>
              <w:t>General Ledger File:</w:t>
            </w:r>
          </w:p>
        </w:tc>
        <w:tc>
          <w:tcPr>
            <w:tcW w:w="1710" w:type="dxa"/>
            <w:gridSpan w:val="2"/>
            <w:tcBorders>
              <w:top w:val="nil"/>
              <w:left w:val="nil"/>
              <w:bottom w:val="nil"/>
              <w:right w:val="nil"/>
            </w:tcBorders>
            <w:shd w:val="clear" w:color="auto" w:fill="auto"/>
            <w:noWrap/>
            <w:vAlign w:val="center"/>
            <w:hideMark/>
          </w:tcPr>
          <w:p w14:paraId="2EAEF8C8" w14:textId="77777777" w:rsidR="00F8725A" w:rsidRPr="006B3547" w:rsidRDefault="00F8725A" w:rsidP="00EF075E">
            <w:pPr>
              <w:jc w:val="center"/>
              <w:rPr>
                <w:rFonts w:ascii="Calibri" w:hAnsi="Calibri"/>
                <w:color w:val="000000"/>
              </w:rPr>
            </w:pPr>
            <w:r w:rsidRPr="006B3547">
              <w:rPr>
                <w:rFonts w:ascii="Calibri" w:hAnsi="Calibri"/>
                <w:color w:val="000000"/>
              </w:rPr>
              <w:t>satgl3.csv</w:t>
            </w:r>
          </w:p>
        </w:tc>
        <w:tc>
          <w:tcPr>
            <w:tcW w:w="1620" w:type="dxa"/>
            <w:gridSpan w:val="2"/>
            <w:tcBorders>
              <w:top w:val="nil"/>
              <w:left w:val="nil"/>
              <w:bottom w:val="nil"/>
              <w:right w:val="nil"/>
            </w:tcBorders>
            <w:shd w:val="clear" w:color="auto" w:fill="auto"/>
            <w:noWrap/>
            <w:vAlign w:val="center"/>
            <w:hideMark/>
          </w:tcPr>
          <w:p w14:paraId="098AE2B5" w14:textId="77777777" w:rsidR="00F8725A" w:rsidRPr="006B3547" w:rsidRDefault="00F8725A" w:rsidP="00EF075E">
            <w:pPr>
              <w:jc w:val="center"/>
              <w:rPr>
                <w:rFonts w:ascii="Calibri" w:hAnsi="Calibri"/>
                <w:color w:val="000000"/>
              </w:rPr>
            </w:pPr>
            <w:r w:rsidRPr="006B3547">
              <w:rPr>
                <w:rFonts w:ascii="Calibri" w:hAnsi="Calibri"/>
                <w:color w:val="000000"/>
              </w:rPr>
              <w:t>5/31/2020</w:t>
            </w:r>
          </w:p>
        </w:tc>
        <w:tc>
          <w:tcPr>
            <w:tcW w:w="2070" w:type="dxa"/>
            <w:tcBorders>
              <w:top w:val="nil"/>
              <w:left w:val="nil"/>
              <w:bottom w:val="nil"/>
              <w:right w:val="nil"/>
            </w:tcBorders>
            <w:shd w:val="clear" w:color="auto" w:fill="auto"/>
            <w:noWrap/>
            <w:vAlign w:val="bottom"/>
            <w:hideMark/>
          </w:tcPr>
          <w:p w14:paraId="3027E942" w14:textId="77777777" w:rsidR="00F8725A" w:rsidRPr="006B3547" w:rsidRDefault="00F8725A" w:rsidP="00EF075E">
            <w:pPr>
              <w:jc w:val="right"/>
              <w:rPr>
                <w:rFonts w:ascii="Calibri" w:hAnsi="Calibri"/>
                <w:color w:val="000000"/>
              </w:rPr>
            </w:pPr>
            <w:r w:rsidRPr="006B3547">
              <w:rPr>
                <w:rFonts w:ascii="Calibri" w:hAnsi="Calibri"/>
                <w:color w:val="000000"/>
              </w:rPr>
              <w:t>$4,863,806,677.42</w:t>
            </w:r>
          </w:p>
        </w:tc>
        <w:tc>
          <w:tcPr>
            <w:tcW w:w="2070" w:type="dxa"/>
            <w:gridSpan w:val="3"/>
            <w:tcBorders>
              <w:top w:val="nil"/>
              <w:left w:val="nil"/>
              <w:bottom w:val="nil"/>
              <w:right w:val="nil"/>
            </w:tcBorders>
            <w:shd w:val="clear" w:color="auto" w:fill="auto"/>
            <w:noWrap/>
            <w:vAlign w:val="bottom"/>
            <w:hideMark/>
          </w:tcPr>
          <w:p w14:paraId="062C68F7" w14:textId="77777777" w:rsidR="00F8725A" w:rsidRPr="006B3547" w:rsidRDefault="00F8725A" w:rsidP="00EF075E">
            <w:pPr>
              <w:rPr>
                <w:rFonts w:ascii="Calibri" w:hAnsi="Calibri"/>
                <w:color w:val="000000"/>
              </w:rPr>
            </w:pPr>
            <w:r w:rsidRPr="006B3547">
              <w:rPr>
                <w:rFonts w:ascii="Calibri" w:hAnsi="Calibri"/>
                <w:color w:val="000000"/>
              </w:rPr>
              <w:t>Average Balance</w:t>
            </w:r>
          </w:p>
        </w:tc>
      </w:tr>
      <w:tr w:rsidR="00F8725A" w:rsidRPr="006B3547" w14:paraId="5DC5E1E5" w14:textId="77777777" w:rsidTr="00EF075E">
        <w:trPr>
          <w:gridAfter w:val="1"/>
          <w:wAfter w:w="530" w:type="dxa"/>
          <w:trHeight w:val="300"/>
        </w:trPr>
        <w:tc>
          <w:tcPr>
            <w:tcW w:w="2160" w:type="dxa"/>
            <w:tcBorders>
              <w:top w:val="nil"/>
              <w:left w:val="nil"/>
              <w:bottom w:val="nil"/>
              <w:right w:val="nil"/>
            </w:tcBorders>
            <w:shd w:val="clear" w:color="auto" w:fill="auto"/>
            <w:noWrap/>
            <w:vAlign w:val="bottom"/>
            <w:hideMark/>
          </w:tcPr>
          <w:p w14:paraId="151F5B02" w14:textId="77777777" w:rsidR="00F8725A" w:rsidRPr="006B3547" w:rsidRDefault="00F8725A" w:rsidP="00EF075E">
            <w:pPr>
              <w:rPr>
                <w:rFonts w:ascii="Calibri" w:hAnsi="Calibri"/>
                <w:color w:val="000000"/>
              </w:rPr>
            </w:pPr>
            <w:r w:rsidRPr="006B3547">
              <w:rPr>
                <w:rFonts w:ascii="Calibri" w:hAnsi="Calibri"/>
                <w:color w:val="000000"/>
              </w:rPr>
              <w:t>Application File:</w:t>
            </w:r>
          </w:p>
        </w:tc>
        <w:tc>
          <w:tcPr>
            <w:tcW w:w="1710" w:type="dxa"/>
            <w:gridSpan w:val="2"/>
            <w:tcBorders>
              <w:top w:val="nil"/>
              <w:left w:val="nil"/>
              <w:bottom w:val="nil"/>
              <w:right w:val="nil"/>
            </w:tcBorders>
            <w:shd w:val="clear" w:color="auto" w:fill="auto"/>
            <w:noWrap/>
            <w:vAlign w:val="center"/>
            <w:hideMark/>
          </w:tcPr>
          <w:p w14:paraId="6EF32262" w14:textId="77777777" w:rsidR="00F8725A" w:rsidRPr="006B3547" w:rsidRDefault="00F8725A" w:rsidP="00EF075E">
            <w:pPr>
              <w:jc w:val="center"/>
              <w:rPr>
                <w:rFonts w:ascii="Calibri" w:hAnsi="Calibri"/>
                <w:color w:val="000000"/>
              </w:rPr>
            </w:pPr>
            <w:r w:rsidRPr="006B3547">
              <w:rPr>
                <w:rFonts w:ascii="Calibri" w:hAnsi="Calibri"/>
                <w:color w:val="000000"/>
              </w:rPr>
              <w:t>Opics_CD.csv</w:t>
            </w:r>
          </w:p>
        </w:tc>
        <w:tc>
          <w:tcPr>
            <w:tcW w:w="1620" w:type="dxa"/>
            <w:gridSpan w:val="2"/>
            <w:tcBorders>
              <w:top w:val="nil"/>
              <w:left w:val="nil"/>
              <w:bottom w:val="nil"/>
              <w:right w:val="nil"/>
            </w:tcBorders>
            <w:shd w:val="clear" w:color="auto" w:fill="auto"/>
            <w:noWrap/>
            <w:vAlign w:val="center"/>
            <w:hideMark/>
          </w:tcPr>
          <w:p w14:paraId="007AEE76" w14:textId="77777777" w:rsidR="00F8725A" w:rsidRPr="006B3547" w:rsidRDefault="00F8725A" w:rsidP="00EF075E">
            <w:pPr>
              <w:jc w:val="center"/>
              <w:rPr>
                <w:rFonts w:ascii="Calibri" w:hAnsi="Calibri"/>
                <w:color w:val="000000"/>
              </w:rPr>
            </w:pPr>
            <w:r w:rsidRPr="006B3547">
              <w:rPr>
                <w:rFonts w:ascii="Calibri" w:hAnsi="Calibri"/>
                <w:color w:val="000000"/>
              </w:rPr>
              <w:t>5/31/2020</w:t>
            </w:r>
          </w:p>
        </w:tc>
        <w:tc>
          <w:tcPr>
            <w:tcW w:w="2070" w:type="dxa"/>
            <w:tcBorders>
              <w:top w:val="nil"/>
              <w:left w:val="nil"/>
              <w:bottom w:val="nil"/>
              <w:right w:val="nil"/>
            </w:tcBorders>
            <w:shd w:val="clear" w:color="auto" w:fill="auto"/>
            <w:noWrap/>
            <w:vAlign w:val="bottom"/>
            <w:hideMark/>
          </w:tcPr>
          <w:p w14:paraId="071AC4DE" w14:textId="77777777" w:rsidR="00F8725A" w:rsidRPr="006B3547" w:rsidRDefault="00F8725A" w:rsidP="00EF075E">
            <w:pPr>
              <w:jc w:val="right"/>
              <w:rPr>
                <w:rFonts w:ascii="Calibri" w:hAnsi="Calibri"/>
                <w:color w:val="000000"/>
              </w:rPr>
            </w:pPr>
            <w:r w:rsidRPr="006B3547">
              <w:rPr>
                <w:rFonts w:ascii="Calibri" w:hAnsi="Calibri"/>
                <w:color w:val="000000"/>
              </w:rPr>
              <w:t>$4,773,965,000.00</w:t>
            </w:r>
          </w:p>
        </w:tc>
        <w:tc>
          <w:tcPr>
            <w:tcW w:w="2070" w:type="dxa"/>
            <w:gridSpan w:val="3"/>
            <w:tcBorders>
              <w:top w:val="nil"/>
              <w:left w:val="nil"/>
              <w:bottom w:val="nil"/>
              <w:right w:val="nil"/>
            </w:tcBorders>
            <w:shd w:val="clear" w:color="auto" w:fill="auto"/>
            <w:noWrap/>
            <w:vAlign w:val="bottom"/>
            <w:hideMark/>
          </w:tcPr>
          <w:p w14:paraId="28FF1B45" w14:textId="77777777" w:rsidR="00F8725A" w:rsidRPr="006B3547" w:rsidRDefault="00F8725A" w:rsidP="00EF075E">
            <w:pPr>
              <w:rPr>
                <w:rFonts w:ascii="Calibri" w:hAnsi="Calibri"/>
                <w:color w:val="000000"/>
              </w:rPr>
            </w:pPr>
            <w:r w:rsidRPr="006B3547">
              <w:rPr>
                <w:rFonts w:ascii="Calibri" w:hAnsi="Calibri"/>
                <w:color w:val="000000"/>
              </w:rPr>
              <w:t>Month End Balance</w:t>
            </w:r>
          </w:p>
        </w:tc>
      </w:tr>
    </w:tbl>
    <w:p w14:paraId="0B77FCC0" w14:textId="77777777" w:rsidR="00F8725A" w:rsidRDefault="00F8725A" w:rsidP="00F8725A"/>
    <w:p w14:paraId="152818C9" w14:textId="3D96A1FE" w:rsidR="00F8725A" w:rsidRDefault="00F8725A" w:rsidP="00F8725A">
      <w:r>
        <w:t>The general ledger file provide month end and average balance at the broad chart account level. For this example, CD Issuance account</w:t>
      </w:r>
      <w:r w:rsidR="00186AB8">
        <w:t>s</w:t>
      </w:r>
      <w:r>
        <w:t xml:space="preserve"> are identified by data with TB line equal to 4390.  PROFITstar® will aggregate all data with the key, TB = 4390, and store it into PROFITstar® CD Issuance Account.</w:t>
      </w:r>
    </w:p>
    <w:p w14:paraId="2DE138C1" w14:textId="77777777" w:rsidR="00CF7842" w:rsidRDefault="00CF7842" w:rsidP="00F8725A"/>
    <w:p w14:paraId="3E4B91FD" w14:textId="79A3C2DE" w:rsidR="00F8725A" w:rsidRDefault="00F8725A" w:rsidP="00F8725A">
      <w:r>
        <w:t>The Opics_CD.csv file provide more detail level of the CD Issuance Account. Information at an application level</w:t>
      </w:r>
      <w:r w:rsidR="00186AB8">
        <w:t xml:space="preserve"> </w:t>
      </w:r>
      <w:r>
        <w:t xml:space="preserve">provide the maturity of each individual contract and their balance. This information form the contractual </w:t>
      </w:r>
      <w:proofErr w:type="spellStart"/>
      <w:r>
        <w:t>cashflow</w:t>
      </w:r>
      <w:proofErr w:type="spellEnd"/>
      <w:r>
        <w:t xml:space="preserve"> of the product and is stored in the PROFITstar® Maturity/Repricing module for the CD Issuance account. In addition, for account that have data at an application level, the portfolio rate is calculated using the application level data.</w:t>
      </w:r>
    </w:p>
    <w:p w14:paraId="37E21C4C" w14:textId="1A77C2E6" w:rsidR="00CF7842" w:rsidRDefault="00CF7842" w:rsidP="00F8725A"/>
    <w:p w14:paraId="67A66AA7" w14:textId="0DAB9AB4" w:rsidR="00F8725A" w:rsidRDefault="00F8725A" w:rsidP="00F8725A"/>
    <w:p w14:paraId="4D9E9767" w14:textId="63670D14" w:rsidR="00C12AD9" w:rsidRDefault="00C12AD9" w:rsidP="00F8725A">
      <w:r>
        <w:t>Projections are generated by altering the following setting on PROFITstar®.</w:t>
      </w:r>
    </w:p>
    <w:p w14:paraId="116FF49C" w14:textId="765FFFB9" w:rsidR="00CF7842" w:rsidRPr="00F408B4" w:rsidRDefault="00F8725A" w:rsidP="00F408B4">
      <w:pPr>
        <w:pStyle w:val="ListParagraph"/>
        <w:rPr>
          <w:b/>
        </w:rPr>
      </w:pPr>
      <w:r w:rsidRPr="00F408B4">
        <w:rPr>
          <w:b/>
        </w:rPr>
        <w:t>Key Rate Projection:</w:t>
      </w:r>
      <w:r>
        <w:t xml:space="preserve"> Fed Fund is projected to increase from Current rate August 2020 0.090% to 0.100% in September 2020. </w:t>
      </w:r>
      <w:r w:rsidR="00F408B4">
        <w:t xml:space="preserve">Key rate projection are only applied to the Projection scenario, </w:t>
      </w:r>
      <w:r w:rsidR="00354525">
        <w:t xml:space="preserve">so it </w:t>
      </w:r>
      <w:r w:rsidR="00F408B4">
        <w:t>does not impact the Flat rate scenario</w:t>
      </w:r>
      <w:r w:rsidR="00354525">
        <w:t xml:space="preserve"> which assumes rates remain constant</w:t>
      </w:r>
      <w:r w:rsidR="00F408B4">
        <w:t>.</w:t>
      </w:r>
      <w:r w:rsidR="00354525">
        <w:t xml:space="preserve"> In addition, </w:t>
      </w:r>
      <w:r w:rsidR="00F408B4">
        <w:t>shock scenario</w:t>
      </w:r>
      <w:r w:rsidR="00544E88">
        <w:t>s</w:t>
      </w:r>
      <w:r w:rsidR="00F408B4">
        <w:t xml:space="preserve"> are</w:t>
      </w:r>
      <w:r w:rsidR="00354525">
        <w:t xml:space="preserve"> parallel interest rate shift relative to the Flat rate scenario, therefore the </w:t>
      </w:r>
      <w:r w:rsidR="00F408B4">
        <w:t xml:space="preserve">shock </w:t>
      </w:r>
      <w:r w:rsidR="00544E88">
        <w:t>scenarios</w:t>
      </w:r>
      <w:r w:rsidR="00F408B4">
        <w:t xml:space="preserve"> </w:t>
      </w:r>
      <w:r w:rsidR="00544E88">
        <w:t xml:space="preserve">also </w:t>
      </w:r>
      <w:r w:rsidR="00354525">
        <w:t>would not be affected by</w:t>
      </w:r>
      <w:r w:rsidR="00F408B4">
        <w:t xml:space="preserve"> key rate projections.</w:t>
      </w:r>
    </w:p>
    <w:p w14:paraId="2FF16B89" w14:textId="77777777" w:rsidR="00CF7842" w:rsidRDefault="00CF7842" w:rsidP="00F8725A">
      <w:pPr>
        <w:pStyle w:val="ListParagraph"/>
        <w:rPr>
          <w:b/>
        </w:rPr>
      </w:pPr>
    </w:p>
    <w:p w14:paraId="03765762" w14:textId="77777777" w:rsidR="00CF7842" w:rsidRDefault="00CF7842" w:rsidP="00F8725A">
      <w:pPr>
        <w:pStyle w:val="ListParagraph"/>
        <w:rPr>
          <w:b/>
        </w:rPr>
      </w:pPr>
    </w:p>
    <w:p w14:paraId="1A94BB39" w14:textId="77777777" w:rsidR="00CF7842" w:rsidRDefault="00CF7842" w:rsidP="00F8725A">
      <w:pPr>
        <w:pStyle w:val="ListParagraph"/>
        <w:rPr>
          <w:b/>
        </w:rPr>
      </w:pPr>
    </w:p>
    <w:p w14:paraId="09B0E806" w14:textId="77777777" w:rsidR="00CF7842" w:rsidRDefault="00CF7842" w:rsidP="00F8725A">
      <w:pPr>
        <w:pStyle w:val="ListParagraph"/>
        <w:rPr>
          <w:b/>
        </w:rPr>
      </w:pPr>
    </w:p>
    <w:p w14:paraId="205BEF50" w14:textId="77777777" w:rsidR="00CF7842" w:rsidRDefault="00CF7842" w:rsidP="00F8725A">
      <w:pPr>
        <w:pStyle w:val="ListParagraph"/>
        <w:rPr>
          <w:b/>
        </w:rPr>
      </w:pPr>
    </w:p>
    <w:p w14:paraId="0D2E4C97" w14:textId="2CC19104" w:rsidR="00F8725A" w:rsidRDefault="00F8725A" w:rsidP="00F8725A">
      <w:pPr>
        <w:pStyle w:val="ListParagraph"/>
        <w:rPr>
          <w:b/>
        </w:rPr>
      </w:pPr>
      <w:r>
        <w:rPr>
          <w:b/>
        </w:rPr>
        <w:t>Figure 1:</w:t>
      </w:r>
      <w:r>
        <w:t xml:space="preserve"> </w:t>
      </w:r>
      <w:r w:rsidRPr="00961A07">
        <w:rPr>
          <w:b/>
        </w:rPr>
        <w:t>Key rate Projection</w:t>
      </w:r>
    </w:p>
    <w:p w14:paraId="535E78B0" w14:textId="77777777" w:rsidR="00CF7842" w:rsidRDefault="00CF7842" w:rsidP="00F8725A">
      <w:pPr>
        <w:pStyle w:val="ListParagraph"/>
      </w:pPr>
    </w:p>
    <w:p w14:paraId="443CEED5" w14:textId="77777777" w:rsidR="00F8725A" w:rsidRDefault="00F8725A" w:rsidP="00F8725A">
      <w:pPr>
        <w:pStyle w:val="ListParagraph"/>
      </w:pPr>
      <w:r>
        <w:rPr>
          <w:noProof/>
          <w:lang w:eastAsia="en-US"/>
        </w:rPr>
        <w:drawing>
          <wp:inline distT="0" distB="0" distL="0" distR="0" wp14:anchorId="2A323F0C" wp14:editId="64A96DFF">
            <wp:extent cx="5943600" cy="1091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91565"/>
                    </a:xfrm>
                    <a:prstGeom prst="rect">
                      <a:avLst/>
                    </a:prstGeom>
                  </pic:spPr>
                </pic:pic>
              </a:graphicData>
            </a:graphic>
          </wp:inline>
        </w:drawing>
      </w:r>
    </w:p>
    <w:p w14:paraId="70A34122" w14:textId="77777777" w:rsidR="00F8725A" w:rsidRDefault="00F8725A" w:rsidP="00F8725A">
      <w:pPr>
        <w:pStyle w:val="ListParagraph"/>
      </w:pPr>
    </w:p>
    <w:p w14:paraId="4206BACD" w14:textId="77777777" w:rsidR="00F8725A" w:rsidRDefault="00F8725A" w:rsidP="00F8725A">
      <w:pPr>
        <w:pStyle w:val="ListParagraph"/>
        <w:numPr>
          <w:ilvl w:val="0"/>
          <w:numId w:val="30"/>
        </w:numPr>
        <w:spacing w:after="160" w:line="259" w:lineRule="auto"/>
        <w:ind w:right="0"/>
        <w:jc w:val="left"/>
      </w:pPr>
      <w:r w:rsidRPr="00BC7935">
        <w:rPr>
          <w:b/>
        </w:rPr>
        <w:t>Prepayment</w:t>
      </w:r>
      <w:r>
        <w:rPr>
          <w:b/>
        </w:rPr>
        <w:t>/Decay</w:t>
      </w:r>
      <w:r w:rsidRPr="00BC7935">
        <w:rPr>
          <w:b/>
        </w:rPr>
        <w:t xml:space="preserve"> Assumption:</w:t>
      </w:r>
      <w:r>
        <w:t xml:space="preserve"> No assumption for CD Issuance</w:t>
      </w:r>
    </w:p>
    <w:p w14:paraId="17391148" w14:textId="77777777" w:rsidR="00F8725A" w:rsidRDefault="00F8725A" w:rsidP="008D5F4B">
      <w:pPr>
        <w:ind w:firstLine="720"/>
      </w:pPr>
      <w:r>
        <w:rPr>
          <w:b/>
        </w:rPr>
        <w:t xml:space="preserve">Figure 2: </w:t>
      </w:r>
      <w:r w:rsidRPr="00961A07">
        <w:rPr>
          <w:b/>
        </w:rPr>
        <w:t>Prepayment/Decay setup</w:t>
      </w:r>
      <w:r>
        <w:rPr>
          <w:b/>
        </w:rPr>
        <w:t xml:space="preserve"> </w:t>
      </w:r>
    </w:p>
    <w:p w14:paraId="0358C396" w14:textId="77777777" w:rsidR="00F8725A" w:rsidRDefault="00F8725A" w:rsidP="00F8725A">
      <w:pPr>
        <w:pStyle w:val="ListParagraph"/>
      </w:pPr>
      <w:r>
        <w:rPr>
          <w:noProof/>
          <w:lang w:eastAsia="en-US"/>
        </w:rPr>
        <w:drawing>
          <wp:inline distT="0" distB="0" distL="0" distR="0" wp14:anchorId="52EDCA25" wp14:editId="0770C69C">
            <wp:extent cx="5220000" cy="371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7421" cy="3724538"/>
                    </a:xfrm>
                    <a:prstGeom prst="rect">
                      <a:avLst/>
                    </a:prstGeom>
                  </pic:spPr>
                </pic:pic>
              </a:graphicData>
            </a:graphic>
          </wp:inline>
        </w:drawing>
      </w:r>
    </w:p>
    <w:p w14:paraId="7F540F74" w14:textId="77777777" w:rsidR="00F8725A" w:rsidRDefault="00F8725A" w:rsidP="00F8725A">
      <w:pPr>
        <w:pStyle w:val="ListParagraph"/>
      </w:pPr>
    </w:p>
    <w:p w14:paraId="04AAFD22" w14:textId="77777777" w:rsidR="004F2BB9" w:rsidRDefault="00F8725A" w:rsidP="00F8725A">
      <w:pPr>
        <w:pStyle w:val="ListParagraph"/>
        <w:numPr>
          <w:ilvl w:val="0"/>
          <w:numId w:val="30"/>
        </w:numPr>
        <w:spacing w:after="160" w:line="259" w:lineRule="auto"/>
        <w:ind w:right="0"/>
        <w:jc w:val="left"/>
      </w:pPr>
      <w:r w:rsidRPr="00BC7935">
        <w:rPr>
          <w:b/>
        </w:rPr>
        <w:t>Beta Assumption:</w:t>
      </w:r>
      <w:r w:rsidR="004F2BB9">
        <w:rPr>
          <w:b/>
        </w:rPr>
        <w:t xml:space="preserve"> </w:t>
      </w:r>
      <w:r w:rsidR="004F2BB9">
        <w:t>Generally the offering rate is projected based on the key rate tie relationship. The projected offering rate is used to determine new volume rate. As new volume would be part of the total portfolio, projected portfolio rate is impacted by key rate tie.</w:t>
      </w:r>
    </w:p>
    <w:p w14:paraId="282C47EB" w14:textId="77777777" w:rsidR="004F2BB9" w:rsidRDefault="004F2BB9" w:rsidP="008D5F4B">
      <w:pPr>
        <w:pStyle w:val="ListParagraph"/>
        <w:spacing w:after="160" w:line="259" w:lineRule="auto"/>
        <w:ind w:right="0"/>
        <w:jc w:val="left"/>
        <w:rPr>
          <w:b/>
        </w:rPr>
      </w:pPr>
    </w:p>
    <w:p w14:paraId="04FAB4AA" w14:textId="15A2F8B7" w:rsidR="004F2BB9" w:rsidRDefault="004F2BB9" w:rsidP="008D5F4B">
      <w:pPr>
        <w:pStyle w:val="ListParagraph"/>
        <w:spacing w:after="160" w:line="259" w:lineRule="auto"/>
        <w:ind w:right="0"/>
        <w:jc w:val="left"/>
      </w:pPr>
      <w:proofErr w:type="spellStart"/>
      <w:r>
        <w:rPr>
          <w:b/>
        </w:rPr>
        <w:t>i</w:t>
      </w:r>
      <w:r w:rsidRPr="008D5F4B">
        <w:t>.</w:t>
      </w:r>
      <w:r>
        <w:t>e</w:t>
      </w:r>
      <w:proofErr w:type="spellEnd"/>
      <w:r>
        <w:t xml:space="preserve">: </w:t>
      </w:r>
      <w:r w:rsidR="00F8725A">
        <w:t xml:space="preserve"> CD Issuance Offering rate is tied to FED FUNDS rate and is equal to Fed Fund </w:t>
      </w:r>
      <w:proofErr w:type="gramStart"/>
      <w:r w:rsidR="00F8725A">
        <w:t>rate  +</w:t>
      </w:r>
      <w:proofErr w:type="gramEnd"/>
      <w:r w:rsidR="00F8725A">
        <w:t xml:space="preserve"> 0.060%</w:t>
      </w:r>
      <w:r>
        <w:t xml:space="preserve">. </w:t>
      </w:r>
    </w:p>
    <w:p w14:paraId="6BDEDDDD" w14:textId="77777777" w:rsidR="004F2BB9" w:rsidRDefault="004F2BB9" w:rsidP="008D5F4B">
      <w:pPr>
        <w:pStyle w:val="ListParagraph"/>
        <w:spacing w:after="160" w:line="259" w:lineRule="auto"/>
        <w:ind w:right="0"/>
        <w:jc w:val="left"/>
      </w:pPr>
    </w:p>
    <w:p w14:paraId="649FCA64" w14:textId="2457A57F" w:rsidR="00803E06" w:rsidRDefault="00803E06" w:rsidP="008D5F4B">
      <w:pPr>
        <w:pStyle w:val="ListParagraph"/>
        <w:spacing w:after="160" w:line="259" w:lineRule="auto"/>
        <w:ind w:right="0"/>
        <w:jc w:val="left"/>
      </w:pPr>
      <w:r>
        <w:t xml:space="preserve">The CD Issuance account has the key rate tie method set to “Manual Rate Tie”. This setting </w:t>
      </w:r>
      <w:r w:rsidR="00354525">
        <w:t xml:space="preserve">means </w:t>
      </w:r>
      <w:r w:rsidR="00E56116">
        <w:t xml:space="preserve">that </w:t>
      </w:r>
      <w:r w:rsidR="00354525">
        <w:t>the spread must be manually enter</w:t>
      </w:r>
      <w:r w:rsidR="00E56116">
        <w:t>ed</w:t>
      </w:r>
      <w:r w:rsidR="00354525">
        <w:t xml:space="preserve"> by the user to define the beta relationship. </w:t>
      </w:r>
      <w:r w:rsidR="00354525">
        <w:lastRenderedPageBreak/>
        <w:t>This value would need to be recalibrated periodically if the offering rate and the projected rate is remain consistent</w:t>
      </w:r>
      <w:r w:rsidR="00C12AD9">
        <w:t xml:space="preserve"> as the value is not automatically calculated by the system.</w:t>
      </w:r>
      <w:r w:rsidR="00C12AD9" w:rsidDel="00C12AD9">
        <w:rPr>
          <w:rStyle w:val="CommentReference"/>
          <w:rFonts w:ascii="Calibri" w:hAnsi="Calibri"/>
        </w:rPr>
        <w:t xml:space="preserve"> </w:t>
      </w:r>
    </w:p>
    <w:p w14:paraId="56E1DDA9" w14:textId="0830705A" w:rsidR="00F8725A" w:rsidRDefault="00803E06" w:rsidP="008D5F4B">
      <w:pPr>
        <w:pStyle w:val="ListParagraph"/>
        <w:spacing w:after="160" w:line="259" w:lineRule="auto"/>
        <w:ind w:right="0"/>
        <w:jc w:val="left"/>
      </w:pPr>
      <w:r>
        <w:t xml:space="preserve"> </w:t>
      </w:r>
      <w:r w:rsidR="004F2BB9">
        <w:t>If an account does not have any key rate ties relationship establish</w:t>
      </w:r>
      <w:r w:rsidR="0072599A">
        <w:t>ed</w:t>
      </w:r>
      <w:r w:rsidR="004F2BB9">
        <w:t xml:space="preserve"> and </w:t>
      </w:r>
      <w:r>
        <w:t xml:space="preserve">it </w:t>
      </w:r>
      <w:r w:rsidR="004F2BB9">
        <w:t xml:space="preserve">is </w:t>
      </w:r>
      <w:r w:rsidR="00354525">
        <w:t xml:space="preserve">also </w:t>
      </w:r>
      <w:r w:rsidR="004F2BB9">
        <w:t xml:space="preserve">a rate bearing account, then the projected offering rate is determined by </w:t>
      </w:r>
      <w:r w:rsidR="00C12AD9">
        <w:t xml:space="preserve">manually creating </w:t>
      </w:r>
      <w:r w:rsidR="004F2BB9">
        <w:t xml:space="preserve">the offering rate target rate </w:t>
      </w:r>
      <w:r w:rsidR="00C12AD9">
        <w:t>in</w:t>
      </w:r>
      <w:r w:rsidR="004F2BB9">
        <w:t xml:space="preserve"> projection</w:t>
      </w:r>
      <w:r w:rsidR="00C12AD9">
        <w:t xml:space="preserve"> or it will assume to stay flat by default</w:t>
      </w:r>
      <w:r w:rsidR="004F2BB9">
        <w:t>.</w:t>
      </w:r>
    </w:p>
    <w:p w14:paraId="32017470" w14:textId="77777777" w:rsidR="00F8725A" w:rsidRPr="00961A07" w:rsidRDefault="00F8725A" w:rsidP="00F8725A">
      <w:pPr>
        <w:pStyle w:val="ListParagraph"/>
        <w:rPr>
          <w:b/>
        </w:rPr>
      </w:pPr>
      <w:r>
        <w:rPr>
          <w:b/>
        </w:rPr>
        <w:t>Figure 3:</w:t>
      </w:r>
      <w:r>
        <w:t xml:space="preserve"> </w:t>
      </w:r>
      <w:r>
        <w:rPr>
          <w:b/>
        </w:rPr>
        <w:t>Beta Setup</w:t>
      </w:r>
    </w:p>
    <w:p w14:paraId="7CDCB092" w14:textId="77777777" w:rsidR="00F8725A" w:rsidRDefault="00F8725A" w:rsidP="00F8725A">
      <w:pPr>
        <w:pStyle w:val="ListParagraph"/>
      </w:pPr>
      <w:r>
        <w:rPr>
          <w:noProof/>
          <w:lang w:eastAsia="en-US"/>
        </w:rPr>
        <w:drawing>
          <wp:inline distT="0" distB="0" distL="0" distR="0" wp14:anchorId="0C8007FF" wp14:editId="26BF7364">
            <wp:extent cx="4766553" cy="21648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6362" cy="2173806"/>
                    </a:xfrm>
                    <a:prstGeom prst="rect">
                      <a:avLst/>
                    </a:prstGeom>
                  </pic:spPr>
                </pic:pic>
              </a:graphicData>
            </a:graphic>
          </wp:inline>
        </w:drawing>
      </w:r>
    </w:p>
    <w:p w14:paraId="396EC09C" w14:textId="77777777" w:rsidR="00F8725A" w:rsidRDefault="00F8725A" w:rsidP="00F8725A">
      <w:pPr>
        <w:pStyle w:val="ListParagraph"/>
      </w:pPr>
    </w:p>
    <w:p w14:paraId="68DFE5FA" w14:textId="77777777" w:rsidR="00F8725A" w:rsidRDefault="00F8725A" w:rsidP="00F8725A">
      <w:pPr>
        <w:pStyle w:val="ListParagraph"/>
        <w:numPr>
          <w:ilvl w:val="0"/>
          <w:numId w:val="30"/>
        </w:numPr>
        <w:spacing w:after="160" w:line="259" w:lineRule="auto"/>
        <w:ind w:right="0"/>
        <w:jc w:val="left"/>
      </w:pPr>
      <w:r w:rsidRPr="00BC7935">
        <w:rPr>
          <w:b/>
        </w:rPr>
        <w:t>Balance Sheet Projection</w:t>
      </w:r>
      <w:r>
        <w:t>: Assume to grow at -0.570% until December 2020</w:t>
      </w:r>
    </w:p>
    <w:p w14:paraId="7086A8B2" w14:textId="77777777" w:rsidR="00F8725A" w:rsidRDefault="00F8725A" w:rsidP="00F8725A">
      <w:pPr>
        <w:pStyle w:val="ListParagraph"/>
      </w:pPr>
      <w:r>
        <w:rPr>
          <w:b/>
        </w:rPr>
        <w:t>Figure 4</w:t>
      </w:r>
      <w:r w:rsidRPr="00961A07">
        <w:t>:</w:t>
      </w:r>
      <w:r>
        <w:t xml:space="preserve"> </w:t>
      </w:r>
      <w:r w:rsidRPr="00961A07">
        <w:rPr>
          <w:b/>
        </w:rPr>
        <w:t>Balance Sheet Projection</w:t>
      </w:r>
    </w:p>
    <w:p w14:paraId="79029EAF" w14:textId="77777777" w:rsidR="00F8725A" w:rsidRDefault="00F8725A" w:rsidP="00F8725A">
      <w:pPr>
        <w:pStyle w:val="ListParagraph"/>
      </w:pPr>
      <w:r>
        <w:rPr>
          <w:noProof/>
          <w:lang w:eastAsia="en-US"/>
        </w:rPr>
        <w:drawing>
          <wp:inline distT="0" distB="0" distL="0" distR="0" wp14:anchorId="19BA8E2F" wp14:editId="24ED6629">
            <wp:extent cx="5943600" cy="674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74370"/>
                    </a:xfrm>
                    <a:prstGeom prst="rect">
                      <a:avLst/>
                    </a:prstGeom>
                  </pic:spPr>
                </pic:pic>
              </a:graphicData>
            </a:graphic>
          </wp:inline>
        </w:drawing>
      </w:r>
    </w:p>
    <w:p w14:paraId="2610A041" w14:textId="77777777" w:rsidR="00EF075E" w:rsidRDefault="00EF075E" w:rsidP="00F8725A">
      <w:pPr>
        <w:rPr>
          <w:b/>
        </w:rPr>
      </w:pPr>
    </w:p>
    <w:p w14:paraId="748EA0AC" w14:textId="2FDF56C5" w:rsidR="00F8725A" w:rsidRDefault="00F8725A" w:rsidP="00F8725A">
      <w:pPr>
        <w:rPr>
          <w:b/>
        </w:rPr>
      </w:pPr>
      <w:r w:rsidRPr="00AD2DEF">
        <w:rPr>
          <w:b/>
        </w:rPr>
        <w:t>Calculating EVE</w:t>
      </w:r>
    </w:p>
    <w:p w14:paraId="0797EDC5" w14:textId="77777777" w:rsidR="00EF075E" w:rsidRPr="00AD2DEF" w:rsidRDefault="00EF075E" w:rsidP="00F8725A">
      <w:pPr>
        <w:rPr>
          <w:b/>
        </w:rPr>
      </w:pPr>
    </w:p>
    <w:p w14:paraId="1EB6E57D" w14:textId="77777777" w:rsidR="00F8725A" w:rsidRDefault="00F8725A" w:rsidP="00F8725A">
      <w:r>
        <w:t>EVE is calculated using NPV, if the method selected under Fair Value option is “Discount” or “FASB 107/ Discount”. The weighted average life of the asset/liability is affected by the decay or prepayment assumption of the account. The adjusted cash flow schedule is used and discounted to the present to obtain the fair value of the account.</w:t>
      </w:r>
    </w:p>
    <w:p w14:paraId="698EC1C0" w14:textId="2D5418BD" w:rsidR="00F8725A" w:rsidRDefault="00F8725A" w:rsidP="00F8725A">
      <w:r>
        <w:t>For each account, the NPV is equal to</w:t>
      </w:r>
    </w:p>
    <w:p w14:paraId="0E45CED9" w14:textId="77777777" w:rsidR="00EF075E" w:rsidRDefault="00EF075E" w:rsidP="00F8725A"/>
    <w:p w14:paraId="24ABDEAF" w14:textId="77777777" w:rsidR="00F8725A" w:rsidRPr="00BC6EB3" w:rsidRDefault="00F8725A" w:rsidP="00F8725A">
      <w:pPr>
        <w:rPr>
          <w:b/>
        </w:rPr>
      </w:pPr>
      <w:r w:rsidRPr="00BC6EB3">
        <w:rPr>
          <w:b/>
        </w:rPr>
        <w:t>Formula 1</w:t>
      </w:r>
    </w:p>
    <w:p w14:paraId="708AA3AE" w14:textId="77777777" w:rsidR="00F8725A" w:rsidRPr="00147A34" w:rsidRDefault="00662ACF" w:rsidP="00F8725A">
      <w:pPr>
        <w:rPr>
          <w:sz w:val="28"/>
          <w:szCs w:val="28"/>
        </w:rPr>
      </w:pPr>
      <m:oMathPara>
        <m:oMath>
          <m:sSub>
            <m:sSubPr>
              <m:ctrlPr>
                <w:rPr>
                  <w:rFonts w:ascii="Cambria Math" w:hAnsi="Cambria Math"/>
                  <w:i/>
                  <w:sz w:val="28"/>
                  <w:szCs w:val="28"/>
                </w:rPr>
              </m:ctrlPr>
            </m:sSubPr>
            <m:e>
              <m:r>
                <w:rPr>
                  <w:rFonts w:ascii="Cambria Math" w:hAnsi="Cambria Math"/>
                  <w:sz w:val="28"/>
                  <w:szCs w:val="28"/>
                </w:rPr>
                <m:t>NPV</m:t>
              </m:r>
            </m:e>
            <m:sub>
              <m:r>
                <w:rPr>
                  <w:rFonts w:ascii="Cambria Math" w:hAnsi="Cambria Math"/>
                  <w:sz w:val="28"/>
                  <w:szCs w:val="28"/>
                </w:rPr>
                <m:t>i</m:t>
              </m:r>
            </m:sub>
          </m:sSub>
          <m:r>
            <w:rPr>
              <w:rFonts w:ascii="Cambria Math" w:hAnsi="Cambria Math"/>
              <w:sz w:val="28"/>
              <w:szCs w:val="28"/>
            </w:rPr>
            <m:t>=</m:t>
          </m:r>
          <m:nary>
            <m:naryPr>
              <m:chr m:val="∑"/>
              <m:grow m:val="1"/>
              <m:ctrlPr>
                <w:rPr>
                  <w:rFonts w:ascii="Cambria Math" w:hAnsi="Cambria Math"/>
                  <w:sz w:val="28"/>
                  <w:szCs w:val="28"/>
                </w:rPr>
              </m:ctrlPr>
            </m:naryPr>
            <m:sub>
              <m:r>
                <w:rPr>
                  <w:rFonts w:ascii="Cambria Math" w:hAnsi="Cambria Math"/>
                  <w:sz w:val="28"/>
                  <w:szCs w:val="28"/>
                </w:rPr>
                <m:t>t=1</m:t>
              </m:r>
            </m:sub>
            <m:sup>
              <m:r>
                <w:rPr>
                  <w:rFonts w:ascii="Cambria Math" w:hAnsi="Cambria Math"/>
                  <w:sz w:val="28"/>
                  <w:szCs w:val="28"/>
                </w:rPr>
                <m:t>m</m:t>
              </m:r>
            </m:sup>
            <m:e>
              <m:d>
                <m:dPr>
                  <m:ctrlPr>
                    <w:rPr>
                      <w:rFonts w:ascii="Cambria Math" w:hAnsi="Cambria Math"/>
                      <w:sz w:val="28"/>
                      <w:szCs w:val="28"/>
                    </w:rPr>
                  </m:ctrlPr>
                </m:dPr>
                <m:e>
                  <m:f>
                    <m:fPr>
                      <m:ctrlPr>
                        <w:rPr>
                          <w:rFonts w:ascii="Cambria Math" w:eastAsia="Cambria Math" w:hAnsi="Cambria Math" w:cs="Cambria Math"/>
                          <w:i/>
                          <w:sz w:val="28"/>
                          <w:szCs w:val="28"/>
                        </w:rPr>
                      </m:ctrlPr>
                    </m:fPr>
                    <m:num>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CF</m:t>
                          </m:r>
                        </m:e>
                        <m:sub>
                          <m:r>
                            <w:rPr>
                              <w:rFonts w:ascii="Cambria Math" w:eastAsia="Cambria Math" w:hAnsi="Cambria Math" w:cs="Cambria Math"/>
                              <w:sz w:val="28"/>
                              <w:szCs w:val="28"/>
                            </w:rPr>
                            <m:t>t</m:t>
                          </m:r>
                        </m:sub>
                      </m:sSub>
                    </m:num>
                    <m:den>
                      <m:sSup>
                        <m:sSupPr>
                          <m:ctrlPr>
                            <w:rPr>
                              <w:rFonts w:ascii="Cambria Math" w:eastAsia="Cambria Math" w:hAnsi="Cambria Math" w:cs="Cambria Math"/>
                              <w:i/>
                              <w:sz w:val="28"/>
                              <w:szCs w:val="28"/>
                            </w:rPr>
                          </m:ctrlPr>
                        </m:sSupPr>
                        <m:e>
                          <m:r>
                            <w:rPr>
                              <w:rFonts w:ascii="Cambria Math" w:eastAsia="Cambria Math" w:hAnsi="Cambria Math" w:cs="Cambria Math"/>
                              <w:sz w:val="28"/>
                              <w:szCs w:val="28"/>
                            </w:rPr>
                            <m:t>(1+</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r</m:t>
                              </m:r>
                            </m:e>
                            <m:sub>
                              <m:r>
                                <w:rPr>
                                  <w:rFonts w:ascii="Cambria Math" w:eastAsia="Cambria Math" w:hAnsi="Cambria Math" w:cs="Cambria Math"/>
                                  <w:sz w:val="28"/>
                                  <w:szCs w:val="28"/>
                                </w:rPr>
                                <m:t>t</m:t>
                              </m:r>
                            </m:sub>
                          </m:sSub>
                          <m:r>
                            <w:rPr>
                              <w:rFonts w:ascii="Cambria Math" w:eastAsia="Cambria Math" w:hAnsi="Cambria Math" w:cs="Cambria Math"/>
                              <w:sz w:val="28"/>
                              <w:szCs w:val="28"/>
                            </w:rPr>
                            <m:t>+s)</m:t>
                          </m:r>
                        </m:e>
                        <m:sup>
                          <m:r>
                            <w:rPr>
                              <w:rFonts w:ascii="Cambria Math" w:eastAsia="Cambria Math" w:hAnsi="Cambria Math" w:cs="Cambria Math"/>
                              <w:sz w:val="28"/>
                              <w:szCs w:val="28"/>
                            </w:rPr>
                            <m:t>t</m:t>
                          </m:r>
                        </m:sup>
                      </m:sSup>
                    </m:den>
                  </m:f>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P</m:t>
                      </m:r>
                    </m:num>
                    <m:den>
                      <m:sSup>
                        <m:sSupPr>
                          <m:ctrlPr>
                            <w:rPr>
                              <w:rFonts w:ascii="Cambria Math" w:eastAsia="Cambria Math" w:hAnsi="Cambria Math" w:cs="Cambria Math"/>
                              <w:i/>
                              <w:sz w:val="28"/>
                              <w:szCs w:val="28"/>
                            </w:rPr>
                          </m:ctrlPr>
                        </m:sSupPr>
                        <m:e>
                          <m:r>
                            <w:rPr>
                              <w:rFonts w:ascii="Cambria Math" w:eastAsia="Cambria Math" w:hAnsi="Cambria Math" w:cs="Cambria Math"/>
                              <w:sz w:val="28"/>
                              <w:szCs w:val="28"/>
                            </w:rPr>
                            <m:t>(1+</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r</m:t>
                              </m:r>
                            </m:e>
                            <m:sub>
                              <m:r>
                                <w:rPr>
                                  <w:rFonts w:ascii="Cambria Math" w:eastAsia="Cambria Math" w:hAnsi="Cambria Math" w:cs="Cambria Math"/>
                                  <w:sz w:val="28"/>
                                  <w:szCs w:val="28"/>
                                </w:rPr>
                                <m:t>m</m:t>
                              </m:r>
                            </m:sub>
                          </m:sSub>
                          <m:r>
                            <w:rPr>
                              <w:rFonts w:ascii="Cambria Math" w:eastAsia="Cambria Math" w:hAnsi="Cambria Math" w:cs="Cambria Math"/>
                              <w:sz w:val="28"/>
                              <w:szCs w:val="28"/>
                            </w:rPr>
                            <m:t>+s)</m:t>
                          </m:r>
                        </m:e>
                        <m:sup>
                          <m:r>
                            <w:rPr>
                              <w:rFonts w:ascii="Cambria Math" w:eastAsia="Cambria Math" w:hAnsi="Cambria Math" w:cs="Cambria Math"/>
                              <w:sz w:val="28"/>
                              <w:szCs w:val="28"/>
                            </w:rPr>
                            <m:t>m</m:t>
                          </m:r>
                        </m:sup>
                      </m:sSup>
                    </m:den>
                  </m:f>
                </m:e>
              </m:d>
            </m:e>
          </m:nary>
        </m:oMath>
      </m:oMathPara>
    </w:p>
    <w:p w14:paraId="11B64EB0" w14:textId="27A2AFF8" w:rsidR="00F8725A" w:rsidRDefault="00F8725A" w:rsidP="00F8725A">
      <w:r>
        <w:t xml:space="preserve">Where i is the </w:t>
      </w:r>
      <w:proofErr w:type="spellStart"/>
      <w:r>
        <w:t>ith</w:t>
      </w:r>
      <w:proofErr w:type="spellEnd"/>
      <w:r>
        <w:t xml:space="preserve"> instrument in the portfolio, m is the maturity of the instrument, P is the principal, CF is the cash</w:t>
      </w:r>
      <w:r w:rsidR="00974843">
        <w:t xml:space="preserve"> </w:t>
      </w:r>
      <w:r>
        <w:t>flow at time t, r the index rate at time t, and s the spread add-on rate.</w:t>
      </w:r>
    </w:p>
    <w:p w14:paraId="6A413491" w14:textId="00C9B148" w:rsidR="00974843" w:rsidRDefault="00974843" w:rsidP="00F8725A"/>
    <w:p w14:paraId="54A2C65C" w14:textId="529B1A13" w:rsidR="00974843" w:rsidRDefault="00974843" w:rsidP="00F8725A">
      <w:r>
        <w:t>Generally speaking, if the rate is fixed the contractual cash flow would be fixed</w:t>
      </w:r>
      <w:proofErr w:type="gramStart"/>
      <w:r>
        <w:t>;  if</w:t>
      </w:r>
      <w:proofErr w:type="gramEnd"/>
      <w:r>
        <w:t xml:space="preserve"> the rate is variable, the cash flow would be repriced according to the repricing schedule at the new offering rate corresponding to the timing of the cash flow.</w:t>
      </w:r>
    </w:p>
    <w:p w14:paraId="6CA89F54" w14:textId="77777777" w:rsidR="00EF075E" w:rsidRDefault="00EF075E" w:rsidP="00F8725A"/>
    <w:p w14:paraId="19F56ED0" w14:textId="5174B8E6" w:rsidR="00F8725A" w:rsidRDefault="00F8725A" w:rsidP="00F8725A">
      <w:r>
        <w:t xml:space="preserve">Discount rate is defined under Fair Value option. Figure 2 shows the discount rate setup. Specifically the setting for CD Issuance indicates that the Cash flow will be discounted using the LIBOR curve and there would be no discount spread. In addition, this discount spread relationship will remain static via time.  Generally an account may have a spread to help capture the cost of credit risk, liquidity or other cost. The spread can be determined by the difference between the offering rate and the tenor rate identified under </w:t>
      </w:r>
      <w:r w:rsidR="005C58FA">
        <w:t>“</w:t>
      </w:r>
      <w:proofErr w:type="spellStart"/>
      <w:r>
        <w:t>Yld</w:t>
      </w:r>
      <w:proofErr w:type="spellEnd"/>
      <w:r>
        <w:t xml:space="preserve"> Curve month</w:t>
      </w:r>
      <w:r w:rsidR="005C58FA">
        <w:t>”</w:t>
      </w:r>
      <w:r>
        <w:t xml:space="preserve"> field. This spread will then be applied to the entire LIBOR curve to obtain the set of discount rates used for the NPV calculation</w:t>
      </w:r>
    </w:p>
    <w:p w14:paraId="5E5729B0" w14:textId="1EAC18D3" w:rsidR="00803E06" w:rsidRDefault="00803E06" w:rsidP="00F8725A"/>
    <w:p w14:paraId="4B41087B" w14:textId="05E63F80" w:rsidR="00803E06" w:rsidRDefault="00803E06" w:rsidP="00F8725A">
      <w:r>
        <w:t>In the CD issuance example, the 36 month tenors on the LIBOR curve is used to calculate the spread. Since the method used is “Calculated”, PROFITstar</w:t>
      </w:r>
      <w:r>
        <w:rPr>
          <w:rFonts w:cstheme="minorHAnsi"/>
          <w:b/>
        </w:rPr>
        <w:t>®</w:t>
      </w:r>
      <w:r>
        <w:t xml:space="preserve"> would calculate the spread between the current month’s offering rate and the ten</w:t>
      </w:r>
      <w:r w:rsidR="00A40BEE">
        <w:t>o</w:t>
      </w:r>
      <w:r>
        <w:t>r rate on the LIBOR curve.</w:t>
      </w:r>
      <w:r w:rsidR="00A40BEE">
        <w:t xml:space="preserve"> This spread is then applied to obtain the different discount rate for the different time period. Generally speaking the tenor selected to calculate the spread should reflect as closely </w:t>
      </w:r>
      <w:r w:rsidR="009E4602">
        <w:t xml:space="preserve">as possible </w:t>
      </w:r>
      <w:r w:rsidR="00A40BEE">
        <w:t>to the characteristic of the product.  Common practice include using a 36 month tenor for product that have a WAL around 36</w:t>
      </w:r>
      <w:r w:rsidR="009E4602">
        <w:t xml:space="preserve"> month</w:t>
      </w:r>
      <w:r w:rsidR="00A40BEE">
        <w:t>.</w:t>
      </w:r>
    </w:p>
    <w:p w14:paraId="77A8CFDD" w14:textId="5A3BBD10" w:rsidR="00F8725A" w:rsidRDefault="00F8725A" w:rsidP="00F8725A">
      <w:pPr>
        <w:rPr>
          <w:b/>
        </w:rPr>
      </w:pPr>
    </w:p>
    <w:p w14:paraId="40D1037A" w14:textId="1CDBA656" w:rsidR="00A40BEE" w:rsidRDefault="00A40BEE" w:rsidP="00F8725A">
      <w:r>
        <w:t xml:space="preserve">Pricing and opportunity cost, of course, can be based on other factors. As a bank may have unique competitive advantage that might justify its spread. </w:t>
      </w:r>
    </w:p>
    <w:p w14:paraId="3188E522" w14:textId="7F45A289" w:rsidR="00A40BEE" w:rsidRDefault="00A40BEE" w:rsidP="00F8725A"/>
    <w:p w14:paraId="2D796CD7" w14:textId="74A4A7B3" w:rsidR="001224F5" w:rsidRDefault="001224F5" w:rsidP="00F8725A">
      <w:r>
        <w:t>PROFITstar</w:t>
      </w:r>
      <w:r w:rsidR="003B136C">
        <w:rPr>
          <w:rFonts w:cstheme="minorHAnsi"/>
          <w:b/>
        </w:rPr>
        <w:t>®</w:t>
      </w:r>
      <w:r>
        <w:t xml:space="preserve"> separate the calculation in Formula 1 into 2 parts,</w:t>
      </w:r>
      <w:r w:rsidRPr="001224F5">
        <w:t xml:space="preserve"> </w:t>
      </w:r>
      <w:r>
        <w:t>the maturity principal portion and the interest/expense cash flow portion.</w:t>
      </w:r>
      <w:r w:rsidR="003B136C">
        <w:t xml:space="preserve"> Formula 2 below shows the break down. In this formula, d is the discount rate which is the rate that already accounted for the spread. The subscript i represent each product, t is the timing of the </w:t>
      </w:r>
      <w:proofErr w:type="spellStart"/>
      <w:r w:rsidR="003B136C">
        <w:t>cashflow</w:t>
      </w:r>
      <w:proofErr w:type="spellEnd"/>
      <w:r w:rsidR="003B136C">
        <w:t>, m the time of maturity, P the principal.</w:t>
      </w:r>
    </w:p>
    <w:p w14:paraId="0F47B109" w14:textId="77777777" w:rsidR="001224F5" w:rsidRPr="008D5F4B" w:rsidRDefault="001224F5" w:rsidP="00F8725A"/>
    <w:p w14:paraId="223B5B3B" w14:textId="77777777" w:rsidR="00F8725A" w:rsidRPr="006056C4" w:rsidRDefault="00F8725A" w:rsidP="00F8725A">
      <w:pPr>
        <w:rPr>
          <w:b/>
        </w:rPr>
      </w:pPr>
      <w:r w:rsidRPr="006056C4">
        <w:rPr>
          <w:b/>
        </w:rPr>
        <w:t xml:space="preserve">Formula </w:t>
      </w:r>
      <w:r>
        <w:rPr>
          <w:b/>
        </w:rPr>
        <w:t>2</w:t>
      </w:r>
    </w:p>
    <w:p w14:paraId="5A27A958" w14:textId="77777777" w:rsidR="00F8725A" w:rsidRDefault="00F8725A" w:rsidP="00F8725A"/>
    <w:p w14:paraId="3E9876AD" w14:textId="1242C509" w:rsidR="00F8725A" w:rsidRDefault="00F8725A" w:rsidP="00F8725A">
      <w:pPr>
        <w:jc w:val="center"/>
      </w:pPr>
      <m:oMath>
        <m:r>
          <w:rPr>
            <w:rFonts w:ascii="Cambria Math" w:hAnsi="Cambria Math"/>
            <w:sz w:val="40"/>
            <w:szCs w:val="40"/>
          </w:rPr>
          <m:t>NPV=</m:t>
        </m:r>
        <m:nary>
          <m:naryPr>
            <m:chr m:val="∑"/>
            <m:grow m:val="1"/>
            <m:ctrlPr>
              <w:rPr>
                <w:rFonts w:ascii="Cambria Math" w:hAnsi="Cambria Math"/>
                <w:sz w:val="40"/>
                <w:szCs w:val="40"/>
              </w:rPr>
            </m:ctrlPr>
          </m:naryPr>
          <m:sub>
            <m:r>
              <w:rPr>
                <w:rFonts w:ascii="Cambria Math" w:hAnsi="Cambria Math"/>
                <w:sz w:val="40"/>
                <w:szCs w:val="40"/>
              </w:rPr>
              <m:t>i=1</m:t>
            </m:r>
          </m:sub>
          <m:sup>
            <m:r>
              <w:rPr>
                <w:rFonts w:ascii="Cambria Math" w:hAnsi="Cambria Math"/>
                <w:sz w:val="40"/>
                <w:szCs w:val="40"/>
              </w:rPr>
              <m:t>n</m:t>
            </m:r>
          </m:sup>
          <m:e>
            <m:sSub>
              <m:sSubPr>
                <m:ctrlPr>
                  <w:rPr>
                    <w:rFonts w:ascii="Cambria Math" w:hAnsi="Cambria Math"/>
                    <w:i/>
                    <w:sz w:val="40"/>
                    <w:szCs w:val="40"/>
                  </w:rPr>
                </m:ctrlPr>
              </m:sSubPr>
              <m:e>
                <m:r>
                  <w:rPr>
                    <w:rFonts w:ascii="Cambria Math" w:hAnsi="Cambria Math"/>
                    <w:sz w:val="40"/>
                    <w:szCs w:val="40"/>
                  </w:rPr>
                  <m:t>NPV</m:t>
                </m:r>
              </m:e>
              <m:sub>
                <m:r>
                  <w:rPr>
                    <w:rFonts w:ascii="Cambria Math" w:hAnsi="Cambria Math"/>
                    <w:sz w:val="40"/>
                    <w:szCs w:val="40"/>
                  </w:rPr>
                  <m:t>i</m:t>
                </m:r>
              </m:sub>
            </m:sSub>
          </m:e>
        </m:nary>
        <m:r>
          <w:rPr>
            <w:rFonts w:ascii="Cambria Math" w:hAnsi="Cambria Math"/>
            <w:sz w:val="40"/>
            <w:szCs w:val="40"/>
          </w:rPr>
          <m:t>=</m:t>
        </m:r>
        <m:nary>
          <m:naryPr>
            <m:chr m:val="∑"/>
            <m:grow m:val="1"/>
            <m:ctrlPr>
              <w:rPr>
                <w:rFonts w:ascii="Cambria Math" w:hAnsi="Cambria Math"/>
                <w:sz w:val="40"/>
                <w:szCs w:val="40"/>
              </w:rPr>
            </m:ctrlPr>
          </m:naryPr>
          <m:sub>
            <m:r>
              <w:rPr>
                <w:rFonts w:ascii="Cambria Math" w:hAnsi="Cambria Math"/>
                <w:sz w:val="40"/>
                <w:szCs w:val="40"/>
              </w:rPr>
              <m:t>i=1</m:t>
            </m:r>
          </m:sub>
          <m:sup>
            <m:r>
              <w:rPr>
                <w:rFonts w:ascii="Cambria Math" w:hAnsi="Cambria Math"/>
                <w:sz w:val="40"/>
                <w:szCs w:val="40"/>
              </w:rPr>
              <m:t>n</m:t>
            </m:r>
          </m:sup>
          <m:e>
            <m:f>
              <m:fPr>
                <m:ctrlPr>
                  <w:rPr>
                    <w:rFonts w:ascii="Cambria Math" w:eastAsia="Cambria Math" w:hAnsi="Cambria Math" w:cs="Cambria Math"/>
                    <w:i/>
                    <w:sz w:val="40"/>
                    <w:szCs w:val="40"/>
                  </w:rPr>
                </m:ctrlPr>
              </m:fPr>
              <m:num>
                <m:sSub>
                  <m:sSubPr>
                    <m:ctrlPr>
                      <w:rPr>
                        <w:rFonts w:ascii="Cambria Math" w:eastAsia="Cambria Math" w:hAnsi="Cambria Math" w:cs="Cambria Math"/>
                        <w:i/>
                        <w:sz w:val="40"/>
                        <w:szCs w:val="40"/>
                      </w:rPr>
                    </m:ctrlPr>
                  </m:sSubPr>
                  <m:e>
                    <m:r>
                      <w:rPr>
                        <w:rFonts w:ascii="Cambria Math" w:eastAsia="Cambria Math" w:hAnsi="Cambria Math" w:cs="Cambria Math"/>
                        <w:sz w:val="40"/>
                        <w:szCs w:val="40"/>
                      </w:rPr>
                      <m:t>P</m:t>
                    </m:r>
                  </m:e>
                  <m:sub>
                    <m:r>
                      <w:rPr>
                        <w:rFonts w:ascii="Cambria Math" w:eastAsia="Cambria Math" w:hAnsi="Cambria Math" w:cs="Cambria Math"/>
                        <w:sz w:val="40"/>
                        <w:szCs w:val="40"/>
                      </w:rPr>
                      <m:t>i</m:t>
                    </m:r>
                  </m:sub>
                </m:sSub>
              </m:num>
              <m:den>
                <m:sSup>
                  <m:sSupPr>
                    <m:ctrlPr>
                      <w:rPr>
                        <w:rFonts w:ascii="Cambria Math" w:eastAsia="Cambria Math" w:hAnsi="Cambria Math" w:cs="Cambria Math"/>
                        <w:i/>
                        <w:sz w:val="40"/>
                        <w:szCs w:val="40"/>
                      </w:rPr>
                    </m:ctrlPr>
                  </m:sSupPr>
                  <m:e>
                    <m:r>
                      <w:rPr>
                        <w:rFonts w:ascii="Cambria Math" w:eastAsia="Cambria Math" w:hAnsi="Cambria Math" w:cs="Cambria Math"/>
                        <w:sz w:val="40"/>
                        <w:szCs w:val="40"/>
                      </w:rPr>
                      <m:t>(1+</m:t>
                    </m:r>
                    <m:sSub>
                      <m:sSubPr>
                        <m:ctrlPr>
                          <w:rPr>
                            <w:rFonts w:ascii="Cambria Math" w:eastAsia="Cambria Math" w:hAnsi="Cambria Math" w:cs="Cambria Math"/>
                            <w:i/>
                            <w:sz w:val="40"/>
                            <w:szCs w:val="40"/>
                          </w:rPr>
                        </m:ctrlPr>
                      </m:sSubPr>
                      <m:e>
                        <m:r>
                          <w:rPr>
                            <w:rFonts w:ascii="Cambria Math" w:eastAsia="Cambria Math" w:hAnsi="Cambria Math" w:cs="Cambria Math"/>
                            <w:sz w:val="40"/>
                            <w:szCs w:val="40"/>
                          </w:rPr>
                          <m:t>d</m:t>
                        </m:r>
                      </m:e>
                      <m:sub>
                        <m:r>
                          <w:rPr>
                            <w:rFonts w:ascii="Cambria Math" w:eastAsia="Cambria Math" w:hAnsi="Cambria Math" w:cs="Cambria Math"/>
                            <w:sz w:val="40"/>
                            <w:szCs w:val="40"/>
                          </w:rPr>
                          <m:t>m,i</m:t>
                        </m:r>
                      </m:sub>
                    </m:sSub>
                    <m:r>
                      <w:rPr>
                        <w:rFonts w:ascii="Cambria Math" w:eastAsia="Cambria Math" w:hAnsi="Cambria Math" w:cs="Cambria Math"/>
                        <w:sz w:val="40"/>
                        <w:szCs w:val="40"/>
                      </w:rPr>
                      <m:t>)</m:t>
                    </m:r>
                  </m:e>
                  <m:sup>
                    <m:r>
                      <w:rPr>
                        <w:rFonts w:ascii="Cambria Math" w:eastAsia="Cambria Math" w:hAnsi="Cambria Math" w:cs="Cambria Math"/>
                        <w:sz w:val="40"/>
                        <w:szCs w:val="40"/>
                      </w:rPr>
                      <m:t>m,i</m:t>
                    </m:r>
                  </m:sup>
                </m:sSup>
              </m:den>
            </m:f>
          </m:e>
        </m:nary>
        <m:r>
          <w:rPr>
            <w:rFonts w:ascii="Cambria Math" w:hAnsi="Cambria Math"/>
            <w:sz w:val="40"/>
            <w:szCs w:val="40"/>
          </w:rPr>
          <m:t xml:space="preserve"> </m:t>
        </m:r>
      </m:oMath>
      <w:r w:rsidRPr="00F21E82">
        <w:rPr>
          <w:rFonts w:eastAsiaTheme="minorEastAsia"/>
          <w:sz w:val="40"/>
          <w:szCs w:val="40"/>
        </w:rPr>
        <w:t>+</w:t>
      </w:r>
      <m:oMath>
        <m:nary>
          <m:naryPr>
            <m:chr m:val="∑"/>
            <m:grow m:val="1"/>
            <m:ctrlPr>
              <w:rPr>
                <w:rFonts w:ascii="Cambria Math" w:hAnsi="Cambria Math"/>
                <w:sz w:val="40"/>
                <w:szCs w:val="40"/>
              </w:rPr>
            </m:ctrlPr>
          </m:naryPr>
          <m:sub>
            <m:r>
              <w:rPr>
                <w:rFonts w:ascii="Cambria Math" w:hAnsi="Cambria Math"/>
                <w:sz w:val="40"/>
                <w:szCs w:val="40"/>
              </w:rPr>
              <m:t>i=1</m:t>
            </m:r>
          </m:sub>
          <m:sup>
            <m:r>
              <w:rPr>
                <w:rFonts w:ascii="Cambria Math" w:hAnsi="Cambria Math"/>
                <w:sz w:val="40"/>
                <w:szCs w:val="40"/>
              </w:rPr>
              <m:t>n</m:t>
            </m:r>
          </m:sup>
          <m:e>
            <m:f>
              <m:fPr>
                <m:ctrlPr>
                  <w:rPr>
                    <w:rFonts w:ascii="Cambria Math" w:eastAsia="Cambria Math" w:hAnsi="Cambria Math" w:cs="Cambria Math"/>
                    <w:i/>
                    <w:sz w:val="40"/>
                    <w:szCs w:val="40"/>
                  </w:rPr>
                </m:ctrlPr>
              </m:fPr>
              <m:num>
                <m:sSub>
                  <m:sSubPr>
                    <m:ctrlPr>
                      <w:rPr>
                        <w:rFonts w:ascii="Cambria Math" w:eastAsia="Cambria Math" w:hAnsi="Cambria Math" w:cs="Cambria Math"/>
                        <w:i/>
                        <w:sz w:val="40"/>
                        <w:szCs w:val="40"/>
                      </w:rPr>
                    </m:ctrlPr>
                  </m:sSubPr>
                  <m:e>
                    <m:r>
                      <w:rPr>
                        <w:rFonts w:ascii="Cambria Math" w:eastAsia="Cambria Math" w:hAnsi="Cambria Math" w:cs="Cambria Math"/>
                        <w:sz w:val="40"/>
                        <w:szCs w:val="40"/>
                      </w:rPr>
                      <m:t>CF</m:t>
                    </m:r>
                  </m:e>
                  <m:sub>
                    <m:r>
                      <w:rPr>
                        <w:rFonts w:ascii="Cambria Math" w:eastAsia="Cambria Math" w:hAnsi="Cambria Math" w:cs="Cambria Math"/>
                        <w:sz w:val="40"/>
                        <w:szCs w:val="40"/>
                      </w:rPr>
                      <m:t>i</m:t>
                    </m:r>
                  </m:sub>
                </m:sSub>
              </m:num>
              <m:den>
                <m:sSup>
                  <m:sSupPr>
                    <m:ctrlPr>
                      <w:rPr>
                        <w:rFonts w:ascii="Cambria Math" w:eastAsia="Cambria Math" w:hAnsi="Cambria Math" w:cs="Cambria Math"/>
                        <w:i/>
                        <w:sz w:val="40"/>
                        <w:szCs w:val="40"/>
                      </w:rPr>
                    </m:ctrlPr>
                  </m:sSupPr>
                  <m:e>
                    <m:r>
                      <w:rPr>
                        <w:rFonts w:ascii="Cambria Math" w:eastAsia="Cambria Math" w:hAnsi="Cambria Math" w:cs="Cambria Math"/>
                        <w:sz w:val="40"/>
                        <w:szCs w:val="40"/>
                      </w:rPr>
                      <m:t>(1+</m:t>
                    </m:r>
                    <m:sSub>
                      <m:sSubPr>
                        <m:ctrlPr>
                          <w:rPr>
                            <w:rFonts w:ascii="Cambria Math" w:eastAsia="Cambria Math" w:hAnsi="Cambria Math" w:cs="Cambria Math"/>
                            <w:i/>
                            <w:sz w:val="40"/>
                            <w:szCs w:val="40"/>
                          </w:rPr>
                        </m:ctrlPr>
                      </m:sSubPr>
                      <m:e>
                        <m:r>
                          <w:rPr>
                            <w:rFonts w:ascii="Cambria Math" w:eastAsia="Cambria Math" w:hAnsi="Cambria Math" w:cs="Cambria Math"/>
                            <w:sz w:val="40"/>
                            <w:szCs w:val="40"/>
                          </w:rPr>
                          <m:t>d</m:t>
                        </m:r>
                      </m:e>
                      <m:sub>
                        <m:r>
                          <w:rPr>
                            <w:rFonts w:ascii="Cambria Math" w:eastAsia="Cambria Math" w:hAnsi="Cambria Math" w:cs="Cambria Math"/>
                            <w:sz w:val="40"/>
                            <w:szCs w:val="40"/>
                          </w:rPr>
                          <m:t>t,i</m:t>
                        </m:r>
                      </m:sub>
                    </m:sSub>
                    <m:r>
                      <w:rPr>
                        <w:rFonts w:ascii="Cambria Math" w:eastAsia="Cambria Math" w:hAnsi="Cambria Math" w:cs="Cambria Math"/>
                        <w:sz w:val="40"/>
                        <w:szCs w:val="40"/>
                      </w:rPr>
                      <m:t>)</m:t>
                    </m:r>
                  </m:e>
                  <m:sup>
                    <m:r>
                      <w:rPr>
                        <w:rFonts w:ascii="Cambria Math" w:eastAsia="Cambria Math" w:hAnsi="Cambria Math" w:cs="Cambria Math"/>
                        <w:sz w:val="40"/>
                        <w:szCs w:val="40"/>
                      </w:rPr>
                      <m:t>t,i</m:t>
                    </m:r>
                  </m:sup>
                </m:sSup>
              </m:den>
            </m:f>
          </m:e>
        </m:nary>
      </m:oMath>
    </w:p>
    <w:p w14:paraId="7A0D9F4A" w14:textId="268DA278" w:rsidR="00F8725A" w:rsidRDefault="00F8725A" w:rsidP="00F8725A"/>
    <w:p w14:paraId="4B4ABFF3" w14:textId="77777777" w:rsidR="00EF075E" w:rsidRDefault="00EF075E" w:rsidP="00F8725A"/>
    <w:p w14:paraId="77A4CEEB" w14:textId="77777777" w:rsidR="00F8725A" w:rsidRPr="000B19A6" w:rsidRDefault="00F8725A" w:rsidP="00F8725A">
      <w:pPr>
        <w:rPr>
          <w:b/>
        </w:rPr>
      </w:pPr>
      <w:r w:rsidRPr="000B19A6">
        <w:rPr>
          <w:b/>
        </w:rPr>
        <w:t>Obtaining the discount rate</w:t>
      </w:r>
    </w:p>
    <w:p w14:paraId="08A30316" w14:textId="77F35B2E" w:rsidR="00F8725A" w:rsidRDefault="00F8725A" w:rsidP="00F8725A">
      <w:r>
        <w:t>The data relation to maturity principal portion are obtain</w:t>
      </w:r>
      <w:r w:rsidR="005C58FA">
        <w:t>ed</w:t>
      </w:r>
      <w:r>
        <w:t xml:space="preserve"> from maturity/repricing module. The index or the discount rate is based on the LIBOR Curve (or Government curve if government curve is used for some accounts) and is linearly interpolated between two available tenor points. Specifically</w:t>
      </w:r>
    </w:p>
    <w:p w14:paraId="70BA2441" w14:textId="77777777" w:rsidR="00F8725A" w:rsidRDefault="00F8725A" w:rsidP="00F8725A"/>
    <w:p w14:paraId="300DB379" w14:textId="77777777" w:rsidR="00F8725A" w:rsidRPr="006056C4" w:rsidRDefault="00F8725A" w:rsidP="00F8725A">
      <w:pPr>
        <w:rPr>
          <w:b/>
        </w:rPr>
      </w:pPr>
      <w:r w:rsidRPr="006056C4">
        <w:rPr>
          <w:b/>
        </w:rPr>
        <w:t xml:space="preserve">Formula </w:t>
      </w:r>
      <w:r>
        <w:rPr>
          <w:b/>
        </w:rPr>
        <w:t>3</w:t>
      </w:r>
    </w:p>
    <w:p w14:paraId="18AAE521" w14:textId="77777777" w:rsidR="00F8725A" w:rsidRDefault="00F8725A" w:rsidP="00F8725A">
      <w:pPr>
        <w:rPr>
          <w:rFonts w:eastAsiaTheme="minorEastAsia"/>
          <w:sz w:val="36"/>
          <w:szCs w:val="36"/>
        </w:rPr>
      </w:pPr>
    </w:p>
    <w:p w14:paraId="6F24D0FE" w14:textId="77777777" w:rsidR="00F8725A" w:rsidRDefault="00662ACF" w:rsidP="00F8725A">
      <w:pPr>
        <w:rPr>
          <w:rFonts w:eastAsiaTheme="minorEastAsia"/>
          <w:sz w:val="36"/>
          <w:szCs w:val="36"/>
        </w:rPr>
      </w:pPr>
      <m:oMathPara>
        <m:oMath>
          <m:sSub>
            <m:sSubPr>
              <m:ctrlPr>
                <w:rPr>
                  <w:rFonts w:ascii="Cambria Math" w:eastAsia="Cambria Math" w:hAnsi="Cambria Math" w:cs="Cambria Math"/>
                  <w:i/>
                  <w:sz w:val="36"/>
                  <w:szCs w:val="36"/>
                </w:rPr>
              </m:ctrlPr>
            </m:sSubPr>
            <m:e>
              <m:r>
                <w:rPr>
                  <w:rFonts w:ascii="Cambria Math" w:eastAsia="Cambria Math" w:hAnsi="Cambria Math" w:cs="Cambria Math"/>
                  <w:sz w:val="36"/>
                  <w:szCs w:val="36"/>
                </w:rPr>
                <m:t>r</m:t>
              </m:r>
            </m:e>
            <m:sub>
              <m:r>
                <w:rPr>
                  <w:rFonts w:ascii="Cambria Math" w:eastAsia="Cambria Math" w:hAnsi="Cambria Math" w:cs="Cambria Math"/>
                  <w:sz w:val="36"/>
                  <w:szCs w:val="36"/>
                </w:rPr>
                <m:t>i</m:t>
              </m:r>
            </m:sub>
          </m:sSub>
          <m:r>
            <w:rPr>
              <w:rFonts w:ascii="Cambria Math" w:eastAsia="Cambria Math" w:hAnsi="Cambria Math" w:cs="Cambria Math"/>
              <w:sz w:val="36"/>
              <w:szCs w:val="36"/>
            </w:rPr>
            <m:t>=</m:t>
          </m:r>
          <m:d>
            <m:dPr>
              <m:begChr m:val="{"/>
              <m:endChr m:val=""/>
              <m:ctrlPr>
                <w:rPr>
                  <w:rFonts w:ascii="Cambria Math" w:eastAsia="Cambria Math" w:hAnsi="Cambria Math" w:cs="Cambria Math"/>
                  <w:i/>
                  <w:sz w:val="36"/>
                  <w:szCs w:val="36"/>
                </w:rPr>
              </m:ctrlPr>
            </m:dPr>
            <m:e>
              <m:eqArr>
                <m:eqArrPr>
                  <m:ctrlPr>
                    <w:rPr>
                      <w:rFonts w:ascii="Cambria Math" w:eastAsia="Cambria Math" w:hAnsi="Cambria Math" w:cs="Cambria Math"/>
                      <w:i/>
                      <w:sz w:val="36"/>
                      <w:szCs w:val="36"/>
                    </w:rPr>
                  </m:ctrlPr>
                </m:eqArrPr>
                <m:e>
                  <m:r>
                    <w:rPr>
                      <w:rFonts w:ascii="Cambria Math" w:eastAsia="Cambria Math" w:hAnsi="Cambria Math" w:cs="Cambria Math"/>
                      <w:sz w:val="36"/>
                      <w:szCs w:val="36"/>
                    </w:rPr>
                    <m:t xml:space="preserve"> i ∈t :  </m:t>
                  </m:r>
                  <m:sSub>
                    <m:sSubPr>
                      <m:ctrlPr>
                        <w:rPr>
                          <w:rFonts w:ascii="Cambria Math" w:eastAsia="Cambria Math" w:hAnsi="Cambria Math" w:cs="Cambria Math"/>
                          <w:i/>
                          <w:sz w:val="36"/>
                          <w:szCs w:val="36"/>
                        </w:rPr>
                      </m:ctrlPr>
                    </m:sSubPr>
                    <m:e>
                      <m:r>
                        <w:rPr>
                          <w:rFonts w:ascii="Cambria Math" w:eastAsia="Cambria Math" w:hAnsi="Cambria Math" w:cs="Cambria Math"/>
                          <w:sz w:val="36"/>
                          <w:szCs w:val="36"/>
                        </w:rPr>
                        <m:t>LIBOR</m:t>
                      </m:r>
                    </m:e>
                    <m:sub>
                      <m:r>
                        <w:rPr>
                          <w:rFonts w:ascii="Cambria Math" w:eastAsia="Cambria Math" w:hAnsi="Cambria Math" w:cs="Cambria Math"/>
                          <w:sz w:val="36"/>
                          <w:szCs w:val="36"/>
                        </w:rPr>
                        <m:t>i</m:t>
                      </m:r>
                    </m:sub>
                  </m:sSub>
                </m:e>
                <m:e>
                  <m:r>
                    <w:rPr>
                      <w:rFonts w:ascii="Cambria Math" w:eastAsia="Cambria Math" w:hAnsi="Cambria Math" w:cs="Cambria Math"/>
                      <w:sz w:val="36"/>
                      <w:szCs w:val="36"/>
                    </w:rPr>
                    <m:t xml:space="preserve">i∉t:   </m:t>
                  </m:r>
                  <m:sSub>
                    <m:sSubPr>
                      <m:ctrlPr>
                        <w:rPr>
                          <w:rFonts w:ascii="Cambria Math" w:eastAsia="Cambria Math" w:hAnsi="Cambria Math" w:cs="Cambria Math"/>
                          <w:i/>
                          <w:sz w:val="36"/>
                          <w:szCs w:val="36"/>
                        </w:rPr>
                      </m:ctrlPr>
                    </m:sSubPr>
                    <m:e>
                      <m:r>
                        <w:rPr>
                          <w:rFonts w:ascii="Cambria Math" w:eastAsia="Cambria Math" w:hAnsi="Cambria Math" w:cs="Cambria Math"/>
                          <w:sz w:val="36"/>
                          <w:szCs w:val="36"/>
                        </w:rPr>
                        <m:t>LIBOR</m:t>
                      </m:r>
                    </m:e>
                    <m:sub>
                      <m:r>
                        <w:rPr>
                          <w:rFonts w:ascii="Cambria Math" w:eastAsia="Cambria Math" w:hAnsi="Cambria Math" w:cs="Cambria Math"/>
                          <w:sz w:val="36"/>
                          <w:szCs w:val="36"/>
                        </w:rPr>
                        <m:t>j</m:t>
                      </m:r>
                    </m:sub>
                  </m:sSub>
                  <m:r>
                    <w:rPr>
                      <w:rFonts w:ascii="Cambria Math" w:eastAsia="Cambria Math" w:hAnsi="Cambria Math" w:cs="Cambria Math"/>
                      <w:sz w:val="36"/>
                      <w:szCs w:val="36"/>
                    </w:rPr>
                    <m:t xml:space="preserve">+ </m:t>
                  </m:r>
                  <m:f>
                    <m:fPr>
                      <m:ctrlPr>
                        <w:rPr>
                          <w:rFonts w:ascii="Cambria Math" w:eastAsia="Cambria Math" w:hAnsi="Cambria Math" w:cs="Cambria Math"/>
                          <w:i/>
                          <w:sz w:val="36"/>
                          <w:szCs w:val="36"/>
                        </w:rPr>
                      </m:ctrlPr>
                    </m:fPr>
                    <m:num>
                      <m:r>
                        <w:rPr>
                          <w:rFonts w:ascii="Cambria Math" w:eastAsia="Cambria Math" w:hAnsi="Cambria Math" w:cs="Cambria Math"/>
                          <w:sz w:val="36"/>
                          <w:szCs w:val="36"/>
                        </w:rPr>
                        <m:t>(</m:t>
                      </m:r>
                      <m:sSub>
                        <m:sSubPr>
                          <m:ctrlPr>
                            <w:rPr>
                              <w:rFonts w:ascii="Cambria Math" w:eastAsia="Cambria Math" w:hAnsi="Cambria Math" w:cs="Cambria Math"/>
                              <w:i/>
                              <w:sz w:val="36"/>
                              <w:szCs w:val="36"/>
                            </w:rPr>
                          </m:ctrlPr>
                        </m:sSubPr>
                        <m:e>
                          <m:r>
                            <w:rPr>
                              <w:rFonts w:ascii="Cambria Math" w:eastAsia="Cambria Math" w:hAnsi="Cambria Math" w:cs="Cambria Math"/>
                              <w:sz w:val="36"/>
                              <w:szCs w:val="36"/>
                            </w:rPr>
                            <m:t>LIBOR</m:t>
                          </m:r>
                        </m:e>
                        <m:sub>
                          <m:r>
                            <w:rPr>
                              <w:rFonts w:ascii="Cambria Math" w:eastAsia="Cambria Math" w:hAnsi="Cambria Math" w:cs="Cambria Math"/>
                              <w:sz w:val="36"/>
                              <w:szCs w:val="36"/>
                            </w:rPr>
                            <m:t>j+1</m:t>
                          </m:r>
                        </m:sub>
                      </m:sSub>
                      <m:r>
                        <w:rPr>
                          <w:rFonts w:ascii="Cambria Math" w:eastAsia="Cambria Math" w:hAnsi="Cambria Math" w:cs="Cambria Math"/>
                          <w:sz w:val="36"/>
                          <w:szCs w:val="36"/>
                        </w:rPr>
                        <m:t>-</m:t>
                      </m:r>
                      <m:sSub>
                        <m:sSubPr>
                          <m:ctrlPr>
                            <w:rPr>
                              <w:rFonts w:ascii="Cambria Math" w:eastAsia="Cambria Math" w:hAnsi="Cambria Math" w:cs="Cambria Math"/>
                              <w:i/>
                              <w:sz w:val="36"/>
                              <w:szCs w:val="36"/>
                            </w:rPr>
                          </m:ctrlPr>
                        </m:sSubPr>
                        <m:e>
                          <m:r>
                            <w:rPr>
                              <w:rFonts w:ascii="Cambria Math" w:eastAsia="Cambria Math" w:hAnsi="Cambria Math" w:cs="Cambria Math"/>
                              <w:sz w:val="36"/>
                              <w:szCs w:val="36"/>
                            </w:rPr>
                            <m:t>LIBOR</m:t>
                          </m:r>
                        </m:e>
                        <m:sub>
                          <m:r>
                            <w:rPr>
                              <w:rFonts w:ascii="Cambria Math" w:eastAsia="Cambria Math" w:hAnsi="Cambria Math" w:cs="Cambria Math"/>
                              <w:sz w:val="36"/>
                              <w:szCs w:val="36"/>
                            </w:rPr>
                            <m:t>j</m:t>
                          </m:r>
                        </m:sub>
                      </m:sSub>
                      <m:r>
                        <w:rPr>
                          <w:rFonts w:ascii="Cambria Math" w:eastAsia="Cambria Math" w:hAnsi="Cambria Math" w:cs="Cambria Math"/>
                          <w:sz w:val="36"/>
                          <w:szCs w:val="36"/>
                        </w:rPr>
                        <m:t>)(</m:t>
                      </m:r>
                      <m:sSub>
                        <m:sSubPr>
                          <m:ctrlPr>
                            <w:rPr>
                              <w:rFonts w:ascii="Cambria Math" w:eastAsia="Cambria Math" w:hAnsi="Cambria Math" w:cs="Cambria Math"/>
                              <w:i/>
                              <w:sz w:val="36"/>
                              <w:szCs w:val="36"/>
                            </w:rPr>
                          </m:ctrlPr>
                        </m:sSubPr>
                        <m:e>
                          <m:r>
                            <w:rPr>
                              <w:rFonts w:ascii="Cambria Math" w:eastAsia="Cambria Math" w:hAnsi="Cambria Math" w:cs="Cambria Math"/>
                              <w:sz w:val="36"/>
                              <w:szCs w:val="36"/>
                            </w:rPr>
                            <m:t>t</m:t>
                          </m:r>
                        </m:e>
                        <m:sub>
                          <m:r>
                            <w:rPr>
                              <w:rFonts w:ascii="Cambria Math" w:eastAsia="Cambria Math" w:hAnsi="Cambria Math" w:cs="Cambria Math"/>
                              <w:sz w:val="36"/>
                              <w:szCs w:val="36"/>
                            </w:rPr>
                            <m:t>i</m:t>
                          </m:r>
                        </m:sub>
                      </m:sSub>
                      <m:r>
                        <w:rPr>
                          <w:rFonts w:ascii="Cambria Math" w:eastAsia="Cambria Math" w:hAnsi="Cambria Math" w:cs="Cambria Math"/>
                          <w:sz w:val="36"/>
                          <w:szCs w:val="36"/>
                        </w:rPr>
                        <m:t>-</m:t>
                      </m:r>
                      <m:sSub>
                        <m:sSubPr>
                          <m:ctrlPr>
                            <w:rPr>
                              <w:rFonts w:ascii="Cambria Math" w:eastAsia="Cambria Math" w:hAnsi="Cambria Math" w:cs="Cambria Math"/>
                              <w:i/>
                              <w:sz w:val="36"/>
                              <w:szCs w:val="36"/>
                            </w:rPr>
                          </m:ctrlPr>
                        </m:sSubPr>
                        <m:e>
                          <m:r>
                            <w:rPr>
                              <w:rFonts w:ascii="Cambria Math" w:eastAsia="Cambria Math" w:hAnsi="Cambria Math" w:cs="Cambria Math"/>
                              <w:sz w:val="36"/>
                              <w:szCs w:val="36"/>
                            </w:rPr>
                            <m:t>t</m:t>
                          </m:r>
                        </m:e>
                        <m:sub>
                          <m:r>
                            <w:rPr>
                              <w:rFonts w:ascii="Cambria Math" w:eastAsia="Cambria Math" w:hAnsi="Cambria Math" w:cs="Cambria Math"/>
                              <w:sz w:val="36"/>
                              <w:szCs w:val="36"/>
                            </w:rPr>
                            <m:t>j</m:t>
                          </m:r>
                        </m:sub>
                      </m:sSub>
                      <m:r>
                        <w:rPr>
                          <w:rFonts w:ascii="Cambria Math" w:eastAsia="Cambria Math" w:hAnsi="Cambria Math" w:cs="Cambria Math"/>
                          <w:sz w:val="36"/>
                          <w:szCs w:val="36"/>
                        </w:rPr>
                        <m:t>)</m:t>
                      </m:r>
                    </m:num>
                    <m:den>
                      <m:sSub>
                        <m:sSubPr>
                          <m:ctrlPr>
                            <w:rPr>
                              <w:rFonts w:ascii="Cambria Math" w:eastAsia="Cambria Math" w:hAnsi="Cambria Math" w:cs="Cambria Math"/>
                              <w:i/>
                              <w:sz w:val="36"/>
                              <w:szCs w:val="36"/>
                            </w:rPr>
                          </m:ctrlPr>
                        </m:sSubPr>
                        <m:e>
                          <m:r>
                            <w:rPr>
                              <w:rFonts w:ascii="Cambria Math" w:eastAsia="Cambria Math" w:hAnsi="Cambria Math" w:cs="Cambria Math"/>
                              <w:sz w:val="36"/>
                              <w:szCs w:val="36"/>
                            </w:rPr>
                            <m:t>t</m:t>
                          </m:r>
                        </m:e>
                        <m:sub>
                          <m:r>
                            <w:rPr>
                              <w:rFonts w:ascii="Cambria Math" w:eastAsia="Cambria Math" w:hAnsi="Cambria Math" w:cs="Cambria Math"/>
                              <w:sz w:val="36"/>
                              <w:szCs w:val="36"/>
                            </w:rPr>
                            <m:t>j+1</m:t>
                          </m:r>
                        </m:sub>
                      </m:sSub>
                      <m:r>
                        <w:rPr>
                          <w:rFonts w:ascii="Cambria Math" w:eastAsia="Cambria Math" w:hAnsi="Cambria Math" w:cs="Cambria Math"/>
                          <w:sz w:val="36"/>
                          <w:szCs w:val="36"/>
                        </w:rPr>
                        <m:t>-</m:t>
                      </m:r>
                      <m:sSub>
                        <m:sSubPr>
                          <m:ctrlPr>
                            <w:rPr>
                              <w:rFonts w:ascii="Cambria Math" w:eastAsia="Cambria Math" w:hAnsi="Cambria Math" w:cs="Cambria Math"/>
                              <w:i/>
                              <w:sz w:val="36"/>
                              <w:szCs w:val="36"/>
                            </w:rPr>
                          </m:ctrlPr>
                        </m:sSubPr>
                        <m:e>
                          <m:r>
                            <w:rPr>
                              <w:rFonts w:ascii="Cambria Math" w:eastAsia="Cambria Math" w:hAnsi="Cambria Math" w:cs="Cambria Math"/>
                              <w:sz w:val="36"/>
                              <w:szCs w:val="36"/>
                            </w:rPr>
                            <m:t>t</m:t>
                          </m:r>
                        </m:e>
                        <m:sub>
                          <m:r>
                            <w:rPr>
                              <w:rFonts w:ascii="Cambria Math" w:eastAsia="Cambria Math" w:hAnsi="Cambria Math" w:cs="Cambria Math"/>
                              <w:sz w:val="36"/>
                              <w:szCs w:val="36"/>
                            </w:rPr>
                            <m:t>j</m:t>
                          </m:r>
                        </m:sub>
                      </m:sSub>
                    </m:den>
                  </m:f>
                </m:e>
              </m:eqArr>
            </m:e>
          </m:d>
        </m:oMath>
      </m:oMathPara>
    </w:p>
    <w:p w14:paraId="72728E57" w14:textId="77777777" w:rsidR="00F8725A" w:rsidRDefault="00F8725A" w:rsidP="00F8725A"/>
    <w:p w14:paraId="2FCB995E" w14:textId="77777777" w:rsidR="00F8725A" w:rsidRDefault="00F8725A" w:rsidP="00F8725A">
      <w:r>
        <w:t xml:space="preserve">Here </w:t>
      </w:r>
      <w:proofErr w:type="spellStart"/>
      <w:r>
        <w:t>ri</w:t>
      </w:r>
      <w:proofErr w:type="spellEnd"/>
      <w:r>
        <w:t xml:space="preserve"> is the </w:t>
      </w:r>
      <w:proofErr w:type="spellStart"/>
      <w:r>
        <w:t>ith</w:t>
      </w:r>
      <w:proofErr w:type="spellEnd"/>
      <w:r>
        <w:t xml:space="preserve"> discount rate; t is the set of tenor points on the LIBOR Curve in months; j is the last tenor element that have a direct discount rate before time i.</w:t>
      </w:r>
    </w:p>
    <w:p w14:paraId="30C76512" w14:textId="77777777" w:rsidR="00F8725A" w:rsidRDefault="00F8725A" w:rsidP="00F8725A">
      <w:r>
        <w:lastRenderedPageBreak/>
        <w:t>For example: LIBOR has tenor set of {1</w:t>
      </w:r>
      <w:proofErr w:type="gramStart"/>
      <w:r>
        <w:t>,3,6,9,12</w:t>
      </w:r>
      <w:proofErr w:type="gramEnd"/>
      <w:r>
        <w:t xml:space="preserve">….} </w:t>
      </w:r>
    </w:p>
    <w:p w14:paraId="6C7D26AC" w14:textId="77777777" w:rsidR="00F8725A" w:rsidRDefault="00F8725A" w:rsidP="00F8725A">
      <w:proofErr w:type="gramStart"/>
      <w:r>
        <w:t>R(</w:t>
      </w:r>
      <w:proofErr w:type="gramEnd"/>
      <w:r>
        <w:t>1) = LIBOR curve [tenor =1 ] or the 1 month LIBOR rate = 0.16</w:t>
      </w:r>
    </w:p>
    <w:p w14:paraId="18418B19" w14:textId="77777777" w:rsidR="00F8725A" w:rsidRDefault="00F8725A" w:rsidP="00F8725A">
      <w:r>
        <w:t>R(2) = LIBOR curve [tenor =1 ] + (LIBOR curve [tenor =3] – LIBOR  curve[tenor =1 ]( (2-1)/(3-1)  = 0.16 + (0.25 -0.16)(2-1)/(3-1)=0.205</w:t>
      </w:r>
    </w:p>
    <w:p w14:paraId="2582063D" w14:textId="77777777" w:rsidR="00F8725A" w:rsidRDefault="00F8725A" w:rsidP="00F8725A"/>
    <w:p w14:paraId="083628EE" w14:textId="1E8E2E37" w:rsidR="00F8725A" w:rsidRDefault="00F8725A" w:rsidP="00F8725A">
      <w:r>
        <w:t>Basically if there is not a direct discount rate in the LIBOR curve, then linear interpolation is done from the most proximate tenors to extract a discount rate</w:t>
      </w:r>
    </w:p>
    <w:p w14:paraId="4F8FC49A" w14:textId="77777777" w:rsidR="00EF075E" w:rsidRDefault="00EF075E" w:rsidP="00F8725A"/>
    <w:p w14:paraId="20CCF2FA" w14:textId="77777777" w:rsidR="00F8725A" w:rsidRDefault="00F8725A" w:rsidP="00F8725A">
      <w:pPr>
        <w:rPr>
          <w:b/>
        </w:rPr>
      </w:pPr>
      <w:r w:rsidRPr="000B19A6">
        <w:rPr>
          <w:b/>
        </w:rPr>
        <w:t xml:space="preserve">Obtaining the </w:t>
      </w:r>
      <w:r>
        <w:rPr>
          <w:b/>
        </w:rPr>
        <w:t>FV Factor</w:t>
      </w:r>
      <w:r>
        <w:rPr>
          <w:rStyle w:val="FootnoteReference"/>
          <w:rFonts w:eastAsiaTheme="majorEastAsia"/>
          <w:b/>
        </w:rPr>
        <w:footnoteReference w:id="16"/>
      </w:r>
    </w:p>
    <w:p w14:paraId="7192235B" w14:textId="3591F06D" w:rsidR="00F8725A" w:rsidRDefault="00F8725A" w:rsidP="00F8725A">
      <w:r>
        <w:t>Once the discount rate has been identified a Fair Value factor can be obtained. PROFITstar® usually treat payments as occurring in the middle of the month. So the discount factor must be adjusted to account for this timing. Since time period are calculated in the dimension of months, a middle of the month adjustment would equate 0.5 adjustment.</w:t>
      </w:r>
    </w:p>
    <w:p w14:paraId="3AC15FD0" w14:textId="77777777" w:rsidR="00EF075E" w:rsidRDefault="00EF075E" w:rsidP="00F8725A"/>
    <w:p w14:paraId="0E633F4A" w14:textId="77777777" w:rsidR="00F8725A" w:rsidRPr="000B19A6" w:rsidRDefault="00F8725A" w:rsidP="00F8725A">
      <w:pPr>
        <w:rPr>
          <w:b/>
        </w:rPr>
      </w:pPr>
      <w:r w:rsidRPr="000B19A6">
        <w:rPr>
          <w:b/>
        </w:rPr>
        <w:t xml:space="preserve">Obtaining the </w:t>
      </w:r>
      <w:r>
        <w:rPr>
          <w:b/>
        </w:rPr>
        <w:t>Principal or maturity amount</w:t>
      </w:r>
    </w:p>
    <w:p w14:paraId="107FBCA6" w14:textId="77777777" w:rsidR="00F8725A" w:rsidRDefault="00F8725A" w:rsidP="00F8725A">
      <w:r>
        <w:t>The Table 1 below shows the present value of the principal portion for CD issuance. Specifically the Maturity amount correspond to the contractual maturity cash flow which can be obtained from the maturity/repricing module.</w:t>
      </w:r>
    </w:p>
    <w:p w14:paraId="0F74D9B7" w14:textId="79512068" w:rsidR="00F8725A" w:rsidRDefault="00F8725A" w:rsidP="00F8725A">
      <w:r>
        <w:rPr>
          <w:noProof/>
          <w:lang w:eastAsia="en-US"/>
        </w:rPr>
        <w:drawing>
          <wp:inline distT="0" distB="0" distL="0" distR="0" wp14:anchorId="4274F881" wp14:editId="1C6E3CE4">
            <wp:extent cx="5943600" cy="433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33070"/>
                    </a:xfrm>
                    <a:prstGeom prst="rect">
                      <a:avLst/>
                    </a:prstGeom>
                  </pic:spPr>
                </pic:pic>
              </a:graphicData>
            </a:graphic>
          </wp:inline>
        </w:drawing>
      </w:r>
    </w:p>
    <w:p w14:paraId="385531F0" w14:textId="77777777" w:rsidR="00EF075E" w:rsidRDefault="00EF075E" w:rsidP="00F8725A"/>
    <w:p w14:paraId="10D0F7CF" w14:textId="77777777" w:rsidR="00F8725A" w:rsidRPr="00DF4945" w:rsidRDefault="00F8725A" w:rsidP="00F8725A">
      <w:pPr>
        <w:rPr>
          <w:b/>
        </w:rPr>
      </w:pPr>
      <w:r w:rsidRPr="00DF4945">
        <w:rPr>
          <w:b/>
        </w:rPr>
        <w:t>Table 1: Present Value calculation for Principal/Maturity for CD Issuance</w:t>
      </w:r>
    </w:p>
    <w:tbl>
      <w:tblPr>
        <w:tblW w:w="7190" w:type="dxa"/>
        <w:jc w:val="center"/>
        <w:tblLook w:val="04A0" w:firstRow="1" w:lastRow="0" w:firstColumn="1" w:lastColumn="0" w:noHBand="0" w:noVBand="1"/>
      </w:tblPr>
      <w:tblGrid>
        <w:gridCol w:w="960"/>
        <w:gridCol w:w="960"/>
        <w:gridCol w:w="1220"/>
        <w:gridCol w:w="1980"/>
        <w:gridCol w:w="2070"/>
      </w:tblGrid>
      <w:tr w:rsidR="00F8725A" w:rsidRPr="00147A34" w14:paraId="5B9F8A0A" w14:textId="77777777" w:rsidTr="00EF075E">
        <w:trPr>
          <w:trHeight w:val="315"/>
          <w:jc w:val="center"/>
        </w:trPr>
        <w:tc>
          <w:tcPr>
            <w:tcW w:w="960" w:type="dxa"/>
            <w:tcBorders>
              <w:top w:val="single" w:sz="8" w:space="0" w:color="auto"/>
              <w:left w:val="single" w:sz="8" w:space="0" w:color="auto"/>
              <w:bottom w:val="single" w:sz="8" w:space="0" w:color="auto"/>
              <w:right w:val="nil"/>
            </w:tcBorders>
            <w:shd w:val="clear" w:color="000000" w:fill="0070C0"/>
            <w:noWrap/>
            <w:vAlign w:val="bottom"/>
            <w:hideMark/>
          </w:tcPr>
          <w:p w14:paraId="3BBF67C3" w14:textId="77777777" w:rsidR="00F8725A" w:rsidRPr="00147A34" w:rsidRDefault="00F8725A" w:rsidP="00EF075E">
            <w:pPr>
              <w:rPr>
                <w:rFonts w:ascii="Calibri" w:hAnsi="Calibri" w:cs="Calibri"/>
                <w:b/>
                <w:bCs/>
                <w:color w:val="FFFFFF"/>
              </w:rPr>
            </w:pPr>
            <w:r w:rsidRPr="00147A34">
              <w:rPr>
                <w:rFonts w:ascii="Calibri" w:hAnsi="Calibri" w:cs="Calibri"/>
                <w:b/>
                <w:bCs/>
                <w:color w:val="FFFFFF"/>
              </w:rPr>
              <w:t>Index</w:t>
            </w:r>
          </w:p>
        </w:tc>
        <w:tc>
          <w:tcPr>
            <w:tcW w:w="960" w:type="dxa"/>
            <w:tcBorders>
              <w:top w:val="single" w:sz="8" w:space="0" w:color="auto"/>
              <w:left w:val="nil"/>
              <w:bottom w:val="single" w:sz="8" w:space="0" w:color="auto"/>
              <w:right w:val="nil"/>
            </w:tcBorders>
            <w:shd w:val="clear" w:color="000000" w:fill="0070C0"/>
            <w:noWrap/>
            <w:vAlign w:val="bottom"/>
            <w:hideMark/>
          </w:tcPr>
          <w:p w14:paraId="38FC7A15" w14:textId="77777777" w:rsidR="00F8725A" w:rsidRPr="00147A34" w:rsidRDefault="00F8725A" w:rsidP="00EF075E">
            <w:pPr>
              <w:rPr>
                <w:rFonts w:ascii="Calibri" w:hAnsi="Calibri" w:cs="Calibri"/>
                <w:b/>
                <w:bCs/>
                <w:color w:val="FFFFFF"/>
              </w:rPr>
            </w:pPr>
            <w:r w:rsidRPr="00147A34">
              <w:rPr>
                <w:rFonts w:ascii="Calibri" w:hAnsi="Calibri" w:cs="Calibri"/>
                <w:b/>
                <w:bCs/>
                <w:color w:val="FFFFFF"/>
              </w:rPr>
              <w:t>Time</w:t>
            </w:r>
          </w:p>
        </w:tc>
        <w:tc>
          <w:tcPr>
            <w:tcW w:w="1220" w:type="dxa"/>
            <w:tcBorders>
              <w:top w:val="single" w:sz="8" w:space="0" w:color="auto"/>
              <w:left w:val="nil"/>
              <w:bottom w:val="single" w:sz="8" w:space="0" w:color="auto"/>
              <w:right w:val="nil"/>
            </w:tcBorders>
            <w:shd w:val="clear" w:color="000000" w:fill="0070C0"/>
            <w:noWrap/>
            <w:vAlign w:val="bottom"/>
            <w:hideMark/>
          </w:tcPr>
          <w:p w14:paraId="48E45417" w14:textId="77777777" w:rsidR="00F8725A" w:rsidRPr="00147A34" w:rsidRDefault="00F8725A" w:rsidP="00EF075E">
            <w:pPr>
              <w:rPr>
                <w:rFonts w:ascii="Calibri" w:hAnsi="Calibri" w:cs="Calibri"/>
                <w:b/>
                <w:bCs/>
                <w:color w:val="FFFFFF"/>
              </w:rPr>
            </w:pPr>
            <w:r w:rsidRPr="00147A34">
              <w:rPr>
                <w:rFonts w:ascii="Calibri" w:hAnsi="Calibri" w:cs="Calibri"/>
                <w:b/>
                <w:bCs/>
                <w:color w:val="FFFFFF"/>
              </w:rPr>
              <w:t>FV Factor</w:t>
            </w:r>
          </w:p>
        </w:tc>
        <w:tc>
          <w:tcPr>
            <w:tcW w:w="1980" w:type="dxa"/>
            <w:tcBorders>
              <w:top w:val="single" w:sz="8" w:space="0" w:color="auto"/>
              <w:left w:val="nil"/>
              <w:bottom w:val="single" w:sz="8" w:space="0" w:color="auto"/>
              <w:right w:val="nil"/>
            </w:tcBorders>
            <w:shd w:val="clear" w:color="000000" w:fill="0070C0"/>
            <w:noWrap/>
            <w:vAlign w:val="bottom"/>
            <w:hideMark/>
          </w:tcPr>
          <w:p w14:paraId="7A7AD5BC" w14:textId="77777777" w:rsidR="00F8725A" w:rsidRPr="00147A34" w:rsidRDefault="00F8725A" w:rsidP="00EF075E">
            <w:pPr>
              <w:rPr>
                <w:rFonts w:ascii="Calibri" w:hAnsi="Calibri" w:cs="Calibri"/>
                <w:b/>
                <w:bCs/>
                <w:color w:val="FFFFFF"/>
              </w:rPr>
            </w:pPr>
            <w:r w:rsidRPr="00147A34">
              <w:rPr>
                <w:rFonts w:ascii="Calibri" w:hAnsi="Calibri" w:cs="Calibri"/>
                <w:b/>
                <w:bCs/>
                <w:color w:val="FFFFFF"/>
              </w:rPr>
              <w:t>Maturity Amount</w:t>
            </w:r>
          </w:p>
        </w:tc>
        <w:tc>
          <w:tcPr>
            <w:tcW w:w="2070" w:type="dxa"/>
            <w:tcBorders>
              <w:top w:val="single" w:sz="8" w:space="0" w:color="auto"/>
              <w:left w:val="nil"/>
              <w:bottom w:val="single" w:sz="8" w:space="0" w:color="auto"/>
              <w:right w:val="single" w:sz="8" w:space="0" w:color="auto"/>
            </w:tcBorders>
            <w:shd w:val="clear" w:color="000000" w:fill="0070C0"/>
            <w:noWrap/>
            <w:vAlign w:val="bottom"/>
            <w:hideMark/>
          </w:tcPr>
          <w:p w14:paraId="55669644" w14:textId="77777777" w:rsidR="00F8725A" w:rsidRPr="00147A34" w:rsidRDefault="00F8725A" w:rsidP="00EF075E">
            <w:pPr>
              <w:rPr>
                <w:rFonts w:ascii="Calibri" w:hAnsi="Calibri" w:cs="Calibri"/>
                <w:b/>
                <w:bCs/>
                <w:color w:val="FFFFFF"/>
              </w:rPr>
            </w:pPr>
            <w:r w:rsidRPr="00147A34">
              <w:rPr>
                <w:rFonts w:ascii="Calibri" w:hAnsi="Calibri" w:cs="Calibri"/>
                <w:b/>
                <w:bCs/>
                <w:color w:val="FFFFFF"/>
              </w:rPr>
              <w:t xml:space="preserve">PV of Maturity </w:t>
            </w:r>
            <w:proofErr w:type="spellStart"/>
            <w:r w:rsidRPr="00147A34">
              <w:rPr>
                <w:rFonts w:ascii="Calibri" w:hAnsi="Calibri" w:cs="Calibri"/>
                <w:b/>
                <w:bCs/>
                <w:color w:val="FFFFFF"/>
              </w:rPr>
              <w:t>Amt</w:t>
            </w:r>
            <w:proofErr w:type="spellEnd"/>
          </w:p>
        </w:tc>
      </w:tr>
      <w:tr w:rsidR="00F8725A" w:rsidRPr="00147A34" w14:paraId="0F2E50EA" w14:textId="77777777" w:rsidTr="00EF075E">
        <w:trPr>
          <w:trHeight w:val="300"/>
          <w:jc w:val="center"/>
        </w:trPr>
        <w:tc>
          <w:tcPr>
            <w:tcW w:w="960" w:type="dxa"/>
            <w:tcBorders>
              <w:top w:val="nil"/>
              <w:left w:val="single" w:sz="8" w:space="0" w:color="auto"/>
              <w:bottom w:val="nil"/>
              <w:right w:val="nil"/>
            </w:tcBorders>
            <w:shd w:val="clear" w:color="auto" w:fill="auto"/>
            <w:noWrap/>
            <w:vAlign w:val="bottom"/>
            <w:hideMark/>
          </w:tcPr>
          <w:p w14:paraId="127F8B96"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0.16</w:t>
            </w:r>
          </w:p>
        </w:tc>
        <w:tc>
          <w:tcPr>
            <w:tcW w:w="960" w:type="dxa"/>
            <w:tcBorders>
              <w:top w:val="nil"/>
              <w:left w:val="nil"/>
              <w:bottom w:val="nil"/>
              <w:right w:val="nil"/>
            </w:tcBorders>
            <w:shd w:val="clear" w:color="auto" w:fill="auto"/>
            <w:noWrap/>
            <w:vAlign w:val="bottom"/>
            <w:hideMark/>
          </w:tcPr>
          <w:p w14:paraId="421AA6D3"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Sep-20</w:t>
            </w:r>
          </w:p>
        </w:tc>
        <w:tc>
          <w:tcPr>
            <w:tcW w:w="1220" w:type="dxa"/>
            <w:tcBorders>
              <w:top w:val="nil"/>
              <w:left w:val="nil"/>
              <w:bottom w:val="nil"/>
              <w:right w:val="nil"/>
            </w:tcBorders>
            <w:shd w:val="clear" w:color="auto" w:fill="auto"/>
            <w:noWrap/>
            <w:vAlign w:val="bottom"/>
            <w:hideMark/>
          </w:tcPr>
          <w:p w14:paraId="137EC260"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0.999933</w:t>
            </w:r>
          </w:p>
        </w:tc>
        <w:tc>
          <w:tcPr>
            <w:tcW w:w="1980" w:type="dxa"/>
            <w:tcBorders>
              <w:top w:val="nil"/>
              <w:left w:val="nil"/>
              <w:bottom w:val="nil"/>
              <w:right w:val="nil"/>
            </w:tcBorders>
            <w:shd w:val="clear" w:color="auto" w:fill="auto"/>
            <w:noWrap/>
            <w:vAlign w:val="bottom"/>
            <w:hideMark/>
          </w:tcPr>
          <w:p w14:paraId="00F38890"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709,247,000.00</w:t>
            </w:r>
          </w:p>
        </w:tc>
        <w:tc>
          <w:tcPr>
            <w:tcW w:w="2070" w:type="dxa"/>
            <w:tcBorders>
              <w:top w:val="nil"/>
              <w:left w:val="nil"/>
              <w:bottom w:val="nil"/>
              <w:right w:val="single" w:sz="8" w:space="0" w:color="auto"/>
            </w:tcBorders>
            <w:shd w:val="clear" w:color="auto" w:fill="auto"/>
            <w:noWrap/>
            <w:vAlign w:val="bottom"/>
            <w:hideMark/>
          </w:tcPr>
          <w:p w14:paraId="19CAABD2"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709,199,720.02</w:t>
            </w:r>
          </w:p>
        </w:tc>
      </w:tr>
      <w:tr w:rsidR="00F8725A" w:rsidRPr="00147A34" w14:paraId="66D4B87E" w14:textId="77777777" w:rsidTr="00EF075E">
        <w:trPr>
          <w:trHeight w:val="300"/>
          <w:jc w:val="center"/>
        </w:trPr>
        <w:tc>
          <w:tcPr>
            <w:tcW w:w="960" w:type="dxa"/>
            <w:tcBorders>
              <w:top w:val="nil"/>
              <w:left w:val="single" w:sz="8" w:space="0" w:color="auto"/>
              <w:bottom w:val="nil"/>
              <w:right w:val="nil"/>
            </w:tcBorders>
            <w:shd w:val="clear" w:color="auto" w:fill="auto"/>
            <w:noWrap/>
            <w:vAlign w:val="bottom"/>
            <w:hideMark/>
          </w:tcPr>
          <w:p w14:paraId="7EE2D3C5"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0.205</w:t>
            </w:r>
          </w:p>
        </w:tc>
        <w:tc>
          <w:tcPr>
            <w:tcW w:w="960" w:type="dxa"/>
            <w:tcBorders>
              <w:top w:val="nil"/>
              <w:left w:val="nil"/>
              <w:bottom w:val="nil"/>
              <w:right w:val="nil"/>
            </w:tcBorders>
            <w:shd w:val="clear" w:color="auto" w:fill="auto"/>
            <w:noWrap/>
            <w:vAlign w:val="bottom"/>
            <w:hideMark/>
          </w:tcPr>
          <w:p w14:paraId="5EE31BF2"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Oct-20</w:t>
            </w:r>
          </w:p>
        </w:tc>
        <w:tc>
          <w:tcPr>
            <w:tcW w:w="1220" w:type="dxa"/>
            <w:tcBorders>
              <w:top w:val="nil"/>
              <w:left w:val="nil"/>
              <w:bottom w:val="nil"/>
              <w:right w:val="nil"/>
            </w:tcBorders>
            <w:shd w:val="clear" w:color="auto" w:fill="auto"/>
            <w:noWrap/>
            <w:vAlign w:val="bottom"/>
            <w:hideMark/>
          </w:tcPr>
          <w:p w14:paraId="49B40062"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0.999741</w:t>
            </w:r>
          </w:p>
        </w:tc>
        <w:tc>
          <w:tcPr>
            <w:tcW w:w="1980" w:type="dxa"/>
            <w:tcBorders>
              <w:top w:val="nil"/>
              <w:left w:val="nil"/>
              <w:bottom w:val="nil"/>
              <w:right w:val="nil"/>
            </w:tcBorders>
            <w:shd w:val="clear" w:color="auto" w:fill="auto"/>
            <w:noWrap/>
            <w:vAlign w:val="bottom"/>
            <w:hideMark/>
          </w:tcPr>
          <w:p w14:paraId="197F97E8"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1,366,203,000.00</w:t>
            </w:r>
          </w:p>
        </w:tc>
        <w:tc>
          <w:tcPr>
            <w:tcW w:w="2070" w:type="dxa"/>
            <w:tcBorders>
              <w:top w:val="nil"/>
              <w:left w:val="nil"/>
              <w:bottom w:val="nil"/>
              <w:right w:val="single" w:sz="8" w:space="0" w:color="auto"/>
            </w:tcBorders>
            <w:shd w:val="clear" w:color="auto" w:fill="auto"/>
            <w:noWrap/>
            <w:vAlign w:val="bottom"/>
            <w:hideMark/>
          </w:tcPr>
          <w:p w14:paraId="4EF34CC3"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1,365,849,091.70</w:t>
            </w:r>
          </w:p>
        </w:tc>
      </w:tr>
      <w:tr w:rsidR="00F8725A" w:rsidRPr="00147A34" w14:paraId="6889CB78" w14:textId="77777777" w:rsidTr="00EF075E">
        <w:trPr>
          <w:trHeight w:val="300"/>
          <w:jc w:val="center"/>
        </w:trPr>
        <w:tc>
          <w:tcPr>
            <w:tcW w:w="960" w:type="dxa"/>
            <w:tcBorders>
              <w:top w:val="nil"/>
              <w:left w:val="single" w:sz="8" w:space="0" w:color="auto"/>
              <w:bottom w:val="nil"/>
              <w:right w:val="nil"/>
            </w:tcBorders>
            <w:shd w:val="clear" w:color="auto" w:fill="auto"/>
            <w:noWrap/>
            <w:vAlign w:val="bottom"/>
            <w:hideMark/>
          </w:tcPr>
          <w:p w14:paraId="09B6A9F2"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0.25</w:t>
            </w:r>
          </w:p>
        </w:tc>
        <w:tc>
          <w:tcPr>
            <w:tcW w:w="960" w:type="dxa"/>
            <w:tcBorders>
              <w:top w:val="nil"/>
              <w:left w:val="nil"/>
              <w:bottom w:val="nil"/>
              <w:right w:val="nil"/>
            </w:tcBorders>
            <w:shd w:val="clear" w:color="auto" w:fill="auto"/>
            <w:noWrap/>
            <w:vAlign w:val="bottom"/>
            <w:hideMark/>
          </w:tcPr>
          <w:p w14:paraId="3FA2592B"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Nov-20</w:t>
            </w:r>
          </w:p>
        </w:tc>
        <w:tc>
          <w:tcPr>
            <w:tcW w:w="1220" w:type="dxa"/>
            <w:tcBorders>
              <w:top w:val="nil"/>
              <w:left w:val="nil"/>
              <w:bottom w:val="nil"/>
              <w:right w:val="nil"/>
            </w:tcBorders>
            <w:shd w:val="clear" w:color="auto" w:fill="auto"/>
            <w:noWrap/>
            <w:vAlign w:val="bottom"/>
            <w:hideMark/>
          </w:tcPr>
          <w:p w14:paraId="52439F8F"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0.999472</w:t>
            </w:r>
          </w:p>
        </w:tc>
        <w:tc>
          <w:tcPr>
            <w:tcW w:w="1980" w:type="dxa"/>
            <w:tcBorders>
              <w:top w:val="nil"/>
              <w:left w:val="nil"/>
              <w:bottom w:val="nil"/>
              <w:right w:val="nil"/>
            </w:tcBorders>
            <w:shd w:val="clear" w:color="auto" w:fill="auto"/>
            <w:noWrap/>
            <w:vAlign w:val="bottom"/>
            <w:hideMark/>
          </w:tcPr>
          <w:p w14:paraId="074D2218"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269,488,000.00</w:t>
            </w:r>
          </w:p>
        </w:tc>
        <w:tc>
          <w:tcPr>
            <w:tcW w:w="2070" w:type="dxa"/>
            <w:tcBorders>
              <w:top w:val="nil"/>
              <w:left w:val="nil"/>
              <w:bottom w:val="nil"/>
              <w:right w:val="single" w:sz="8" w:space="0" w:color="auto"/>
            </w:tcBorders>
            <w:shd w:val="clear" w:color="auto" w:fill="auto"/>
            <w:noWrap/>
            <w:vAlign w:val="bottom"/>
            <w:hideMark/>
          </w:tcPr>
          <w:p w14:paraId="3521B0D6"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269,345,821.29</w:t>
            </w:r>
          </w:p>
        </w:tc>
      </w:tr>
      <w:tr w:rsidR="00F8725A" w:rsidRPr="00147A34" w14:paraId="55AE2896" w14:textId="77777777" w:rsidTr="00EF075E">
        <w:trPr>
          <w:trHeight w:val="300"/>
          <w:jc w:val="center"/>
        </w:trPr>
        <w:tc>
          <w:tcPr>
            <w:tcW w:w="960" w:type="dxa"/>
            <w:tcBorders>
              <w:top w:val="nil"/>
              <w:left w:val="single" w:sz="8" w:space="0" w:color="auto"/>
              <w:bottom w:val="nil"/>
              <w:right w:val="nil"/>
            </w:tcBorders>
            <w:shd w:val="clear" w:color="auto" w:fill="auto"/>
            <w:noWrap/>
            <w:vAlign w:val="bottom"/>
            <w:hideMark/>
          </w:tcPr>
          <w:p w14:paraId="094FB09C"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0.27</w:t>
            </w:r>
          </w:p>
        </w:tc>
        <w:tc>
          <w:tcPr>
            <w:tcW w:w="960" w:type="dxa"/>
            <w:tcBorders>
              <w:top w:val="nil"/>
              <w:left w:val="nil"/>
              <w:bottom w:val="nil"/>
              <w:right w:val="nil"/>
            </w:tcBorders>
            <w:shd w:val="clear" w:color="auto" w:fill="auto"/>
            <w:noWrap/>
            <w:vAlign w:val="bottom"/>
            <w:hideMark/>
          </w:tcPr>
          <w:p w14:paraId="5137075E"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Dec-20</w:t>
            </w:r>
          </w:p>
        </w:tc>
        <w:tc>
          <w:tcPr>
            <w:tcW w:w="1220" w:type="dxa"/>
            <w:tcBorders>
              <w:top w:val="nil"/>
              <w:left w:val="nil"/>
              <w:bottom w:val="nil"/>
              <w:right w:val="nil"/>
            </w:tcBorders>
            <w:shd w:val="clear" w:color="auto" w:fill="auto"/>
            <w:noWrap/>
            <w:vAlign w:val="bottom"/>
            <w:hideMark/>
          </w:tcPr>
          <w:p w14:paraId="472291EA"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0.999202</w:t>
            </w:r>
          </w:p>
        </w:tc>
        <w:tc>
          <w:tcPr>
            <w:tcW w:w="1980" w:type="dxa"/>
            <w:tcBorders>
              <w:top w:val="nil"/>
              <w:left w:val="nil"/>
              <w:bottom w:val="nil"/>
              <w:right w:val="nil"/>
            </w:tcBorders>
            <w:shd w:val="clear" w:color="auto" w:fill="auto"/>
            <w:noWrap/>
            <w:vAlign w:val="bottom"/>
            <w:hideMark/>
          </w:tcPr>
          <w:p w14:paraId="1444A603"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1,199,652,000.00</w:t>
            </w:r>
          </w:p>
        </w:tc>
        <w:tc>
          <w:tcPr>
            <w:tcW w:w="2070" w:type="dxa"/>
            <w:tcBorders>
              <w:top w:val="nil"/>
              <w:left w:val="nil"/>
              <w:bottom w:val="nil"/>
              <w:right w:val="single" w:sz="8" w:space="0" w:color="auto"/>
            </w:tcBorders>
            <w:shd w:val="clear" w:color="auto" w:fill="auto"/>
            <w:noWrap/>
            <w:vAlign w:val="bottom"/>
            <w:hideMark/>
          </w:tcPr>
          <w:p w14:paraId="28A17910"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1,198,694,261.72</w:t>
            </w:r>
          </w:p>
        </w:tc>
      </w:tr>
      <w:tr w:rsidR="00F8725A" w:rsidRPr="00147A34" w14:paraId="1B5403B0" w14:textId="77777777" w:rsidTr="00EF075E">
        <w:trPr>
          <w:trHeight w:val="300"/>
          <w:jc w:val="center"/>
        </w:trPr>
        <w:tc>
          <w:tcPr>
            <w:tcW w:w="960" w:type="dxa"/>
            <w:tcBorders>
              <w:top w:val="nil"/>
              <w:left w:val="single" w:sz="8" w:space="0" w:color="auto"/>
              <w:bottom w:val="nil"/>
              <w:right w:val="nil"/>
            </w:tcBorders>
            <w:shd w:val="clear" w:color="auto" w:fill="auto"/>
            <w:noWrap/>
            <w:vAlign w:val="bottom"/>
            <w:hideMark/>
          </w:tcPr>
          <w:p w14:paraId="1557F12A"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0.29</w:t>
            </w:r>
          </w:p>
        </w:tc>
        <w:tc>
          <w:tcPr>
            <w:tcW w:w="960" w:type="dxa"/>
            <w:tcBorders>
              <w:top w:val="nil"/>
              <w:left w:val="nil"/>
              <w:bottom w:val="nil"/>
              <w:right w:val="nil"/>
            </w:tcBorders>
            <w:shd w:val="clear" w:color="auto" w:fill="auto"/>
            <w:noWrap/>
            <w:vAlign w:val="bottom"/>
            <w:hideMark/>
          </w:tcPr>
          <w:p w14:paraId="69CB9699"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Jan-21</w:t>
            </w:r>
          </w:p>
        </w:tc>
        <w:tc>
          <w:tcPr>
            <w:tcW w:w="1220" w:type="dxa"/>
            <w:tcBorders>
              <w:top w:val="nil"/>
              <w:left w:val="nil"/>
              <w:bottom w:val="nil"/>
              <w:right w:val="nil"/>
            </w:tcBorders>
            <w:shd w:val="clear" w:color="auto" w:fill="auto"/>
            <w:noWrap/>
            <w:vAlign w:val="bottom"/>
            <w:hideMark/>
          </w:tcPr>
          <w:p w14:paraId="425D4A37"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0.998893</w:t>
            </w:r>
          </w:p>
        </w:tc>
        <w:tc>
          <w:tcPr>
            <w:tcW w:w="1980" w:type="dxa"/>
            <w:tcBorders>
              <w:top w:val="nil"/>
              <w:left w:val="nil"/>
              <w:bottom w:val="nil"/>
              <w:right w:val="nil"/>
            </w:tcBorders>
            <w:shd w:val="clear" w:color="auto" w:fill="auto"/>
            <w:noWrap/>
            <w:vAlign w:val="bottom"/>
            <w:hideMark/>
          </w:tcPr>
          <w:p w14:paraId="0FF509A2"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342,201,000.00</w:t>
            </w:r>
          </w:p>
        </w:tc>
        <w:tc>
          <w:tcPr>
            <w:tcW w:w="2070" w:type="dxa"/>
            <w:tcBorders>
              <w:top w:val="nil"/>
              <w:left w:val="nil"/>
              <w:bottom w:val="nil"/>
              <w:right w:val="single" w:sz="8" w:space="0" w:color="auto"/>
            </w:tcBorders>
            <w:shd w:val="clear" w:color="auto" w:fill="auto"/>
            <w:noWrap/>
            <w:vAlign w:val="bottom"/>
            <w:hideMark/>
          </w:tcPr>
          <w:p w14:paraId="467F43AC"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341,822,218.64</w:t>
            </w:r>
          </w:p>
        </w:tc>
      </w:tr>
      <w:tr w:rsidR="00F8725A" w:rsidRPr="00147A34" w14:paraId="223FEEB2" w14:textId="77777777" w:rsidTr="00EF075E">
        <w:trPr>
          <w:trHeight w:val="300"/>
          <w:jc w:val="center"/>
        </w:trPr>
        <w:tc>
          <w:tcPr>
            <w:tcW w:w="960" w:type="dxa"/>
            <w:tcBorders>
              <w:top w:val="nil"/>
              <w:left w:val="single" w:sz="8" w:space="0" w:color="auto"/>
              <w:bottom w:val="nil"/>
              <w:right w:val="nil"/>
            </w:tcBorders>
            <w:shd w:val="clear" w:color="auto" w:fill="auto"/>
            <w:noWrap/>
            <w:vAlign w:val="bottom"/>
            <w:hideMark/>
          </w:tcPr>
          <w:p w14:paraId="011E477D"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0.31</w:t>
            </w:r>
          </w:p>
        </w:tc>
        <w:tc>
          <w:tcPr>
            <w:tcW w:w="960" w:type="dxa"/>
            <w:tcBorders>
              <w:top w:val="nil"/>
              <w:left w:val="nil"/>
              <w:bottom w:val="nil"/>
              <w:right w:val="nil"/>
            </w:tcBorders>
            <w:shd w:val="clear" w:color="auto" w:fill="auto"/>
            <w:noWrap/>
            <w:vAlign w:val="bottom"/>
            <w:hideMark/>
          </w:tcPr>
          <w:p w14:paraId="01A94401"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Feb-21</w:t>
            </w:r>
          </w:p>
        </w:tc>
        <w:tc>
          <w:tcPr>
            <w:tcW w:w="1220" w:type="dxa"/>
            <w:tcBorders>
              <w:top w:val="nil"/>
              <w:left w:val="nil"/>
              <w:bottom w:val="nil"/>
              <w:right w:val="nil"/>
            </w:tcBorders>
            <w:shd w:val="clear" w:color="auto" w:fill="auto"/>
            <w:noWrap/>
            <w:vAlign w:val="bottom"/>
            <w:hideMark/>
          </w:tcPr>
          <w:p w14:paraId="55A299AE"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0.998563</w:t>
            </w:r>
          </w:p>
        </w:tc>
        <w:tc>
          <w:tcPr>
            <w:tcW w:w="1980" w:type="dxa"/>
            <w:tcBorders>
              <w:top w:val="nil"/>
              <w:left w:val="nil"/>
              <w:bottom w:val="nil"/>
              <w:right w:val="nil"/>
            </w:tcBorders>
            <w:shd w:val="clear" w:color="auto" w:fill="auto"/>
            <w:noWrap/>
            <w:vAlign w:val="bottom"/>
            <w:hideMark/>
          </w:tcPr>
          <w:p w14:paraId="59EE79D7"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w:t>
            </w:r>
          </w:p>
        </w:tc>
        <w:tc>
          <w:tcPr>
            <w:tcW w:w="2070" w:type="dxa"/>
            <w:tcBorders>
              <w:top w:val="nil"/>
              <w:left w:val="nil"/>
              <w:bottom w:val="nil"/>
              <w:right w:val="single" w:sz="8" w:space="0" w:color="auto"/>
            </w:tcBorders>
            <w:shd w:val="clear" w:color="auto" w:fill="auto"/>
            <w:noWrap/>
            <w:vAlign w:val="bottom"/>
            <w:hideMark/>
          </w:tcPr>
          <w:p w14:paraId="2CC52597"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w:t>
            </w:r>
          </w:p>
        </w:tc>
      </w:tr>
      <w:tr w:rsidR="00F8725A" w:rsidRPr="00147A34" w14:paraId="7A49B2CE" w14:textId="77777777" w:rsidTr="00EF075E">
        <w:trPr>
          <w:trHeight w:val="300"/>
          <w:jc w:val="center"/>
        </w:trPr>
        <w:tc>
          <w:tcPr>
            <w:tcW w:w="960" w:type="dxa"/>
            <w:tcBorders>
              <w:top w:val="nil"/>
              <w:left w:val="single" w:sz="8" w:space="0" w:color="auto"/>
              <w:bottom w:val="nil"/>
              <w:right w:val="nil"/>
            </w:tcBorders>
            <w:shd w:val="clear" w:color="auto" w:fill="auto"/>
            <w:noWrap/>
            <w:vAlign w:val="bottom"/>
            <w:hideMark/>
          </w:tcPr>
          <w:p w14:paraId="09B4D82B"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0.3333</w:t>
            </w:r>
          </w:p>
        </w:tc>
        <w:tc>
          <w:tcPr>
            <w:tcW w:w="960" w:type="dxa"/>
            <w:tcBorders>
              <w:top w:val="nil"/>
              <w:left w:val="nil"/>
              <w:bottom w:val="nil"/>
              <w:right w:val="nil"/>
            </w:tcBorders>
            <w:shd w:val="clear" w:color="auto" w:fill="auto"/>
            <w:noWrap/>
            <w:vAlign w:val="bottom"/>
            <w:hideMark/>
          </w:tcPr>
          <w:p w14:paraId="79D59141"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Mar-21</w:t>
            </w:r>
          </w:p>
        </w:tc>
        <w:tc>
          <w:tcPr>
            <w:tcW w:w="1220" w:type="dxa"/>
            <w:tcBorders>
              <w:top w:val="nil"/>
              <w:left w:val="nil"/>
              <w:bottom w:val="nil"/>
              <w:right w:val="nil"/>
            </w:tcBorders>
            <w:shd w:val="clear" w:color="auto" w:fill="auto"/>
            <w:noWrap/>
            <w:vAlign w:val="bottom"/>
            <w:hideMark/>
          </w:tcPr>
          <w:p w14:paraId="11326E31"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0.998182</w:t>
            </w:r>
          </w:p>
        </w:tc>
        <w:tc>
          <w:tcPr>
            <w:tcW w:w="1980" w:type="dxa"/>
            <w:tcBorders>
              <w:top w:val="nil"/>
              <w:left w:val="nil"/>
              <w:bottom w:val="nil"/>
              <w:right w:val="nil"/>
            </w:tcBorders>
            <w:shd w:val="clear" w:color="auto" w:fill="auto"/>
            <w:noWrap/>
            <w:vAlign w:val="bottom"/>
            <w:hideMark/>
          </w:tcPr>
          <w:p w14:paraId="56B9FFC7"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9,646,000.00</w:t>
            </w:r>
          </w:p>
        </w:tc>
        <w:tc>
          <w:tcPr>
            <w:tcW w:w="2070" w:type="dxa"/>
            <w:tcBorders>
              <w:top w:val="nil"/>
              <w:left w:val="nil"/>
              <w:bottom w:val="nil"/>
              <w:right w:val="single" w:sz="8" w:space="0" w:color="auto"/>
            </w:tcBorders>
            <w:shd w:val="clear" w:color="auto" w:fill="auto"/>
            <w:noWrap/>
            <w:vAlign w:val="bottom"/>
            <w:hideMark/>
          </w:tcPr>
          <w:p w14:paraId="3896550D"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9,628,467.95</w:t>
            </w:r>
          </w:p>
        </w:tc>
      </w:tr>
      <w:tr w:rsidR="00F8725A" w:rsidRPr="00147A34" w14:paraId="10D89611" w14:textId="77777777" w:rsidTr="00EF075E">
        <w:trPr>
          <w:trHeight w:val="300"/>
          <w:jc w:val="center"/>
        </w:trPr>
        <w:tc>
          <w:tcPr>
            <w:tcW w:w="960" w:type="dxa"/>
            <w:tcBorders>
              <w:top w:val="nil"/>
              <w:left w:val="single" w:sz="8" w:space="0" w:color="auto"/>
              <w:bottom w:val="nil"/>
              <w:right w:val="nil"/>
            </w:tcBorders>
            <w:shd w:val="clear" w:color="auto" w:fill="auto"/>
            <w:noWrap/>
            <w:vAlign w:val="bottom"/>
            <w:hideMark/>
          </w:tcPr>
          <w:p w14:paraId="785D75EE"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0.3567</w:t>
            </w:r>
          </w:p>
        </w:tc>
        <w:tc>
          <w:tcPr>
            <w:tcW w:w="960" w:type="dxa"/>
            <w:tcBorders>
              <w:top w:val="nil"/>
              <w:left w:val="nil"/>
              <w:bottom w:val="nil"/>
              <w:right w:val="nil"/>
            </w:tcBorders>
            <w:shd w:val="clear" w:color="auto" w:fill="auto"/>
            <w:noWrap/>
            <w:vAlign w:val="bottom"/>
            <w:hideMark/>
          </w:tcPr>
          <w:p w14:paraId="34821749"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Apr-21</w:t>
            </w:r>
          </w:p>
        </w:tc>
        <w:tc>
          <w:tcPr>
            <w:tcW w:w="1220" w:type="dxa"/>
            <w:tcBorders>
              <w:top w:val="nil"/>
              <w:left w:val="nil"/>
              <w:bottom w:val="nil"/>
              <w:right w:val="nil"/>
            </w:tcBorders>
            <w:shd w:val="clear" w:color="auto" w:fill="auto"/>
            <w:noWrap/>
            <w:vAlign w:val="bottom"/>
            <w:hideMark/>
          </w:tcPr>
          <w:p w14:paraId="7DC40DAE"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0.997754</w:t>
            </w:r>
          </w:p>
        </w:tc>
        <w:tc>
          <w:tcPr>
            <w:tcW w:w="1980" w:type="dxa"/>
            <w:tcBorders>
              <w:top w:val="nil"/>
              <w:left w:val="nil"/>
              <w:bottom w:val="nil"/>
              <w:right w:val="nil"/>
            </w:tcBorders>
            <w:shd w:val="clear" w:color="auto" w:fill="auto"/>
            <w:noWrap/>
            <w:vAlign w:val="bottom"/>
            <w:hideMark/>
          </w:tcPr>
          <w:p w14:paraId="654DB4F5"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359,278,000.00</w:t>
            </w:r>
          </w:p>
        </w:tc>
        <w:tc>
          <w:tcPr>
            <w:tcW w:w="2070" w:type="dxa"/>
            <w:tcBorders>
              <w:top w:val="nil"/>
              <w:left w:val="nil"/>
              <w:bottom w:val="nil"/>
              <w:right w:val="single" w:sz="8" w:space="0" w:color="auto"/>
            </w:tcBorders>
            <w:shd w:val="clear" w:color="auto" w:fill="auto"/>
            <w:noWrap/>
            <w:vAlign w:val="bottom"/>
            <w:hideMark/>
          </w:tcPr>
          <w:p w14:paraId="712418CE"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358,471,015.37</w:t>
            </w:r>
          </w:p>
        </w:tc>
      </w:tr>
      <w:tr w:rsidR="00F8725A" w:rsidRPr="00147A34" w14:paraId="0CA2AC08" w14:textId="77777777" w:rsidTr="00EF075E">
        <w:trPr>
          <w:trHeight w:val="300"/>
          <w:jc w:val="center"/>
        </w:trPr>
        <w:tc>
          <w:tcPr>
            <w:tcW w:w="960" w:type="dxa"/>
            <w:tcBorders>
              <w:top w:val="nil"/>
              <w:left w:val="single" w:sz="8" w:space="0" w:color="auto"/>
              <w:bottom w:val="nil"/>
              <w:right w:val="nil"/>
            </w:tcBorders>
            <w:shd w:val="clear" w:color="auto" w:fill="auto"/>
            <w:noWrap/>
            <w:vAlign w:val="bottom"/>
            <w:hideMark/>
          </w:tcPr>
          <w:p w14:paraId="6001CE22"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0.38</w:t>
            </w:r>
          </w:p>
        </w:tc>
        <w:tc>
          <w:tcPr>
            <w:tcW w:w="960" w:type="dxa"/>
            <w:tcBorders>
              <w:top w:val="nil"/>
              <w:left w:val="nil"/>
              <w:bottom w:val="nil"/>
              <w:right w:val="nil"/>
            </w:tcBorders>
            <w:shd w:val="clear" w:color="auto" w:fill="auto"/>
            <w:noWrap/>
            <w:vAlign w:val="bottom"/>
            <w:hideMark/>
          </w:tcPr>
          <w:p w14:paraId="404DE4E3"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May-21</w:t>
            </w:r>
          </w:p>
        </w:tc>
        <w:tc>
          <w:tcPr>
            <w:tcW w:w="1220" w:type="dxa"/>
            <w:tcBorders>
              <w:top w:val="nil"/>
              <w:left w:val="nil"/>
              <w:bottom w:val="nil"/>
              <w:right w:val="nil"/>
            </w:tcBorders>
            <w:shd w:val="clear" w:color="auto" w:fill="auto"/>
            <w:noWrap/>
            <w:vAlign w:val="bottom"/>
            <w:hideMark/>
          </w:tcPr>
          <w:p w14:paraId="0752BFF2"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0.997286</w:t>
            </w:r>
          </w:p>
        </w:tc>
        <w:tc>
          <w:tcPr>
            <w:tcW w:w="1980" w:type="dxa"/>
            <w:tcBorders>
              <w:top w:val="nil"/>
              <w:left w:val="nil"/>
              <w:bottom w:val="nil"/>
              <w:right w:val="nil"/>
            </w:tcBorders>
            <w:shd w:val="clear" w:color="auto" w:fill="auto"/>
            <w:noWrap/>
            <w:vAlign w:val="bottom"/>
            <w:hideMark/>
          </w:tcPr>
          <w:p w14:paraId="0C9A5479"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139,710,000.00</w:t>
            </w:r>
          </w:p>
        </w:tc>
        <w:tc>
          <w:tcPr>
            <w:tcW w:w="2070" w:type="dxa"/>
            <w:tcBorders>
              <w:top w:val="nil"/>
              <w:left w:val="nil"/>
              <w:bottom w:val="nil"/>
              <w:right w:val="single" w:sz="8" w:space="0" w:color="auto"/>
            </w:tcBorders>
            <w:shd w:val="clear" w:color="auto" w:fill="auto"/>
            <w:noWrap/>
            <w:vAlign w:val="bottom"/>
            <w:hideMark/>
          </w:tcPr>
          <w:p w14:paraId="17A76A38"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139,330,834.80</w:t>
            </w:r>
          </w:p>
        </w:tc>
      </w:tr>
      <w:tr w:rsidR="00F8725A" w:rsidRPr="00147A34" w14:paraId="1B7B135D" w14:textId="77777777" w:rsidTr="00EF075E">
        <w:trPr>
          <w:trHeight w:val="300"/>
          <w:jc w:val="center"/>
        </w:trPr>
        <w:tc>
          <w:tcPr>
            <w:tcW w:w="960" w:type="dxa"/>
            <w:tcBorders>
              <w:top w:val="nil"/>
              <w:left w:val="single" w:sz="8" w:space="0" w:color="auto"/>
              <w:bottom w:val="nil"/>
              <w:right w:val="nil"/>
            </w:tcBorders>
            <w:shd w:val="clear" w:color="auto" w:fill="auto"/>
            <w:noWrap/>
            <w:vAlign w:val="bottom"/>
            <w:hideMark/>
          </w:tcPr>
          <w:p w14:paraId="57AE5F89"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0.4033</w:t>
            </w:r>
          </w:p>
        </w:tc>
        <w:tc>
          <w:tcPr>
            <w:tcW w:w="960" w:type="dxa"/>
            <w:tcBorders>
              <w:top w:val="nil"/>
              <w:left w:val="nil"/>
              <w:bottom w:val="nil"/>
              <w:right w:val="nil"/>
            </w:tcBorders>
            <w:shd w:val="clear" w:color="auto" w:fill="auto"/>
            <w:noWrap/>
            <w:vAlign w:val="bottom"/>
            <w:hideMark/>
          </w:tcPr>
          <w:p w14:paraId="5793E030"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Jun-21</w:t>
            </w:r>
          </w:p>
        </w:tc>
        <w:tc>
          <w:tcPr>
            <w:tcW w:w="1220" w:type="dxa"/>
            <w:tcBorders>
              <w:top w:val="nil"/>
              <w:left w:val="nil"/>
              <w:bottom w:val="nil"/>
              <w:right w:val="nil"/>
            </w:tcBorders>
            <w:shd w:val="clear" w:color="auto" w:fill="auto"/>
            <w:noWrap/>
            <w:vAlign w:val="bottom"/>
            <w:hideMark/>
          </w:tcPr>
          <w:p w14:paraId="5F0C6DF9"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0.996779</w:t>
            </w:r>
          </w:p>
        </w:tc>
        <w:tc>
          <w:tcPr>
            <w:tcW w:w="1980" w:type="dxa"/>
            <w:tcBorders>
              <w:top w:val="nil"/>
              <w:left w:val="nil"/>
              <w:bottom w:val="nil"/>
              <w:right w:val="nil"/>
            </w:tcBorders>
            <w:shd w:val="clear" w:color="auto" w:fill="auto"/>
            <w:noWrap/>
            <w:vAlign w:val="bottom"/>
            <w:hideMark/>
          </w:tcPr>
          <w:p w14:paraId="7AE3CFCE"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124,529,000.00</w:t>
            </w:r>
          </w:p>
        </w:tc>
        <w:tc>
          <w:tcPr>
            <w:tcW w:w="2070" w:type="dxa"/>
            <w:tcBorders>
              <w:top w:val="nil"/>
              <w:left w:val="nil"/>
              <w:bottom w:val="nil"/>
              <w:right w:val="single" w:sz="8" w:space="0" w:color="auto"/>
            </w:tcBorders>
            <w:shd w:val="clear" w:color="auto" w:fill="auto"/>
            <w:noWrap/>
            <w:vAlign w:val="bottom"/>
            <w:hideMark/>
          </w:tcPr>
          <w:p w14:paraId="10A816B0"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124,127,900.30</w:t>
            </w:r>
          </w:p>
        </w:tc>
      </w:tr>
      <w:tr w:rsidR="00F8725A" w:rsidRPr="00147A34" w14:paraId="5D2B5F9D" w14:textId="77777777" w:rsidTr="00EF075E">
        <w:trPr>
          <w:trHeight w:val="315"/>
          <w:jc w:val="center"/>
        </w:trPr>
        <w:tc>
          <w:tcPr>
            <w:tcW w:w="960" w:type="dxa"/>
            <w:tcBorders>
              <w:top w:val="nil"/>
              <w:left w:val="single" w:sz="8" w:space="0" w:color="auto"/>
              <w:bottom w:val="single" w:sz="8" w:space="0" w:color="auto"/>
              <w:right w:val="nil"/>
            </w:tcBorders>
            <w:shd w:val="clear" w:color="auto" w:fill="auto"/>
            <w:noWrap/>
            <w:vAlign w:val="bottom"/>
            <w:hideMark/>
          </w:tcPr>
          <w:p w14:paraId="5BA29DD1"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0.4267</w:t>
            </w:r>
          </w:p>
        </w:tc>
        <w:tc>
          <w:tcPr>
            <w:tcW w:w="960" w:type="dxa"/>
            <w:tcBorders>
              <w:top w:val="nil"/>
              <w:left w:val="nil"/>
              <w:bottom w:val="single" w:sz="8" w:space="0" w:color="auto"/>
              <w:right w:val="nil"/>
            </w:tcBorders>
            <w:shd w:val="clear" w:color="auto" w:fill="auto"/>
            <w:noWrap/>
            <w:vAlign w:val="bottom"/>
            <w:hideMark/>
          </w:tcPr>
          <w:p w14:paraId="088D3C43"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Jul-21</w:t>
            </w:r>
          </w:p>
        </w:tc>
        <w:tc>
          <w:tcPr>
            <w:tcW w:w="1220" w:type="dxa"/>
            <w:tcBorders>
              <w:top w:val="nil"/>
              <w:left w:val="nil"/>
              <w:bottom w:val="single" w:sz="8" w:space="0" w:color="auto"/>
              <w:right w:val="nil"/>
            </w:tcBorders>
            <w:shd w:val="clear" w:color="auto" w:fill="auto"/>
            <w:noWrap/>
            <w:vAlign w:val="bottom"/>
            <w:hideMark/>
          </w:tcPr>
          <w:p w14:paraId="2D4D87F2"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0.996233</w:t>
            </w:r>
          </w:p>
        </w:tc>
        <w:tc>
          <w:tcPr>
            <w:tcW w:w="1980" w:type="dxa"/>
            <w:tcBorders>
              <w:top w:val="nil"/>
              <w:left w:val="nil"/>
              <w:bottom w:val="single" w:sz="8" w:space="0" w:color="auto"/>
              <w:right w:val="nil"/>
            </w:tcBorders>
            <w:shd w:val="clear" w:color="auto" w:fill="auto"/>
            <w:noWrap/>
            <w:vAlign w:val="bottom"/>
            <w:hideMark/>
          </w:tcPr>
          <w:p w14:paraId="12650BD5"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95,991,000.00</w:t>
            </w:r>
          </w:p>
        </w:tc>
        <w:tc>
          <w:tcPr>
            <w:tcW w:w="2070" w:type="dxa"/>
            <w:tcBorders>
              <w:top w:val="nil"/>
              <w:left w:val="nil"/>
              <w:bottom w:val="single" w:sz="8" w:space="0" w:color="auto"/>
              <w:right w:val="single" w:sz="8" w:space="0" w:color="auto"/>
            </w:tcBorders>
            <w:shd w:val="clear" w:color="auto" w:fill="auto"/>
            <w:noWrap/>
            <w:vAlign w:val="bottom"/>
            <w:hideMark/>
          </w:tcPr>
          <w:p w14:paraId="4983B7B4"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95,629,398.11</w:t>
            </w:r>
          </w:p>
        </w:tc>
      </w:tr>
      <w:tr w:rsidR="00F8725A" w:rsidRPr="00147A34" w14:paraId="2812BFD8" w14:textId="77777777" w:rsidTr="00EF075E">
        <w:trPr>
          <w:trHeight w:val="315"/>
          <w:jc w:val="center"/>
        </w:trPr>
        <w:tc>
          <w:tcPr>
            <w:tcW w:w="960" w:type="dxa"/>
            <w:tcBorders>
              <w:top w:val="nil"/>
              <w:left w:val="single" w:sz="8" w:space="0" w:color="auto"/>
              <w:bottom w:val="single" w:sz="8" w:space="0" w:color="auto"/>
              <w:right w:val="nil"/>
            </w:tcBorders>
            <w:shd w:val="clear" w:color="auto" w:fill="auto"/>
            <w:noWrap/>
            <w:vAlign w:val="bottom"/>
            <w:hideMark/>
          </w:tcPr>
          <w:p w14:paraId="63FFE11A" w14:textId="77777777" w:rsidR="00F8725A" w:rsidRPr="00147A34" w:rsidRDefault="00F8725A" w:rsidP="00EF075E">
            <w:pPr>
              <w:rPr>
                <w:rFonts w:ascii="Calibri" w:hAnsi="Calibri" w:cs="Calibri"/>
                <w:b/>
                <w:bCs/>
                <w:color w:val="000000"/>
              </w:rPr>
            </w:pPr>
            <w:r w:rsidRPr="00147A34">
              <w:rPr>
                <w:rFonts w:ascii="Calibri" w:hAnsi="Calibri" w:cs="Calibri"/>
                <w:b/>
                <w:bCs/>
                <w:color w:val="000000"/>
              </w:rPr>
              <w:t>Totals</w:t>
            </w:r>
          </w:p>
        </w:tc>
        <w:tc>
          <w:tcPr>
            <w:tcW w:w="960" w:type="dxa"/>
            <w:tcBorders>
              <w:top w:val="nil"/>
              <w:left w:val="nil"/>
              <w:bottom w:val="single" w:sz="8" w:space="0" w:color="auto"/>
              <w:right w:val="nil"/>
            </w:tcBorders>
            <w:shd w:val="clear" w:color="auto" w:fill="auto"/>
            <w:noWrap/>
            <w:vAlign w:val="bottom"/>
            <w:hideMark/>
          </w:tcPr>
          <w:p w14:paraId="6A6B7ED4" w14:textId="77777777" w:rsidR="00F8725A" w:rsidRPr="00147A34" w:rsidRDefault="00F8725A" w:rsidP="00EF075E">
            <w:pPr>
              <w:rPr>
                <w:rFonts w:ascii="Calibri" w:hAnsi="Calibri" w:cs="Calibri"/>
                <w:color w:val="000000"/>
              </w:rPr>
            </w:pPr>
            <w:r w:rsidRPr="00147A34">
              <w:rPr>
                <w:rFonts w:ascii="Calibri" w:hAnsi="Calibri" w:cs="Calibri"/>
                <w:color w:val="000000"/>
              </w:rPr>
              <w:t> </w:t>
            </w:r>
          </w:p>
        </w:tc>
        <w:tc>
          <w:tcPr>
            <w:tcW w:w="1220" w:type="dxa"/>
            <w:tcBorders>
              <w:top w:val="nil"/>
              <w:left w:val="nil"/>
              <w:bottom w:val="single" w:sz="8" w:space="0" w:color="auto"/>
              <w:right w:val="nil"/>
            </w:tcBorders>
            <w:shd w:val="clear" w:color="auto" w:fill="auto"/>
            <w:noWrap/>
            <w:vAlign w:val="bottom"/>
            <w:hideMark/>
          </w:tcPr>
          <w:p w14:paraId="38ED89CC" w14:textId="77777777" w:rsidR="00F8725A" w:rsidRPr="00147A34" w:rsidRDefault="00F8725A" w:rsidP="00EF075E">
            <w:pPr>
              <w:rPr>
                <w:rFonts w:ascii="Calibri" w:hAnsi="Calibri" w:cs="Calibri"/>
                <w:color w:val="000000"/>
              </w:rPr>
            </w:pPr>
            <w:r w:rsidRPr="00147A34">
              <w:rPr>
                <w:rFonts w:ascii="Calibri" w:hAnsi="Calibri" w:cs="Calibri"/>
                <w:color w:val="000000"/>
              </w:rPr>
              <w:t> </w:t>
            </w:r>
          </w:p>
        </w:tc>
        <w:tc>
          <w:tcPr>
            <w:tcW w:w="1980" w:type="dxa"/>
            <w:tcBorders>
              <w:top w:val="nil"/>
              <w:left w:val="nil"/>
              <w:bottom w:val="single" w:sz="8" w:space="0" w:color="auto"/>
              <w:right w:val="nil"/>
            </w:tcBorders>
            <w:shd w:val="clear" w:color="auto" w:fill="auto"/>
            <w:noWrap/>
            <w:vAlign w:val="bottom"/>
            <w:hideMark/>
          </w:tcPr>
          <w:p w14:paraId="0BCC177A"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4,615,945,000.00</w:t>
            </w:r>
          </w:p>
        </w:tc>
        <w:tc>
          <w:tcPr>
            <w:tcW w:w="2070" w:type="dxa"/>
            <w:tcBorders>
              <w:top w:val="nil"/>
              <w:left w:val="nil"/>
              <w:bottom w:val="single" w:sz="8" w:space="0" w:color="auto"/>
              <w:right w:val="single" w:sz="8" w:space="0" w:color="auto"/>
            </w:tcBorders>
            <w:shd w:val="clear" w:color="auto" w:fill="auto"/>
            <w:noWrap/>
            <w:vAlign w:val="bottom"/>
            <w:hideMark/>
          </w:tcPr>
          <w:p w14:paraId="2FAD57EC" w14:textId="77777777" w:rsidR="00F8725A" w:rsidRPr="00147A34" w:rsidRDefault="00F8725A" w:rsidP="00EF075E">
            <w:pPr>
              <w:jc w:val="right"/>
              <w:rPr>
                <w:rFonts w:ascii="Calibri" w:hAnsi="Calibri" w:cs="Calibri"/>
                <w:color w:val="000000"/>
              </w:rPr>
            </w:pPr>
            <w:r w:rsidRPr="00147A34">
              <w:rPr>
                <w:rFonts w:ascii="Calibri" w:hAnsi="Calibri" w:cs="Calibri"/>
                <w:color w:val="000000"/>
              </w:rPr>
              <w:t>4,612,098,729.91</w:t>
            </w:r>
          </w:p>
        </w:tc>
      </w:tr>
    </w:tbl>
    <w:p w14:paraId="72568367" w14:textId="77777777" w:rsidR="00F8725A" w:rsidRDefault="00F8725A" w:rsidP="00F8725A"/>
    <w:p w14:paraId="7BFC009F" w14:textId="77777777" w:rsidR="00F8725A" w:rsidRPr="000B19A6" w:rsidRDefault="00F8725A" w:rsidP="00F8725A">
      <w:pPr>
        <w:rPr>
          <w:b/>
        </w:rPr>
      </w:pPr>
      <w:r w:rsidRPr="000B19A6">
        <w:rPr>
          <w:b/>
        </w:rPr>
        <w:t xml:space="preserve">Obtaining the </w:t>
      </w:r>
      <w:r>
        <w:rPr>
          <w:b/>
        </w:rPr>
        <w:t>income/expense cash flow</w:t>
      </w:r>
    </w:p>
    <w:p w14:paraId="0DB0DDDC" w14:textId="1C66C9A7" w:rsidR="00F8725A" w:rsidRDefault="00F8725A" w:rsidP="00F8725A">
      <w:r>
        <w:t>The table below shows the present value of the income/expense cash flow for the Current Volume.</w:t>
      </w:r>
      <w:r w:rsidR="005C63EC">
        <w:t xml:space="preserve"> The cash flow are accrued interest/Expense for the respective period. PROFITstar does not explicitly in</w:t>
      </w:r>
      <w:r w:rsidR="00A40BEE">
        <w:t xml:space="preserve">dicate the formula or how the </w:t>
      </w:r>
      <w:r w:rsidR="005C63EC">
        <w:t xml:space="preserve">cash </w:t>
      </w:r>
      <w:r w:rsidR="00A40BEE">
        <w:t>flow is calculated</w:t>
      </w:r>
      <w:r w:rsidR="005C63EC">
        <w:t>, but generally speaking, accrued interest/expense expect to follow conventional calculation. That is if the rate is fixed the contractual cash flow would be fixed</w:t>
      </w:r>
      <w:proofErr w:type="gramStart"/>
      <w:r w:rsidR="005C63EC">
        <w:t>;  if</w:t>
      </w:r>
      <w:proofErr w:type="gramEnd"/>
      <w:r w:rsidR="005C63EC">
        <w:t xml:space="preserve"> </w:t>
      </w:r>
      <w:r w:rsidR="005C63EC">
        <w:lastRenderedPageBreak/>
        <w:t>the rate is variable, the cash flow would be repriced according to the repricing schedule at the new offering rate corresponding to the timing of the cash flow.</w:t>
      </w:r>
      <w:r>
        <w:t xml:space="preserve"> The Fair Value Factor would need to account for two part</w:t>
      </w:r>
      <w:r w:rsidR="009E4602">
        <w:t>s</w:t>
      </w:r>
      <w:r>
        <w:t>. The Maturity discount factor (which contain the 0.5 adjustment) for the income/expense on the maturing balance and the full discount factor for the income</w:t>
      </w:r>
    </w:p>
    <w:p w14:paraId="26275CB1" w14:textId="77777777" w:rsidR="00EF075E" w:rsidRDefault="00EF075E" w:rsidP="00F8725A"/>
    <w:p w14:paraId="553BEB68" w14:textId="77777777" w:rsidR="00F8725A" w:rsidRPr="00DF4945" w:rsidRDefault="00F8725A" w:rsidP="00F8725A">
      <w:pPr>
        <w:rPr>
          <w:b/>
        </w:rPr>
      </w:pPr>
      <w:r w:rsidRPr="00DF4945">
        <w:rPr>
          <w:b/>
        </w:rPr>
        <w:t>Table</w:t>
      </w:r>
      <w:r>
        <w:rPr>
          <w:b/>
        </w:rPr>
        <w:t xml:space="preserve"> 2</w:t>
      </w:r>
      <w:r w:rsidRPr="00DF4945">
        <w:rPr>
          <w:b/>
        </w:rPr>
        <w:t xml:space="preserve">: Present Value calculation for </w:t>
      </w:r>
      <w:r>
        <w:rPr>
          <w:b/>
        </w:rPr>
        <w:t>Cash flow</w:t>
      </w:r>
    </w:p>
    <w:tbl>
      <w:tblPr>
        <w:tblW w:w="7227" w:type="dxa"/>
        <w:jc w:val="center"/>
        <w:tblLook w:val="04A0" w:firstRow="1" w:lastRow="0" w:firstColumn="1" w:lastColumn="0" w:noHBand="0" w:noVBand="1"/>
      </w:tblPr>
      <w:tblGrid>
        <w:gridCol w:w="1240"/>
        <w:gridCol w:w="960"/>
        <w:gridCol w:w="1387"/>
        <w:gridCol w:w="1720"/>
        <w:gridCol w:w="1920"/>
      </w:tblGrid>
      <w:tr w:rsidR="00F8725A" w:rsidRPr="00610CB0" w14:paraId="47D103E0" w14:textId="77777777" w:rsidTr="00EF075E">
        <w:trPr>
          <w:trHeight w:val="315"/>
          <w:jc w:val="center"/>
        </w:trPr>
        <w:tc>
          <w:tcPr>
            <w:tcW w:w="1240" w:type="dxa"/>
            <w:tcBorders>
              <w:top w:val="single" w:sz="8" w:space="0" w:color="auto"/>
              <w:left w:val="single" w:sz="8" w:space="0" w:color="auto"/>
              <w:bottom w:val="single" w:sz="8" w:space="0" w:color="auto"/>
              <w:right w:val="nil"/>
            </w:tcBorders>
            <w:shd w:val="clear" w:color="000000" w:fill="0070C0"/>
            <w:noWrap/>
            <w:vAlign w:val="bottom"/>
            <w:hideMark/>
          </w:tcPr>
          <w:p w14:paraId="76C2CE3E" w14:textId="77777777" w:rsidR="00F8725A" w:rsidRPr="00610CB0" w:rsidRDefault="00F8725A" w:rsidP="00EF075E">
            <w:pPr>
              <w:rPr>
                <w:rFonts w:ascii="Calibri" w:hAnsi="Calibri" w:cs="Calibri"/>
                <w:b/>
                <w:bCs/>
                <w:color w:val="FFFFFF"/>
              </w:rPr>
            </w:pPr>
            <w:r w:rsidRPr="00610CB0">
              <w:rPr>
                <w:rFonts w:ascii="Calibri" w:hAnsi="Calibri" w:cs="Calibri"/>
                <w:b/>
                <w:bCs/>
                <w:color w:val="FFFFFF"/>
              </w:rPr>
              <w:t>Index</w:t>
            </w:r>
          </w:p>
        </w:tc>
        <w:tc>
          <w:tcPr>
            <w:tcW w:w="960" w:type="dxa"/>
            <w:tcBorders>
              <w:top w:val="single" w:sz="8" w:space="0" w:color="auto"/>
              <w:left w:val="nil"/>
              <w:bottom w:val="single" w:sz="8" w:space="0" w:color="auto"/>
              <w:right w:val="nil"/>
            </w:tcBorders>
            <w:shd w:val="clear" w:color="000000" w:fill="0070C0"/>
            <w:noWrap/>
            <w:vAlign w:val="bottom"/>
            <w:hideMark/>
          </w:tcPr>
          <w:p w14:paraId="2A6F1C15" w14:textId="77777777" w:rsidR="00F8725A" w:rsidRPr="00610CB0" w:rsidRDefault="00F8725A" w:rsidP="00EF075E">
            <w:pPr>
              <w:rPr>
                <w:rFonts w:ascii="Calibri" w:hAnsi="Calibri" w:cs="Calibri"/>
                <w:b/>
                <w:bCs/>
                <w:color w:val="FFFFFF"/>
              </w:rPr>
            </w:pPr>
            <w:r w:rsidRPr="00610CB0">
              <w:rPr>
                <w:rFonts w:ascii="Calibri" w:hAnsi="Calibri" w:cs="Calibri"/>
                <w:b/>
                <w:bCs/>
                <w:color w:val="FFFFFF"/>
              </w:rPr>
              <w:t>Time</w:t>
            </w:r>
          </w:p>
        </w:tc>
        <w:tc>
          <w:tcPr>
            <w:tcW w:w="1387" w:type="dxa"/>
            <w:tcBorders>
              <w:top w:val="single" w:sz="8" w:space="0" w:color="auto"/>
              <w:left w:val="nil"/>
              <w:bottom w:val="single" w:sz="8" w:space="0" w:color="auto"/>
              <w:right w:val="nil"/>
            </w:tcBorders>
            <w:shd w:val="clear" w:color="000000" w:fill="0070C0"/>
            <w:noWrap/>
            <w:vAlign w:val="bottom"/>
            <w:hideMark/>
          </w:tcPr>
          <w:p w14:paraId="03951957" w14:textId="77777777" w:rsidR="00F8725A" w:rsidRPr="00610CB0" w:rsidRDefault="00F8725A" w:rsidP="00EF075E">
            <w:pPr>
              <w:rPr>
                <w:rFonts w:ascii="Calibri" w:hAnsi="Calibri" w:cs="Calibri"/>
                <w:b/>
                <w:bCs/>
                <w:color w:val="FFFFFF"/>
              </w:rPr>
            </w:pPr>
            <w:r w:rsidRPr="00610CB0">
              <w:rPr>
                <w:rFonts w:ascii="Calibri" w:hAnsi="Calibri" w:cs="Calibri"/>
                <w:b/>
                <w:bCs/>
                <w:color w:val="FFFFFF"/>
              </w:rPr>
              <w:t>FV Factor</w:t>
            </w:r>
          </w:p>
        </w:tc>
        <w:tc>
          <w:tcPr>
            <w:tcW w:w="1720" w:type="dxa"/>
            <w:tcBorders>
              <w:top w:val="single" w:sz="8" w:space="0" w:color="auto"/>
              <w:left w:val="nil"/>
              <w:bottom w:val="single" w:sz="8" w:space="0" w:color="auto"/>
              <w:right w:val="nil"/>
            </w:tcBorders>
            <w:shd w:val="clear" w:color="000000" w:fill="0070C0"/>
            <w:noWrap/>
            <w:vAlign w:val="bottom"/>
            <w:hideMark/>
          </w:tcPr>
          <w:p w14:paraId="09F9CB91" w14:textId="77777777" w:rsidR="00F8725A" w:rsidRPr="00610CB0" w:rsidRDefault="00F8725A" w:rsidP="00EF075E">
            <w:pPr>
              <w:rPr>
                <w:rFonts w:ascii="Calibri" w:hAnsi="Calibri" w:cs="Calibri"/>
                <w:b/>
                <w:bCs/>
                <w:color w:val="FFFFFF"/>
              </w:rPr>
            </w:pPr>
            <w:r w:rsidRPr="00610CB0">
              <w:rPr>
                <w:rFonts w:ascii="Calibri" w:hAnsi="Calibri" w:cs="Calibri"/>
                <w:b/>
                <w:bCs/>
                <w:color w:val="FFFFFF"/>
              </w:rPr>
              <w:t>CF</w:t>
            </w:r>
            <w:r>
              <w:rPr>
                <w:rFonts w:ascii="Calibri" w:hAnsi="Calibri" w:cs="Calibri"/>
                <w:b/>
                <w:bCs/>
                <w:color w:val="FFFFFF"/>
              </w:rPr>
              <w:t xml:space="preserve"> </w:t>
            </w:r>
            <w:r w:rsidRPr="00610CB0">
              <w:rPr>
                <w:rFonts w:ascii="Calibri" w:hAnsi="Calibri" w:cs="Calibri"/>
                <w:b/>
                <w:bCs/>
                <w:color w:val="FFFFFF"/>
              </w:rPr>
              <w:t>Amount</w:t>
            </w:r>
          </w:p>
        </w:tc>
        <w:tc>
          <w:tcPr>
            <w:tcW w:w="1920" w:type="dxa"/>
            <w:tcBorders>
              <w:top w:val="single" w:sz="8" w:space="0" w:color="auto"/>
              <w:left w:val="nil"/>
              <w:bottom w:val="single" w:sz="8" w:space="0" w:color="auto"/>
              <w:right w:val="single" w:sz="8" w:space="0" w:color="auto"/>
            </w:tcBorders>
            <w:shd w:val="clear" w:color="000000" w:fill="0070C0"/>
            <w:noWrap/>
            <w:vAlign w:val="bottom"/>
            <w:hideMark/>
          </w:tcPr>
          <w:p w14:paraId="4F032C8D" w14:textId="77777777" w:rsidR="00F8725A" w:rsidRPr="00610CB0" w:rsidRDefault="00F8725A" w:rsidP="00EF075E">
            <w:pPr>
              <w:rPr>
                <w:rFonts w:ascii="Calibri" w:hAnsi="Calibri" w:cs="Calibri"/>
                <w:b/>
                <w:bCs/>
                <w:color w:val="FFFFFF"/>
              </w:rPr>
            </w:pPr>
            <w:r w:rsidRPr="00610CB0">
              <w:rPr>
                <w:rFonts w:ascii="Calibri" w:hAnsi="Calibri" w:cs="Calibri"/>
                <w:b/>
                <w:bCs/>
                <w:color w:val="FFFFFF"/>
              </w:rPr>
              <w:t xml:space="preserve">PV of CF </w:t>
            </w:r>
            <w:proofErr w:type="spellStart"/>
            <w:r w:rsidRPr="00610CB0">
              <w:rPr>
                <w:rFonts w:ascii="Calibri" w:hAnsi="Calibri" w:cs="Calibri"/>
                <w:b/>
                <w:bCs/>
                <w:color w:val="FFFFFF"/>
              </w:rPr>
              <w:t>Amt</w:t>
            </w:r>
            <w:proofErr w:type="spellEnd"/>
          </w:p>
        </w:tc>
      </w:tr>
      <w:tr w:rsidR="00F8725A" w:rsidRPr="00610CB0" w14:paraId="4A248338" w14:textId="77777777" w:rsidTr="00EF075E">
        <w:trPr>
          <w:trHeight w:val="300"/>
          <w:jc w:val="center"/>
        </w:trPr>
        <w:tc>
          <w:tcPr>
            <w:tcW w:w="1240" w:type="dxa"/>
            <w:tcBorders>
              <w:top w:val="nil"/>
              <w:left w:val="single" w:sz="8" w:space="0" w:color="auto"/>
              <w:bottom w:val="nil"/>
              <w:right w:val="nil"/>
            </w:tcBorders>
            <w:shd w:val="clear" w:color="auto" w:fill="auto"/>
            <w:noWrap/>
            <w:vAlign w:val="bottom"/>
            <w:hideMark/>
          </w:tcPr>
          <w:p w14:paraId="388E7C5F"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0.16</w:t>
            </w:r>
          </w:p>
        </w:tc>
        <w:tc>
          <w:tcPr>
            <w:tcW w:w="960" w:type="dxa"/>
            <w:tcBorders>
              <w:top w:val="nil"/>
              <w:left w:val="nil"/>
              <w:bottom w:val="nil"/>
              <w:right w:val="nil"/>
            </w:tcBorders>
            <w:shd w:val="clear" w:color="auto" w:fill="auto"/>
            <w:noWrap/>
            <w:vAlign w:val="bottom"/>
            <w:hideMark/>
          </w:tcPr>
          <w:p w14:paraId="4D4613BD"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Sep-20</w:t>
            </w:r>
          </w:p>
        </w:tc>
        <w:tc>
          <w:tcPr>
            <w:tcW w:w="1387" w:type="dxa"/>
            <w:tcBorders>
              <w:top w:val="nil"/>
              <w:left w:val="nil"/>
              <w:bottom w:val="nil"/>
              <w:right w:val="nil"/>
            </w:tcBorders>
            <w:shd w:val="clear" w:color="auto" w:fill="auto"/>
            <w:noWrap/>
            <w:vAlign w:val="bottom"/>
            <w:hideMark/>
          </w:tcPr>
          <w:p w14:paraId="14702197"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0.999872231</w:t>
            </w:r>
          </w:p>
        </w:tc>
        <w:tc>
          <w:tcPr>
            <w:tcW w:w="1720" w:type="dxa"/>
            <w:tcBorders>
              <w:top w:val="nil"/>
              <w:left w:val="nil"/>
              <w:bottom w:val="nil"/>
              <w:right w:val="nil"/>
            </w:tcBorders>
            <w:shd w:val="clear" w:color="auto" w:fill="auto"/>
            <w:noWrap/>
            <w:vAlign w:val="bottom"/>
            <w:hideMark/>
          </w:tcPr>
          <w:p w14:paraId="2CC54EDC"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2,379,688.33</w:t>
            </w:r>
          </w:p>
        </w:tc>
        <w:tc>
          <w:tcPr>
            <w:tcW w:w="1920" w:type="dxa"/>
            <w:tcBorders>
              <w:top w:val="nil"/>
              <w:left w:val="nil"/>
              <w:bottom w:val="nil"/>
              <w:right w:val="single" w:sz="8" w:space="0" w:color="auto"/>
            </w:tcBorders>
            <w:shd w:val="clear" w:color="auto" w:fill="auto"/>
            <w:noWrap/>
            <w:vAlign w:val="bottom"/>
            <w:hideMark/>
          </w:tcPr>
          <w:p w14:paraId="286F1FD2"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2,379,384.28</w:t>
            </w:r>
          </w:p>
        </w:tc>
      </w:tr>
      <w:tr w:rsidR="00F8725A" w:rsidRPr="00610CB0" w14:paraId="06EEA40A" w14:textId="77777777" w:rsidTr="00EF075E">
        <w:trPr>
          <w:trHeight w:val="300"/>
          <w:jc w:val="center"/>
        </w:trPr>
        <w:tc>
          <w:tcPr>
            <w:tcW w:w="1240" w:type="dxa"/>
            <w:tcBorders>
              <w:top w:val="nil"/>
              <w:left w:val="single" w:sz="8" w:space="0" w:color="auto"/>
              <w:bottom w:val="nil"/>
              <w:right w:val="nil"/>
            </w:tcBorders>
            <w:shd w:val="clear" w:color="auto" w:fill="auto"/>
            <w:noWrap/>
            <w:vAlign w:val="bottom"/>
            <w:hideMark/>
          </w:tcPr>
          <w:p w14:paraId="75CAE391"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0.205</w:t>
            </w:r>
          </w:p>
        </w:tc>
        <w:tc>
          <w:tcPr>
            <w:tcW w:w="960" w:type="dxa"/>
            <w:tcBorders>
              <w:top w:val="nil"/>
              <w:left w:val="nil"/>
              <w:bottom w:val="nil"/>
              <w:right w:val="nil"/>
            </w:tcBorders>
            <w:shd w:val="clear" w:color="auto" w:fill="auto"/>
            <w:noWrap/>
            <w:vAlign w:val="bottom"/>
            <w:hideMark/>
          </w:tcPr>
          <w:p w14:paraId="038924EB"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Oct-20</w:t>
            </w:r>
          </w:p>
        </w:tc>
        <w:tc>
          <w:tcPr>
            <w:tcW w:w="1387" w:type="dxa"/>
            <w:tcBorders>
              <w:top w:val="nil"/>
              <w:left w:val="nil"/>
              <w:bottom w:val="nil"/>
              <w:right w:val="nil"/>
            </w:tcBorders>
            <w:shd w:val="clear" w:color="auto" w:fill="auto"/>
            <w:noWrap/>
            <w:vAlign w:val="bottom"/>
            <w:hideMark/>
          </w:tcPr>
          <w:p w14:paraId="3F5A0CEF"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0.999671424</w:t>
            </w:r>
          </w:p>
        </w:tc>
        <w:tc>
          <w:tcPr>
            <w:tcW w:w="1720" w:type="dxa"/>
            <w:tcBorders>
              <w:top w:val="nil"/>
              <w:left w:val="nil"/>
              <w:bottom w:val="nil"/>
              <w:right w:val="nil"/>
            </w:tcBorders>
            <w:shd w:val="clear" w:color="auto" w:fill="auto"/>
            <w:noWrap/>
            <w:vAlign w:val="bottom"/>
            <w:hideMark/>
          </w:tcPr>
          <w:p w14:paraId="7CAF0430"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2,033,966.82</w:t>
            </w:r>
          </w:p>
        </w:tc>
        <w:tc>
          <w:tcPr>
            <w:tcW w:w="1920" w:type="dxa"/>
            <w:tcBorders>
              <w:top w:val="nil"/>
              <w:left w:val="nil"/>
              <w:bottom w:val="nil"/>
              <w:right w:val="single" w:sz="8" w:space="0" w:color="auto"/>
            </w:tcBorders>
            <w:shd w:val="clear" w:color="auto" w:fill="auto"/>
            <w:noWrap/>
            <w:vAlign w:val="bottom"/>
            <w:hideMark/>
          </w:tcPr>
          <w:p w14:paraId="61409DB2"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2,033,298.51</w:t>
            </w:r>
          </w:p>
        </w:tc>
      </w:tr>
      <w:tr w:rsidR="00F8725A" w:rsidRPr="00610CB0" w14:paraId="43F2862A" w14:textId="77777777" w:rsidTr="00EF075E">
        <w:trPr>
          <w:trHeight w:val="300"/>
          <w:jc w:val="center"/>
        </w:trPr>
        <w:tc>
          <w:tcPr>
            <w:tcW w:w="1240" w:type="dxa"/>
            <w:tcBorders>
              <w:top w:val="nil"/>
              <w:left w:val="single" w:sz="8" w:space="0" w:color="auto"/>
              <w:bottom w:val="nil"/>
              <w:right w:val="nil"/>
            </w:tcBorders>
            <w:shd w:val="clear" w:color="auto" w:fill="auto"/>
            <w:noWrap/>
            <w:vAlign w:val="bottom"/>
            <w:hideMark/>
          </w:tcPr>
          <w:p w14:paraId="0C17B61A"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0.25</w:t>
            </w:r>
          </w:p>
        </w:tc>
        <w:tc>
          <w:tcPr>
            <w:tcW w:w="960" w:type="dxa"/>
            <w:tcBorders>
              <w:top w:val="nil"/>
              <w:left w:val="nil"/>
              <w:bottom w:val="nil"/>
              <w:right w:val="nil"/>
            </w:tcBorders>
            <w:shd w:val="clear" w:color="auto" w:fill="auto"/>
            <w:noWrap/>
            <w:vAlign w:val="bottom"/>
            <w:hideMark/>
          </w:tcPr>
          <w:p w14:paraId="04B1CC34"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Nov-20</w:t>
            </w:r>
          </w:p>
        </w:tc>
        <w:tc>
          <w:tcPr>
            <w:tcW w:w="1387" w:type="dxa"/>
            <w:tcBorders>
              <w:top w:val="nil"/>
              <w:left w:val="nil"/>
              <w:bottom w:val="nil"/>
              <w:right w:val="nil"/>
            </w:tcBorders>
            <w:shd w:val="clear" w:color="auto" w:fill="auto"/>
            <w:noWrap/>
            <w:vAlign w:val="bottom"/>
            <w:hideMark/>
          </w:tcPr>
          <w:p w14:paraId="33F3A8AE"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0.999374151</w:t>
            </w:r>
          </w:p>
        </w:tc>
        <w:tc>
          <w:tcPr>
            <w:tcW w:w="1720" w:type="dxa"/>
            <w:tcBorders>
              <w:top w:val="nil"/>
              <w:left w:val="nil"/>
              <w:bottom w:val="nil"/>
              <w:right w:val="nil"/>
            </w:tcBorders>
            <w:shd w:val="clear" w:color="auto" w:fill="auto"/>
            <w:noWrap/>
            <w:vAlign w:val="bottom"/>
            <w:hideMark/>
          </w:tcPr>
          <w:p w14:paraId="259AE11F"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1,653,426.55</w:t>
            </w:r>
          </w:p>
        </w:tc>
        <w:tc>
          <w:tcPr>
            <w:tcW w:w="1920" w:type="dxa"/>
            <w:tcBorders>
              <w:top w:val="nil"/>
              <w:left w:val="nil"/>
              <w:bottom w:val="nil"/>
              <w:right w:val="single" w:sz="8" w:space="0" w:color="auto"/>
            </w:tcBorders>
            <w:shd w:val="clear" w:color="auto" w:fill="auto"/>
            <w:noWrap/>
            <w:vAlign w:val="bottom"/>
            <w:hideMark/>
          </w:tcPr>
          <w:p w14:paraId="41BB27CC"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1,652,391.75</w:t>
            </w:r>
          </w:p>
        </w:tc>
      </w:tr>
      <w:tr w:rsidR="00F8725A" w:rsidRPr="00610CB0" w14:paraId="47401361" w14:textId="77777777" w:rsidTr="00EF075E">
        <w:trPr>
          <w:trHeight w:val="300"/>
          <w:jc w:val="center"/>
        </w:trPr>
        <w:tc>
          <w:tcPr>
            <w:tcW w:w="1240" w:type="dxa"/>
            <w:tcBorders>
              <w:top w:val="nil"/>
              <w:left w:val="single" w:sz="8" w:space="0" w:color="auto"/>
              <w:bottom w:val="nil"/>
              <w:right w:val="nil"/>
            </w:tcBorders>
            <w:shd w:val="clear" w:color="auto" w:fill="auto"/>
            <w:noWrap/>
            <w:vAlign w:val="bottom"/>
            <w:hideMark/>
          </w:tcPr>
          <w:p w14:paraId="4A11D6EB"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0.27</w:t>
            </w:r>
          </w:p>
        </w:tc>
        <w:tc>
          <w:tcPr>
            <w:tcW w:w="960" w:type="dxa"/>
            <w:tcBorders>
              <w:top w:val="nil"/>
              <w:left w:val="nil"/>
              <w:bottom w:val="nil"/>
              <w:right w:val="nil"/>
            </w:tcBorders>
            <w:shd w:val="clear" w:color="auto" w:fill="auto"/>
            <w:noWrap/>
            <w:vAlign w:val="bottom"/>
            <w:hideMark/>
          </w:tcPr>
          <w:p w14:paraId="296ED129"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Dec-20</w:t>
            </w:r>
          </w:p>
        </w:tc>
        <w:tc>
          <w:tcPr>
            <w:tcW w:w="1387" w:type="dxa"/>
            <w:tcBorders>
              <w:top w:val="nil"/>
              <w:left w:val="nil"/>
              <w:bottom w:val="nil"/>
              <w:right w:val="nil"/>
            </w:tcBorders>
            <w:shd w:val="clear" w:color="auto" w:fill="auto"/>
            <w:noWrap/>
            <w:vAlign w:val="bottom"/>
            <w:hideMark/>
          </w:tcPr>
          <w:p w14:paraId="1B5AD8EE"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0.999127202</w:t>
            </w:r>
          </w:p>
        </w:tc>
        <w:tc>
          <w:tcPr>
            <w:tcW w:w="1720" w:type="dxa"/>
            <w:tcBorders>
              <w:top w:val="nil"/>
              <w:left w:val="nil"/>
              <w:bottom w:val="nil"/>
              <w:right w:val="nil"/>
            </w:tcBorders>
            <w:shd w:val="clear" w:color="auto" w:fill="auto"/>
            <w:noWrap/>
            <w:vAlign w:val="bottom"/>
            <w:hideMark/>
          </w:tcPr>
          <w:p w14:paraId="0740DD6F"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1,075,120.38</w:t>
            </w:r>
          </w:p>
        </w:tc>
        <w:tc>
          <w:tcPr>
            <w:tcW w:w="1920" w:type="dxa"/>
            <w:tcBorders>
              <w:top w:val="nil"/>
              <w:left w:val="nil"/>
              <w:bottom w:val="nil"/>
              <w:right w:val="single" w:sz="8" w:space="0" w:color="auto"/>
            </w:tcBorders>
            <w:shd w:val="clear" w:color="auto" w:fill="auto"/>
            <w:noWrap/>
            <w:vAlign w:val="bottom"/>
            <w:hideMark/>
          </w:tcPr>
          <w:p w14:paraId="5E7B9CED"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1,074,182.02</w:t>
            </w:r>
          </w:p>
        </w:tc>
      </w:tr>
      <w:tr w:rsidR="00F8725A" w:rsidRPr="00610CB0" w14:paraId="5BDCFF27" w14:textId="77777777" w:rsidTr="00EF075E">
        <w:trPr>
          <w:trHeight w:val="300"/>
          <w:jc w:val="center"/>
        </w:trPr>
        <w:tc>
          <w:tcPr>
            <w:tcW w:w="1240" w:type="dxa"/>
            <w:tcBorders>
              <w:top w:val="nil"/>
              <w:left w:val="single" w:sz="8" w:space="0" w:color="auto"/>
              <w:bottom w:val="nil"/>
              <w:right w:val="nil"/>
            </w:tcBorders>
            <w:shd w:val="clear" w:color="auto" w:fill="auto"/>
            <w:noWrap/>
            <w:vAlign w:val="bottom"/>
            <w:hideMark/>
          </w:tcPr>
          <w:p w14:paraId="00343D92"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0.29</w:t>
            </w:r>
          </w:p>
        </w:tc>
        <w:tc>
          <w:tcPr>
            <w:tcW w:w="960" w:type="dxa"/>
            <w:tcBorders>
              <w:top w:val="nil"/>
              <w:left w:val="nil"/>
              <w:bottom w:val="nil"/>
              <w:right w:val="nil"/>
            </w:tcBorders>
            <w:shd w:val="clear" w:color="auto" w:fill="auto"/>
            <w:noWrap/>
            <w:vAlign w:val="bottom"/>
            <w:hideMark/>
          </w:tcPr>
          <w:p w14:paraId="6F2AA888"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Jan-21</w:t>
            </w:r>
          </w:p>
        </w:tc>
        <w:tc>
          <w:tcPr>
            <w:tcW w:w="1387" w:type="dxa"/>
            <w:tcBorders>
              <w:top w:val="nil"/>
              <w:left w:val="nil"/>
              <w:bottom w:val="nil"/>
              <w:right w:val="nil"/>
            </w:tcBorders>
            <w:shd w:val="clear" w:color="auto" w:fill="auto"/>
            <w:noWrap/>
            <w:vAlign w:val="bottom"/>
            <w:hideMark/>
          </w:tcPr>
          <w:p w14:paraId="529066D6"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0.998792107</w:t>
            </w:r>
          </w:p>
        </w:tc>
        <w:tc>
          <w:tcPr>
            <w:tcW w:w="1720" w:type="dxa"/>
            <w:tcBorders>
              <w:top w:val="nil"/>
              <w:left w:val="nil"/>
              <w:bottom w:val="nil"/>
              <w:right w:val="nil"/>
            </w:tcBorders>
            <w:shd w:val="clear" w:color="auto" w:fill="auto"/>
            <w:noWrap/>
            <w:vAlign w:val="bottom"/>
            <w:hideMark/>
          </w:tcPr>
          <w:p w14:paraId="08C60A85"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448,506.93</w:t>
            </w:r>
          </w:p>
        </w:tc>
        <w:tc>
          <w:tcPr>
            <w:tcW w:w="1920" w:type="dxa"/>
            <w:tcBorders>
              <w:top w:val="nil"/>
              <w:left w:val="nil"/>
              <w:bottom w:val="nil"/>
              <w:right w:val="single" w:sz="8" w:space="0" w:color="auto"/>
            </w:tcBorders>
            <w:shd w:val="clear" w:color="auto" w:fill="auto"/>
            <w:noWrap/>
            <w:vAlign w:val="bottom"/>
            <w:hideMark/>
          </w:tcPr>
          <w:p w14:paraId="308E3D93"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447,965.18</w:t>
            </w:r>
          </w:p>
        </w:tc>
      </w:tr>
      <w:tr w:rsidR="00F8725A" w:rsidRPr="00610CB0" w14:paraId="4EF25197" w14:textId="77777777" w:rsidTr="00EF075E">
        <w:trPr>
          <w:trHeight w:val="300"/>
          <w:jc w:val="center"/>
        </w:trPr>
        <w:tc>
          <w:tcPr>
            <w:tcW w:w="1240" w:type="dxa"/>
            <w:tcBorders>
              <w:top w:val="nil"/>
              <w:left w:val="single" w:sz="8" w:space="0" w:color="auto"/>
              <w:bottom w:val="nil"/>
              <w:right w:val="nil"/>
            </w:tcBorders>
            <w:shd w:val="clear" w:color="auto" w:fill="auto"/>
            <w:noWrap/>
            <w:vAlign w:val="bottom"/>
            <w:hideMark/>
          </w:tcPr>
          <w:p w14:paraId="48355156"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0.31</w:t>
            </w:r>
          </w:p>
        </w:tc>
        <w:tc>
          <w:tcPr>
            <w:tcW w:w="960" w:type="dxa"/>
            <w:tcBorders>
              <w:top w:val="nil"/>
              <w:left w:val="nil"/>
              <w:bottom w:val="nil"/>
              <w:right w:val="nil"/>
            </w:tcBorders>
            <w:shd w:val="clear" w:color="auto" w:fill="auto"/>
            <w:noWrap/>
            <w:vAlign w:val="bottom"/>
            <w:hideMark/>
          </w:tcPr>
          <w:p w14:paraId="407E25BC"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Feb-21</w:t>
            </w:r>
          </w:p>
        </w:tc>
        <w:tc>
          <w:tcPr>
            <w:tcW w:w="1387" w:type="dxa"/>
            <w:tcBorders>
              <w:top w:val="nil"/>
              <w:left w:val="nil"/>
              <w:bottom w:val="nil"/>
              <w:right w:val="nil"/>
            </w:tcBorders>
            <w:shd w:val="clear" w:color="auto" w:fill="auto"/>
            <w:noWrap/>
            <w:vAlign w:val="bottom"/>
            <w:hideMark/>
          </w:tcPr>
          <w:p w14:paraId="427A80CD"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0.998442805</w:t>
            </w:r>
          </w:p>
        </w:tc>
        <w:tc>
          <w:tcPr>
            <w:tcW w:w="1720" w:type="dxa"/>
            <w:tcBorders>
              <w:top w:val="nil"/>
              <w:left w:val="nil"/>
              <w:bottom w:val="nil"/>
              <w:right w:val="nil"/>
            </w:tcBorders>
            <w:shd w:val="clear" w:color="auto" w:fill="auto"/>
            <w:noWrap/>
            <w:vAlign w:val="bottom"/>
            <w:hideMark/>
          </w:tcPr>
          <w:p w14:paraId="70AC1AB3"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385,141.31</w:t>
            </w:r>
          </w:p>
        </w:tc>
        <w:tc>
          <w:tcPr>
            <w:tcW w:w="1920" w:type="dxa"/>
            <w:tcBorders>
              <w:top w:val="nil"/>
              <w:left w:val="nil"/>
              <w:bottom w:val="nil"/>
              <w:right w:val="single" w:sz="8" w:space="0" w:color="auto"/>
            </w:tcBorders>
            <w:shd w:val="clear" w:color="auto" w:fill="auto"/>
            <w:noWrap/>
            <w:vAlign w:val="bottom"/>
            <w:hideMark/>
          </w:tcPr>
          <w:p w14:paraId="15894A41"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384,541.57</w:t>
            </w:r>
          </w:p>
        </w:tc>
      </w:tr>
      <w:tr w:rsidR="00F8725A" w:rsidRPr="00610CB0" w14:paraId="2656B246" w14:textId="77777777" w:rsidTr="00EF075E">
        <w:trPr>
          <w:trHeight w:val="300"/>
          <w:jc w:val="center"/>
        </w:trPr>
        <w:tc>
          <w:tcPr>
            <w:tcW w:w="1240" w:type="dxa"/>
            <w:tcBorders>
              <w:top w:val="nil"/>
              <w:left w:val="single" w:sz="8" w:space="0" w:color="auto"/>
              <w:bottom w:val="nil"/>
              <w:right w:val="nil"/>
            </w:tcBorders>
            <w:shd w:val="clear" w:color="auto" w:fill="auto"/>
            <w:noWrap/>
            <w:vAlign w:val="bottom"/>
            <w:hideMark/>
          </w:tcPr>
          <w:p w14:paraId="4130ED9D"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0.3333</w:t>
            </w:r>
          </w:p>
        </w:tc>
        <w:tc>
          <w:tcPr>
            <w:tcW w:w="960" w:type="dxa"/>
            <w:tcBorders>
              <w:top w:val="nil"/>
              <w:left w:val="nil"/>
              <w:bottom w:val="nil"/>
              <w:right w:val="nil"/>
            </w:tcBorders>
            <w:shd w:val="clear" w:color="auto" w:fill="auto"/>
            <w:noWrap/>
            <w:vAlign w:val="bottom"/>
            <w:hideMark/>
          </w:tcPr>
          <w:p w14:paraId="0D187F1F"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Mar-21</w:t>
            </w:r>
          </w:p>
        </w:tc>
        <w:tc>
          <w:tcPr>
            <w:tcW w:w="1387" w:type="dxa"/>
            <w:tcBorders>
              <w:top w:val="nil"/>
              <w:left w:val="nil"/>
              <w:bottom w:val="nil"/>
              <w:right w:val="nil"/>
            </w:tcBorders>
            <w:shd w:val="clear" w:color="auto" w:fill="auto"/>
            <w:noWrap/>
            <w:vAlign w:val="bottom"/>
            <w:hideMark/>
          </w:tcPr>
          <w:p w14:paraId="7FD18EFE"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0.998040191</w:t>
            </w:r>
          </w:p>
        </w:tc>
        <w:tc>
          <w:tcPr>
            <w:tcW w:w="1720" w:type="dxa"/>
            <w:tcBorders>
              <w:top w:val="nil"/>
              <w:left w:val="nil"/>
              <w:bottom w:val="nil"/>
              <w:right w:val="nil"/>
            </w:tcBorders>
            <w:shd w:val="clear" w:color="auto" w:fill="auto"/>
            <w:noWrap/>
            <w:vAlign w:val="bottom"/>
            <w:hideMark/>
          </w:tcPr>
          <w:p w14:paraId="25679219"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422,040.90</w:t>
            </w:r>
          </w:p>
        </w:tc>
        <w:tc>
          <w:tcPr>
            <w:tcW w:w="1920" w:type="dxa"/>
            <w:tcBorders>
              <w:top w:val="nil"/>
              <w:left w:val="nil"/>
              <w:bottom w:val="nil"/>
              <w:right w:val="single" w:sz="8" w:space="0" w:color="auto"/>
            </w:tcBorders>
            <w:shd w:val="clear" w:color="auto" w:fill="auto"/>
            <w:noWrap/>
            <w:vAlign w:val="bottom"/>
            <w:hideMark/>
          </w:tcPr>
          <w:p w14:paraId="115C8B3F"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421,213.78</w:t>
            </w:r>
          </w:p>
        </w:tc>
      </w:tr>
      <w:tr w:rsidR="00F8725A" w:rsidRPr="00610CB0" w14:paraId="7776EB10" w14:textId="77777777" w:rsidTr="00EF075E">
        <w:trPr>
          <w:trHeight w:val="300"/>
          <w:jc w:val="center"/>
        </w:trPr>
        <w:tc>
          <w:tcPr>
            <w:tcW w:w="1240" w:type="dxa"/>
            <w:tcBorders>
              <w:top w:val="nil"/>
              <w:left w:val="single" w:sz="8" w:space="0" w:color="auto"/>
              <w:bottom w:val="nil"/>
              <w:right w:val="nil"/>
            </w:tcBorders>
            <w:shd w:val="clear" w:color="auto" w:fill="auto"/>
            <w:noWrap/>
            <w:vAlign w:val="bottom"/>
            <w:hideMark/>
          </w:tcPr>
          <w:p w14:paraId="6701FEB8"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0.3567</w:t>
            </w:r>
          </w:p>
        </w:tc>
        <w:tc>
          <w:tcPr>
            <w:tcW w:w="960" w:type="dxa"/>
            <w:tcBorders>
              <w:top w:val="nil"/>
              <w:left w:val="nil"/>
              <w:bottom w:val="nil"/>
              <w:right w:val="nil"/>
            </w:tcBorders>
            <w:shd w:val="clear" w:color="auto" w:fill="auto"/>
            <w:noWrap/>
            <w:vAlign w:val="bottom"/>
            <w:hideMark/>
          </w:tcPr>
          <w:p w14:paraId="5295CA22"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Apr-21</w:t>
            </w:r>
          </w:p>
        </w:tc>
        <w:tc>
          <w:tcPr>
            <w:tcW w:w="1387" w:type="dxa"/>
            <w:tcBorders>
              <w:top w:val="nil"/>
              <w:left w:val="nil"/>
              <w:bottom w:val="nil"/>
              <w:right w:val="nil"/>
            </w:tcBorders>
            <w:shd w:val="clear" w:color="auto" w:fill="auto"/>
            <w:noWrap/>
            <w:vAlign w:val="bottom"/>
            <w:hideMark/>
          </w:tcPr>
          <w:p w14:paraId="57786CC4"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0.997654957</w:t>
            </w:r>
          </w:p>
        </w:tc>
        <w:tc>
          <w:tcPr>
            <w:tcW w:w="1720" w:type="dxa"/>
            <w:tcBorders>
              <w:top w:val="nil"/>
              <w:left w:val="nil"/>
              <w:bottom w:val="nil"/>
              <w:right w:val="nil"/>
            </w:tcBorders>
            <w:shd w:val="clear" w:color="auto" w:fill="auto"/>
            <w:noWrap/>
            <w:vAlign w:val="bottom"/>
            <w:hideMark/>
          </w:tcPr>
          <w:p w14:paraId="41F1830E"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235,571.99</w:t>
            </w:r>
          </w:p>
        </w:tc>
        <w:tc>
          <w:tcPr>
            <w:tcW w:w="1920" w:type="dxa"/>
            <w:tcBorders>
              <w:top w:val="nil"/>
              <w:left w:val="nil"/>
              <w:bottom w:val="nil"/>
              <w:right w:val="single" w:sz="8" w:space="0" w:color="auto"/>
            </w:tcBorders>
            <w:shd w:val="clear" w:color="auto" w:fill="auto"/>
            <w:noWrap/>
            <w:vAlign w:val="bottom"/>
            <w:hideMark/>
          </w:tcPr>
          <w:p w14:paraId="693D807B"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235,019.56</w:t>
            </w:r>
          </w:p>
        </w:tc>
      </w:tr>
      <w:tr w:rsidR="00F8725A" w:rsidRPr="00610CB0" w14:paraId="79F93BC6" w14:textId="77777777" w:rsidTr="00EF075E">
        <w:trPr>
          <w:trHeight w:val="300"/>
          <w:jc w:val="center"/>
        </w:trPr>
        <w:tc>
          <w:tcPr>
            <w:tcW w:w="1240" w:type="dxa"/>
            <w:tcBorders>
              <w:top w:val="nil"/>
              <w:left w:val="single" w:sz="8" w:space="0" w:color="auto"/>
              <w:bottom w:val="nil"/>
              <w:right w:val="nil"/>
            </w:tcBorders>
            <w:shd w:val="clear" w:color="auto" w:fill="auto"/>
            <w:noWrap/>
            <w:vAlign w:val="bottom"/>
            <w:hideMark/>
          </w:tcPr>
          <w:p w14:paraId="2824B2BC"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0.38</w:t>
            </w:r>
          </w:p>
        </w:tc>
        <w:tc>
          <w:tcPr>
            <w:tcW w:w="960" w:type="dxa"/>
            <w:tcBorders>
              <w:top w:val="nil"/>
              <w:left w:val="nil"/>
              <w:bottom w:val="nil"/>
              <w:right w:val="nil"/>
            </w:tcBorders>
            <w:shd w:val="clear" w:color="auto" w:fill="auto"/>
            <w:noWrap/>
            <w:vAlign w:val="bottom"/>
            <w:hideMark/>
          </w:tcPr>
          <w:p w14:paraId="22E99BC2"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May-21</w:t>
            </w:r>
          </w:p>
        </w:tc>
        <w:tc>
          <w:tcPr>
            <w:tcW w:w="1387" w:type="dxa"/>
            <w:tcBorders>
              <w:top w:val="nil"/>
              <w:left w:val="nil"/>
              <w:bottom w:val="nil"/>
              <w:right w:val="nil"/>
            </w:tcBorders>
            <w:shd w:val="clear" w:color="auto" w:fill="auto"/>
            <w:noWrap/>
            <w:vAlign w:val="bottom"/>
            <w:hideMark/>
          </w:tcPr>
          <w:p w14:paraId="7709238F"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0.997162177</w:t>
            </w:r>
          </w:p>
        </w:tc>
        <w:tc>
          <w:tcPr>
            <w:tcW w:w="1720" w:type="dxa"/>
            <w:tcBorders>
              <w:top w:val="nil"/>
              <w:left w:val="nil"/>
              <w:bottom w:val="nil"/>
              <w:right w:val="nil"/>
            </w:tcBorders>
            <w:shd w:val="clear" w:color="auto" w:fill="auto"/>
            <w:noWrap/>
            <w:vAlign w:val="bottom"/>
            <w:hideMark/>
          </w:tcPr>
          <w:p w14:paraId="34A62D18"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51,169.80</w:t>
            </w:r>
          </w:p>
        </w:tc>
        <w:tc>
          <w:tcPr>
            <w:tcW w:w="1920" w:type="dxa"/>
            <w:tcBorders>
              <w:top w:val="nil"/>
              <w:left w:val="nil"/>
              <w:bottom w:val="nil"/>
              <w:right w:val="single" w:sz="8" w:space="0" w:color="auto"/>
            </w:tcBorders>
            <w:shd w:val="clear" w:color="auto" w:fill="auto"/>
            <w:noWrap/>
            <w:vAlign w:val="bottom"/>
            <w:hideMark/>
          </w:tcPr>
          <w:p w14:paraId="661CCD34"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51,024.59</w:t>
            </w:r>
          </w:p>
        </w:tc>
      </w:tr>
      <w:tr w:rsidR="00F8725A" w:rsidRPr="00610CB0" w14:paraId="4597B4D0" w14:textId="77777777" w:rsidTr="00EF075E">
        <w:trPr>
          <w:trHeight w:val="300"/>
          <w:jc w:val="center"/>
        </w:trPr>
        <w:tc>
          <w:tcPr>
            <w:tcW w:w="1240" w:type="dxa"/>
            <w:tcBorders>
              <w:top w:val="nil"/>
              <w:left w:val="single" w:sz="8" w:space="0" w:color="auto"/>
              <w:bottom w:val="nil"/>
              <w:right w:val="nil"/>
            </w:tcBorders>
            <w:shd w:val="clear" w:color="auto" w:fill="auto"/>
            <w:noWrap/>
            <w:vAlign w:val="bottom"/>
            <w:hideMark/>
          </w:tcPr>
          <w:p w14:paraId="69770CBE"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0.4033</w:t>
            </w:r>
          </w:p>
        </w:tc>
        <w:tc>
          <w:tcPr>
            <w:tcW w:w="960" w:type="dxa"/>
            <w:tcBorders>
              <w:top w:val="nil"/>
              <w:left w:val="nil"/>
              <w:bottom w:val="nil"/>
              <w:right w:val="nil"/>
            </w:tcBorders>
            <w:shd w:val="clear" w:color="auto" w:fill="auto"/>
            <w:noWrap/>
            <w:vAlign w:val="bottom"/>
            <w:hideMark/>
          </w:tcPr>
          <w:p w14:paraId="1730D1EF"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Jun-21</w:t>
            </w:r>
          </w:p>
        </w:tc>
        <w:tc>
          <w:tcPr>
            <w:tcW w:w="1387" w:type="dxa"/>
            <w:tcBorders>
              <w:top w:val="nil"/>
              <w:left w:val="nil"/>
              <w:bottom w:val="nil"/>
              <w:right w:val="nil"/>
            </w:tcBorders>
            <w:shd w:val="clear" w:color="auto" w:fill="auto"/>
            <w:noWrap/>
            <w:vAlign w:val="bottom"/>
            <w:hideMark/>
          </w:tcPr>
          <w:p w14:paraId="46F2696F"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0.996677486</w:t>
            </w:r>
          </w:p>
        </w:tc>
        <w:tc>
          <w:tcPr>
            <w:tcW w:w="1720" w:type="dxa"/>
            <w:tcBorders>
              <w:top w:val="nil"/>
              <w:left w:val="nil"/>
              <w:bottom w:val="nil"/>
              <w:right w:val="nil"/>
            </w:tcBorders>
            <w:shd w:val="clear" w:color="auto" w:fill="auto"/>
            <w:noWrap/>
            <w:vAlign w:val="bottom"/>
            <w:hideMark/>
          </w:tcPr>
          <w:p w14:paraId="5CC39639"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22,047.58</w:t>
            </w:r>
          </w:p>
        </w:tc>
        <w:tc>
          <w:tcPr>
            <w:tcW w:w="1920" w:type="dxa"/>
            <w:tcBorders>
              <w:top w:val="nil"/>
              <w:left w:val="nil"/>
              <w:bottom w:val="nil"/>
              <w:right w:val="single" w:sz="8" w:space="0" w:color="auto"/>
            </w:tcBorders>
            <w:shd w:val="clear" w:color="auto" w:fill="auto"/>
            <w:noWrap/>
            <w:vAlign w:val="bottom"/>
            <w:hideMark/>
          </w:tcPr>
          <w:p w14:paraId="5666ECCF"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21,974.33</w:t>
            </w:r>
          </w:p>
        </w:tc>
      </w:tr>
      <w:tr w:rsidR="00F8725A" w:rsidRPr="00610CB0" w14:paraId="0DAD815C" w14:textId="77777777" w:rsidTr="00EF075E">
        <w:trPr>
          <w:trHeight w:val="315"/>
          <w:jc w:val="center"/>
        </w:trPr>
        <w:tc>
          <w:tcPr>
            <w:tcW w:w="1240" w:type="dxa"/>
            <w:tcBorders>
              <w:top w:val="nil"/>
              <w:left w:val="single" w:sz="8" w:space="0" w:color="auto"/>
              <w:bottom w:val="single" w:sz="8" w:space="0" w:color="auto"/>
              <w:right w:val="nil"/>
            </w:tcBorders>
            <w:shd w:val="clear" w:color="auto" w:fill="auto"/>
            <w:noWrap/>
            <w:vAlign w:val="bottom"/>
            <w:hideMark/>
          </w:tcPr>
          <w:p w14:paraId="680073D0"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0.4267</w:t>
            </w:r>
          </w:p>
        </w:tc>
        <w:tc>
          <w:tcPr>
            <w:tcW w:w="960" w:type="dxa"/>
            <w:tcBorders>
              <w:top w:val="nil"/>
              <w:left w:val="nil"/>
              <w:bottom w:val="single" w:sz="8" w:space="0" w:color="auto"/>
              <w:right w:val="nil"/>
            </w:tcBorders>
            <w:shd w:val="clear" w:color="auto" w:fill="auto"/>
            <w:noWrap/>
            <w:vAlign w:val="bottom"/>
            <w:hideMark/>
          </w:tcPr>
          <w:p w14:paraId="7467F41C"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Jul-21</w:t>
            </w:r>
          </w:p>
        </w:tc>
        <w:tc>
          <w:tcPr>
            <w:tcW w:w="1387" w:type="dxa"/>
            <w:tcBorders>
              <w:top w:val="nil"/>
              <w:left w:val="nil"/>
              <w:bottom w:val="single" w:sz="8" w:space="0" w:color="auto"/>
              <w:right w:val="nil"/>
            </w:tcBorders>
            <w:shd w:val="clear" w:color="auto" w:fill="auto"/>
            <w:noWrap/>
            <w:vAlign w:val="bottom"/>
            <w:hideMark/>
          </w:tcPr>
          <w:p w14:paraId="530CD88C"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0.99623296</w:t>
            </w:r>
          </w:p>
        </w:tc>
        <w:tc>
          <w:tcPr>
            <w:tcW w:w="1720" w:type="dxa"/>
            <w:tcBorders>
              <w:top w:val="nil"/>
              <w:left w:val="nil"/>
              <w:bottom w:val="single" w:sz="8" w:space="0" w:color="auto"/>
              <w:right w:val="nil"/>
            </w:tcBorders>
            <w:shd w:val="clear" w:color="auto" w:fill="auto"/>
            <w:noWrap/>
            <w:vAlign w:val="bottom"/>
            <w:hideMark/>
          </w:tcPr>
          <w:p w14:paraId="2EDC4ECC"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6,199.41</w:t>
            </w:r>
          </w:p>
        </w:tc>
        <w:tc>
          <w:tcPr>
            <w:tcW w:w="1920" w:type="dxa"/>
            <w:tcBorders>
              <w:top w:val="nil"/>
              <w:left w:val="nil"/>
              <w:bottom w:val="single" w:sz="8" w:space="0" w:color="auto"/>
              <w:right w:val="single" w:sz="8" w:space="0" w:color="auto"/>
            </w:tcBorders>
            <w:shd w:val="clear" w:color="auto" w:fill="auto"/>
            <w:noWrap/>
            <w:vAlign w:val="bottom"/>
            <w:hideMark/>
          </w:tcPr>
          <w:p w14:paraId="54C7BD14"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6,176.06</w:t>
            </w:r>
          </w:p>
        </w:tc>
      </w:tr>
      <w:tr w:rsidR="00F8725A" w:rsidRPr="00610CB0" w14:paraId="253EFF1F" w14:textId="77777777" w:rsidTr="00EF075E">
        <w:trPr>
          <w:trHeight w:val="315"/>
          <w:jc w:val="center"/>
        </w:trPr>
        <w:tc>
          <w:tcPr>
            <w:tcW w:w="1240" w:type="dxa"/>
            <w:tcBorders>
              <w:top w:val="nil"/>
              <w:left w:val="single" w:sz="8" w:space="0" w:color="auto"/>
              <w:bottom w:val="single" w:sz="8" w:space="0" w:color="auto"/>
              <w:right w:val="nil"/>
            </w:tcBorders>
            <w:shd w:val="clear" w:color="auto" w:fill="auto"/>
            <w:noWrap/>
            <w:vAlign w:val="bottom"/>
            <w:hideMark/>
          </w:tcPr>
          <w:p w14:paraId="544858C6" w14:textId="77777777" w:rsidR="00F8725A" w:rsidRPr="00610CB0" w:rsidRDefault="00F8725A" w:rsidP="00EF075E">
            <w:pPr>
              <w:rPr>
                <w:rFonts w:ascii="Calibri" w:hAnsi="Calibri" w:cs="Calibri"/>
                <w:b/>
                <w:bCs/>
                <w:color w:val="000000"/>
              </w:rPr>
            </w:pPr>
            <w:r w:rsidRPr="00610CB0">
              <w:rPr>
                <w:rFonts w:ascii="Calibri" w:hAnsi="Calibri" w:cs="Calibri"/>
                <w:b/>
                <w:bCs/>
                <w:color w:val="000000"/>
              </w:rPr>
              <w:t>Totals</w:t>
            </w:r>
          </w:p>
        </w:tc>
        <w:tc>
          <w:tcPr>
            <w:tcW w:w="960" w:type="dxa"/>
            <w:tcBorders>
              <w:top w:val="nil"/>
              <w:left w:val="nil"/>
              <w:bottom w:val="single" w:sz="8" w:space="0" w:color="auto"/>
              <w:right w:val="nil"/>
            </w:tcBorders>
            <w:shd w:val="clear" w:color="auto" w:fill="auto"/>
            <w:noWrap/>
            <w:vAlign w:val="bottom"/>
            <w:hideMark/>
          </w:tcPr>
          <w:p w14:paraId="7682802A" w14:textId="77777777" w:rsidR="00F8725A" w:rsidRPr="00610CB0" w:rsidRDefault="00F8725A" w:rsidP="00EF075E">
            <w:pPr>
              <w:rPr>
                <w:rFonts w:ascii="Calibri" w:hAnsi="Calibri" w:cs="Calibri"/>
                <w:color w:val="000000"/>
              </w:rPr>
            </w:pPr>
            <w:r w:rsidRPr="00610CB0">
              <w:rPr>
                <w:rFonts w:ascii="Calibri" w:hAnsi="Calibri" w:cs="Calibri"/>
                <w:color w:val="000000"/>
              </w:rPr>
              <w:t> </w:t>
            </w:r>
          </w:p>
        </w:tc>
        <w:tc>
          <w:tcPr>
            <w:tcW w:w="1387" w:type="dxa"/>
            <w:tcBorders>
              <w:top w:val="nil"/>
              <w:left w:val="nil"/>
              <w:bottom w:val="single" w:sz="8" w:space="0" w:color="auto"/>
              <w:right w:val="nil"/>
            </w:tcBorders>
            <w:shd w:val="clear" w:color="auto" w:fill="auto"/>
            <w:noWrap/>
            <w:vAlign w:val="bottom"/>
            <w:hideMark/>
          </w:tcPr>
          <w:p w14:paraId="077BBC1B" w14:textId="77777777" w:rsidR="00F8725A" w:rsidRPr="00610CB0" w:rsidRDefault="00F8725A" w:rsidP="00EF075E">
            <w:pPr>
              <w:rPr>
                <w:rFonts w:ascii="Calibri" w:hAnsi="Calibri" w:cs="Calibri"/>
                <w:color w:val="000000"/>
              </w:rPr>
            </w:pPr>
            <w:r w:rsidRPr="00610CB0">
              <w:rPr>
                <w:rFonts w:ascii="Calibri" w:hAnsi="Calibri" w:cs="Calibri"/>
                <w:color w:val="000000"/>
              </w:rPr>
              <w:t> </w:t>
            </w:r>
          </w:p>
        </w:tc>
        <w:tc>
          <w:tcPr>
            <w:tcW w:w="1720" w:type="dxa"/>
            <w:tcBorders>
              <w:top w:val="nil"/>
              <w:left w:val="nil"/>
              <w:bottom w:val="single" w:sz="8" w:space="0" w:color="auto"/>
              <w:right w:val="nil"/>
            </w:tcBorders>
            <w:shd w:val="clear" w:color="auto" w:fill="auto"/>
            <w:noWrap/>
            <w:vAlign w:val="bottom"/>
            <w:hideMark/>
          </w:tcPr>
          <w:p w14:paraId="30EBFA34"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8,712,880.00</w:t>
            </w:r>
          </w:p>
        </w:tc>
        <w:tc>
          <w:tcPr>
            <w:tcW w:w="1920" w:type="dxa"/>
            <w:tcBorders>
              <w:top w:val="nil"/>
              <w:left w:val="nil"/>
              <w:bottom w:val="single" w:sz="8" w:space="0" w:color="auto"/>
              <w:right w:val="single" w:sz="8" w:space="0" w:color="auto"/>
            </w:tcBorders>
            <w:shd w:val="clear" w:color="auto" w:fill="auto"/>
            <w:noWrap/>
            <w:vAlign w:val="bottom"/>
            <w:hideMark/>
          </w:tcPr>
          <w:p w14:paraId="67EA5EAD" w14:textId="77777777" w:rsidR="00F8725A" w:rsidRPr="00610CB0" w:rsidRDefault="00F8725A" w:rsidP="00EF075E">
            <w:pPr>
              <w:jc w:val="right"/>
              <w:rPr>
                <w:rFonts w:ascii="Calibri" w:hAnsi="Calibri" w:cs="Calibri"/>
                <w:color w:val="000000"/>
              </w:rPr>
            </w:pPr>
            <w:r w:rsidRPr="00610CB0">
              <w:rPr>
                <w:rFonts w:ascii="Calibri" w:hAnsi="Calibri" w:cs="Calibri"/>
                <w:color w:val="000000"/>
              </w:rPr>
              <w:t>8,707,171.63</w:t>
            </w:r>
          </w:p>
        </w:tc>
      </w:tr>
    </w:tbl>
    <w:p w14:paraId="7CCE0DCB" w14:textId="77777777" w:rsidR="00F8725A" w:rsidRDefault="00F8725A" w:rsidP="00F8725A"/>
    <w:p w14:paraId="07F4142B" w14:textId="5299A3EB" w:rsidR="00F8725A" w:rsidRDefault="00F8725A" w:rsidP="00F8725A">
      <w:r w:rsidRPr="00240C60">
        <w:t xml:space="preserve">The sum of PV </w:t>
      </w:r>
      <w:r w:rsidR="005C58FA">
        <w:t>o</w:t>
      </w:r>
      <w:r w:rsidRPr="00240C60">
        <w:t>f Maturity Amount and PV of Cash flow Amount</w:t>
      </w:r>
      <w:r>
        <w:t xml:space="preserve"> is the NPV for the CD Issuance</w:t>
      </w:r>
    </w:p>
    <w:p w14:paraId="473C3632" w14:textId="77777777" w:rsidR="00C06209" w:rsidRDefault="00C06209" w:rsidP="00F8725A"/>
    <w:p w14:paraId="39B66CFE" w14:textId="475B41FB" w:rsidR="00F8725A" w:rsidRDefault="00F8725A" w:rsidP="00F8725A">
      <w:pPr>
        <w:ind w:firstLine="720"/>
        <w:rPr>
          <w:rFonts w:ascii="Calibri" w:hAnsi="Calibri" w:cs="Calibri"/>
          <w:color w:val="000000"/>
        </w:rPr>
      </w:pPr>
      <w:r>
        <w:t>NPV CD issuance = $</w:t>
      </w:r>
      <w:r w:rsidRPr="00240C60">
        <w:rPr>
          <w:rFonts w:ascii="Calibri" w:hAnsi="Calibri" w:cs="Calibri"/>
          <w:color w:val="000000"/>
        </w:rPr>
        <w:t>4,620,805,901.53</w:t>
      </w:r>
      <w:r>
        <w:rPr>
          <w:rFonts w:ascii="Calibri" w:hAnsi="Calibri" w:cs="Calibri"/>
          <w:color w:val="000000"/>
        </w:rPr>
        <w:t xml:space="preserve"> = $</w:t>
      </w:r>
      <w:r w:rsidRPr="00240C60">
        <w:rPr>
          <w:rFonts w:ascii="Calibri" w:hAnsi="Calibri" w:cs="Calibri"/>
          <w:color w:val="000000"/>
        </w:rPr>
        <w:t>4,612,098,729.91</w:t>
      </w:r>
      <w:r>
        <w:rPr>
          <w:rFonts w:ascii="Calibri" w:hAnsi="Calibri" w:cs="Calibri"/>
          <w:color w:val="000000"/>
        </w:rPr>
        <w:t xml:space="preserve"> + $</w:t>
      </w:r>
      <w:r w:rsidRPr="00240C60">
        <w:rPr>
          <w:rFonts w:ascii="Calibri" w:hAnsi="Calibri" w:cs="Calibri"/>
          <w:color w:val="000000"/>
        </w:rPr>
        <w:t>8,707,171.63</w:t>
      </w:r>
    </w:p>
    <w:p w14:paraId="12FF2376" w14:textId="77777777" w:rsidR="00C06209" w:rsidRDefault="00C06209" w:rsidP="00F8725A">
      <w:pPr>
        <w:ind w:firstLine="720"/>
        <w:rPr>
          <w:rFonts w:ascii="Calibri" w:hAnsi="Calibri" w:cs="Calibri"/>
          <w:color w:val="000000"/>
        </w:rPr>
      </w:pPr>
    </w:p>
    <w:p w14:paraId="26802F08" w14:textId="26A1EEE3" w:rsidR="00F8725A" w:rsidRDefault="00F8725A" w:rsidP="00F8725A">
      <w:pPr>
        <w:rPr>
          <w:rFonts w:ascii="Calibri" w:hAnsi="Calibri" w:cs="Calibri"/>
          <w:color w:val="000000"/>
        </w:rPr>
      </w:pPr>
      <w:r>
        <w:rPr>
          <w:rFonts w:ascii="Calibri" w:hAnsi="Calibri" w:cs="Calibri"/>
          <w:color w:val="000000"/>
        </w:rPr>
        <w:t>The same method is completed on all asset and liabilities with Discount</w:t>
      </w:r>
      <w:r>
        <w:rPr>
          <w:rStyle w:val="FootnoteReference"/>
          <w:rFonts w:ascii="Calibri" w:hAnsi="Calibri" w:cs="Calibri"/>
          <w:color w:val="000000"/>
        </w:rPr>
        <w:footnoteReference w:id="17"/>
      </w:r>
      <w:r>
        <w:rPr>
          <w:rFonts w:ascii="Calibri" w:hAnsi="Calibri" w:cs="Calibri"/>
          <w:color w:val="000000"/>
        </w:rPr>
        <w:t xml:space="preserve"> method, and combined with those asset and liabilities with “Book” and “Quoted” treatment, respective those accounts that are valued at book value and those that are priced from external market quote. The sum of all asset value minus the sum of all liabilities would provide the base EVE. </w:t>
      </w:r>
    </w:p>
    <w:p w14:paraId="2D563EBA" w14:textId="77777777" w:rsidR="00EF075E" w:rsidRDefault="00EF075E" w:rsidP="00F8725A">
      <w:pPr>
        <w:rPr>
          <w:rFonts w:ascii="Calibri" w:hAnsi="Calibri" w:cs="Calibri"/>
          <w:color w:val="000000"/>
        </w:rPr>
      </w:pPr>
    </w:p>
    <w:p w14:paraId="1E9908D2" w14:textId="546B4B16" w:rsidR="00F8725A" w:rsidRDefault="00F8725A" w:rsidP="00F8725A">
      <w:pPr>
        <w:rPr>
          <w:b/>
        </w:rPr>
      </w:pPr>
      <w:r>
        <w:rPr>
          <w:b/>
        </w:rPr>
        <w:t>Rate Shock</w:t>
      </w:r>
    </w:p>
    <w:p w14:paraId="332C79AA" w14:textId="77777777" w:rsidR="00DA4144" w:rsidRDefault="00DA4144" w:rsidP="00F8725A">
      <w:pPr>
        <w:rPr>
          <w:rFonts w:ascii="Calibri" w:hAnsi="Calibri" w:cs="Calibri"/>
          <w:color w:val="000000"/>
        </w:rPr>
      </w:pPr>
    </w:p>
    <w:p w14:paraId="6FF41BA1" w14:textId="6B325E63" w:rsidR="00F8725A" w:rsidRDefault="00F8725A" w:rsidP="00F8725A">
      <w:pPr>
        <w:rPr>
          <w:rFonts w:ascii="Calibri" w:hAnsi="Calibri" w:cs="Calibri"/>
          <w:color w:val="000000"/>
        </w:rPr>
      </w:pPr>
      <w:r>
        <w:rPr>
          <w:rFonts w:ascii="Calibri" w:hAnsi="Calibri" w:cs="Calibri"/>
          <w:color w:val="000000"/>
        </w:rPr>
        <w:t>In the event of a rate shock, the index rate would shift by the amount of the shock. Table 3 shows the impact to NPV.  The shocked EVE is obtain</w:t>
      </w:r>
      <w:r w:rsidR="005C58FA">
        <w:rPr>
          <w:rFonts w:ascii="Calibri" w:hAnsi="Calibri" w:cs="Calibri"/>
          <w:color w:val="000000"/>
        </w:rPr>
        <w:t>ed</w:t>
      </w:r>
      <w:r>
        <w:rPr>
          <w:rFonts w:ascii="Calibri" w:hAnsi="Calibri" w:cs="Calibri"/>
          <w:color w:val="000000"/>
        </w:rPr>
        <w:t xml:space="preserve"> the same way as describe</w:t>
      </w:r>
      <w:r w:rsidR="005C58FA">
        <w:rPr>
          <w:rFonts w:ascii="Calibri" w:hAnsi="Calibri" w:cs="Calibri"/>
          <w:color w:val="000000"/>
        </w:rPr>
        <w:t>d</w:t>
      </w:r>
      <w:r>
        <w:rPr>
          <w:rFonts w:ascii="Calibri" w:hAnsi="Calibri" w:cs="Calibri"/>
          <w:color w:val="000000"/>
        </w:rPr>
        <w:t xml:space="preserve"> above for the base, with the difference in rate, which may also affect decay and prepayment.</w:t>
      </w:r>
      <w:r w:rsidR="009C6495">
        <w:rPr>
          <w:rFonts w:ascii="Calibri" w:hAnsi="Calibri" w:cs="Calibri"/>
          <w:color w:val="000000"/>
        </w:rPr>
        <w:t xml:space="preserve"> The expectation is, if there i</w:t>
      </w:r>
      <w:r w:rsidR="00032749">
        <w:rPr>
          <w:rFonts w:ascii="Calibri" w:hAnsi="Calibri" w:cs="Calibri"/>
          <w:color w:val="000000"/>
        </w:rPr>
        <w:t xml:space="preserve">s a rate shock, the shock </w:t>
      </w:r>
      <w:r w:rsidR="009C6495">
        <w:rPr>
          <w:rFonts w:ascii="Calibri" w:hAnsi="Calibri" w:cs="Calibri"/>
          <w:color w:val="000000"/>
        </w:rPr>
        <w:t xml:space="preserve">would impact the cash flow </w:t>
      </w:r>
      <w:r w:rsidR="00032749">
        <w:rPr>
          <w:rFonts w:ascii="Calibri" w:hAnsi="Calibri" w:cs="Calibri"/>
          <w:color w:val="000000"/>
        </w:rPr>
        <w:t>of variable rate product</w:t>
      </w:r>
      <w:r w:rsidR="005C63EC">
        <w:rPr>
          <w:rFonts w:ascii="Calibri" w:hAnsi="Calibri" w:cs="Calibri"/>
          <w:color w:val="000000"/>
        </w:rPr>
        <w:t>.</w:t>
      </w:r>
      <w:r w:rsidR="00032749">
        <w:rPr>
          <w:rFonts w:ascii="Calibri" w:hAnsi="Calibri" w:cs="Calibri"/>
          <w:color w:val="000000"/>
        </w:rPr>
        <w:t xml:space="preserve"> Due to limitation on documentation, we are currently unable to fully back calculate the value. We were able to observe that impact to rate </w:t>
      </w:r>
      <w:r w:rsidR="009E4602">
        <w:rPr>
          <w:rFonts w:ascii="Calibri" w:hAnsi="Calibri" w:cs="Calibri"/>
          <w:color w:val="000000"/>
        </w:rPr>
        <w:t>s</w:t>
      </w:r>
      <w:r w:rsidR="00032749">
        <w:rPr>
          <w:rFonts w:ascii="Calibri" w:hAnsi="Calibri" w:cs="Calibri"/>
          <w:color w:val="000000"/>
        </w:rPr>
        <w:t>hock does affect the value of the CF amount as expected.  Due to the materiality of this calculation, currently we rely on the model validation as a check for the accuracy of the calculation.</w:t>
      </w:r>
    </w:p>
    <w:p w14:paraId="7698ECAD" w14:textId="77777777" w:rsidR="00EF075E" w:rsidRDefault="00EF075E" w:rsidP="00F8725A">
      <w:pPr>
        <w:rPr>
          <w:rFonts w:ascii="Calibri" w:hAnsi="Calibri" w:cs="Calibri"/>
          <w:color w:val="000000"/>
        </w:rPr>
      </w:pPr>
    </w:p>
    <w:p w14:paraId="02D4EA4D" w14:textId="77777777" w:rsidR="00F8725A" w:rsidRPr="00BC6EB3" w:rsidRDefault="00F8725A" w:rsidP="00F8725A">
      <w:pPr>
        <w:rPr>
          <w:rFonts w:ascii="Calibri" w:hAnsi="Calibri" w:cs="Calibri"/>
          <w:b/>
          <w:color w:val="000000"/>
        </w:rPr>
      </w:pPr>
      <w:r w:rsidRPr="00BC6EB3">
        <w:rPr>
          <w:rFonts w:ascii="Calibri" w:hAnsi="Calibri" w:cs="Calibri"/>
          <w:b/>
          <w:color w:val="000000"/>
        </w:rPr>
        <w:t>Table 3” NPV calculation of +200bps shock on CD Issuance</w:t>
      </w:r>
    </w:p>
    <w:tbl>
      <w:tblPr>
        <w:tblW w:w="11084" w:type="dxa"/>
        <w:tblInd w:w="-370" w:type="dxa"/>
        <w:tblLook w:val="04A0" w:firstRow="1" w:lastRow="0" w:firstColumn="1" w:lastColumn="0" w:noHBand="0" w:noVBand="1"/>
      </w:tblPr>
      <w:tblGrid>
        <w:gridCol w:w="1060"/>
        <w:gridCol w:w="960"/>
        <w:gridCol w:w="1053"/>
        <w:gridCol w:w="1775"/>
        <w:gridCol w:w="1860"/>
        <w:gridCol w:w="1276"/>
        <w:gridCol w:w="1440"/>
        <w:gridCol w:w="1660"/>
      </w:tblGrid>
      <w:tr w:rsidR="00F8725A" w:rsidRPr="005D788A" w14:paraId="15314917" w14:textId="77777777" w:rsidTr="00EF075E">
        <w:trPr>
          <w:trHeight w:val="315"/>
        </w:trPr>
        <w:tc>
          <w:tcPr>
            <w:tcW w:w="1060" w:type="dxa"/>
            <w:tcBorders>
              <w:top w:val="single" w:sz="8" w:space="0" w:color="auto"/>
              <w:left w:val="single" w:sz="8" w:space="0" w:color="auto"/>
              <w:bottom w:val="single" w:sz="8" w:space="0" w:color="auto"/>
              <w:right w:val="nil"/>
            </w:tcBorders>
            <w:shd w:val="clear" w:color="000000" w:fill="0070C0"/>
            <w:noWrap/>
            <w:vAlign w:val="bottom"/>
            <w:hideMark/>
          </w:tcPr>
          <w:p w14:paraId="3D2D345C" w14:textId="77777777" w:rsidR="00F8725A" w:rsidRPr="005D788A" w:rsidRDefault="00F8725A" w:rsidP="00EF075E">
            <w:pPr>
              <w:rPr>
                <w:rFonts w:ascii="Calibri" w:hAnsi="Calibri" w:cs="Calibri"/>
                <w:b/>
                <w:bCs/>
                <w:color w:val="FFFFFF"/>
              </w:rPr>
            </w:pPr>
            <w:r w:rsidRPr="005D788A">
              <w:rPr>
                <w:rFonts w:ascii="Calibri" w:hAnsi="Calibri" w:cs="Calibri"/>
                <w:b/>
                <w:bCs/>
                <w:color w:val="FFFFFF"/>
              </w:rPr>
              <w:t>Index</w:t>
            </w:r>
          </w:p>
        </w:tc>
        <w:tc>
          <w:tcPr>
            <w:tcW w:w="960" w:type="dxa"/>
            <w:tcBorders>
              <w:top w:val="single" w:sz="8" w:space="0" w:color="auto"/>
              <w:left w:val="nil"/>
              <w:bottom w:val="single" w:sz="8" w:space="0" w:color="auto"/>
              <w:right w:val="nil"/>
            </w:tcBorders>
            <w:shd w:val="clear" w:color="000000" w:fill="0070C0"/>
            <w:noWrap/>
            <w:vAlign w:val="bottom"/>
            <w:hideMark/>
          </w:tcPr>
          <w:p w14:paraId="0A3E8398" w14:textId="77777777" w:rsidR="00F8725A" w:rsidRPr="005D788A" w:rsidRDefault="00F8725A" w:rsidP="00EF075E">
            <w:pPr>
              <w:rPr>
                <w:rFonts w:ascii="Calibri" w:hAnsi="Calibri" w:cs="Calibri"/>
                <w:b/>
                <w:bCs/>
                <w:color w:val="FFFFFF"/>
              </w:rPr>
            </w:pPr>
            <w:r w:rsidRPr="005D788A">
              <w:rPr>
                <w:rFonts w:ascii="Calibri" w:hAnsi="Calibri" w:cs="Calibri"/>
                <w:b/>
                <w:bCs/>
                <w:color w:val="FFFFFF"/>
              </w:rPr>
              <w:t>Time</w:t>
            </w:r>
          </w:p>
        </w:tc>
        <w:tc>
          <w:tcPr>
            <w:tcW w:w="1053" w:type="dxa"/>
            <w:tcBorders>
              <w:top w:val="single" w:sz="8" w:space="0" w:color="auto"/>
              <w:left w:val="nil"/>
              <w:bottom w:val="single" w:sz="8" w:space="0" w:color="auto"/>
              <w:right w:val="nil"/>
            </w:tcBorders>
            <w:shd w:val="clear" w:color="000000" w:fill="0070C0"/>
            <w:noWrap/>
            <w:vAlign w:val="bottom"/>
            <w:hideMark/>
          </w:tcPr>
          <w:p w14:paraId="1B4B245B" w14:textId="77777777" w:rsidR="00F8725A" w:rsidRPr="005D788A" w:rsidRDefault="00F8725A" w:rsidP="00EF075E">
            <w:pPr>
              <w:rPr>
                <w:rFonts w:ascii="Calibri" w:hAnsi="Calibri" w:cs="Calibri"/>
                <w:b/>
                <w:bCs/>
                <w:color w:val="FFFFFF"/>
              </w:rPr>
            </w:pPr>
            <w:r w:rsidRPr="005D788A">
              <w:rPr>
                <w:rFonts w:ascii="Calibri" w:hAnsi="Calibri" w:cs="Calibri"/>
                <w:b/>
                <w:bCs/>
                <w:color w:val="FFFFFF"/>
              </w:rPr>
              <w:t>FV Factor</w:t>
            </w:r>
          </w:p>
        </w:tc>
        <w:tc>
          <w:tcPr>
            <w:tcW w:w="1775" w:type="dxa"/>
            <w:tcBorders>
              <w:top w:val="single" w:sz="8" w:space="0" w:color="auto"/>
              <w:left w:val="nil"/>
              <w:bottom w:val="single" w:sz="8" w:space="0" w:color="auto"/>
              <w:right w:val="nil"/>
            </w:tcBorders>
            <w:shd w:val="clear" w:color="000000" w:fill="0070C0"/>
            <w:noWrap/>
            <w:vAlign w:val="bottom"/>
            <w:hideMark/>
          </w:tcPr>
          <w:p w14:paraId="2CBE6B23" w14:textId="77777777" w:rsidR="00F8725A" w:rsidRPr="005D788A" w:rsidRDefault="00F8725A" w:rsidP="00EF075E">
            <w:pPr>
              <w:rPr>
                <w:rFonts w:ascii="Calibri" w:hAnsi="Calibri" w:cs="Calibri"/>
                <w:b/>
                <w:bCs/>
                <w:color w:val="FFFFFF"/>
              </w:rPr>
            </w:pPr>
            <w:r w:rsidRPr="005D788A">
              <w:rPr>
                <w:rFonts w:ascii="Calibri" w:hAnsi="Calibri" w:cs="Calibri"/>
                <w:b/>
                <w:bCs/>
                <w:color w:val="FFFFFF"/>
              </w:rPr>
              <w:t>Maturity Amount</w:t>
            </w:r>
          </w:p>
        </w:tc>
        <w:tc>
          <w:tcPr>
            <w:tcW w:w="1860" w:type="dxa"/>
            <w:tcBorders>
              <w:top w:val="single" w:sz="8" w:space="0" w:color="auto"/>
              <w:left w:val="nil"/>
              <w:bottom w:val="single" w:sz="8" w:space="0" w:color="auto"/>
              <w:right w:val="single" w:sz="8" w:space="0" w:color="auto"/>
            </w:tcBorders>
            <w:shd w:val="clear" w:color="000000" w:fill="0070C0"/>
            <w:noWrap/>
            <w:vAlign w:val="bottom"/>
            <w:hideMark/>
          </w:tcPr>
          <w:p w14:paraId="2020DA69" w14:textId="77777777" w:rsidR="00F8725A" w:rsidRPr="005D788A" w:rsidRDefault="00F8725A" w:rsidP="00EF075E">
            <w:pPr>
              <w:rPr>
                <w:rFonts w:ascii="Calibri" w:hAnsi="Calibri" w:cs="Calibri"/>
                <w:b/>
                <w:bCs/>
                <w:color w:val="FFFFFF"/>
              </w:rPr>
            </w:pPr>
            <w:r w:rsidRPr="005D788A">
              <w:rPr>
                <w:rFonts w:ascii="Calibri" w:hAnsi="Calibri" w:cs="Calibri"/>
                <w:b/>
                <w:bCs/>
                <w:color w:val="FFFFFF"/>
              </w:rPr>
              <w:t xml:space="preserve">PV of Maturity </w:t>
            </w:r>
            <w:proofErr w:type="spellStart"/>
            <w:r w:rsidRPr="005D788A">
              <w:rPr>
                <w:rFonts w:ascii="Calibri" w:hAnsi="Calibri" w:cs="Calibri"/>
                <w:b/>
                <w:bCs/>
                <w:color w:val="FFFFFF"/>
              </w:rPr>
              <w:t>Amt</w:t>
            </w:r>
            <w:proofErr w:type="spellEnd"/>
          </w:p>
        </w:tc>
        <w:tc>
          <w:tcPr>
            <w:tcW w:w="1276" w:type="dxa"/>
            <w:tcBorders>
              <w:top w:val="single" w:sz="8" w:space="0" w:color="auto"/>
              <w:left w:val="nil"/>
              <w:bottom w:val="single" w:sz="8" w:space="0" w:color="auto"/>
              <w:right w:val="nil"/>
            </w:tcBorders>
            <w:shd w:val="clear" w:color="000000" w:fill="0070C0"/>
            <w:noWrap/>
            <w:vAlign w:val="bottom"/>
            <w:hideMark/>
          </w:tcPr>
          <w:p w14:paraId="2767A691" w14:textId="77777777" w:rsidR="00F8725A" w:rsidRPr="005D788A" w:rsidRDefault="00F8725A" w:rsidP="00EF075E">
            <w:pPr>
              <w:rPr>
                <w:rFonts w:ascii="Calibri" w:hAnsi="Calibri" w:cs="Calibri"/>
                <w:b/>
                <w:bCs/>
                <w:color w:val="FFFFFF"/>
              </w:rPr>
            </w:pPr>
            <w:r w:rsidRPr="005D788A">
              <w:rPr>
                <w:rFonts w:ascii="Calibri" w:hAnsi="Calibri" w:cs="Calibri"/>
                <w:b/>
                <w:bCs/>
                <w:color w:val="FFFFFF"/>
              </w:rPr>
              <w:t>FV Factor</w:t>
            </w:r>
          </w:p>
        </w:tc>
        <w:tc>
          <w:tcPr>
            <w:tcW w:w="1440" w:type="dxa"/>
            <w:tcBorders>
              <w:top w:val="single" w:sz="8" w:space="0" w:color="auto"/>
              <w:left w:val="nil"/>
              <w:bottom w:val="single" w:sz="8" w:space="0" w:color="auto"/>
              <w:right w:val="nil"/>
            </w:tcBorders>
            <w:shd w:val="clear" w:color="000000" w:fill="0070C0"/>
            <w:noWrap/>
            <w:vAlign w:val="bottom"/>
            <w:hideMark/>
          </w:tcPr>
          <w:p w14:paraId="4E6DD9E6" w14:textId="1F0CA040" w:rsidR="00F8725A" w:rsidRPr="005D788A" w:rsidRDefault="00F8725A" w:rsidP="00EF075E">
            <w:pPr>
              <w:rPr>
                <w:rFonts w:ascii="Calibri" w:hAnsi="Calibri" w:cs="Calibri"/>
                <w:b/>
                <w:bCs/>
                <w:color w:val="FFFFFF"/>
              </w:rPr>
            </w:pPr>
            <w:r w:rsidRPr="005D788A">
              <w:rPr>
                <w:rFonts w:ascii="Calibri" w:hAnsi="Calibri" w:cs="Calibri"/>
                <w:b/>
                <w:bCs/>
                <w:color w:val="FFFFFF"/>
              </w:rPr>
              <w:t>CF</w:t>
            </w:r>
            <w:r w:rsidR="004D7AD2">
              <w:rPr>
                <w:rFonts w:ascii="Calibri" w:hAnsi="Calibri" w:cs="Calibri"/>
                <w:b/>
                <w:bCs/>
                <w:color w:val="FFFFFF"/>
              </w:rPr>
              <w:t xml:space="preserve"> </w:t>
            </w:r>
            <w:r w:rsidRPr="005D788A">
              <w:rPr>
                <w:rFonts w:ascii="Calibri" w:hAnsi="Calibri" w:cs="Calibri"/>
                <w:b/>
                <w:bCs/>
                <w:color w:val="FFFFFF"/>
              </w:rPr>
              <w:t>Amount</w:t>
            </w:r>
          </w:p>
        </w:tc>
        <w:tc>
          <w:tcPr>
            <w:tcW w:w="1660" w:type="dxa"/>
            <w:tcBorders>
              <w:top w:val="single" w:sz="8" w:space="0" w:color="auto"/>
              <w:left w:val="nil"/>
              <w:bottom w:val="single" w:sz="8" w:space="0" w:color="auto"/>
              <w:right w:val="single" w:sz="8" w:space="0" w:color="auto"/>
            </w:tcBorders>
            <w:shd w:val="clear" w:color="000000" w:fill="0070C0"/>
            <w:noWrap/>
            <w:vAlign w:val="bottom"/>
            <w:hideMark/>
          </w:tcPr>
          <w:p w14:paraId="674D227F" w14:textId="77777777" w:rsidR="00F8725A" w:rsidRPr="005D788A" w:rsidRDefault="00F8725A" w:rsidP="00EF075E">
            <w:pPr>
              <w:rPr>
                <w:rFonts w:ascii="Calibri" w:hAnsi="Calibri" w:cs="Calibri"/>
                <w:b/>
                <w:bCs/>
                <w:color w:val="FFFFFF"/>
              </w:rPr>
            </w:pPr>
            <w:r w:rsidRPr="005D788A">
              <w:rPr>
                <w:rFonts w:ascii="Calibri" w:hAnsi="Calibri" w:cs="Calibri"/>
                <w:b/>
                <w:bCs/>
                <w:color w:val="FFFFFF"/>
              </w:rPr>
              <w:t xml:space="preserve">PV of CF </w:t>
            </w:r>
            <w:proofErr w:type="spellStart"/>
            <w:r w:rsidRPr="005D788A">
              <w:rPr>
                <w:rFonts w:ascii="Calibri" w:hAnsi="Calibri" w:cs="Calibri"/>
                <w:b/>
                <w:bCs/>
                <w:color w:val="FFFFFF"/>
              </w:rPr>
              <w:t>Amt</w:t>
            </w:r>
            <w:proofErr w:type="spellEnd"/>
          </w:p>
        </w:tc>
      </w:tr>
      <w:tr w:rsidR="00F8725A" w:rsidRPr="005D788A" w14:paraId="7F43D4F0" w14:textId="77777777" w:rsidTr="00EF075E">
        <w:trPr>
          <w:trHeight w:val="300"/>
        </w:trPr>
        <w:tc>
          <w:tcPr>
            <w:tcW w:w="1060" w:type="dxa"/>
            <w:tcBorders>
              <w:top w:val="nil"/>
              <w:left w:val="single" w:sz="8" w:space="0" w:color="auto"/>
              <w:bottom w:val="nil"/>
              <w:right w:val="nil"/>
            </w:tcBorders>
            <w:shd w:val="clear" w:color="auto" w:fill="auto"/>
            <w:noWrap/>
            <w:vAlign w:val="bottom"/>
            <w:hideMark/>
          </w:tcPr>
          <w:p w14:paraId="1ECDC0DD"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2.16</w:t>
            </w:r>
          </w:p>
        </w:tc>
        <w:tc>
          <w:tcPr>
            <w:tcW w:w="960" w:type="dxa"/>
            <w:tcBorders>
              <w:top w:val="nil"/>
              <w:left w:val="nil"/>
              <w:bottom w:val="nil"/>
              <w:right w:val="nil"/>
            </w:tcBorders>
            <w:shd w:val="clear" w:color="auto" w:fill="auto"/>
            <w:noWrap/>
            <w:vAlign w:val="bottom"/>
            <w:hideMark/>
          </w:tcPr>
          <w:p w14:paraId="566C9907"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Sep-20</w:t>
            </w:r>
          </w:p>
        </w:tc>
        <w:tc>
          <w:tcPr>
            <w:tcW w:w="1053" w:type="dxa"/>
            <w:tcBorders>
              <w:top w:val="nil"/>
              <w:left w:val="nil"/>
              <w:bottom w:val="nil"/>
              <w:right w:val="nil"/>
            </w:tcBorders>
            <w:shd w:val="clear" w:color="auto" w:fill="auto"/>
            <w:noWrap/>
            <w:vAlign w:val="bottom"/>
            <w:hideMark/>
          </w:tcPr>
          <w:p w14:paraId="1F378AF8"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0.999101</w:t>
            </w:r>
          </w:p>
        </w:tc>
        <w:tc>
          <w:tcPr>
            <w:tcW w:w="1775" w:type="dxa"/>
            <w:tcBorders>
              <w:top w:val="nil"/>
              <w:left w:val="nil"/>
              <w:bottom w:val="nil"/>
              <w:right w:val="nil"/>
            </w:tcBorders>
            <w:shd w:val="clear" w:color="auto" w:fill="auto"/>
            <w:noWrap/>
            <w:vAlign w:val="bottom"/>
            <w:hideMark/>
          </w:tcPr>
          <w:p w14:paraId="30DB1560"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709,247,000.00</w:t>
            </w:r>
          </w:p>
        </w:tc>
        <w:tc>
          <w:tcPr>
            <w:tcW w:w="1860" w:type="dxa"/>
            <w:tcBorders>
              <w:top w:val="nil"/>
              <w:left w:val="nil"/>
              <w:bottom w:val="nil"/>
              <w:right w:val="single" w:sz="8" w:space="0" w:color="auto"/>
            </w:tcBorders>
            <w:shd w:val="clear" w:color="auto" w:fill="auto"/>
            <w:noWrap/>
            <w:vAlign w:val="bottom"/>
            <w:hideMark/>
          </w:tcPr>
          <w:p w14:paraId="5FCFD013"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708,609,251.70</w:t>
            </w:r>
          </w:p>
        </w:tc>
        <w:tc>
          <w:tcPr>
            <w:tcW w:w="1276" w:type="dxa"/>
            <w:tcBorders>
              <w:top w:val="nil"/>
              <w:left w:val="nil"/>
              <w:bottom w:val="nil"/>
              <w:right w:val="nil"/>
            </w:tcBorders>
            <w:shd w:val="clear" w:color="auto" w:fill="auto"/>
            <w:noWrap/>
            <w:vAlign w:val="bottom"/>
            <w:hideMark/>
          </w:tcPr>
          <w:p w14:paraId="426E5EB1"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0.99827787</w:t>
            </w:r>
          </w:p>
        </w:tc>
        <w:tc>
          <w:tcPr>
            <w:tcW w:w="1440" w:type="dxa"/>
            <w:tcBorders>
              <w:top w:val="nil"/>
              <w:left w:val="nil"/>
              <w:bottom w:val="nil"/>
              <w:right w:val="nil"/>
            </w:tcBorders>
            <w:shd w:val="clear" w:color="auto" w:fill="auto"/>
            <w:noWrap/>
            <w:vAlign w:val="bottom"/>
            <w:hideMark/>
          </w:tcPr>
          <w:p w14:paraId="1F337476"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2,379,688.33</w:t>
            </w:r>
          </w:p>
        </w:tc>
        <w:tc>
          <w:tcPr>
            <w:tcW w:w="1660" w:type="dxa"/>
            <w:tcBorders>
              <w:top w:val="nil"/>
              <w:left w:val="nil"/>
              <w:bottom w:val="nil"/>
              <w:right w:val="nil"/>
            </w:tcBorders>
            <w:shd w:val="clear" w:color="auto" w:fill="auto"/>
            <w:noWrap/>
            <w:vAlign w:val="bottom"/>
            <w:hideMark/>
          </w:tcPr>
          <w:p w14:paraId="14078346"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2,375,590.19</w:t>
            </w:r>
          </w:p>
        </w:tc>
      </w:tr>
      <w:tr w:rsidR="00F8725A" w:rsidRPr="005D788A" w14:paraId="22F41BA9" w14:textId="77777777" w:rsidTr="00EF075E">
        <w:trPr>
          <w:trHeight w:val="300"/>
        </w:trPr>
        <w:tc>
          <w:tcPr>
            <w:tcW w:w="1060" w:type="dxa"/>
            <w:tcBorders>
              <w:top w:val="nil"/>
              <w:left w:val="single" w:sz="8" w:space="0" w:color="auto"/>
              <w:bottom w:val="nil"/>
              <w:right w:val="nil"/>
            </w:tcBorders>
            <w:shd w:val="clear" w:color="auto" w:fill="auto"/>
            <w:noWrap/>
            <w:vAlign w:val="bottom"/>
            <w:hideMark/>
          </w:tcPr>
          <w:p w14:paraId="684D0A73"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lastRenderedPageBreak/>
              <w:t>2.205</w:t>
            </w:r>
          </w:p>
        </w:tc>
        <w:tc>
          <w:tcPr>
            <w:tcW w:w="960" w:type="dxa"/>
            <w:tcBorders>
              <w:top w:val="nil"/>
              <w:left w:val="nil"/>
              <w:bottom w:val="nil"/>
              <w:right w:val="nil"/>
            </w:tcBorders>
            <w:shd w:val="clear" w:color="auto" w:fill="auto"/>
            <w:noWrap/>
            <w:vAlign w:val="bottom"/>
            <w:hideMark/>
          </w:tcPr>
          <w:p w14:paraId="6E96C301"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Oct-20</w:t>
            </w:r>
          </w:p>
        </w:tc>
        <w:tc>
          <w:tcPr>
            <w:tcW w:w="1053" w:type="dxa"/>
            <w:tcBorders>
              <w:top w:val="nil"/>
              <w:left w:val="nil"/>
              <w:bottom w:val="nil"/>
              <w:right w:val="nil"/>
            </w:tcBorders>
            <w:shd w:val="clear" w:color="auto" w:fill="auto"/>
            <w:noWrap/>
            <w:vAlign w:val="bottom"/>
            <w:hideMark/>
          </w:tcPr>
          <w:p w14:paraId="28C3E66A"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0.997219</w:t>
            </w:r>
          </w:p>
        </w:tc>
        <w:tc>
          <w:tcPr>
            <w:tcW w:w="1775" w:type="dxa"/>
            <w:tcBorders>
              <w:top w:val="nil"/>
              <w:left w:val="nil"/>
              <w:bottom w:val="nil"/>
              <w:right w:val="nil"/>
            </w:tcBorders>
            <w:shd w:val="clear" w:color="auto" w:fill="auto"/>
            <w:noWrap/>
            <w:vAlign w:val="bottom"/>
            <w:hideMark/>
          </w:tcPr>
          <w:p w14:paraId="7E6B3D75"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1,366,203,000.00</w:t>
            </w:r>
          </w:p>
        </w:tc>
        <w:tc>
          <w:tcPr>
            <w:tcW w:w="1860" w:type="dxa"/>
            <w:tcBorders>
              <w:top w:val="nil"/>
              <w:left w:val="nil"/>
              <w:bottom w:val="nil"/>
              <w:right w:val="single" w:sz="8" w:space="0" w:color="auto"/>
            </w:tcBorders>
            <w:shd w:val="clear" w:color="auto" w:fill="auto"/>
            <w:noWrap/>
            <w:vAlign w:val="bottom"/>
            <w:hideMark/>
          </w:tcPr>
          <w:p w14:paraId="7321A03F"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1,362,403,774.47</w:t>
            </w:r>
          </w:p>
        </w:tc>
        <w:tc>
          <w:tcPr>
            <w:tcW w:w="1276" w:type="dxa"/>
            <w:tcBorders>
              <w:top w:val="nil"/>
              <w:left w:val="nil"/>
              <w:bottom w:val="nil"/>
              <w:right w:val="nil"/>
            </w:tcBorders>
            <w:shd w:val="clear" w:color="auto" w:fill="auto"/>
            <w:noWrap/>
            <w:vAlign w:val="bottom"/>
            <w:hideMark/>
          </w:tcPr>
          <w:p w14:paraId="6C0D7CB5"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0.99647428</w:t>
            </w:r>
          </w:p>
        </w:tc>
        <w:tc>
          <w:tcPr>
            <w:tcW w:w="1440" w:type="dxa"/>
            <w:tcBorders>
              <w:top w:val="nil"/>
              <w:left w:val="nil"/>
              <w:bottom w:val="nil"/>
              <w:right w:val="nil"/>
            </w:tcBorders>
            <w:shd w:val="clear" w:color="auto" w:fill="auto"/>
            <w:noWrap/>
            <w:vAlign w:val="bottom"/>
            <w:hideMark/>
          </w:tcPr>
          <w:p w14:paraId="5C761447"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2,033,966.82</w:t>
            </w:r>
          </w:p>
        </w:tc>
        <w:tc>
          <w:tcPr>
            <w:tcW w:w="1660" w:type="dxa"/>
            <w:tcBorders>
              <w:top w:val="nil"/>
              <w:left w:val="nil"/>
              <w:bottom w:val="nil"/>
              <w:right w:val="nil"/>
            </w:tcBorders>
            <w:shd w:val="clear" w:color="auto" w:fill="auto"/>
            <w:noWrap/>
            <w:vAlign w:val="bottom"/>
            <w:hideMark/>
          </w:tcPr>
          <w:p w14:paraId="38F4D09E"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2,026,795.63</w:t>
            </w:r>
          </w:p>
        </w:tc>
      </w:tr>
      <w:tr w:rsidR="00F8725A" w:rsidRPr="005D788A" w14:paraId="1EB4F392" w14:textId="77777777" w:rsidTr="00EF075E">
        <w:trPr>
          <w:trHeight w:val="300"/>
        </w:trPr>
        <w:tc>
          <w:tcPr>
            <w:tcW w:w="1060" w:type="dxa"/>
            <w:tcBorders>
              <w:top w:val="nil"/>
              <w:left w:val="single" w:sz="8" w:space="0" w:color="auto"/>
              <w:bottom w:val="nil"/>
              <w:right w:val="nil"/>
            </w:tcBorders>
            <w:shd w:val="clear" w:color="auto" w:fill="auto"/>
            <w:noWrap/>
            <w:vAlign w:val="bottom"/>
            <w:hideMark/>
          </w:tcPr>
          <w:p w14:paraId="09D5E935"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2.25</w:t>
            </w:r>
          </w:p>
        </w:tc>
        <w:tc>
          <w:tcPr>
            <w:tcW w:w="960" w:type="dxa"/>
            <w:tcBorders>
              <w:top w:val="nil"/>
              <w:left w:val="nil"/>
              <w:bottom w:val="nil"/>
              <w:right w:val="nil"/>
            </w:tcBorders>
            <w:shd w:val="clear" w:color="auto" w:fill="auto"/>
            <w:noWrap/>
            <w:vAlign w:val="bottom"/>
            <w:hideMark/>
          </w:tcPr>
          <w:p w14:paraId="6E603C51"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Nov-20</w:t>
            </w:r>
          </w:p>
        </w:tc>
        <w:tc>
          <w:tcPr>
            <w:tcW w:w="1053" w:type="dxa"/>
            <w:tcBorders>
              <w:top w:val="nil"/>
              <w:left w:val="nil"/>
              <w:bottom w:val="nil"/>
              <w:right w:val="nil"/>
            </w:tcBorders>
            <w:shd w:val="clear" w:color="auto" w:fill="auto"/>
            <w:noWrap/>
            <w:vAlign w:val="bottom"/>
            <w:hideMark/>
          </w:tcPr>
          <w:p w14:paraId="7CF6D3C0"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0.995265</w:t>
            </w:r>
          </w:p>
        </w:tc>
        <w:tc>
          <w:tcPr>
            <w:tcW w:w="1775" w:type="dxa"/>
            <w:tcBorders>
              <w:top w:val="nil"/>
              <w:left w:val="nil"/>
              <w:bottom w:val="nil"/>
              <w:right w:val="nil"/>
            </w:tcBorders>
            <w:shd w:val="clear" w:color="auto" w:fill="auto"/>
            <w:noWrap/>
            <w:vAlign w:val="bottom"/>
            <w:hideMark/>
          </w:tcPr>
          <w:p w14:paraId="24267559"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269,488,000.00</w:t>
            </w:r>
          </w:p>
        </w:tc>
        <w:tc>
          <w:tcPr>
            <w:tcW w:w="1860" w:type="dxa"/>
            <w:tcBorders>
              <w:top w:val="nil"/>
              <w:left w:val="nil"/>
              <w:bottom w:val="nil"/>
              <w:right w:val="single" w:sz="8" w:space="0" w:color="auto"/>
            </w:tcBorders>
            <w:shd w:val="clear" w:color="auto" w:fill="auto"/>
            <w:noWrap/>
            <w:vAlign w:val="bottom"/>
            <w:hideMark/>
          </w:tcPr>
          <w:p w14:paraId="72708FE6"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268,212,058.85</w:t>
            </w:r>
          </w:p>
        </w:tc>
        <w:tc>
          <w:tcPr>
            <w:tcW w:w="1276" w:type="dxa"/>
            <w:tcBorders>
              <w:top w:val="nil"/>
              <w:left w:val="nil"/>
              <w:bottom w:val="nil"/>
              <w:right w:val="nil"/>
            </w:tcBorders>
            <w:shd w:val="clear" w:color="auto" w:fill="auto"/>
            <w:noWrap/>
            <w:vAlign w:val="bottom"/>
            <w:hideMark/>
          </w:tcPr>
          <w:p w14:paraId="634D7013"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0.99438611</w:t>
            </w:r>
          </w:p>
        </w:tc>
        <w:tc>
          <w:tcPr>
            <w:tcW w:w="1440" w:type="dxa"/>
            <w:tcBorders>
              <w:top w:val="nil"/>
              <w:left w:val="nil"/>
              <w:bottom w:val="nil"/>
              <w:right w:val="nil"/>
            </w:tcBorders>
            <w:shd w:val="clear" w:color="auto" w:fill="auto"/>
            <w:noWrap/>
            <w:vAlign w:val="bottom"/>
            <w:hideMark/>
          </w:tcPr>
          <w:p w14:paraId="2CD17D1E"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1,653,426.55</w:t>
            </w:r>
          </w:p>
        </w:tc>
        <w:tc>
          <w:tcPr>
            <w:tcW w:w="1660" w:type="dxa"/>
            <w:tcBorders>
              <w:top w:val="nil"/>
              <w:left w:val="nil"/>
              <w:bottom w:val="nil"/>
              <w:right w:val="nil"/>
            </w:tcBorders>
            <w:shd w:val="clear" w:color="auto" w:fill="auto"/>
            <w:noWrap/>
            <w:vAlign w:val="bottom"/>
            <w:hideMark/>
          </w:tcPr>
          <w:p w14:paraId="7BB9B72B"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1,644,144.40</w:t>
            </w:r>
          </w:p>
        </w:tc>
      </w:tr>
      <w:tr w:rsidR="00F8725A" w:rsidRPr="005D788A" w14:paraId="2048B707" w14:textId="77777777" w:rsidTr="00EF075E">
        <w:trPr>
          <w:trHeight w:val="300"/>
        </w:trPr>
        <w:tc>
          <w:tcPr>
            <w:tcW w:w="1060" w:type="dxa"/>
            <w:tcBorders>
              <w:top w:val="nil"/>
              <w:left w:val="single" w:sz="8" w:space="0" w:color="auto"/>
              <w:bottom w:val="nil"/>
              <w:right w:val="nil"/>
            </w:tcBorders>
            <w:shd w:val="clear" w:color="auto" w:fill="auto"/>
            <w:noWrap/>
            <w:vAlign w:val="bottom"/>
            <w:hideMark/>
          </w:tcPr>
          <w:p w14:paraId="1EF0E0C3"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2.27</w:t>
            </w:r>
          </w:p>
        </w:tc>
        <w:tc>
          <w:tcPr>
            <w:tcW w:w="960" w:type="dxa"/>
            <w:tcBorders>
              <w:top w:val="nil"/>
              <w:left w:val="nil"/>
              <w:bottom w:val="nil"/>
              <w:right w:val="nil"/>
            </w:tcBorders>
            <w:shd w:val="clear" w:color="auto" w:fill="auto"/>
            <w:noWrap/>
            <w:vAlign w:val="bottom"/>
            <w:hideMark/>
          </w:tcPr>
          <w:p w14:paraId="19EB5F93"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Dec-20</w:t>
            </w:r>
          </w:p>
        </w:tc>
        <w:tc>
          <w:tcPr>
            <w:tcW w:w="1053" w:type="dxa"/>
            <w:tcBorders>
              <w:top w:val="nil"/>
              <w:left w:val="nil"/>
              <w:bottom w:val="nil"/>
              <w:right w:val="nil"/>
            </w:tcBorders>
            <w:shd w:val="clear" w:color="auto" w:fill="auto"/>
            <w:noWrap/>
            <w:vAlign w:val="bottom"/>
            <w:hideMark/>
          </w:tcPr>
          <w:p w14:paraId="75BE4FDC"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0.993313</w:t>
            </w:r>
          </w:p>
        </w:tc>
        <w:tc>
          <w:tcPr>
            <w:tcW w:w="1775" w:type="dxa"/>
            <w:tcBorders>
              <w:top w:val="nil"/>
              <w:left w:val="nil"/>
              <w:bottom w:val="nil"/>
              <w:right w:val="nil"/>
            </w:tcBorders>
            <w:shd w:val="clear" w:color="auto" w:fill="auto"/>
            <w:noWrap/>
            <w:vAlign w:val="bottom"/>
            <w:hideMark/>
          </w:tcPr>
          <w:p w14:paraId="210A9360"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1,199,652,000.00</w:t>
            </w:r>
          </w:p>
        </w:tc>
        <w:tc>
          <w:tcPr>
            <w:tcW w:w="1860" w:type="dxa"/>
            <w:tcBorders>
              <w:top w:val="nil"/>
              <w:left w:val="nil"/>
              <w:bottom w:val="nil"/>
              <w:right w:val="single" w:sz="8" w:space="0" w:color="auto"/>
            </w:tcBorders>
            <w:shd w:val="clear" w:color="auto" w:fill="auto"/>
            <w:noWrap/>
            <w:vAlign w:val="bottom"/>
            <w:hideMark/>
          </w:tcPr>
          <w:p w14:paraId="2DC48572"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1,191,629,928.24</w:t>
            </w:r>
          </w:p>
        </w:tc>
        <w:tc>
          <w:tcPr>
            <w:tcW w:w="1276" w:type="dxa"/>
            <w:tcBorders>
              <w:top w:val="nil"/>
              <w:left w:val="nil"/>
              <w:bottom w:val="nil"/>
              <w:right w:val="nil"/>
            </w:tcBorders>
            <w:shd w:val="clear" w:color="auto" w:fill="auto"/>
            <w:noWrap/>
            <w:vAlign w:val="bottom"/>
            <w:hideMark/>
          </w:tcPr>
          <w:p w14:paraId="67402966"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0.99269162</w:t>
            </w:r>
          </w:p>
        </w:tc>
        <w:tc>
          <w:tcPr>
            <w:tcW w:w="1440" w:type="dxa"/>
            <w:tcBorders>
              <w:top w:val="nil"/>
              <w:left w:val="nil"/>
              <w:bottom w:val="nil"/>
              <w:right w:val="nil"/>
            </w:tcBorders>
            <w:shd w:val="clear" w:color="auto" w:fill="auto"/>
            <w:noWrap/>
            <w:vAlign w:val="bottom"/>
            <w:hideMark/>
          </w:tcPr>
          <w:p w14:paraId="238116BB"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1,075,120.38</w:t>
            </w:r>
          </w:p>
        </w:tc>
        <w:tc>
          <w:tcPr>
            <w:tcW w:w="1660" w:type="dxa"/>
            <w:tcBorders>
              <w:top w:val="nil"/>
              <w:left w:val="nil"/>
              <w:bottom w:val="nil"/>
              <w:right w:val="nil"/>
            </w:tcBorders>
            <w:shd w:val="clear" w:color="auto" w:fill="auto"/>
            <w:noWrap/>
            <w:vAlign w:val="bottom"/>
            <w:hideMark/>
          </w:tcPr>
          <w:p w14:paraId="2A51D442"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1,067,263.00</w:t>
            </w:r>
          </w:p>
        </w:tc>
      </w:tr>
      <w:tr w:rsidR="00F8725A" w:rsidRPr="005D788A" w14:paraId="3974C282" w14:textId="77777777" w:rsidTr="00EF075E">
        <w:trPr>
          <w:trHeight w:val="300"/>
        </w:trPr>
        <w:tc>
          <w:tcPr>
            <w:tcW w:w="1060" w:type="dxa"/>
            <w:tcBorders>
              <w:top w:val="nil"/>
              <w:left w:val="single" w:sz="8" w:space="0" w:color="auto"/>
              <w:bottom w:val="nil"/>
              <w:right w:val="nil"/>
            </w:tcBorders>
            <w:shd w:val="clear" w:color="auto" w:fill="auto"/>
            <w:noWrap/>
            <w:vAlign w:val="bottom"/>
            <w:hideMark/>
          </w:tcPr>
          <w:p w14:paraId="20A25339"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2.29</w:t>
            </w:r>
          </w:p>
        </w:tc>
        <w:tc>
          <w:tcPr>
            <w:tcW w:w="960" w:type="dxa"/>
            <w:tcBorders>
              <w:top w:val="nil"/>
              <w:left w:val="nil"/>
              <w:bottom w:val="nil"/>
              <w:right w:val="nil"/>
            </w:tcBorders>
            <w:shd w:val="clear" w:color="auto" w:fill="auto"/>
            <w:noWrap/>
            <w:vAlign w:val="bottom"/>
            <w:hideMark/>
          </w:tcPr>
          <w:p w14:paraId="0E5F76B8"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Jan-21</w:t>
            </w:r>
          </w:p>
        </w:tc>
        <w:tc>
          <w:tcPr>
            <w:tcW w:w="1053" w:type="dxa"/>
            <w:tcBorders>
              <w:top w:val="nil"/>
              <w:left w:val="nil"/>
              <w:bottom w:val="nil"/>
              <w:right w:val="nil"/>
            </w:tcBorders>
            <w:shd w:val="clear" w:color="auto" w:fill="auto"/>
            <w:noWrap/>
            <w:vAlign w:val="bottom"/>
            <w:hideMark/>
          </w:tcPr>
          <w:p w14:paraId="7F5A2F7B"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0.9913</w:t>
            </w:r>
          </w:p>
        </w:tc>
        <w:tc>
          <w:tcPr>
            <w:tcW w:w="1775" w:type="dxa"/>
            <w:tcBorders>
              <w:top w:val="nil"/>
              <w:left w:val="nil"/>
              <w:bottom w:val="nil"/>
              <w:right w:val="nil"/>
            </w:tcBorders>
            <w:shd w:val="clear" w:color="auto" w:fill="auto"/>
            <w:noWrap/>
            <w:vAlign w:val="bottom"/>
            <w:hideMark/>
          </w:tcPr>
          <w:p w14:paraId="41DC7C31"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342,201,000.00</w:t>
            </w:r>
          </w:p>
        </w:tc>
        <w:tc>
          <w:tcPr>
            <w:tcW w:w="1860" w:type="dxa"/>
            <w:tcBorders>
              <w:top w:val="nil"/>
              <w:left w:val="nil"/>
              <w:bottom w:val="nil"/>
              <w:right w:val="single" w:sz="8" w:space="0" w:color="auto"/>
            </w:tcBorders>
            <w:shd w:val="clear" w:color="auto" w:fill="auto"/>
            <w:noWrap/>
            <w:vAlign w:val="bottom"/>
            <w:hideMark/>
          </w:tcPr>
          <w:p w14:paraId="42953D0A"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339,223,696.91</w:t>
            </w:r>
          </w:p>
        </w:tc>
        <w:tc>
          <w:tcPr>
            <w:tcW w:w="1276" w:type="dxa"/>
            <w:tcBorders>
              <w:top w:val="nil"/>
              <w:left w:val="nil"/>
              <w:bottom w:val="nil"/>
              <w:right w:val="nil"/>
            </w:tcBorders>
            <w:shd w:val="clear" w:color="auto" w:fill="auto"/>
            <w:noWrap/>
            <w:vAlign w:val="bottom"/>
            <w:hideMark/>
          </w:tcPr>
          <w:p w14:paraId="72538F48"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0.99050933</w:t>
            </w:r>
          </w:p>
        </w:tc>
        <w:tc>
          <w:tcPr>
            <w:tcW w:w="1440" w:type="dxa"/>
            <w:tcBorders>
              <w:top w:val="nil"/>
              <w:left w:val="nil"/>
              <w:bottom w:val="nil"/>
              <w:right w:val="nil"/>
            </w:tcBorders>
            <w:shd w:val="clear" w:color="auto" w:fill="auto"/>
            <w:noWrap/>
            <w:vAlign w:val="bottom"/>
            <w:hideMark/>
          </w:tcPr>
          <w:p w14:paraId="0AACB785"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448,506.93</w:t>
            </w:r>
          </w:p>
        </w:tc>
        <w:tc>
          <w:tcPr>
            <w:tcW w:w="1660" w:type="dxa"/>
            <w:tcBorders>
              <w:top w:val="nil"/>
              <w:left w:val="nil"/>
              <w:bottom w:val="nil"/>
              <w:right w:val="nil"/>
            </w:tcBorders>
            <w:shd w:val="clear" w:color="auto" w:fill="auto"/>
            <w:noWrap/>
            <w:vAlign w:val="bottom"/>
            <w:hideMark/>
          </w:tcPr>
          <w:p w14:paraId="1F090E42"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444,250.30</w:t>
            </w:r>
          </w:p>
        </w:tc>
      </w:tr>
      <w:tr w:rsidR="00F8725A" w:rsidRPr="005D788A" w14:paraId="3E5357E8" w14:textId="77777777" w:rsidTr="00EF075E">
        <w:trPr>
          <w:trHeight w:val="300"/>
        </w:trPr>
        <w:tc>
          <w:tcPr>
            <w:tcW w:w="1060" w:type="dxa"/>
            <w:tcBorders>
              <w:top w:val="nil"/>
              <w:left w:val="single" w:sz="8" w:space="0" w:color="auto"/>
              <w:bottom w:val="nil"/>
              <w:right w:val="nil"/>
            </w:tcBorders>
            <w:shd w:val="clear" w:color="auto" w:fill="auto"/>
            <w:noWrap/>
            <w:vAlign w:val="bottom"/>
            <w:hideMark/>
          </w:tcPr>
          <w:p w14:paraId="4F56C879"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2.31</w:t>
            </w:r>
          </w:p>
        </w:tc>
        <w:tc>
          <w:tcPr>
            <w:tcW w:w="960" w:type="dxa"/>
            <w:tcBorders>
              <w:top w:val="nil"/>
              <w:left w:val="nil"/>
              <w:bottom w:val="nil"/>
              <w:right w:val="nil"/>
            </w:tcBorders>
            <w:shd w:val="clear" w:color="auto" w:fill="auto"/>
            <w:noWrap/>
            <w:vAlign w:val="bottom"/>
            <w:hideMark/>
          </w:tcPr>
          <w:p w14:paraId="4F559C3A"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Feb-21</w:t>
            </w:r>
          </w:p>
        </w:tc>
        <w:tc>
          <w:tcPr>
            <w:tcW w:w="1053" w:type="dxa"/>
            <w:tcBorders>
              <w:top w:val="nil"/>
              <w:left w:val="nil"/>
              <w:bottom w:val="nil"/>
              <w:right w:val="nil"/>
            </w:tcBorders>
            <w:shd w:val="clear" w:color="auto" w:fill="auto"/>
            <w:noWrap/>
            <w:vAlign w:val="bottom"/>
            <w:hideMark/>
          </w:tcPr>
          <w:p w14:paraId="225747D8"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0.989351</w:t>
            </w:r>
          </w:p>
        </w:tc>
        <w:tc>
          <w:tcPr>
            <w:tcW w:w="1775" w:type="dxa"/>
            <w:tcBorders>
              <w:top w:val="nil"/>
              <w:left w:val="nil"/>
              <w:bottom w:val="nil"/>
              <w:right w:val="nil"/>
            </w:tcBorders>
            <w:shd w:val="clear" w:color="auto" w:fill="auto"/>
            <w:noWrap/>
            <w:vAlign w:val="bottom"/>
            <w:hideMark/>
          </w:tcPr>
          <w:p w14:paraId="096BFD18"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w:t>
            </w:r>
          </w:p>
        </w:tc>
        <w:tc>
          <w:tcPr>
            <w:tcW w:w="1860" w:type="dxa"/>
            <w:tcBorders>
              <w:top w:val="nil"/>
              <w:left w:val="nil"/>
              <w:bottom w:val="nil"/>
              <w:right w:val="single" w:sz="8" w:space="0" w:color="auto"/>
            </w:tcBorders>
            <w:shd w:val="clear" w:color="auto" w:fill="auto"/>
            <w:noWrap/>
            <w:vAlign w:val="bottom"/>
            <w:hideMark/>
          </w:tcPr>
          <w:p w14:paraId="0ED92A1C"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w:t>
            </w:r>
          </w:p>
        </w:tc>
        <w:tc>
          <w:tcPr>
            <w:tcW w:w="1276" w:type="dxa"/>
            <w:tcBorders>
              <w:top w:val="nil"/>
              <w:left w:val="nil"/>
              <w:bottom w:val="nil"/>
              <w:right w:val="nil"/>
            </w:tcBorders>
            <w:shd w:val="clear" w:color="auto" w:fill="auto"/>
            <w:noWrap/>
            <w:vAlign w:val="bottom"/>
            <w:hideMark/>
          </w:tcPr>
          <w:p w14:paraId="3C3123FA"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0.98846413</w:t>
            </w:r>
          </w:p>
        </w:tc>
        <w:tc>
          <w:tcPr>
            <w:tcW w:w="1440" w:type="dxa"/>
            <w:tcBorders>
              <w:top w:val="nil"/>
              <w:left w:val="nil"/>
              <w:bottom w:val="nil"/>
              <w:right w:val="nil"/>
            </w:tcBorders>
            <w:shd w:val="clear" w:color="auto" w:fill="auto"/>
            <w:noWrap/>
            <w:vAlign w:val="bottom"/>
            <w:hideMark/>
          </w:tcPr>
          <w:p w14:paraId="443E0350"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385,141.31</w:t>
            </w:r>
          </w:p>
        </w:tc>
        <w:tc>
          <w:tcPr>
            <w:tcW w:w="1660" w:type="dxa"/>
            <w:tcBorders>
              <w:top w:val="nil"/>
              <w:left w:val="nil"/>
              <w:bottom w:val="nil"/>
              <w:right w:val="nil"/>
            </w:tcBorders>
            <w:shd w:val="clear" w:color="auto" w:fill="auto"/>
            <w:noWrap/>
            <w:vAlign w:val="bottom"/>
            <w:hideMark/>
          </w:tcPr>
          <w:p w14:paraId="1A11F792"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380,698.37</w:t>
            </w:r>
          </w:p>
        </w:tc>
      </w:tr>
      <w:tr w:rsidR="00F8725A" w:rsidRPr="005D788A" w14:paraId="58EDD246" w14:textId="77777777" w:rsidTr="00EF075E">
        <w:trPr>
          <w:trHeight w:val="300"/>
        </w:trPr>
        <w:tc>
          <w:tcPr>
            <w:tcW w:w="1060" w:type="dxa"/>
            <w:tcBorders>
              <w:top w:val="nil"/>
              <w:left w:val="single" w:sz="8" w:space="0" w:color="auto"/>
              <w:bottom w:val="nil"/>
              <w:right w:val="nil"/>
            </w:tcBorders>
            <w:shd w:val="clear" w:color="auto" w:fill="auto"/>
            <w:noWrap/>
            <w:vAlign w:val="bottom"/>
            <w:hideMark/>
          </w:tcPr>
          <w:p w14:paraId="1E603E25"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2.3333</w:t>
            </w:r>
          </w:p>
        </w:tc>
        <w:tc>
          <w:tcPr>
            <w:tcW w:w="960" w:type="dxa"/>
            <w:tcBorders>
              <w:top w:val="nil"/>
              <w:left w:val="nil"/>
              <w:bottom w:val="nil"/>
              <w:right w:val="nil"/>
            </w:tcBorders>
            <w:shd w:val="clear" w:color="auto" w:fill="auto"/>
            <w:noWrap/>
            <w:vAlign w:val="bottom"/>
            <w:hideMark/>
          </w:tcPr>
          <w:p w14:paraId="6D3CC344"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Mar-21</w:t>
            </w:r>
          </w:p>
        </w:tc>
        <w:tc>
          <w:tcPr>
            <w:tcW w:w="1053" w:type="dxa"/>
            <w:tcBorders>
              <w:top w:val="nil"/>
              <w:left w:val="nil"/>
              <w:bottom w:val="nil"/>
              <w:right w:val="nil"/>
            </w:tcBorders>
            <w:shd w:val="clear" w:color="auto" w:fill="auto"/>
            <w:noWrap/>
            <w:vAlign w:val="bottom"/>
            <w:hideMark/>
          </w:tcPr>
          <w:p w14:paraId="4F1BFFE3"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0.987356</w:t>
            </w:r>
          </w:p>
        </w:tc>
        <w:tc>
          <w:tcPr>
            <w:tcW w:w="1775" w:type="dxa"/>
            <w:tcBorders>
              <w:top w:val="nil"/>
              <w:left w:val="nil"/>
              <w:bottom w:val="nil"/>
              <w:right w:val="nil"/>
            </w:tcBorders>
            <w:shd w:val="clear" w:color="auto" w:fill="auto"/>
            <w:noWrap/>
            <w:vAlign w:val="bottom"/>
            <w:hideMark/>
          </w:tcPr>
          <w:p w14:paraId="00348ECC"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9,646,000.00</w:t>
            </w:r>
          </w:p>
        </w:tc>
        <w:tc>
          <w:tcPr>
            <w:tcW w:w="1860" w:type="dxa"/>
            <w:tcBorders>
              <w:top w:val="nil"/>
              <w:left w:val="nil"/>
              <w:bottom w:val="nil"/>
              <w:right w:val="single" w:sz="8" w:space="0" w:color="auto"/>
            </w:tcBorders>
            <w:shd w:val="clear" w:color="auto" w:fill="auto"/>
            <w:noWrap/>
            <w:vAlign w:val="bottom"/>
            <w:hideMark/>
          </w:tcPr>
          <w:p w14:paraId="7B56C7BA"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9,524,040.53</w:t>
            </w:r>
          </w:p>
        </w:tc>
        <w:tc>
          <w:tcPr>
            <w:tcW w:w="1276" w:type="dxa"/>
            <w:tcBorders>
              <w:top w:val="nil"/>
              <w:left w:val="nil"/>
              <w:bottom w:val="nil"/>
              <w:right w:val="nil"/>
            </w:tcBorders>
            <w:shd w:val="clear" w:color="auto" w:fill="auto"/>
            <w:noWrap/>
            <w:vAlign w:val="bottom"/>
            <w:hideMark/>
          </w:tcPr>
          <w:p w14:paraId="4B391D70"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0.98637312</w:t>
            </w:r>
          </w:p>
        </w:tc>
        <w:tc>
          <w:tcPr>
            <w:tcW w:w="1440" w:type="dxa"/>
            <w:tcBorders>
              <w:top w:val="nil"/>
              <w:left w:val="nil"/>
              <w:bottom w:val="nil"/>
              <w:right w:val="nil"/>
            </w:tcBorders>
            <w:shd w:val="clear" w:color="auto" w:fill="auto"/>
            <w:noWrap/>
            <w:vAlign w:val="bottom"/>
            <w:hideMark/>
          </w:tcPr>
          <w:p w14:paraId="692B2515"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422,040.90</w:t>
            </w:r>
          </w:p>
        </w:tc>
        <w:tc>
          <w:tcPr>
            <w:tcW w:w="1660" w:type="dxa"/>
            <w:tcBorders>
              <w:top w:val="nil"/>
              <w:left w:val="nil"/>
              <w:bottom w:val="nil"/>
              <w:right w:val="nil"/>
            </w:tcBorders>
            <w:shd w:val="clear" w:color="auto" w:fill="auto"/>
            <w:noWrap/>
            <w:vAlign w:val="bottom"/>
            <w:hideMark/>
          </w:tcPr>
          <w:p w14:paraId="373A76D6"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416,289.80</w:t>
            </w:r>
          </w:p>
        </w:tc>
      </w:tr>
      <w:tr w:rsidR="00F8725A" w:rsidRPr="005D788A" w14:paraId="72D78CBA" w14:textId="77777777" w:rsidTr="00EF075E">
        <w:trPr>
          <w:trHeight w:val="300"/>
        </w:trPr>
        <w:tc>
          <w:tcPr>
            <w:tcW w:w="1060" w:type="dxa"/>
            <w:tcBorders>
              <w:top w:val="nil"/>
              <w:left w:val="single" w:sz="8" w:space="0" w:color="auto"/>
              <w:bottom w:val="nil"/>
              <w:right w:val="nil"/>
            </w:tcBorders>
            <w:shd w:val="clear" w:color="auto" w:fill="auto"/>
            <w:noWrap/>
            <w:vAlign w:val="bottom"/>
            <w:hideMark/>
          </w:tcPr>
          <w:p w14:paraId="36A89BCD"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2.3567</w:t>
            </w:r>
          </w:p>
        </w:tc>
        <w:tc>
          <w:tcPr>
            <w:tcW w:w="960" w:type="dxa"/>
            <w:tcBorders>
              <w:top w:val="nil"/>
              <w:left w:val="nil"/>
              <w:bottom w:val="nil"/>
              <w:right w:val="nil"/>
            </w:tcBorders>
            <w:shd w:val="clear" w:color="auto" w:fill="auto"/>
            <w:noWrap/>
            <w:vAlign w:val="bottom"/>
            <w:hideMark/>
          </w:tcPr>
          <w:p w14:paraId="7D6DCF2D"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Apr-21</w:t>
            </w:r>
          </w:p>
        </w:tc>
        <w:tc>
          <w:tcPr>
            <w:tcW w:w="1053" w:type="dxa"/>
            <w:tcBorders>
              <w:top w:val="nil"/>
              <w:left w:val="nil"/>
              <w:bottom w:val="nil"/>
              <w:right w:val="nil"/>
            </w:tcBorders>
            <w:shd w:val="clear" w:color="auto" w:fill="auto"/>
            <w:noWrap/>
            <w:vAlign w:val="bottom"/>
            <w:hideMark/>
          </w:tcPr>
          <w:p w14:paraId="78B1EB07"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0.985264</w:t>
            </w:r>
          </w:p>
        </w:tc>
        <w:tc>
          <w:tcPr>
            <w:tcW w:w="1775" w:type="dxa"/>
            <w:tcBorders>
              <w:top w:val="nil"/>
              <w:left w:val="nil"/>
              <w:bottom w:val="nil"/>
              <w:right w:val="nil"/>
            </w:tcBorders>
            <w:shd w:val="clear" w:color="auto" w:fill="auto"/>
            <w:noWrap/>
            <w:vAlign w:val="bottom"/>
            <w:hideMark/>
          </w:tcPr>
          <w:p w14:paraId="5C926B25"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359,278,000.00</w:t>
            </w:r>
          </w:p>
        </w:tc>
        <w:tc>
          <w:tcPr>
            <w:tcW w:w="1860" w:type="dxa"/>
            <w:tcBorders>
              <w:top w:val="nil"/>
              <w:left w:val="nil"/>
              <w:bottom w:val="nil"/>
              <w:right w:val="single" w:sz="8" w:space="0" w:color="auto"/>
            </w:tcBorders>
            <w:shd w:val="clear" w:color="auto" w:fill="auto"/>
            <w:noWrap/>
            <w:vAlign w:val="bottom"/>
            <w:hideMark/>
          </w:tcPr>
          <w:p w14:paraId="7825512A"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353,983,607.99</w:t>
            </w:r>
          </w:p>
        </w:tc>
        <w:tc>
          <w:tcPr>
            <w:tcW w:w="1276" w:type="dxa"/>
            <w:tcBorders>
              <w:top w:val="nil"/>
              <w:left w:val="nil"/>
              <w:bottom w:val="nil"/>
              <w:right w:val="nil"/>
            </w:tcBorders>
            <w:shd w:val="clear" w:color="auto" w:fill="auto"/>
            <w:noWrap/>
            <w:vAlign w:val="bottom"/>
            <w:hideMark/>
          </w:tcPr>
          <w:p w14:paraId="4AA7B995"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0.9846193</w:t>
            </w:r>
          </w:p>
        </w:tc>
        <w:tc>
          <w:tcPr>
            <w:tcW w:w="1440" w:type="dxa"/>
            <w:tcBorders>
              <w:top w:val="nil"/>
              <w:left w:val="nil"/>
              <w:bottom w:val="nil"/>
              <w:right w:val="nil"/>
            </w:tcBorders>
            <w:shd w:val="clear" w:color="auto" w:fill="auto"/>
            <w:noWrap/>
            <w:vAlign w:val="bottom"/>
            <w:hideMark/>
          </w:tcPr>
          <w:p w14:paraId="1F8776C0"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235,571.99</w:t>
            </w:r>
          </w:p>
        </w:tc>
        <w:tc>
          <w:tcPr>
            <w:tcW w:w="1660" w:type="dxa"/>
            <w:tcBorders>
              <w:top w:val="nil"/>
              <w:left w:val="nil"/>
              <w:bottom w:val="nil"/>
              <w:right w:val="nil"/>
            </w:tcBorders>
            <w:shd w:val="clear" w:color="auto" w:fill="auto"/>
            <w:noWrap/>
            <w:vAlign w:val="bottom"/>
            <w:hideMark/>
          </w:tcPr>
          <w:p w14:paraId="2AE373A0"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231,948.73</w:t>
            </w:r>
          </w:p>
        </w:tc>
      </w:tr>
      <w:tr w:rsidR="00F8725A" w:rsidRPr="005D788A" w14:paraId="0922E4F5" w14:textId="77777777" w:rsidTr="00EF075E">
        <w:trPr>
          <w:trHeight w:val="300"/>
        </w:trPr>
        <w:tc>
          <w:tcPr>
            <w:tcW w:w="1060" w:type="dxa"/>
            <w:tcBorders>
              <w:top w:val="nil"/>
              <w:left w:val="single" w:sz="8" w:space="0" w:color="auto"/>
              <w:bottom w:val="nil"/>
              <w:right w:val="nil"/>
            </w:tcBorders>
            <w:shd w:val="clear" w:color="auto" w:fill="auto"/>
            <w:noWrap/>
            <w:vAlign w:val="bottom"/>
            <w:hideMark/>
          </w:tcPr>
          <w:p w14:paraId="523E9FF9"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2.38</w:t>
            </w:r>
          </w:p>
        </w:tc>
        <w:tc>
          <w:tcPr>
            <w:tcW w:w="960" w:type="dxa"/>
            <w:tcBorders>
              <w:top w:val="nil"/>
              <w:left w:val="nil"/>
              <w:bottom w:val="nil"/>
              <w:right w:val="nil"/>
            </w:tcBorders>
            <w:shd w:val="clear" w:color="auto" w:fill="auto"/>
            <w:noWrap/>
            <w:vAlign w:val="bottom"/>
            <w:hideMark/>
          </w:tcPr>
          <w:p w14:paraId="478BFC95"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May-21</w:t>
            </w:r>
          </w:p>
        </w:tc>
        <w:tc>
          <w:tcPr>
            <w:tcW w:w="1053" w:type="dxa"/>
            <w:tcBorders>
              <w:top w:val="nil"/>
              <w:left w:val="nil"/>
              <w:bottom w:val="nil"/>
              <w:right w:val="nil"/>
            </w:tcBorders>
            <w:shd w:val="clear" w:color="auto" w:fill="auto"/>
            <w:noWrap/>
            <w:vAlign w:val="bottom"/>
            <w:hideMark/>
          </w:tcPr>
          <w:p w14:paraId="6065B3E6"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0.983137</w:t>
            </w:r>
          </w:p>
        </w:tc>
        <w:tc>
          <w:tcPr>
            <w:tcW w:w="1775" w:type="dxa"/>
            <w:tcBorders>
              <w:top w:val="nil"/>
              <w:left w:val="nil"/>
              <w:bottom w:val="nil"/>
              <w:right w:val="nil"/>
            </w:tcBorders>
            <w:shd w:val="clear" w:color="auto" w:fill="auto"/>
            <w:noWrap/>
            <w:vAlign w:val="bottom"/>
            <w:hideMark/>
          </w:tcPr>
          <w:p w14:paraId="38B35B3E"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139,710,000.00</w:t>
            </w:r>
          </w:p>
        </w:tc>
        <w:tc>
          <w:tcPr>
            <w:tcW w:w="1860" w:type="dxa"/>
            <w:tcBorders>
              <w:top w:val="nil"/>
              <w:left w:val="nil"/>
              <w:bottom w:val="nil"/>
              <w:right w:val="single" w:sz="8" w:space="0" w:color="auto"/>
            </w:tcBorders>
            <w:shd w:val="clear" w:color="auto" w:fill="auto"/>
            <w:noWrap/>
            <w:vAlign w:val="bottom"/>
            <w:hideMark/>
          </w:tcPr>
          <w:p w14:paraId="53C02773"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137,354,029.94</w:t>
            </w:r>
          </w:p>
        </w:tc>
        <w:tc>
          <w:tcPr>
            <w:tcW w:w="1276" w:type="dxa"/>
            <w:tcBorders>
              <w:top w:val="nil"/>
              <w:left w:val="nil"/>
              <w:bottom w:val="nil"/>
              <w:right w:val="nil"/>
            </w:tcBorders>
            <w:shd w:val="clear" w:color="auto" w:fill="auto"/>
            <w:noWrap/>
            <w:vAlign w:val="bottom"/>
            <w:hideMark/>
          </w:tcPr>
          <w:p w14:paraId="0DB63D06"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0.982373</w:t>
            </w:r>
          </w:p>
        </w:tc>
        <w:tc>
          <w:tcPr>
            <w:tcW w:w="1440" w:type="dxa"/>
            <w:tcBorders>
              <w:top w:val="nil"/>
              <w:left w:val="nil"/>
              <w:bottom w:val="nil"/>
              <w:right w:val="nil"/>
            </w:tcBorders>
            <w:shd w:val="clear" w:color="auto" w:fill="auto"/>
            <w:noWrap/>
            <w:vAlign w:val="bottom"/>
            <w:hideMark/>
          </w:tcPr>
          <w:p w14:paraId="234FC548"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51,169.80</w:t>
            </w:r>
          </w:p>
        </w:tc>
        <w:tc>
          <w:tcPr>
            <w:tcW w:w="1660" w:type="dxa"/>
            <w:tcBorders>
              <w:top w:val="nil"/>
              <w:left w:val="nil"/>
              <w:bottom w:val="nil"/>
              <w:right w:val="nil"/>
            </w:tcBorders>
            <w:shd w:val="clear" w:color="auto" w:fill="auto"/>
            <w:noWrap/>
            <w:vAlign w:val="bottom"/>
            <w:hideMark/>
          </w:tcPr>
          <w:p w14:paraId="4650142D"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50,267.83</w:t>
            </w:r>
          </w:p>
        </w:tc>
      </w:tr>
      <w:tr w:rsidR="00F8725A" w:rsidRPr="005D788A" w14:paraId="0464CBBE" w14:textId="77777777" w:rsidTr="00EF075E">
        <w:trPr>
          <w:trHeight w:val="300"/>
        </w:trPr>
        <w:tc>
          <w:tcPr>
            <w:tcW w:w="1060" w:type="dxa"/>
            <w:tcBorders>
              <w:top w:val="nil"/>
              <w:left w:val="single" w:sz="8" w:space="0" w:color="auto"/>
              <w:bottom w:val="nil"/>
              <w:right w:val="nil"/>
            </w:tcBorders>
            <w:shd w:val="clear" w:color="auto" w:fill="auto"/>
            <w:noWrap/>
            <w:vAlign w:val="bottom"/>
            <w:hideMark/>
          </w:tcPr>
          <w:p w14:paraId="1AB63FFB"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2.4033</w:t>
            </w:r>
          </w:p>
        </w:tc>
        <w:tc>
          <w:tcPr>
            <w:tcW w:w="960" w:type="dxa"/>
            <w:tcBorders>
              <w:top w:val="nil"/>
              <w:left w:val="nil"/>
              <w:bottom w:val="nil"/>
              <w:right w:val="nil"/>
            </w:tcBorders>
            <w:shd w:val="clear" w:color="auto" w:fill="auto"/>
            <w:noWrap/>
            <w:vAlign w:val="bottom"/>
            <w:hideMark/>
          </w:tcPr>
          <w:p w14:paraId="5CC143C4"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Jun-21</w:t>
            </w:r>
          </w:p>
        </w:tc>
        <w:tc>
          <w:tcPr>
            <w:tcW w:w="1053" w:type="dxa"/>
            <w:tcBorders>
              <w:top w:val="nil"/>
              <w:left w:val="nil"/>
              <w:bottom w:val="nil"/>
              <w:right w:val="nil"/>
            </w:tcBorders>
            <w:shd w:val="clear" w:color="auto" w:fill="auto"/>
            <w:noWrap/>
            <w:vAlign w:val="bottom"/>
            <w:hideMark/>
          </w:tcPr>
          <w:p w14:paraId="7D51B042"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0.980976</w:t>
            </w:r>
          </w:p>
        </w:tc>
        <w:tc>
          <w:tcPr>
            <w:tcW w:w="1775" w:type="dxa"/>
            <w:tcBorders>
              <w:top w:val="nil"/>
              <w:left w:val="nil"/>
              <w:bottom w:val="nil"/>
              <w:right w:val="nil"/>
            </w:tcBorders>
            <w:shd w:val="clear" w:color="auto" w:fill="auto"/>
            <w:noWrap/>
            <w:vAlign w:val="bottom"/>
            <w:hideMark/>
          </w:tcPr>
          <w:p w14:paraId="41E3D00F"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124,529,000.00</w:t>
            </w:r>
          </w:p>
        </w:tc>
        <w:tc>
          <w:tcPr>
            <w:tcW w:w="1860" w:type="dxa"/>
            <w:tcBorders>
              <w:top w:val="nil"/>
              <w:left w:val="nil"/>
              <w:bottom w:val="nil"/>
              <w:right w:val="single" w:sz="8" w:space="0" w:color="auto"/>
            </w:tcBorders>
            <w:shd w:val="clear" w:color="auto" w:fill="auto"/>
            <w:noWrap/>
            <w:vAlign w:val="bottom"/>
            <w:hideMark/>
          </w:tcPr>
          <w:p w14:paraId="5BB1A17F"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122,159,907.29</w:t>
            </w:r>
          </w:p>
        </w:tc>
        <w:tc>
          <w:tcPr>
            <w:tcW w:w="1276" w:type="dxa"/>
            <w:tcBorders>
              <w:top w:val="nil"/>
              <w:left w:val="nil"/>
              <w:bottom w:val="nil"/>
              <w:right w:val="nil"/>
            </w:tcBorders>
            <w:shd w:val="clear" w:color="auto" w:fill="auto"/>
            <w:noWrap/>
            <w:vAlign w:val="bottom"/>
            <w:hideMark/>
          </w:tcPr>
          <w:p w14:paraId="488D5B01"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0.98038069</w:t>
            </w:r>
          </w:p>
        </w:tc>
        <w:tc>
          <w:tcPr>
            <w:tcW w:w="1440" w:type="dxa"/>
            <w:tcBorders>
              <w:top w:val="nil"/>
              <w:left w:val="nil"/>
              <w:bottom w:val="nil"/>
              <w:right w:val="nil"/>
            </w:tcBorders>
            <w:shd w:val="clear" w:color="auto" w:fill="auto"/>
            <w:noWrap/>
            <w:vAlign w:val="bottom"/>
            <w:hideMark/>
          </w:tcPr>
          <w:p w14:paraId="71E91558"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22,047.58</w:t>
            </w:r>
          </w:p>
        </w:tc>
        <w:tc>
          <w:tcPr>
            <w:tcW w:w="1660" w:type="dxa"/>
            <w:tcBorders>
              <w:top w:val="nil"/>
              <w:left w:val="nil"/>
              <w:bottom w:val="nil"/>
              <w:right w:val="nil"/>
            </w:tcBorders>
            <w:shd w:val="clear" w:color="auto" w:fill="auto"/>
            <w:noWrap/>
            <w:vAlign w:val="bottom"/>
            <w:hideMark/>
          </w:tcPr>
          <w:p w14:paraId="15E4C4F6"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21,615.02</w:t>
            </w:r>
          </w:p>
        </w:tc>
      </w:tr>
      <w:tr w:rsidR="00F8725A" w:rsidRPr="005D788A" w14:paraId="3A782DE2" w14:textId="77777777" w:rsidTr="00EF075E">
        <w:trPr>
          <w:trHeight w:val="315"/>
        </w:trPr>
        <w:tc>
          <w:tcPr>
            <w:tcW w:w="1060" w:type="dxa"/>
            <w:tcBorders>
              <w:top w:val="nil"/>
              <w:left w:val="single" w:sz="8" w:space="0" w:color="auto"/>
              <w:bottom w:val="single" w:sz="8" w:space="0" w:color="auto"/>
              <w:right w:val="nil"/>
            </w:tcBorders>
            <w:shd w:val="clear" w:color="auto" w:fill="auto"/>
            <w:noWrap/>
            <w:vAlign w:val="bottom"/>
            <w:hideMark/>
          </w:tcPr>
          <w:p w14:paraId="29E8D83F"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2.4267</w:t>
            </w:r>
          </w:p>
        </w:tc>
        <w:tc>
          <w:tcPr>
            <w:tcW w:w="960" w:type="dxa"/>
            <w:tcBorders>
              <w:top w:val="nil"/>
              <w:left w:val="nil"/>
              <w:bottom w:val="single" w:sz="8" w:space="0" w:color="auto"/>
              <w:right w:val="nil"/>
            </w:tcBorders>
            <w:shd w:val="clear" w:color="auto" w:fill="auto"/>
            <w:noWrap/>
            <w:vAlign w:val="bottom"/>
            <w:hideMark/>
          </w:tcPr>
          <w:p w14:paraId="64BCA068"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Jul-21</w:t>
            </w:r>
          </w:p>
        </w:tc>
        <w:tc>
          <w:tcPr>
            <w:tcW w:w="1053" w:type="dxa"/>
            <w:tcBorders>
              <w:top w:val="nil"/>
              <w:left w:val="nil"/>
              <w:bottom w:val="single" w:sz="8" w:space="0" w:color="auto"/>
              <w:right w:val="nil"/>
            </w:tcBorders>
            <w:shd w:val="clear" w:color="auto" w:fill="auto"/>
            <w:noWrap/>
            <w:vAlign w:val="bottom"/>
            <w:hideMark/>
          </w:tcPr>
          <w:p w14:paraId="3362A679"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0.978781</w:t>
            </w:r>
          </w:p>
        </w:tc>
        <w:tc>
          <w:tcPr>
            <w:tcW w:w="1775" w:type="dxa"/>
            <w:tcBorders>
              <w:top w:val="nil"/>
              <w:left w:val="nil"/>
              <w:bottom w:val="single" w:sz="8" w:space="0" w:color="auto"/>
              <w:right w:val="nil"/>
            </w:tcBorders>
            <w:shd w:val="clear" w:color="auto" w:fill="auto"/>
            <w:noWrap/>
            <w:vAlign w:val="bottom"/>
            <w:hideMark/>
          </w:tcPr>
          <w:p w14:paraId="6A9950FD"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95,991,000.00</w:t>
            </w:r>
          </w:p>
        </w:tc>
        <w:tc>
          <w:tcPr>
            <w:tcW w:w="1860" w:type="dxa"/>
            <w:tcBorders>
              <w:top w:val="nil"/>
              <w:left w:val="nil"/>
              <w:bottom w:val="single" w:sz="8" w:space="0" w:color="auto"/>
              <w:right w:val="single" w:sz="8" w:space="0" w:color="auto"/>
            </w:tcBorders>
            <w:shd w:val="clear" w:color="auto" w:fill="auto"/>
            <w:noWrap/>
            <w:vAlign w:val="bottom"/>
            <w:hideMark/>
          </w:tcPr>
          <w:p w14:paraId="16C4DC5E"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93,954,119.44</w:t>
            </w:r>
          </w:p>
        </w:tc>
        <w:tc>
          <w:tcPr>
            <w:tcW w:w="1276" w:type="dxa"/>
            <w:tcBorders>
              <w:top w:val="nil"/>
              <w:left w:val="nil"/>
              <w:bottom w:val="nil"/>
              <w:right w:val="nil"/>
            </w:tcBorders>
            <w:shd w:val="clear" w:color="auto" w:fill="auto"/>
            <w:noWrap/>
            <w:vAlign w:val="bottom"/>
            <w:hideMark/>
          </w:tcPr>
          <w:p w14:paraId="1946CF8D"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0.9787805</w:t>
            </w:r>
          </w:p>
        </w:tc>
        <w:tc>
          <w:tcPr>
            <w:tcW w:w="1440" w:type="dxa"/>
            <w:tcBorders>
              <w:top w:val="nil"/>
              <w:left w:val="nil"/>
              <w:bottom w:val="nil"/>
              <w:right w:val="nil"/>
            </w:tcBorders>
            <w:shd w:val="clear" w:color="auto" w:fill="auto"/>
            <w:noWrap/>
            <w:vAlign w:val="bottom"/>
            <w:hideMark/>
          </w:tcPr>
          <w:p w14:paraId="4C95200D"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6,199.41</w:t>
            </w:r>
          </w:p>
        </w:tc>
        <w:tc>
          <w:tcPr>
            <w:tcW w:w="1660" w:type="dxa"/>
            <w:tcBorders>
              <w:top w:val="nil"/>
              <w:left w:val="nil"/>
              <w:bottom w:val="nil"/>
              <w:right w:val="nil"/>
            </w:tcBorders>
            <w:shd w:val="clear" w:color="auto" w:fill="auto"/>
            <w:noWrap/>
            <w:vAlign w:val="bottom"/>
            <w:hideMark/>
          </w:tcPr>
          <w:p w14:paraId="0FFB65AC"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6,067.86</w:t>
            </w:r>
          </w:p>
        </w:tc>
      </w:tr>
      <w:tr w:rsidR="00F8725A" w:rsidRPr="005D788A" w14:paraId="61DB8555" w14:textId="77777777" w:rsidTr="00EF075E">
        <w:trPr>
          <w:trHeight w:val="315"/>
        </w:trPr>
        <w:tc>
          <w:tcPr>
            <w:tcW w:w="1060" w:type="dxa"/>
            <w:tcBorders>
              <w:top w:val="nil"/>
              <w:left w:val="single" w:sz="8" w:space="0" w:color="auto"/>
              <w:bottom w:val="single" w:sz="8" w:space="0" w:color="auto"/>
              <w:right w:val="nil"/>
            </w:tcBorders>
            <w:shd w:val="clear" w:color="auto" w:fill="auto"/>
            <w:noWrap/>
            <w:vAlign w:val="bottom"/>
            <w:hideMark/>
          </w:tcPr>
          <w:p w14:paraId="2F850BFF" w14:textId="77777777" w:rsidR="00F8725A" w:rsidRPr="005D788A" w:rsidRDefault="00F8725A" w:rsidP="00EF075E">
            <w:pPr>
              <w:rPr>
                <w:rFonts w:ascii="Calibri" w:hAnsi="Calibri" w:cs="Calibri"/>
                <w:b/>
                <w:bCs/>
                <w:color w:val="000000"/>
              </w:rPr>
            </w:pPr>
            <w:r w:rsidRPr="005D788A">
              <w:rPr>
                <w:rFonts w:ascii="Calibri" w:hAnsi="Calibri" w:cs="Calibri"/>
                <w:b/>
                <w:bCs/>
                <w:color w:val="000000"/>
              </w:rPr>
              <w:t>Totals</w:t>
            </w:r>
          </w:p>
        </w:tc>
        <w:tc>
          <w:tcPr>
            <w:tcW w:w="960" w:type="dxa"/>
            <w:tcBorders>
              <w:top w:val="nil"/>
              <w:left w:val="nil"/>
              <w:bottom w:val="single" w:sz="8" w:space="0" w:color="auto"/>
              <w:right w:val="nil"/>
            </w:tcBorders>
            <w:shd w:val="clear" w:color="auto" w:fill="auto"/>
            <w:noWrap/>
            <w:vAlign w:val="bottom"/>
            <w:hideMark/>
          </w:tcPr>
          <w:p w14:paraId="1E2A07C3" w14:textId="77777777" w:rsidR="00F8725A" w:rsidRPr="005D788A" w:rsidRDefault="00F8725A" w:rsidP="00EF075E">
            <w:pPr>
              <w:rPr>
                <w:rFonts w:ascii="Calibri" w:hAnsi="Calibri" w:cs="Calibri"/>
                <w:color w:val="000000"/>
              </w:rPr>
            </w:pPr>
            <w:r w:rsidRPr="005D788A">
              <w:rPr>
                <w:rFonts w:ascii="Calibri" w:hAnsi="Calibri" w:cs="Calibri"/>
                <w:color w:val="000000"/>
              </w:rPr>
              <w:t> </w:t>
            </w:r>
          </w:p>
        </w:tc>
        <w:tc>
          <w:tcPr>
            <w:tcW w:w="1053" w:type="dxa"/>
            <w:tcBorders>
              <w:top w:val="nil"/>
              <w:left w:val="nil"/>
              <w:bottom w:val="single" w:sz="8" w:space="0" w:color="auto"/>
              <w:right w:val="nil"/>
            </w:tcBorders>
            <w:shd w:val="clear" w:color="auto" w:fill="auto"/>
            <w:noWrap/>
            <w:vAlign w:val="bottom"/>
            <w:hideMark/>
          </w:tcPr>
          <w:p w14:paraId="4D787A50" w14:textId="77777777" w:rsidR="00F8725A" w:rsidRPr="005D788A" w:rsidRDefault="00F8725A" w:rsidP="00EF075E">
            <w:pPr>
              <w:rPr>
                <w:rFonts w:ascii="Calibri" w:hAnsi="Calibri" w:cs="Calibri"/>
                <w:color w:val="000000"/>
              </w:rPr>
            </w:pPr>
            <w:r w:rsidRPr="005D788A">
              <w:rPr>
                <w:rFonts w:ascii="Calibri" w:hAnsi="Calibri" w:cs="Calibri"/>
                <w:color w:val="000000"/>
              </w:rPr>
              <w:t>Totals</w:t>
            </w:r>
          </w:p>
        </w:tc>
        <w:tc>
          <w:tcPr>
            <w:tcW w:w="1775" w:type="dxa"/>
            <w:tcBorders>
              <w:top w:val="nil"/>
              <w:left w:val="nil"/>
              <w:bottom w:val="single" w:sz="8" w:space="0" w:color="auto"/>
              <w:right w:val="nil"/>
            </w:tcBorders>
            <w:shd w:val="clear" w:color="auto" w:fill="auto"/>
            <w:noWrap/>
            <w:vAlign w:val="bottom"/>
            <w:hideMark/>
          </w:tcPr>
          <w:p w14:paraId="21F92AED"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4,615,945,000.00</w:t>
            </w:r>
          </w:p>
        </w:tc>
        <w:tc>
          <w:tcPr>
            <w:tcW w:w="1860" w:type="dxa"/>
            <w:tcBorders>
              <w:top w:val="nil"/>
              <w:left w:val="nil"/>
              <w:bottom w:val="single" w:sz="8" w:space="0" w:color="auto"/>
              <w:right w:val="single" w:sz="8" w:space="0" w:color="auto"/>
            </w:tcBorders>
            <w:shd w:val="clear" w:color="auto" w:fill="auto"/>
            <w:noWrap/>
            <w:vAlign w:val="bottom"/>
            <w:hideMark/>
          </w:tcPr>
          <w:p w14:paraId="6EF09418"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4,587,054,415.35</w:t>
            </w:r>
          </w:p>
        </w:tc>
        <w:tc>
          <w:tcPr>
            <w:tcW w:w="1276" w:type="dxa"/>
            <w:tcBorders>
              <w:top w:val="single" w:sz="8" w:space="0" w:color="auto"/>
              <w:left w:val="nil"/>
              <w:bottom w:val="single" w:sz="8" w:space="0" w:color="auto"/>
              <w:right w:val="nil"/>
            </w:tcBorders>
            <w:shd w:val="clear" w:color="auto" w:fill="auto"/>
            <w:noWrap/>
            <w:vAlign w:val="bottom"/>
            <w:hideMark/>
          </w:tcPr>
          <w:p w14:paraId="1E6E604C" w14:textId="77777777" w:rsidR="00F8725A" w:rsidRPr="005D788A" w:rsidRDefault="00F8725A" w:rsidP="00EF075E">
            <w:pPr>
              <w:rPr>
                <w:rFonts w:ascii="Calibri" w:hAnsi="Calibri" w:cs="Calibri"/>
                <w:color w:val="000000"/>
              </w:rPr>
            </w:pPr>
            <w:r w:rsidRPr="005D788A">
              <w:rPr>
                <w:rFonts w:ascii="Calibri" w:hAnsi="Calibri" w:cs="Calibri"/>
                <w:color w:val="000000"/>
              </w:rPr>
              <w:t> </w:t>
            </w:r>
          </w:p>
        </w:tc>
        <w:tc>
          <w:tcPr>
            <w:tcW w:w="1440" w:type="dxa"/>
            <w:tcBorders>
              <w:top w:val="single" w:sz="8" w:space="0" w:color="auto"/>
              <w:left w:val="nil"/>
              <w:bottom w:val="single" w:sz="8" w:space="0" w:color="auto"/>
              <w:right w:val="nil"/>
            </w:tcBorders>
            <w:shd w:val="clear" w:color="auto" w:fill="auto"/>
            <w:noWrap/>
            <w:vAlign w:val="bottom"/>
            <w:hideMark/>
          </w:tcPr>
          <w:p w14:paraId="0B70F597"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8,712,880.00</w:t>
            </w:r>
          </w:p>
        </w:tc>
        <w:tc>
          <w:tcPr>
            <w:tcW w:w="1660" w:type="dxa"/>
            <w:tcBorders>
              <w:top w:val="single" w:sz="8" w:space="0" w:color="auto"/>
              <w:left w:val="nil"/>
              <w:bottom w:val="single" w:sz="8" w:space="0" w:color="auto"/>
              <w:right w:val="single" w:sz="8" w:space="0" w:color="auto"/>
            </w:tcBorders>
            <w:shd w:val="clear" w:color="auto" w:fill="auto"/>
            <w:noWrap/>
            <w:vAlign w:val="bottom"/>
            <w:hideMark/>
          </w:tcPr>
          <w:p w14:paraId="078A5B41" w14:textId="77777777" w:rsidR="00F8725A" w:rsidRPr="005D788A" w:rsidRDefault="00F8725A" w:rsidP="00EF075E">
            <w:pPr>
              <w:jc w:val="right"/>
              <w:rPr>
                <w:rFonts w:ascii="Calibri" w:hAnsi="Calibri" w:cs="Calibri"/>
                <w:color w:val="000000"/>
              </w:rPr>
            </w:pPr>
            <w:r w:rsidRPr="005D788A">
              <w:rPr>
                <w:rFonts w:ascii="Calibri" w:hAnsi="Calibri" w:cs="Calibri"/>
                <w:color w:val="000000"/>
              </w:rPr>
              <w:t>8,707,171.63</w:t>
            </w:r>
          </w:p>
        </w:tc>
      </w:tr>
    </w:tbl>
    <w:p w14:paraId="3D96FAFA" w14:textId="77777777" w:rsidR="00F8725A" w:rsidRDefault="00F8725A" w:rsidP="00F8725A">
      <w:pPr>
        <w:rPr>
          <w:rFonts w:ascii="Calibri" w:hAnsi="Calibri" w:cs="Calibri"/>
          <w:color w:val="000000"/>
        </w:rPr>
      </w:pPr>
      <w:r>
        <w:rPr>
          <w:rFonts w:ascii="Calibri" w:hAnsi="Calibri" w:cs="Calibri"/>
          <w:color w:val="000000"/>
        </w:rPr>
        <w:t xml:space="preserve"> </w:t>
      </w:r>
    </w:p>
    <w:p w14:paraId="64270E47" w14:textId="7C129328" w:rsidR="00F8725A" w:rsidRDefault="00F8725A" w:rsidP="00F8725A">
      <w:pPr>
        <w:rPr>
          <w:b/>
        </w:rPr>
      </w:pPr>
      <w:r>
        <w:rPr>
          <w:b/>
        </w:rPr>
        <w:t>Sensitivity</w:t>
      </w:r>
    </w:p>
    <w:p w14:paraId="6FA45493" w14:textId="77777777" w:rsidR="00EF075E" w:rsidRDefault="00EF075E" w:rsidP="00F8725A">
      <w:pPr>
        <w:rPr>
          <w:rFonts w:ascii="Calibri" w:hAnsi="Calibri" w:cs="Calibri"/>
          <w:color w:val="000000"/>
        </w:rPr>
      </w:pPr>
    </w:p>
    <w:p w14:paraId="495BA23E" w14:textId="52B60372" w:rsidR="00F8725A" w:rsidRDefault="00F8725A" w:rsidP="00F8725A">
      <w:pPr>
        <w:rPr>
          <w:rFonts w:ascii="Calibri" w:hAnsi="Calibri" w:cs="Calibri"/>
          <w:color w:val="000000"/>
        </w:rPr>
      </w:pPr>
      <w:r>
        <w:rPr>
          <w:rFonts w:ascii="Calibri" w:hAnsi="Calibri" w:cs="Calibri"/>
          <w:color w:val="000000"/>
        </w:rPr>
        <w:t>EVE sensitivity is determine</w:t>
      </w:r>
      <w:r w:rsidR="000E3B71">
        <w:rPr>
          <w:rFonts w:ascii="Calibri" w:hAnsi="Calibri" w:cs="Calibri"/>
          <w:color w:val="000000"/>
        </w:rPr>
        <w:t>d</w:t>
      </w:r>
      <w:r>
        <w:rPr>
          <w:rFonts w:ascii="Calibri" w:hAnsi="Calibri" w:cs="Calibri"/>
          <w:color w:val="000000"/>
        </w:rPr>
        <w:t xml:space="preserve"> by the difference between the shocked </w:t>
      </w:r>
      <w:proofErr w:type="gramStart"/>
      <w:r>
        <w:rPr>
          <w:rFonts w:ascii="Calibri" w:hAnsi="Calibri" w:cs="Calibri"/>
          <w:color w:val="000000"/>
        </w:rPr>
        <w:t>EVE</w:t>
      </w:r>
      <w:proofErr w:type="gramEnd"/>
      <w:r>
        <w:rPr>
          <w:rFonts w:ascii="Calibri" w:hAnsi="Calibri" w:cs="Calibri"/>
          <w:color w:val="000000"/>
        </w:rPr>
        <w:t xml:space="preserve"> to the base. The current KRI, involve using the </w:t>
      </w:r>
      <w:proofErr w:type="gramStart"/>
      <w:r>
        <w:rPr>
          <w:rFonts w:ascii="Calibri" w:hAnsi="Calibri" w:cs="Calibri"/>
          <w:color w:val="000000"/>
        </w:rPr>
        <w:t xml:space="preserve">difference  </w:t>
      </w:r>
      <w:r w:rsidR="000E3B71">
        <w:rPr>
          <w:rFonts w:ascii="Calibri" w:hAnsi="Calibri" w:cs="Calibri"/>
          <w:color w:val="000000"/>
        </w:rPr>
        <w:t>between</w:t>
      </w:r>
      <w:proofErr w:type="gramEnd"/>
      <w:r w:rsidR="000E3B71">
        <w:rPr>
          <w:rFonts w:ascii="Calibri" w:hAnsi="Calibri" w:cs="Calibri"/>
          <w:color w:val="000000"/>
        </w:rPr>
        <w:t xml:space="preserve"> </w:t>
      </w:r>
      <w:r>
        <w:rPr>
          <w:rFonts w:ascii="Calibri" w:hAnsi="Calibri" w:cs="Calibri"/>
          <w:color w:val="000000"/>
        </w:rPr>
        <w:t xml:space="preserve">+200bps scenario and base scenario. </w:t>
      </w:r>
    </w:p>
    <w:p w14:paraId="2BAF1517" w14:textId="30757F3C" w:rsidR="00974843" w:rsidRDefault="00974843" w:rsidP="00F8725A">
      <w:pPr>
        <w:rPr>
          <w:rFonts w:ascii="Calibri" w:hAnsi="Calibri" w:cs="Calibri"/>
          <w:color w:val="000000"/>
        </w:rPr>
      </w:pPr>
    </w:p>
    <w:p w14:paraId="269EEEE0" w14:textId="4CC9C7C9" w:rsidR="00974843" w:rsidRDefault="00974843" w:rsidP="00F8725A">
      <w:pPr>
        <w:rPr>
          <w:rFonts w:ascii="Calibri" w:hAnsi="Calibri" w:cs="Calibri"/>
          <w:color w:val="000000"/>
        </w:rPr>
      </w:pPr>
      <m:oMathPara>
        <m:oMath>
          <m:r>
            <w:rPr>
              <w:rFonts w:ascii="Cambria Math" w:hAnsi="Cambria Math" w:cs="Calibri"/>
              <w:color w:val="000000"/>
            </w:rPr>
            <m:t xml:space="preserve">EVE sensitivity= </m:t>
          </m:r>
          <m:sSub>
            <m:sSubPr>
              <m:ctrlPr>
                <w:rPr>
                  <w:rFonts w:ascii="Cambria Math" w:hAnsi="Cambria Math" w:cs="Calibri"/>
                  <w:i/>
                  <w:color w:val="000000"/>
                </w:rPr>
              </m:ctrlPr>
            </m:sSubPr>
            <m:e>
              <m:r>
                <w:rPr>
                  <w:rFonts w:ascii="Cambria Math" w:hAnsi="Cambria Math" w:cs="Calibri"/>
                  <w:color w:val="000000"/>
                </w:rPr>
                <m:t>EVE</m:t>
              </m:r>
            </m:e>
            <m:sub>
              <m:r>
                <w:rPr>
                  <w:rFonts w:ascii="Cambria Math" w:hAnsi="Cambria Math" w:cs="Calibri"/>
                  <w:color w:val="000000"/>
                </w:rPr>
                <m:t>shock</m:t>
              </m:r>
            </m:sub>
          </m:sSub>
          <m:r>
            <w:rPr>
              <w:rFonts w:ascii="Cambria Math" w:hAnsi="Cambria Math" w:cs="Calibri"/>
              <w:color w:val="000000"/>
            </w:rPr>
            <m:t>-</m:t>
          </m:r>
          <m:sSub>
            <m:sSubPr>
              <m:ctrlPr>
                <w:rPr>
                  <w:rFonts w:ascii="Cambria Math" w:hAnsi="Cambria Math" w:cs="Calibri"/>
                  <w:i/>
                  <w:color w:val="000000"/>
                </w:rPr>
              </m:ctrlPr>
            </m:sSubPr>
            <m:e>
              <m:r>
                <w:rPr>
                  <w:rFonts w:ascii="Cambria Math" w:hAnsi="Cambria Math" w:cs="Calibri"/>
                  <w:color w:val="000000"/>
                </w:rPr>
                <m:t>EVE</m:t>
              </m:r>
            </m:e>
            <m:sub>
              <m:r>
                <w:rPr>
                  <w:rFonts w:ascii="Cambria Math" w:hAnsi="Cambria Math" w:cs="Calibri"/>
                  <w:color w:val="000000"/>
                </w:rPr>
                <m:t>base</m:t>
              </m:r>
            </m:sub>
          </m:sSub>
        </m:oMath>
      </m:oMathPara>
    </w:p>
    <w:p w14:paraId="320D4D71" w14:textId="77777777" w:rsidR="00EF075E" w:rsidRPr="00240C60" w:rsidRDefault="00EF075E" w:rsidP="00F8725A">
      <w:pPr>
        <w:rPr>
          <w:rFonts w:ascii="Calibri" w:hAnsi="Calibri" w:cs="Calibri"/>
          <w:color w:val="000000"/>
        </w:rPr>
      </w:pPr>
    </w:p>
    <w:p w14:paraId="5B6C064E" w14:textId="050B5743" w:rsidR="00F8725A" w:rsidRDefault="00F8725A" w:rsidP="00F8725A">
      <w:pPr>
        <w:rPr>
          <w:b/>
        </w:rPr>
      </w:pPr>
      <w:r w:rsidRPr="00AD2DEF">
        <w:rPr>
          <w:b/>
        </w:rPr>
        <w:t xml:space="preserve">Calculating </w:t>
      </w:r>
      <w:r>
        <w:rPr>
          <w:b/>
        </w:rPr>
        <w:t>NII</w:t>
      </w:r>
    </w:p>
    <w:p w14:paraId="1F1F51D9" w14:textId="77777777" w:rsidR="00EF075E" w:rsidRDefault="00EF075E" w:rsidP="00F8725A">
      <w:pPr>
        <w:rPr>
          <w:b/>
        </w:rPr>
      </w:pPr>
    </w:p>
    <w:p w14:paraId="5A3AB9BF" w14:textId="154D533B" w:rsidR="00F8725A" w:rsidRDefault="00F8725A" w:rsidP="00F8725A">
      <w:r>
        <w:t>NII is calculated based on the interest/expense from the current volume as well as the new volume. Interest income/ expense is a function of the balance and the rate on the yield earning asset or liability. Balance on each account is first adjusted to meet the projection target, assuming it is feasible and internally consistent</w:t>
      </w:r>
      <w:r>
        <w:rPr>
          <w:rStyle w:val="FootnoteReference"/>
          <w:rFonts w:eastAsiaTheme="majorEastAsia"/>
        </w:rPr>
        <w:footnoteReference w:id="18"/>
      </w:r>
      <w:r>
        <w:t xml:space="preserve">. </w:t>
      </w:r>
    </w:p>
    <w:p w14:paraId="527EB0C9" w14:textId="77777777" w:rsidR="004D7AD2" w:rsidRDefault="004D7AD2" w:rsidP="00F8725A"/>
    <w:p w14:paraId="19F4C54E" w14:textId="69FA3295" w:rsidR="00F8725A" w:rsidRDefault="00F8725A" w:rsidP="00F8725A">
      <w:r>
        <w:t>Prepayment assumption are then applied to determine new volume, as it impacts the amount that would be matured each month, and therefore the amount of new volume that would be required to replenish the balance to the target value that was projected (or in static scenario, the month end balance of the last month).</w:t>
      </w:r>
    </w:p>
    <w:p w14:paraId="3E736408" w14:textId="77777777" w:rsidR="004D7AD2" w:rsidRDefault="004D7AD2" w:rsidP="00F8725A"/>
    <w:p w14:paraId="5E4210E9" w14:textId="2E482B94" w:rsidR="00F8725A" w:rsidRDefault="00F8725A" w:rsidP="00F8725A">
      <w:r>
        <w:t>For the new volume, offering rate projections are determined based on the relationship defined by the beta and the index rate. The projected offering rate along with the new volume is used to help determine the interest income/expense.</w:t>
      </w:r>
    </w:p>
    <w:p w14:paraId="21BC9F57" w14:textId="77777777" w:rsidR="004D7AD2" w:rsidRDefault="004D7AD2" w:rsidP="00F8725A"/>
    <w:p w14:paraId="278F90BD" w14:textId="62BD4E0E" w:rsidR="00F8725A" w:rsidRDefault="00F8725A" w:rsidP="00F8725A">
      <w:r>
        <w:t>The current volume are derived from existing maturity repricing schedule, or the contractual cash flow if there is no prepayment. If prepayment exist then the cash flow will be adjusted accordingly. Therefore the income or expense are the</w:t>
      </w:r>
      <w:r w:rsidR="005C63EC">
        <w:t xml:space="preserve"> contractual</w:t>
      </w:r>
      <w:r>
        <w:t xml:space="preserve"> portfolio income or expense adjusted by prepayment.  </w:t>
      </w:r>
      <w:r w:rsidR="00D734FB">
        <w:t xml:space="preserve">The initial pool of contractual obligation or instrument form the contractual portfolio, as it amortized, the weighted portfolio rate will adjust. </w:t>
      </w:r>
    </w:p>
    <w:p w14:paraId="77F1194A" w14:textId="77777777" w:rsidR="004D7AD2" w:rsidRDefault="004D7AD2" w:rsidP="00F8725A"/>
    <w:p w14:paraId="49B0712F" w14:textId="77777777" w:rsidR="00F8725A" w:rsidRDefault="00F8725A" w:rsidP="00F8725A">
      <w:r>
        <w:t>The combined income and expense for current and new volume of all NII related accounts are aggregated through the time horizon of 1 year to obtain the 1 year NII.</w:t>
      </w:r>
    </w:p>
    <w:p w14:paraId="10F2FFB4" w14:textId="77777777" w:rsidR="00F8725A" w:rsidRDefault="00F8725A" w:rsidP="00F8725A"/>
    <w:p w14:paraId="554857E2" w14:textId="77777777" w:rsidR="00F8725A" w:rsidRPr="006056C4" w:rsidRDefault="00F8725A" w:rsidP="00F8725A">
      <w:pPr>
        <w:rPr>
          <w:b/>
        </w:rPr>
      </w:pPr>
      <w:r w:rsidRPr="006056C4">
        <w:rPr>
          <w:b/>
        </w:rPr>
        <w:t xml:space="preserve">Formula </w:t>
      </w:r>
      <w:r>
        <w:rPr>
          <w:b/>
        </w:rPr>
        <w:t>4</w:t>
      </w:r>
    </w:p>
    <w:p w14:paraId="53605B7B" w14:textId="77777777" w:rsidR="00F8725A" w:rsidRDefault="00F8725A" w:rsidP="00F8725A"/>
    <w:p w14:paraId="32A26A7B" w14:textId="77777777" w:rsidR="00F8725A" w:rsidRPr="008B53D8" w:rsidRDefault="00F8725A" w:rsidP="00F8725A">
      <w:pPr>
        <w:rPr>
          <w:rFonts w:eastAsiaTheme="minorEastAsia"/>
          <w:sz w:val="32"/>
          <w:szCs w:val="32"/>
        </w:rPr>
      </w:pPr>
      <m:oMathPara>
        <m:oMath>
          <m:r>
            <w:rPr>
              <w:rFonts w:ascii="Cambria Math" w:hAnsi="Cambria Math"/>
              <w:sz w:val="32"/>
              <w:szCs w:val="32"/>
            </w:rPr>
            <m:t>NII=</m:t>
          </m:r>
          <m:nary>
            <m:naryPr>
              <m:chr m:val="∑"/>
              <m:limLoc m:val="undOvr"/>
              <m:ctrlPr>
                <w:rPr>
                  <w:rFonts w:ascii="Cambria Math" w:hAnsi="Cambria Math"/>
                  <w:i/>
                  <w:sz w:val="32"/>
                  <w:szCs w:val="32"/>
                </w:rPr>
              </m:ctrlPr>
            </m:naryPr>
            <m:sub>
              <m:r>
                <w:rPr>
                  <w:rFonts w:ascii="Cambria Math" w:hAnsi="Cambria Math"/>
                  <w:sz w:val="32"/>
                  <w:szCs w:val="32"/>
                </w:rPr>
                <m:t>t=1</m:t>
              </m:r>
            </m:sub>
            <m:sup>
              <m:r>
                <w:rPr>
                  <w:rFonts w:ascii="Cambria Math" w:hAnsi="Cambria Math"/>
                  <w:sz w:val="32"/>
                  <w:szCs w:val="32"/>
                </w:rPr>
                <m:t>12</m:t>
              </m:r>
            </m:sup>
            <m:e>
              <m:sSub>
                <m:sSubPr>
                  <m:ctrlPr>
                    <w:rPr>
                      <w:rFonts w:ascii="Cambria Math" w:hAnsi="Cambria Math"/>
                      <w:i/>
                      <w:sz w:val="32"/>
                      <w:szCs w:val="32"/>
                    </w:rPr>
                  </m:ctrlPr>
                </m:sSubPr>
                <m:e>
                  <m:r>
                    <w:rPr>
                      <w:rFonts w:ascii="Cambria Math" w:hAnsi="Cambria Math"/>
                      <w:sz w:val="32"/>
                      <w:szCs w:val="32"/>
                    </w:rPr>
                    <m:t>Inc</m:t>
                  </m:r>
                </m:e>
                <m:sub>
                  <m:r>
                    <w:rPr>
                      <w:rFonts w:ascii="Cambria Math" w:hAnsi="Cambria Math"/>
                      <w:sz w:val="32"/>
                      <w:szCs w:val="32"/>
                    </w:rPr>
                    <m:t>current,t</m:t>
                  </m:r>
                </m:sub>
              </m:sSub>
            </m:e>
          </m:nary>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Inc</m:t>
              </m:r>
            </m:e>
            <m:sub>
              <m:r>
                <w:rPr>
                  <w:rFonts w:ascii="Cambria Math" w:hAnsi="Cambria Math"/>
                  <w:sz w:val="32"/>
                  <w:szCs w:val="32"/>
                </w:rPr>
                <m:t>new vol.,t</m:t>
              </m:r>
            </m:sub>
          </m:sSub>
        </m:oMath>
      </m:oMathPara>
    </w:p>
    <w:p w14:paraId="1BDBC0A2" w14:textId="77777777" w:rsidR="00F8725A" w:rsidRDefault="00F8725A" w:rsidP="00F8725A">
      <w:pPr>
        <w:rPr>
          <w:b/>
        </w:rPr>
      </w:pPr>
    </w:p>
    <w:p w14:paraId="5879D96C" w14:textId="77777777" w:rsidR="00F8725A" w:rsidRDefault="00F8725A" w:rsidP="00F8725A">
      <w:pPr>
        <w:rPr>
          <w:b/>
        </w:rPr>
      </w:pPr>
    </w:p>
    <w:p w14:paraId="5596E484" w14:textId="3F894936" w:rsidR="00F8725A" w:rsidRDefault="00F8725A" w:rsidP="00F8725A">
      <w:pPr>
        <w:rPr>
          <w:b/>
        </w:rPr>
      </w:pPr>
      <w:r w:rsidRPr="00AE397D">
        <w:rPr>
          <w:b/>
        </w:rPr>
        <w:t xml:space="preserve">Figure </w:t>
      </w:r>
      <w:r>
        <w:rPr>
          <w:b/>
        </w:rPr>
        <w:t>5</w:t>
      </w:r>
      <w:r w:rsidRPr="00AE397D">
        <w:rPr>
          <w:b/>
        </w:rPr>
        <w:t>: Projected Values for CD Issuance</w:t>
      </w:r>
    </w:p>
    <w:p w14:paraId="10CA726A" w14:textId="77777777" w:rsidR="00EF075E" w:rsidRPr="00AE397D" w:rsidRDefault="00EF075E" w:rsidP="00F8725A">
      <w:pPr>
        <w:rPr>
          <w:b/>
        </w:rPr>
      </w:pPr>
    </w:p>
    <w:p w14:paraId="18C98574" w14:textId="77777777" w:rsidR="00F8725A" w:rsidRPr="00240C60" w:rsidRDefault="00F8725A" w:rsidP="00F8725A">
      <w:pPr>
        <w:rPr>
          <w:rFonts w:ascii="Calibri" w:hAnsi="Calibri" w:cs="Calibri"/>
          <w:color w:val="000000"/>
        </w:rPr>
      </w:pPr>
      <w:r>
        <w:rPr>
          <w:noProof/>
          <w:lang w:eastAsia="en-US"/>
        </w:rPr>
        <w:drawing>
          <wp:inline distT="0" distB="0" distL="0" distR="0" wp14:anchorId="4C22AA01" wp14:editId="68E0C486">
            <wp:extent cx="5943600" cy="1638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38935"/>
                    </a:xfrm>
                    <a:prstGeom prst="rect">
                      <a:avLst/>
                    </a:prstGeom>
                  </pic:spPr>
                </pic:pic>
              </a:graphicData>
            </a:graphic>
          </wp:inline>
        </w:drawing>
      </w:r>
    </w:p>
    <w:p w14:paraId="06118365" w14:textId="77777777" w:rsidR="00F8725A" w:rsidRPr="00240C60" w:rsidRDefault="00F8725A" w:rsidP="00F8725A">
      <w:pPr>
        <w:rPr>
          <w:rFonts w:ascii="Calibri" w:hAnsi="Calibri" w:cs="Calibri"/>
          <w:color w:val="000000"/>
        </w:rPr>
      </w:pPr>
    </w:p>
    <w:p w14:paraId="68EA5B68" w14:textId="6CC9268F" w:rsidR="00F8725A" w:rsidRDefault="00F8725A" w:rsidP="00F8725A">
      <w:r>
        <w:t>Using the data from Figure 5, we can see that the balance change reflect the balance sheet projection (Figure 4). Specifically the growth from 8/1/2020 to 12/1/2020 follows the annualized change of -0.57%</w:t>
      </w:r>
    </w:p>
    <w:p w14:paraId="7BD92884" w14:textId="77777777" w:rsidR="00EF075E" w:rsidRDefault="00EF075E" w:rsidP="00F8725A"/>
    <w:p w14:paraId="7694A644" w14:textId="77777777" w:rsidR="00D734FB" w:rsidRDefault="00D734FB" w:rsidP="00F8725A">
      <w:pPr>
        <w:rPr>
          <w:b/>
        </w:rPr>
      </w:pPr>
    </w:p>
    <w:p w14:paraId="01C19AF3" w14:textId="4A09D747" w:rsidR="00F8725A" w:rsidRDefault="00F8725A" w:rsidP="00F8725A">
      <w:pPr>
        <w:rPr>
          <w:b/>
        </w:rPr>
      </w:pPr>
      <w:r w:rsidRPr="006056C4">
        <w:rPr>
          <w:b/>
        </w:rPr>
        <w:t>Figure 6</w:t>
      </w:r>
    </w:p>
    <w:p w14:paraId="34BA6365" w14:textId="77777777" w:rsidR="00EF075E" w:rsidRPr="006056C4" w:rsidRDefault="00EF075E" w:rsidP="00F8725A">
      <w:pPr>
        <w:rPr>
          <w:b/>
        </w:rPr>
      </w:pPr>
    </w:p>
    <w:p w14:paraId="7B61FA8C" w14:textId="2B3FFA4E" w:rsidR="00F8725A" w:rsidRDefault="00F8725A" w:rsidP="00F8725A">
      <w:r w:rsidRPr="00957926">
        <w:rPr>
          <w:noProof/>
          <w:lang w:eastAsia="en-US"/>
        </w:rPr>
        <w:drawing>
          <wp:inline distT="0" distB="0" distL="0" distR="0" wp14:anchorId="11E0328E" wp14:editId="61003E50">
            <wp:extent cx="5943600" cy="6748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674837"/>
                    </a:xfrm>
                    <a:prstGeom prst="rect">
                      <a:avLst/>
                    </a:prstGeom>
                    <a:noFill/>
                    <a:ln>
                      <a:noFill/>
                    </a:ln>
                  </pic:spPr>
                </pic:pic>
              </a:graphicData>
            </a:graphic>
          </wp:inline>
        </w:drawing>
      </w:r>
    </w:p>
    <w:p w14:paraId="50724313" w14:textId="77777777" w:rsidR="00DA4144" w:rsidRPr="00240C60" w:rsidRDefault="00DA4144" w:rsidP="00F8725A"/>
    <w:p w14:paraId="78D5B562" w14:textId="77777777" w:rsidR="00F8725A" w:rsidRDefault="00F8725A" w:rsidP="00F8725A">
      <w:r>
        <w:t>We can also see that the offering rate follow projections setup as well.</w:t>
      </w:r>
    </w:p>
    <w:p w14:paraId="399C705B" w14:textId="04ECAA6D" w:rsidR="00F8725A" w:rsidRDefault="00F8725A" w:rsidP="00F8725A">
      <w:r>
        <w:t xml:space="preserve">The Fed fund rate for August </w:t>
      </w:r>
      <w:proofErr w:type="gramStart"/>
      <w:r>
        <w:t>is  0.090</w:t>
      </w:r>
      <w:proofErr w:type="gramEnd"/>
      <w:r>
        <w:t>% and it increased to 0.100% as defined under the key rate projection (Figure 1)</w:t>
      </w:r>
    </w:p>
    <w:p w14:paraId="0652BE87" w14:textId="77777777" w:rsidR="00EF075E" w:rsidRDefault="00EF075E" w:rsidP="00F8725A"/>
    <w:p w14:paraId="418F215C" w14:textId="065BEB03" w:rsidR="00F8725A" w:rsidRDefault="00F8725A" w:rsidP="00F8725A">
      <w:r>
        <w:t xml:space="preserve">The beta relationship define projected offering rate to be a one to one relationship in term of change of the index rate with </w:t>
      </w:r>
      <w:proofErr w:type="gramStart"/>
      <w:r>
        <w:t>an add</w:t>
      </w:r>
      <w:proofErr w:type="gramEnd"/>
      <w:r>
        <w:t xml:space="preserve"> on of 0.060%. (Figure 3) Since the index rate for CD issuance is the Fed Fund rate, its offering rate would equal to 0.150% = 0.090% x 1 + 0.060% for the base scenario. And the 0.160% = 0.100% x 1 + 0.060% for the custom projection scenario as it accounts for the rate projection based on Figure 1</w:t>
      </w:r>
    </w:p>
    <w:p w14:paraId="2B03AD7A" w14:textId="77777777" w:rsidR="00EF075E" w:rsidRDefault="00EF075E" w:rsidP="00F8725A"/>
    <w:p w14:paraId="2AFF9925" w14:textId="77777777" w:rsidR="00F8725A" w:rsidRPr="006056C4" w:rsidRDefault="00F8725A" w:rsidP="00F8725A">
      <w:pPr>
        <w:rPr>
          <w:b/>
        </w:rPr>
      </w:pPr>
      <w:r w:rsidRPr="006056C4">
        <w:rPr>
          <w:b/>
        </w:rPr>
        <w:t xml:space="preserve">Formula </w:t>
      </w:r>
      <w:r>
        <w:rPr>
          <w:b/>
        </w:rPr>
        <w:t>5</w:t>
      </w:r>
    </w:p>
    <w:p w14:paraId="2AA2E84D" w14:textId="77777777" w:rsidR="00F8725A" w:rsidRDefault="00F8725A" w:rsidP="00F8725A"/>
    <w:p w14:paraId="46B68CDE" w14:textId="491C5083" w:rsidR="00F8725A" w:rsidRPr="00DA4144" w:rsidRDefault="00F8725A" w:rsidP="00F8725A">
      <w:pPr>
        <w:rPr>
          <w:rFonts w:eastAsiaTheme="minorEastAsia"/>
          <w:sz w:val="32"/>
          <w:szCs w:val="32"/>
        </w:rPr>
      </w:pPr>
      <m:oMathPara>
        <m:oMath>
          <m:r>
            <w:rPr>
              <w:rFonts w:ascii="Cambria Math" w:eastAsia="Cambria Math" w:hAnsi="Cambria Math" w:cs="Cambria Math"/>
              <w:sz w:val="32"/>
              <w:szCs w:val="32"/>
            </w:rPr>
            <m:t xml:space="preserve">New Volume= </m:t>
          </m:r>
          <m:sSub>
            <m:sSubPr>
              <m:ctrlPr>
                <w:rPr>
                  <w:rFonts w:ascii="Cambria Math" w:eastAsiaTheme="minorEastAsia" w:hAnsi="Cambria Math"/>
                  <w:i/>
                  <w:sz w:val="32"/>
                  <w:szCs w:val="32"/>
                </w:rPr>
              </m:ctrlPr>
            </m:sSubPr>
            <m:e>
              <m:r>
                <w:rPr>
                  <w:rFonts w:ascii="Cambria Math" w:eastAsiaTheme="minorEastAsia" w:hAnsi="Cambria Math"/>
                  <w:sz w:val="32"/>
                  <w:szCs w:val="32"/>
                </w:rPr>
                <m:t>(Bal</m:t>
              </m:r>
            </m:e>
            <m:sub>
              <m:r>
                <w:rPr>
                  <w:rFonts w:ascii="Cambria Math" w:eastAsiaTheme="minorEastAsia" w:hAnsi="Cambria Math"/>
                  <w:sz w:val="32"/>
                  <w:szCs w:val="32"/>
                </w:rPr>
                <m:t>t</m:t>
              </m:r>
            </m:sub>
          </m:sSub>
          <m:r>
            <m:rPr>
              <m:sty m:val="p"/>
            </m:rP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Bal</m:t>
              </m:r>
            </m:e>
            <m:sub>
              <m:r>
                <w:rPr>
                  <w:rFonts w:ascii="Cambria Math" w:eastAsiaTheme="minorEastAsia" w:hAnsi="Cambria Math"/>
                  <w:sz w:val="32"/>
                  <w:szCs w:val="32"/>
                </w:rPr>
                <m:t>t-1</m:t>
              </m:r>
            </m:sub>
          </m:sSub>
          <m:r>
            <m:rPr>
              <m:sty m:val="p"/>
            </m:rPr>
            <w:rPr>
              <w:rFonts w:ascii="Cambria Math" w:eastAsiaTheme="minorEastAsia" w:hAnsi="Cambria Math"/>
              <w:sz w:val="32"/>
              <w:szCs w:val="32"/>
            </w:rPr>
            <m:t>+</m:t>
          </m:r>
          <m:r>
            <w:rPr>
              <w:rFonts w:ascii="Cambria Math" w:eastAsiaTheme="minorEastAsia" w:hAnsi="Cambria Math"/>
              <w:sz w:val="32"/>
              <w:szCs w:val="32"/>
            </w:rPr>
            <m:t>Prepayment</m:t>
          </m:r>
          <m:r>
            <m:rPr>
              <m:sty m:val="p"/>
            </m:rPr>
            <w:rPr>
              <w:rFonts w:ascii="Cambria Math" w:eastAsiaTheme="minorEastAsia" w:hAnsi="Cambria Math"/>
              <w:sz w:val="32"/>
              <w:szCs w:val="32"/>
            </w:rPr>
            <m:t>+</m:t>
          </m:r>
          <m:r>
            <w:rPr>
              <w:rFonts w:ascii="Cambria Math" w:eastAsiaTheme="minorEastAsia" w:hAnsi="Cambria Math"/>
              <w:sz w:val="32"/>
              <w:szCs w:val="32"/>
            </w:rPr>
            <m:t xml:space="preserve">Mat. amt) </m:t>
          </m:r>
        </m:oMath>
      </m:oMathPara>
    </w:p>
    <w:p w14:paraId="5E49952B" w14:textId="77777777" w:rsidR="00DA4144" w:rsidRPr="00E43D6A" w:rsidRDefault="00DA4144" w:rsidP="00F8725A">
      <w:pPr>
        <w:rPr>
          <w:rFonts w:eastAsiaTheme="minorEastAsia"/>
          <w:sz w:val="32"/>
          <w:szCs w:val="32"/>
        </w:rPr>
      </w:pPr>
    </w:p>
    <w:p w14:paraId="6446F1A5" w14:textId="3275D4E1" w:rsidR="00F8725A" w:rsidRDefault="00F8725A" w:rsidP="00F8725A">
      <w:r>
        <w:t>Prepayment/Decay has no impact to CD issuance as there is no setup for this account (Figure 2)</w:t>
      </w:r>
      <w:r w:rsidR="00ED534F">
        <w:t>.</w:t>
      </w:r>
      <w:r>
        <w:t xml:space="preserve"> Therefore new volume would only depend on the contractual maturity schedule of the account.</w:t>
      </w:r>
    </w:p>
    <w:p w14:paraId="4956905F" w14:textId="77777777" w:rsidR="00EF075E" w:rsidRDefault="00EF075E" w:rsidP="00F8725A"/>
    <w:p w14:paraId="10B12E58" w14:textId="77777777" w:rsidR="00F8725A" w:rsidRPr="006056C4" w:rsidRDefault="00F8725A" w:rsidP="00F8725A">
      <w:pPr>
        <w:rPr>
          <w:b/>
        </w:rPr>
      </w:pPr>
      <w:r w:rsidRPr="006056C4">
        <w:rPr>
          <w:b/>
        </w:rPr>
        <w:t>Figure 7.</w:t>
      </w:r>
      <w:r>
        <w:rPr>
          <w:b/>
        </w:rPr>
        <w:t xml:space="preserve"> Example of 1</w:t>
      </w:r>
      <w:r w:rsidRPr="006056C4">
        <w:rPr>
          <w:b/>
          <w:vertAlign w:val="superscript"/>
        </w:rPr>
        <w:t>st</w:t>
      </w:r>
      <w:r>
        <w:rPr>
          <w:b/>
        </w:rPr>
        <w:t xml:space="preserve"> month calculation for Base scenario</w:t>
      </w:r>
    </w:p>
    <w:tbl>
      <w:tblPr>
        <w:tblW w:w="7080" w:type="dxa"/>
        <w:tblLook w:val="04A0" w:firstRow="1" w:lastRow="0" w:firstColumn="1" w:lastColumn="0" w:noHBand="0" w:noVBand="1"/>
      </w:tblPr>
      <w:tblGrid>
        <w:gridCol w:w="2660"/>
        <w:gridCol w:w="1900"/>
        <w:gridCol w:w="2520"/>
      </w:tblGrid>
      <w:tr w:rsidR="00F8725A" w:rsidRPr="00733A54" w14:paraId="71DE8F82" w14:textId="77777777" w:rsidTr="00EF075E">
        <w:trPr>
          <w:trHeight w:val="300"/>
        </w:trPr>
        <w:tc>
          <w:tcPr>
            <w:tcW w:w="2660" w:type="dxa"/>
            <w:tcBorders>
              <w:top w:val="nil"/>
              <w:left w:val="nil"/>
              <w:bottom w:val="nil"/>
              <w:right w:val="nil"/>
            </w:tcBorders>
            <w:shd w:val="clear" w:color="000000" w:fill="8EA9DB"/>
            <w:noWrap/>
            <w:vAlign w:val="bottom"/>
            <w:hideMark/>
          </w:tcPr>
          <w:p w14:paraId="784BB2EB" w14:textId="77777777" w:rsidR="00F8725A" w:rsidRPr="00733A54" w:rsidRDefault="00F8725A" w:rsidP="00EF075E">
            <w:pPr>
              <w:rPr>
                <w:rFonts w:ascii="Calibri" w:hAnsi="Calibri" w:cs="Calibri"/>
                <w:color w:val="FFFFFF"/>
              </w:rPr>
            </w:pPr>
            <w:r w:rsidRPr="00733A54">
              <w:rPr>
                <w:rFonts w:ascii="Calibri" w:hAnsi="Calibri" w:cs="Calibri"/>
                <w:color w:val="FFFFFF"/>
              </w:rPr>
              <w:t> </w:t>
            </w:r>
          </w:p>
        </w:tc>
        <w:tc>
          <w:tcPr>
            <w:tcW w:w="1900" w:type="dxa"/>
            <w:tcBorders>
              <w:top w:val="nil"/>
              <w:left w:val="nil"/>
              <w:bottom w:val="nil"/>
              <w:right w:val="nil"/>
            </w:tcBorders>
            <w:shd w:val="clear" w:color="000000" w:fill="8EA9DB"/>
            <w:noWrap/>
            <w:vAlign w:val="bottom"/>
            <w:hideMark/>
          </w:tcPr>
          <w:p w14:paraId="0B1BD01E" w14:textId="77777777" w:rsidR="00F8725A" w:rsidRPr="00733A54" w:rsidRDefault="00F8725A" w:rsidP="00EF075E">
            <w:pPr>
              <w:jc w:val="right"/>
              <w:rPr>
                <w:rFonts w:ascii="Calibri" w:hAnsi="Calibri" w:cs="Calibri"/>
                <w:b/>
                <w:bCs/>
                <w:color w:val="FFFFFF"/>
              </w:rPr>
            </w:pPr>
            <w:r w:rsidRPr="00733A54">
              <w:rPr>
                <w:rFonts w:ascii="Calibri" w:hAnsi="Calibri" w:cs="Calibri"/>
                <w:b/>
                <w:bCs/>
                <w:color w:val="FFFFFF"/>
              </w:rPr>
              <w:t>8/1/2020</w:t>
            </w:r>
          </w:p>
        </w:tc>
        <w:tc>
          <w:tcPr>
            <w:tcW w:w="2520" w:type="dxa"/>
            <w:tcBorders>
              <w:top w:val="nil"/>
              <w:left w:val="nil"/>
              <w:bottom w:val="nil"/>
              <w:right w:val="nil"/>
            </w:tcBorders>
            <w:shd w:val="clear" w:color="000000" w:fill="8EA9DB"/>
            <w:noWrap/>
            <w:vAlign w:val="bottom"/>
            <w:hideMark/>
          </w:tcPr>
          <w:p w14:paraId="450BD45B" w14:textId="77777777" w:rsidR="00F8725A" w:rsidRPr="00733A54" w:rsidRDefault="00F8725A" w:rsidP="00EF075E">
            <w:pPr>
              <w:jc w:val="right"/>
              <w:rPr>
                <w:rFonts w:ascii="Calibri" w:hAnsi="Calibri" w:cs="Calibri"/>
                <w:b/>
                <w:bCs/>
                <w:color w:val="FFFFFF"/>
              </w:rPr>
            </w:pPr>
            <w:r w:rsidRPr="00733A54">
              <w:rPr>
                <w:rFonts w:ascii="Calibri" w:hAnsi="Calibri" w:cs="Calibri"/>
                <w:b/>
                <w:bCs/>
                <w:color w:val="FFFFFF"/>
              </w:rPr>
              <w:t>9/1/2020</w:t>
            </w:r>
          </w:p>
        </w:tc>
      </w:tr>
      <w:tr w:rsidR="00F8725A" w:rsidRPr="00733A54" w14:paraId="3762A252" w14:textId="77777777" w:rsidTr="00EF075E">
        <w:trPr>
          <w:trHeight w:val="300"/>
        </w:trPr>
        <w:tc>
          <w:tcPr>
            <w:tcW w:w="2660" w:type="dxa"/>
            <w:tcBorders>
              <w:top w:val="nil"/>
              <w:left w:val="nil"/>
              <w:bottom w:val="nil"/>
              <w:right w:val="nil"/>
            </w:tcBorders>
            <w:shd w:val="clear" w:color="auto" w:fill="auto"/>
            <w:noWrap/>
            <w:vAlign w:val="bottom"/>
            <w:hideMark/>
          </w:tcPr>
          <w:p w14:paraId="02345003" w14:textId="77777777" w:rsidR="00F8725A" w:rsidRPr="00733A54" w:rsidRDefault="00F8725A" w:rsidP="00EF075E">
            <w:pPr>
              <w:rPr>
                <w:rFonts w:ascii="Calibri" w:hAnsi="Calibri" w:cs="Calibri"/>
                <w:color w:val="000000"/>
              </w:rPr>
            </w:pPr>
            <w:r w:rsidRPr="00733A54">
              <w:rPr>
                <w:rFonts w:ascii="Calibri" w:hAnsi="Calibri" w:cs="Calibri"/>
                <w:color w:val="000000"/>
              </w:rPr>
              <w:t>Current Portfolio</w:t>
            </w:r>
          </w:p>
        </w:tc>
        <w:tc>
          <w:tcPr>
            <w:tcW w:w="1900" w:type="dxa"/>
            <w:tcBorders>
              <w:top w:val="nil"/>
              <w:left w:val="nil"/>
              <w:bottom w:val="nil"/>
              <w:right w:val="nil"/>
            </w:tcBorders>
            <w:shd w:val="clear" w:color="auto" w:fill="auto"/>
            <w:noWrap/>
            <w:vAlign w:val="bottom"/>
            <w:hideMark/>
          </w:tcPr>
          <w:p w14:paraId="2BEE3837" w14:textId="77777777" w:rsidR="00F8725A" w:rsidRPr="00733A54" w:rsidRDefault="00F8725A" w:rsidP="00EF075E">
            <w:pPr>
              <w:jc w:val="right"/>
              <w:rPr>
                <w:rFonts w:ascii="Calibri" w:hAnsi="Calibri" w:cs="Calibri"/>
                <w:color w:val="000000"/>
              </w:rPr>
            </w:pPr>
            <w:r w:rsidRPr="00733A54">
              <w:rPr>
                <w:rFonts w:ascii="Calibri" w:hAnsi="Calibri" w:cs="Calibri"/>
                <w:color w:val="000000"/>
              </w:rPr>
              <w:t>$4,615,945,000.00</w:t>
            </w:r>
          </w:p>
        </w:tc>
        <w:tc>
          <w:tcPr>
            <w:tcW w:w="2520" w:type="dxa"/>
            <w:tcBorders>
              <w:top w:val="nil"/>
              <w:left w:val="nil"/>
              <w:bottom w:val="nil"/>
              <w:right w:val="nil"/>
            </w:tcBorders>
            <w:shd w:val="clear" w:color="auto" w:fill="auto"/>
            <w:noWrap/>
            <w:vAlign w:val="bottom"/>
            <w:hideMark/>
          </w:tcPr>
          <w:p w14:paraId="6CEF6781" w14:textId="77777777" w:rsidR="00F8725A" w:rsidRPr="00733A54" w:rsidRDefault="00F8725A" w:rsidP="00EF075E">
            <w:pPr>
              <w:jc w:val="right"/>
              <w:rPr>
                <w:rFonts w:ascii="Calibri" w:hAnsi="Calibri" w:cs="Calibri"/>
                <w:color w:val="000000"/>
              </w:rPr>
            </w:pPr>
            <w:r w:rsidRPr="00733A54">
              <w:rPr>
                <w:rFonts w:ascii="Calibri" w:hAnsi="Calibri" w:cs="Calibri"/>
                <w:color w:val="000000"/>
              </w:rPr>
              <w:t>$4,613,746,677</w:t>
            </w:r>
          </w:p>
        </w:tc>
      </w:tr>
      <w:tr w:rsidR="00F8725A" w:rsidRPr="00733A54" w14:paraId="7504967D" w14:textId="77777777" w:rsidTr="00EF075E">
        <w:trPr>
          <w:trHeight w:val="300"/>
        </w:trPr>
        <w:tc>
          <w:tcPr>
            <w:tcW w:w="2660" w:type="dxa"/>
            <w:tcBorders>
              <w:top w:val="nil"/>
              <w:left w:val="nil"/>
              <w:bottom w:val="nil"/>
              <w:right w:val="nil"/>
            </w:tcBorders>
            <w:shd w:val="clear" w:color="auto" w:fill="auto"/>
            <w:noWrap/>
            <w:vAlign w:val="bottom"/>
            <w:hideMark/>
          </w:tcPr>
          <w:p w14:paraId="5DF9F157" w14:textId="77777777" w:rsidR="00F8725A" w:rsidRPr="00733A54" w:rsidRDefault="00F8725A" w:rsidP="00EF075E">
            <w:pPr>
              <w:rPr>
                <w:rFonts w:ascii="Calibri" w:hAnsi="Calibri" w:cs="Calibri"/>
                <w:color w:val="000000"/>
              </w:rPr>
            </w:pPr>
            <w:r w:rsidRPr="00733A54">
              <w:rPr>
                <w:rFonts w:ascii="Calibri" w:hAnsi="Calibri" w:cs="Calibri"/>
                <w:color w:val="000000"/>
              </w:rPr>
              <w:t xml:space="preserve">Matured Volume </w:t>
            </w:r>
          </w:p>
        </w:tc>
        <w:tc>
          <w:tcPr>
            <w:tcW w:w="1900" w:type="dxa"/>
            <w:tcBorders>
              <w:top w:val="nil"/>
              <w:left w:val="nil"/>
              <w:bottom w:val="nil"/>
              <w:right w:val="nil"/>
            </w:tcBorders>
            <w:shd w:val="clear" w:color="auto" w:fill="auto"/>
            <w:noWrap/>
            <w:vAlign w:val="bottom"/>
            <w:hideMark/>
          </w:tcPr>
          <w:p w14:paraId="58AC705E" w14:textId="77777777" w:rsidR="00F8725A" w:rsidRPr="00733A54" w:rsidRDefault="00F8725A" w:rsidP="00EF075E">
            <w:pPr>
              <w:rPr>
                <w:rFonts w:ascii="Calibri" w:hAnsi="Calibri" w:cs="Calibri"/>
                <w:color w:val="000000"/>
              </w:rPr>
            </w:pPr>
          </w:p>
        </w:tc>
        <w:tc>
          <w:tcPr>
            <w:tcW w:w="2520" w:type="dxa"/>
            <w:tcBorders>
              <w:top w:val="nil"/>
              <w:left w:val="nil"/>
              <w:bottom w:val="nil"/>
              <w:right w:val="nil"/>
            </w:tcBorders>
            <w:shd w:val="clear" w:color="auto" w:fill="auto"/>
            <w:noWrap/>
            <w:vAlign w:val="bottom"/>
            <w:hideMark/>
          </w:tcPr>
          <w:p w14:paraId="6A5FB737" w14:textId="77777777" w:rsidR="00F8725A" w:rsidRPr="00733A54" w:rsidRDefault="00F8725A" w:rsidP="00EF075E">
            <w:pPr>
              <w:jc w:val="right"/>
              <w:rPr>
                <w:rFonts w:ascii="Calibri" w:hAnsi="Calibri" w:cs="Calibri"/>
                <w:color w:val="000000"/>
              </w:rPr>
            </w:pPr>
            <w:r w:rsidRPr="00733A54">
              <w:rPr>
                <w:rFonts w:ascii="Calibri" w:hAnsi="Calibri" w:cs="Calibri"/>
                <w:color w:val="000000"/>
              </w:rPr>
              <w:t>$709,247,000</w:t>
            </w:r>
          </w:p>
        </w:tc>
      </w:tr>
      <w:tr w:rsidR="00F8725A" w:rsidRPr="00733A54" w14:paraId="26724D1E" w14:textId="77777777" w:rsidTr="00EF075E">
        <w:trPr>
          <w:trHeight w:val="300"/>
        </w:trPr>
        <w:tc>
          <w:tcPr>
            <w:tcW w:w="2660" w:type="dxa"/>
            <w:tcBorders>
              <w:top w:val="nil"/>
              <w:left w:val="nil"/>
              <w:bottom w:val="nil"/>
              <w:right w:val="nil"/>
            </w:tcBorders>
            <w:shd w:val="clear" w:color="auto" w:fill="auto"/>
            <w:noWrap/>
            <w:vAlign w:val="bottom"/>
            <w:hideMark/>
          </w:tcPr>
          <w:p w14:paraId="4C0E2DA0" w14:textId="77777777" w:rsidR="00F8725A" w:rsidRPr="00733A54" w:rsidRDefault="00F8725A" w:rsidP="00EF075E">
            <w:pPr>
              <w:rPr>
                <w:rFonts w:ascii="Calibri" w:hAnsi="Calibri" w:cs="Calibri"/>
                <w:color w:val="000000"/>
              </w:rPr>
            </w:pPr>
            <w:r w:rsidRPr="00733A54">
              <w:rPr>
                <w:rFonts w:ascii="Calibri" w:hAnsi="Calibri" w:cs="Calibri"/>
                <w:color w:val="000000"/>
              </w:rPr>
              <w:t>Change in projection</w:t>
            </w:r>
          </w:p>
        </w:tc>
        <w:tc>
          <w:tcPr>
            <w:tcW w:w="1900" w:type="dxa"/>
            <w:tcBorders>
              <w:top w:val="nil"/>
              <w:left w:val="nil"/>
              <w:bottom w:val="nil"/>
              <w:right w:val="nil"/>
            </w:tcBorders>
            <w:shd w:val="clear" w:color="auto" w:fill="auto"/>
            <w:noWrap/>
            <w:vAlign w:val="bottom"/>
            <w:hideMark/>
          </w:tcPr>
          <w:p w14:paraId="56F92279" w14:textId="77777777" w:rsidR="00F8725A" w:rsidRPr="00733A54" w:rsidRDefault="00F8725A" w:rsidP="00EF075E">
            <w:pPr>
              <w:rPr>
                <w:rFonts w:ascii="Calibri" w:hAnsi="Calibri" w:cs="Calibri"/>
                <w:color w:val="000000"/>
              </w:rPr>
            </w:pPr>
          </w:p>
        </w:tc>
        <w:tc>
          <w:tcPr>
            <w:tcW w:w="2520" w:type="dxa"/>
            <w:tcBorders>
              <w:top w:val="nil"/>
              <w:left w:val="nil"/>
              <w:bottom w:val="nil"/>
              <w:right w:val="nil"/>
            </w:tcBorders>
            <w:shd w:val="clear" w:color="auto" w:fill="auto"/>
            <w:noWrap/>
            <w:vAlign w:val="bottom"/>
            <w:hideMark/>
          </w:tcPr>
          <w:p w14:paraId="2EAC6382" w14:textId="77777777" w:rsidR="00F8725A" w:rsidRPr="00733A54" w:rsidRDefault="00F8725A" w:rsidP="00EF075E">
            <w:pPr>
              <w:jc w:val="right"/>
              <w:rPr>
                <w:rFonts w:ascii="Calibri" w:hAnsi="Calibri" w:cs="Calibri"/>
                <w:color w:val="000000"/>
              </w:rPr>
            </w:pPr>
            <w:r w:rsidRPr="00733A54">
              <w:rPr>
                <w:rFonts w:ascii="Calibri" w:hAnsi="Calibri" w:cs="Calibri"/>
                <w:color w:val="000000"/>
              </w:rPr>
              <w:t>-$2,198,323</w:t>
            </w:r>
          </w:p>
        </w:tc>
      </w:tr>
      <w:tr w:rsidR="00F8725A" w:rsidRPr="00733A54" w14:paraId="7FAB06BD" w14:textId="77777777" w:rsidTr="00EF075E">
        <w:trPr>
          <w:trHeight w:val="315"/>
        </w:trPr>
        <w:tc>
          <w:tcPr>
            <w:tcW w:w="2660" w:type="dxa"/>
            <w:tcBorders>
              <w:top w:val="nil"/>
              <w:left w:val="nil"/>
              <w:bottom w:val="nil"/>
              <w:right w:val="nil"/>
            </w:tcBorders>
            <w:shd w:val="clear" w:color="auto" w:fill="auto"/>
            <w:noWrap/>
            <w:vAlign w:val="bottom"/>
            <w:hideMark/>
          </w:tcPr>
          <w:p w14:paraId="0A05380A" w14:textId="77777777" w:rsidR="00F8725A" w:rsidRPr="00733A54" w:rsidRDefault="00F8725A" w:rsidP="00EF075E">
            <w:pPr>
              <w:rPr>
                <w:rFonts w:ascii="Calibri" w:hAnsi="Calibri" w:cs="Calibri"/>
                <w:color w:val="000000"/>
              </w:rPr>
            </w:pPr>
            <w:r w:rsidRPr="00733A54">
              <w:rPr>
                <w:rFonts w:ascii="Calibri" w:hAnsi="Calibri" w:cs="Calibri"/>
                <w:color w:val="000000"/>
              </w:rPr>
              <w:t>New Volume</w:t>
            </w:r>
          </w:p>
        </w:tc>
        <w:tc>
          <w:tcPr>
            <w:tcW w:w="1900" w:type="dxa"/>
            <w:tcBorders>
              <w:top w:val="nil"/>
              <w:left w:val="nil"/>
              <w:bottom w:val="nil"/>
              <w:right w:val="nil"/>
            </w:tcBorders>
            <w:shd w:val="clear" w:color="auto" w:fill="auto"/>
            <w:noWrap/>
            <w:vAlign w:val="bottom"/>
            <w:hideMark/>
          </w:tcPr>
          <w:p w14:paraId="05439DB2" w14:textId="77777777" w:rsidR="00F8725A" w:rsidRPr="00733A54" w:rsidRDefault="00F8725A" w:rsidP="00EF075E">
            <w:pPr>
              <w:rPr>
                <w:rFonts w:ascii="Calibri" w:hAnsi="Calibri" w:cs="Calibri"/>
                <w:color w:val="000000"/>
              </w:rPr>
            </w:pPr>
          </w:p>
        </w:tc>
        <w:tc>
          <w:tcPr>
            <w:tcW w:w="2520" w:type="dxa"/>
            <w:tcBorders>
              <w:top w:val="nil"/>
              <w:left w:val="nil"/>
              <w:bottom w:val="nil"/>
              <w:right w:val="nil"/>
            </w:tcBorders>
            <w:shd w:val="clear" w:color="auto" w:fill="auto"/>
            <w:noWrap/>
            <w:vAlign w:val="bottom"/>
            <w:hideMark/>
          </w:tcPr>
          <w:p w14:paraId="0E0562C6" w14:textId="77777777" w:rsidR="00F8725A" w:rsidRPr="00733A54" w:rsidRDefault="00F8725A" w:rsidP="00EF075E">
            <w:pPr>
              <w:jc w:val="right"/>
              <w:rPr>
                <w:rFonts w:ascii="Calibri" w:hAnsi="Calibri" w:cs="Calibri"/>
                <w:color w:val="000000"/>
              </w:rPr>
            </w:pPr>
            <w:r w:rsidRPr="00733A54">
              <w:rPr>
                <w:rFonts w:ascii="Calibri" w:hAnsi="Calibri" w:cs="Calibri"/>
                <w:color w:val="000000"/>
              </w:rPr>
              <w:t>$707,048,677</w:t>
            </w:r>
          </w:p>
        </w:tc>
      </w:tr>
      <w:tr w:rsidR="00F8725A" w:rsidRPr="00733A54" w14:paraId="62188449" w14:textId="77777777" w:rsidTr="00EF075E">
        <w:trPr>
          <w:trHeight w:val="300"/>
        </w:trPr>
        <w:tc>
          <w:tcPr>
            <w:tcW w:w="2660" w:type="dxa"/>
            <w:tcBorders>
              <w:top w:val="single" w:sz="8" w:space="0" w:color="auto"/>
              <w:left w:val="single" w:sz="8" w:space="0" w:color="auto"/>
              <w:bottom w:val="nil"/>
              <w:right w:val="nil"/>
            </w:tcBorders>
            <w:shd w:val="clear" w:color="auto" w:fill="auto"/>
            <w:noWrap/>
            <w:vAlign w:val="bottom"/>
            <w:hideMark/>
          </w:tcPr>
          <w:p w14:paraId="5F2E856E" w14:textId="77777777" w:rsidR="00F8725A" w:rsidRPr="00733A54" w:rsidRDefault="00F8725A" w:rsidP="00EF075E">
            <w:pPr>
              <w:rPr>
                <w:rFonts w:ascii="Calibri" w:hAnsi="Calibri" w:cs="Calibri"/>
                <w:color w:val="000000"/>
              </w:rPr>
            </w:pPr>
            <w:r w:rsidRPr="00733A54">
              <w:rPr>
                <w:rFonts w:ascii="Calibri" w:hAnsi="Calibri" w:cs="Calibri"/>
                <w:color w:val="000000"/>
              </w:rPr>
              <w:t xml:space="preserve">New Volume </w:t>
            </w:r>
            <w:proofErr w:type="spellStart"/>
            <w:r w:rsidRPr="00733A54">
              <w:rPr>
                <w:rFonts w:ascii="Calibri" w:hAnsi="Calibri" w:cs="Calibri"/>
                <w:color w:val="000000"/>
              </w:rPr>
              <w:t>Inc</w:t>
            </w:r>
            <w:proofErr w:type="spellEnd"/>
            <w:r w:rsidRPr="00733A54">
              <w:rPr>
                <w:rFonts w:ascii="Calibri" w:hAnsi="Calibri" w:cs="Calibri"/>
                <w:color w:val="000000"/>
              </w:rPr>
              <w:t>/</w:t>
            </w:r>
            <w:proofErr w:type="spellStart"/>
            <w:r w:rsidRPr="00733A54">
              <w:rPr>
                <w:rFonts w:ascii="Calibri" w:hAnsi="Calibri" w:cs="Calibri"/>
                <w:color w:val="000000"/>
              </w:rPr>
              <w:t>Exp</w:t>
            </w:r>
            <w:proofErr w:type="spellEnd"/>
          </w:p>
        </w:tc>
        <w:tc>
          <w:tcPr>
            <w:tcW w:w="1900" w:type="dxa"/>
            <w:tcBorders>
              <w:top w:val="single" w:sz="8" w:space="0" w:color="auto"/>
              <w:left w:val="nil"/>
              <w:bottom w:val="nil"/>
              <w:right w:val="nil"/>
            </w:tcBorders>
            <w:shd w:val="clear" w:color="auto" w:fill="auto"/>
            <w:noWrap/>
            <w:vAlign w:val="bottom"/>
            <w:hideMark/>
          </w:tcPr>
          <w:p w14:paraId="16C1C812" w14:textId="77777777" w:rsidR="00F8725A" w:rsidRPr="00733A54" w:rsidRDefault="00F8725A" w:rsidP="00EF075E">
            <w:pPr>
              <w:rPr>
                <w:rFonts w:ascii="Calibri" w:hAnsi="Calibri" w:cs="Calibri"/>
                <w:color w:val="000000"/>
              </w:rPr>
            </w:pPr>
            <w:r w:rsidRPr="00733A54">
              <w:rPr>
                <w:rFonts w:ascii="Calibri" w:hAnsi="Calibri" w:cs="Calibri"/>
                <w:color w:val="000000"/>
              </w:rPr>
              <w:t> </w:t>
            </w:r>
          </w:p>
        </w:tc>
        <w:tc>
          <w:tcPr>
            <w:tcW w:w="2520" w:type="dxa"/>
            <w:tcBorders>
              <w:top w:val="single" w:sz="8" w:space="0" w:color="auto"/>
              <w:left w:val="nil"/>
              <w:bottom w:val="nil"/>
              <w:right w:val="single" w:sz="8" w:space="0" w:color="auto"/>
            </w:tcBorders>
            <w:shd w:val="clear" w:color="auto" w:fill="auto"/>
            <w:noWrap/>
            <w:vAlign w:val="bottom"/>
            <w:hideMark/>
          </w:tcPr>
          <w:p w14:paraId="23251EBA" w14:textId="77777777" w:rsidR="00F8725A" w:rsidRPr="00733A54" w:rsidRDefault="00F8725A" w:rsidP="00EF075E">
            <w:pPr>
              <w:rPr>
                <w:rFonts w:ascii="Calibri" w:hAnsi="Calibri" w:cs="Calibri"/>
                <w:color w:val="000000"/>
              </w:rPr>
            </w:pPr>
            <w:r w:rsidRPr="00733A54">
              <w:rPr>
                <w:rFonts w:ascii="Calibri" w:hAnsi="Calibri" w:cs="Calibri"/>
                <w:color w:val="000000"/>
              </w:rPr>
              <w:t> </w:t>
            </w:r>
          </w:p>
        </w:tc>
      </w:tr>
      <w:tr w:rsidR="00F8725A" w:rsidRPr="00733A54" w14:paraId="38C126D8" w14:textId="77777777" w:rsidTr="00EF075E">
        <w:trPr>
          <w:trHeight w:val="315"/>
        </w:trPr>
        <w:tc>
          <w:tcPr>
            <w:tcW w:w="2660" w:type="dxa"/>
            <w:tcBorders>
              <w:top w:val="nil"/>
              <w:left w:val="single" w:sz="8" w:space="0" w:color="auto"/>
              <w:bottom w:val="single" w:sz="8" w:space="0" w:color="auto"/>
              <w:right w:val="nil"/>
            </w:tcBorders>
            <w:shd w:val="clear" w:color="auto" w:fill="auto"/>
            <w:noWrap/>
            <w:vAlign w:val="bottom"/>
            <w:hideMark/>
          </w:tcPr>
          <w:p w14:paraId="6197BFA1" w14:textId="77777777" w:rsidR="00F8725A" w:rsidRPr="00733A54" w:rsidRDefault="00F8725A" w:rsidP="00EF075E">
            <w:pPr>
              <w:rPr>
                <w:rFonts w:ascii="Calibri" w:hAnsi="Calibri" w:cs="Calibri"/>
                <w:color w:val="000000"/>
              </w:rPr>
            </w:pPr>
            <w:r w:rsidRPr="00733A54">
              <w:rPr>
                <w:rFonts w:ascii="Calibri" w:hAnsi="Calibri" w:cs="Calibri"/>
                <w:color w:val="000000"/>
              </w:rPr>
              <w:t>offering rate @ 0.1</w:t>
            </w:r>
            <w:r>
              <w:rPr>
                <w:rFonts w:ascii="Calibri" w:hAnsi="Calibri" w:cs="Calibri"/>
                <w:color w:val="000000"/>
              </w:rPr>
              <w:t>5</w:t>
            </w:r>
            <w:r w:rsidRPr="00733A54">
              <w:rPr>
                <w:rFonts w:ascii="Calibri" w:hAnsi="Calibri" w:cs="Calibri"/>
                <w:color w:val="000000"/>
              </w:rPr>
              <w:t>0%</w:t>
            </w:r>
          </w:p>
        </w:tc>
        <w:tc>
          <w:tcPr>
            <w:tcW w:w="1900" w:type="dxa"/>
            <w:tcBorders>
              <w:top w:val="nil"/>
              <w:left w:val="nil"/>
              <w:bottom w:val="single" w:sz="8" w:space="0" w:color="auto"/>
              <w:right w:val="nil"/>
            </w:tcBorders>
            <w:shd w:val="clear" w:color="auto" w:fill="auto"/>
            <w:noWrap/>
            <w:vAlign w:val="bottom"/>
            <w:hideMark/>
          </w:tcPr>
          <w:p w14:paraId="159F7EE6" w14:textId="77777777" w:rsidR="00F8725A" w:rsidRPr="00733A54" w:rsidRDefault="00F8725A" w:rsidP="00EF075E">
            <w:pPr>
              <w:rPr>
                <w:rFonts w:ascii="Calibri" w:hAnsi="Calibri" w:cs="Calibri"/>
                <w:color w:val="000000"/>
              </w:rPr>
            </w:pPr>
            <w:r w:rsidRPr="00733A54">
              <w:rPr>
                <w:rFonts w:ascii="Calibri" w:hAnsi="Calibri" w:cs="Calibri"/>
                <w:color w:val="000000"/>
              </w:rPr>
              <w:t> </w:t>
            </w:r>
          </w:p>
        </w:tc>
        <w:tc>
          <w:tcPr>
            <w:tcW w:w="2520" w:type="dxa"/>
            <w:tcBorders>
              <w:top w:val="nil"/>
              <w:left w:val="nil"/>
              <w:bottom w:val="single" w:sz="8" w:space="0" w:color="auto"/>
              <w:right w:val="single" w:sz="8" w:space="0" w:color="auto"/>
            </w:tcBorders>
            <w:shd w:val="clear" w:color="auto" w:fill="auto"/>
            <w:noWrap/>
            <w:vAlign w:val="bottom"/>
            <w:hideMark/>
          </w:tcPr>
          <w:p w14:paraId="22D3F740" w14:textId="77777777" w:rsidR="00F8725A" w:rsidRPr="00733A54" w:rsidRDefault="00F8725A" w:rsidP="00EF075E">
            <w:pPr>
              <w:jc w:val="right"/>
              <w:rPr>
                <w:rFonts w:ascii="Calibri" w:hAnsi="Calibri" w:cs="Calibri"/>
                <w:color w:val="000000"/>
              </w:rPr>
            </w:pPr>
            <w:r w:rsidRPr="00733A54">
              <w:rPr>
                <w:rFonts w:ascii="Calibri" w:hAnsi="Calibri" w:cs="Calibri"/>
                <w:color w:val="000000"/>
              </w:rPr>
              <w:t>$</w:t>
            </w:r>
            <w:r>
              <w:rPr>
                <w:rFonts w:ascii="Calibri" w:hAnsi="Calibri" w:cs="Calibri"/>
                <w:color w:val="000000"/>
              </w:rPr>
              <w:t>44,191</w:t>
            </w:r>
          </w:p>
        </w:tc>
      </w:tr>
      <w:tr w:rsidR="00F8725A" w:rsidRPr="00733A54" w14:paraId="152BAAA6" w14:textId="77777777" w:rsidTr="00EF075E">
        <w:trPr>
          <w:trHeight w:val="300"/>
        </w:trPr>
        <w:tc>
          <w:tcPr>
            <w:tcW w:w="2660" w:type="dxa"/>
            <w:tcBorders>
              <w:top w:val="nil"/>
              <w:left w:val="nil"/>
              <w:bottom w:val="nil"/>
              <w:right w:val="nil"/>
            </w:tcBorders>
            <w:shd w:val="clear" w:color="auto" w:fill="auto"/>
            <w:noWrap/>
            <w:vAlign w:val="bottom"/>
            <w:hideMark/>
          </w:tcPr>
          <w:p w14:paraId="64FC0914" w14:textId="77777777" w:rsidR="00F8725A" w:rsidRPr="00733A54" w:rsidRDefault="00F8725A" w:rsidP="00EF075E">
            <w:pPr>
              <w:jc w:val="right"/>
              <w:rPr>
                <w:rFonts w:ascii="Calibri" w:hAnsi="Calibri" w:cs="Calibri"/>
                <w:color w:val="000000"/>
              </w:rPr>
            </w:pPr>
          </w:p>
        </w:tc>
        <w:tc>
          <w:tcPr>
            <w:tcW w:w="1900" w:type="dxa"/>
            <w:tcBorders>
              <w:top w:val="nil"/>
              <w:left w:val="nil"/>
              <w:bottom w:val="nil"/>
              <w:right w:val="nil"/>
            </w:tcBorders>
            <w:shd w:val="clear" w:color="auto" w:fill="auto"/>
            <w:noWrap/>
            <w:vAlign w:val="bottom"/>
            <w:hideMark/>
          </w:tcPr>
          <w:p w14:paraId="33F53196" w14:textId="77777777" w:rsidR="00F8725A" w:rsidRPr="00733A54" w:rsidRDefault="00F8725A" w:rsidP="00EF075E">
            <w:pPr>
              <w:rPr>
                <w:rFonts w:ascii="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607C21DB" w14:textId="77777777" w:rsidR="00F8725A" w:rsidRPr="00733A54" w:rsidRDefault="00F8725A" w:rsidP="00EF075E">
            <w:pPr>
              <w:rPr>
                <w:rFonts w:ascii="Times New Roman" w:hAnsi="Times New Roman"/>
                <w:sz w:val="20"/>
                <w:szCs w:val="20"/>
              </w:rPr>
            </w:pPr>
          </w:p>
        </w:tc>
      </w:tr>
      <w:tr w:rsidR="00F8725A" w:rsidRPr="00733A54" w14:paraId="1053110B" w14:textId="77777777" w:rsidTr="00EF075E">
        <w:trPr>
          <w:trHeight w:val="315"/>
        </w:trPr>
        <w:tc>
          <w:tcPr>
            <w:tcW w:w="2660" w:type="dxa"/>
            <w:tcBorders>
              <w:top w:val="nil"/>
              <w:left w:val="nil"/>
              <w:bottom w:val="nil"/>
              <w:right w:val="nil"/>
            </w:tcBorders>
            <w:shd w:val="clear" w:color="auto" w:fill="auto"/>
            <w:noWrap/>
            <w:vAlign w:val="bottom"/>
            <w:hideMark/>
          </w:tcPr>
          <w:p w14:paraId="473E5ED9" w14:textId="77777777" w:rsidR="00F8725A" w:rsidRPr="00733A54" w:rsidRDefault="00F8725A" w:rsidP="00EF075E">
            <w:pPr>
              <w:rPr>
                <w:rFonts w:ascii="Calibri" w:hAnsi="Calibri" w:cs="Calibri"/>
                <w:color w:val="000000"/>
              </w:rPr>
            </w:pPr>
            <w:r w:rsidRPr="00733A54">
              <w:rPr>
                <w:rFonts w:ascii="Calibri" w:hAnsi="Calibri" w:cs="Calibri"/>
                <w:color w:val="000000"/>
              </w:rPr>
              <w:t xml:space="preserve">Current remaining volume </w:t>
            </w:r>
          </w:p>
        </w:tc>
        <w:tc>
          <w:tcPr>
            <w:tcW w:w="1900" w:type="dxa"/>
            <w:tcBorders>
              <w:top w:val="nil"/>
              <w:left w:val="nil"/>
              <w:bottom w:val="nil"/>
              <w:right w:val="nil"/>
            </w:tcBorders>
            <w:shd w:val="clear" w:color="auto" w:fill="auto"/>
            <w:noWrap/>
            <w:vAlign w:val="bottom"/>
            <w:hideMark/>
          </w:tcPr>
          <w:p w14:paraId="3EC97BAE" w14:textId="77777777" w:rsidR="00F8725A" w:rsidRPr="00733A54" w:rsidRDefault="00F8725A" w:rsidP="00EF075E">
            <w:pPr>
              <w:rPr>
                <w:rFonts w:ascii="Calibri" w:hAnsi="Calibri" w:cs="Calibri"/>
                <w:color w:val="000000"/>
              </w:rPr>
            </w:pPr>
          </w:p>
        </w:tc>
        <w:tc>
          <w:tcPr>
            <w:tcW w:w="2520" w:type="dxa"/>
            <w:tcBorders>
              <w:top w:val="nil"/>
              <w:left w:val="nil"/>
              <w:bottom w:val="nil"/>
              <w:right w:val="nil"/>
            </w:tcBorders>
            <w:shd w:val="clear" w:color="auto" w:fill="auto"/>
            <w:noWrap/>
            <w:vAlign w:val="bottom"/>
            <w:hideMark/>
          </w:tcPr>
          <w:p w14:paraId="529A9BAD" w14:textId="77777777" w:rsidR="00F8725A" w:rsidRPr="00733A54" w:rsidRDefault="00F8725A" w:rsidP="00EF075E">
            <w:pPr>
              <w:jc w:val="right"/>
              <w:rPr>
                <w:rFonts w:ascii="Calibri" w:hAnsi="Calibri" w:cs="Calibri"/>
                <w:color w:val="000000"/>
              </w:rPr>
            </w:pPr>
            <w:r w:rsidRPr="00733A54">
              <w:rPr>
                <w:rFonts w:ascii="Calibri" w:hAnsi="Calibri" w:cs="Calibri"/>
                <w:color w:val="000000"/>
              </w:rPr>
              <w:t>$3,906,698,000</w:t>
            </w:r>
          </w:p>
        </w:tc>
      </w:tr>
      <w:tr w:rsidR="00F8725A" w:rsidRPr="00733A54" w14:paraId="54EEAA82" w14:textId="77777777" w:rsidTr="00EF075E">
        <w:trPr>
          <w:trHeight w:val="315"/>
        </w:trPr>
        <w:tc>
          <w:tcPr>
            <w:tcW w:w="2660" w:type="dxa"/>
            <w:tcBorders>
              <w:top w:val="single" w:sz="8" w:space="0" w:color="auto"/>
              <w:left w:val="single" w:sz="8" w:space="0" w:color="auto"/>
              <w:bottom w:val="single" w:sz="8" w:space="0" w:color="auto"/>
              <w:right w:val="nil"/>
            </w:tcBorders>
            <w:shd w:val="clear" w:color="auto" w:fill="auto"/>
            <w:noWrap/>
            <w:vAlign w:val="bottom"/>
            <w:hideMark/>
          </w:tcPr>
          <w:p w14:paraId="5DC19AA0" w14:textId="4089116F" w:rsidR="00F8725A" w:rsidRPr="00733A54" w:rsidRDefault="00F8725A" w:rsidP="00EF075E">
            <w:pPr>
              <w:rPr>
                <w:rFonts w:ascii="Calibri" w:hAnsi="Calibri" w:cs="Calibri"/>
                <w:color w:val="000000"/>
              </w:rPr>
            </w:pPr>
            <w:r w:rsidRPr="00733A54">
              <w:rPr>
                <w:rFonts w:ascii="Calibri" w:hAnsi="Calibri" w:cs="Calibri"/>
                <w:color w:val="000000"/>
              </w:rPr>
              <w:t xml:space="preserve">Current </w:t>
            </w:r>
            <w:proofErr w:type="spellStart"/>
            <w:r w:rsidRPr="00733A54">
              <w:rPr>
                <w:rFonts w:ascii="Calibri" w:hAnsi="Calibri" w:cs="Calibri"/>
                <w:color w:val="000000"/>
              </w:rPr>
              <w:t>Int</w:t>
            </w:r>
            <w:proofErr w:type="spellEnd"/>
            <w:r w:rsidRPr="00733A54">
              <w:rPr>
                <w:rFonts w:ascii="Calibri" w:hAnsi="Calibri" w:cs="Calibri"/>
                <w:color w:val="000000"/>
              </w:rPr>
              <w:t>/</w:t>
            </w:r>
            <w:proofErr w:type="spellStart"/>
            <w:r w:rsidRPr="00733A54">
              <w:rPr>
                <w:rFonts w:ascii="Calibri" w:hAnsi="Calibri" w:cs="Calibri"/>
                <w:color w:val="000000"/>
              </w:rPr>
              <w:t>Exp</w:t>
            </w:r>
            <w:proofErr w:type="spellEnd"/>
            <w:r>
              <w:rPr>
                <w:rFonts w:ascii="Calibri" w:hAnsi="Calibri" w:cs="Calibri"/>
                <w:color w:val="000000"/>
              </w:rPr>
              <w:t xml:space="preserve"> (based on portfolio contractual rate</w:t>
            </w:r>
            <w:r w:rsidR="00C52BC1">
              <w:rPr>
                <w:rFonts w:ascii="Calibri" w:hAnsi="Calibri" w:cs="Calibri"/>
                <w:color w:val="000000"/>
              </w:rPr>
              <w:t xml:space="preserve"> @0.651%</w:t>
            </w:r>
            <w:r>
              <w:rPr>
                <w:rFonts w:ascii="Calibri" w:hAnsi="Calibri" w:cs="Calibri"/>
                <w:color w:val="000000"/>
              </w:rPr>
              <w:t>)</w:t>
            </w:r>
          </w:p>
        </w:tc>
        <w:tc>
          <w:tcPr>
            <w:tcW w:w="1900" w:type="dxa"/>
            <w:tcBorders>
              <w:top w:val="single" w:sz="8" w:space="0" w:color="auto"/>
              <w:left w:val="nil"/>
              <w:bottom w:val="single" w:sz="8" w:space="0" w:color="auto"/>
              <w:right w:val="nil"/>
            </w:tcBorders>
            <w:shd w:val="clear" w:color="auto" w:fill="auto"/>
            <w:noWrap/>
            <w:vAlign w:val="bottom"/>
            <w:hideMark/>
          </w:tcPr>
          <w:p w14:paraId="6755DED7" w14:textId="77777777" w:rsidR="00F8725A" w:rsidRPr="00733A54" w:rsidRDefault="00F8725A" w:rsidP="00EF075E">
            <w:pPr>
              <w:rPr>
                <w:rFonts w:ascii="Calibri" w:hAnsi="Calibri" w:cs="Calibri"/>
                <w:color w:val="000000"/>
              </w:rPr>
            </w:pPr>
            <w:r w:rsidRPr="00733A54">
              <w:rPr>
                <w:rFonts w:ascii="Calibri" w:hAnsi="Calibri" w:cs="Calibri"/>
                <w:color w:val="000000"/>
              </w:rPr>
              <w:t> </w:t>
            </w:r>
          </w:p>
        </w:tc>
        <w:tc>
          <w:tcPr>
            <w:tcW w:w="2520" w:type="dxa"/>
            <w:tcBorders>
              <w:top w:val="single" w:sz="8" w:space="0" w:color="auto"/>
              <w:left w:val="nil"/>
              <w:bottom w:val="single" w:sz="8" w:space="0" w:color="auto"/>
              <w:right w:val="single" w:sz="8" w:space="0" w:color="auto"/>
            </w:tcBorders>
            <w:shd w:val="clear" w:color="auto" w:fill="auto"/>
            <w:noWrap/>
            <w:vAlign w:val="bottom"/>
            <w:hideMark/>
          </w:tcPr>
          <w:p w14:paraId="6452BB77" w14:textId="77777777" w:rsidR="00F8725A" w:rsidRPr="00733A54" w:rsidRDefault="00F8725A" w:rsidP="00EF075E">
            <w:pPr>
              <w:jc w:val="right"/>
              <w:rPr>
                <w:rFonts w:ascii="Calibri" w:hAnsi="Calibri" w:cs="Calibri"/>
                <w:color w:val="000000"/>
              </w:rPr>
            </w:pPr>
            <w:r w:rsidRPr="00733A54">
              <w:rPr>
                <w:rFonts w:ascii="Calibri" w:hAnsi="Calibri" w:cs="Calibri"/>
                <w:color w:val="000000"/>
              </w:rPr>
              <w:t>$2,379,688</w:t>
            </w:r>
          </w:p>
        </w:tc>
      </w:tr>
      <w:tr w:rsidR="00F8725A" w:rsidRPr="00733A54" w14:paraId="404840CC" w14:textId="77777777" w:rsidTr="00EF075E">
        <w:trPr>
          <w:trHeight w:val="315"/>
        </w:trPr>
        <w:tc>
          <w:tcPr>
            <w:tcW w:w="2660" w:type="dxa"/>
            <w:tcBorders>
              <w:top w:val="nil"/>
              <w:left w:val="nil"/>
              <w:bottom w:val="nil"/>
              <w:right w:val="nil"/>
            </w:tcBorders>
            <w:shd w:val="clear" w:color="auto" w:fill="auto"/>
            <w:noWrap/>
            <w:vAlign w:val="bottom"/>
            <w:hideMark/>
          </w:tcPr>
          <w:p w14:paraId="631014BE" w14:textId="77777777" w:rsidR="00F8725A" w:rsidRPr="00733A54" w:rsidRDefault="00F8725A" w:rsidP="00EF075E">
            <w:pPr>
              <w:jc w:val="right"/>
              <w:rPr>
                <w:rFonts w:ascii="Calibri" w:hAnsi="Calibri" w:cs="Calibri"/>
                <w:color w:val="000000"/>
              </w:rPr>
            </w:pPr>
          </w:p>
        </w:tc>
        <w:tc>
          <w:tcPr>
            <w:tcW w:w="1900" w:type="dxa"/>
            <w:tcBorders>
              <w:top w:val="nil"/>
              <w:left w:val="nil"/>
              <w:bottom w:val="nil"/>
              <w:right w:val="nil"/>
            </w:tcBorders>
            <w:shd w:val="clear" w:color="auto" w:fill="auto"/>
            <w:noWrap/>
            <w:vAlign w:val="bottom"/>
            <w:hideMark/>
          </w:tcPr>
          <w:p w14:paraId="7AF89CDA" w14:textId="77777777" w:rsidR="00F8725A" w:rsidRPr="00733A54" w:rsidRDefault="00F8725A" w:rsidP="00EF075E">
            <w:pPr>
              <w:rPr>
                <w:rFonts w:ascii="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2EA6639D" w14:textId="77777777" w:rsidR="00F8725A" w:rsidRPr="00733A54" w:rsidRDefault="00F8725A" w:rsidP="00EF075E">
            <w:pPr>
              <w:rPr>
                <w:rFonts w:ascii="Times New Roman" w:hAnsi="Times New Roman"/>
                <w:sz w:val="20"/>
                <w:szCs w:val="20"/>
              </w:rPr>
            </w:pPr>
          </w:p>
        </w:tc>
      </w:tr>
      <w:tr w:rsidR="00F8725A" w:rsidRPr="00733A54" w14:paraId="293C0EED" w14:textId="77777777" w:rsidTr="00EF075E">
        <w:trPr>
          <w:trHeight w:val="315"/>
        </w:trPr>
        <w:tc>
          <w:tcPr>
            <w:tcW w:w="2660" w:type="dxa"/>
            <w:tcBorders>
              <w:top w:val="single" w:sz="8" w:space="0" w:color="auto"/>
              <w:left w:val="single" w:sz="8" w:space="0" w:color="auto"/>
              <w:bottom w:val="single" w:sz="8" w:space="0" w:color="auto"/>
              <w:right w:val="nil"/>
            </w:tcBorders>
            <w:shd w:val="clear" w:color="auto" w:fill="auto"/>
            <w:noWrap/>
            <w:vAlign w:val="bottom"/>
            <w:hideMark/>
          </w:tcPr>
          <w:p w14:paraId="2EEAA5E1" w14:textId="77777777" w:rsidR="00F8725A" w:rsidRPr="00733A54" w:rsidRDefault="00F8725A" w:rsidP="00EF075E">
            <w:pPr>
              <w:rPr>
                <w:rFonts w:ascii="Calibri" w:hAnsi="Calibri" w:cs="Calibri"/>
                <w:color w:val="000000"/>
              </w:rPr>
            </w:pPr>
            <w:r w:rsidRPr="00733A54">
              <w:rPr>
                <w:rFonts w:ascii="Calibri" w:hAnsi="Calibri" w:cs="Calibri"/>
                <w:color w:val="000000"/>
              </w:rPr>
              <w:t>Total Interest Expense</w:t>
            </w:r>
          </w:p>
        </w:tc>
        <w:tc>
          <w:tcPr>
            <w:tcW w:w="1900" w:type="dxa"/>
            <w:tcBorders>
              <w:top w:val="single" w:sz="8" w:space="0" w:color="auto"/>
              <w:left w:val="nil"/>
              <w:bottom w:val="single" w:sz="8" w:space="0" w:color="auto"/>
              <w:right w:val="nil"/>
            </w:tcBorders>
            <w:shd w:val="clear" w:color="auto" w:fill="auto"/>
            <w:noWrap/>
            <w:vAlign w:val="bottom"/>
            <w:hideMark/>
          </w:tcPr>
          <w:p w14:paraId="7AEA856C" w14:textId="77777777" w:rsidR="00F8725A" w:rsidRPr="00733A54" w:rsidRDefault="00F8725A" w:rsidP="00EF075E">
            <w:pPr>
              <w:rPr>
                <w:rFonts w:ascii="Calibri" w:hAnsi="Calibri" w:cs="Calibri"/>
                <w:color w:val="000000"/>
              </w:rPr>
            </w:pPr>
            <w:r w:rsidRPr="00733A54">
              <w:rPr>
                <w:rFonts w:ascii="Calibri" w:hAnsi="Calibri" w:cs="Calibri"/>
                <w:color w:val="000000"/>
              </w:rPr>
              <w:t> </w:t>
            </w:r>
          </w:p>
        </w:tc>
        <w:tc>
          <w:tcPr>
            <w:tcW w:w="2520" w:type="dxa"/>
            <w:tcBorders>
              <w:top w:val="single" w:sz="8" w:space="0" w:color="auto"/>
              <w:left w:val="nil"/>
              <w:bottom w:val="single" w:sz="8" w:space="0" w:color="auto"/>
              <w:right w:val="single" w:sz="8" w:space="0" w:color="auto"/>
            </w:tcBorders>
            <w:shd w:val="clear" w:color="auto" w:fill="auto"/>
            <w:noWrap/>
            <w:vAlign w:val="bottom"/>
            <w:hideMark/>
          </w:tcPr>
          <w:p w14:paraId="120D7487" w14:textId="77777777" w:rsidR="00F8725A" w:rsidRPr="00733A54" w:rsidRDefault="00F8725A" w:rsidP="00EF075E">
            <w:pPr>
              <w:jc w:val="right"/>
              <w:rPr>
                <w:rFonts w:ascii="Calibri" w:hAnsi="Calibri" w:cs="Calibri"/>
                <w:color w:val="000000"/>
              </w:rPr>
            </w:pPr>
            <w:r w:rsidRPr="00733A54">
              <w:rPr>
                <w:rFonts w:ascii="Calibri" w:hAnsi="Calibri" w:cs="Calibri"/>
                <w:color w:val="000000"/>
              </w:rPr>
              <w:t>$2,</w:t>
            </w:r>
            <w:r>
              <w:rPr>
                <w:rFonts w:ascii="Calibri" w:hAnsi="Calibri" w:cs="Calibri"/>
                <w:color w:val="000000"/>
              </w:rPr>
              <w:t>423,879</w:t>
            </w:r>
          </w:p>
        </w:tc>
      </w:tr>
    </w:tbl>
    <w:p w14:paraId="00155033" w14:textId="77777777" w:rsidR="00F8725A" w:rsidRDefault="00F8725A" w:rsidP="00F8725A"/>
    <w:p w14:paraId="4CB26D8C" w14:textId="0F538D10" w:rsidR="00F8725A" w:rsidRDefault="00F8725A" w:rsidP="00F8725A">
      <w:r>
        <w:t xml:space="preserve">Figure 7 show how interest expense is </w:t>
      </w:r>
      <w:r w:rsidR="00ED534F">
        <w:t>calculated</w:t>
      </w:r>
      <w:r>
        <w:t xml:space="preserve"> for the 1</w:t>
      </w:r>
      <w:r w:rsidRPr="006056C4">
        <w:rPr>
          <w:vertAlign w:val="superscript"/>
        </w:rPr>
        <w:t>st</w:t>
      </w:r>
      <w:r>
        <w:t xml:space="preserve"> month of the projection for the base case.</w:t>
      </w:r>
    </w:p>
    <w:p w14:paraId="6167267D" w14:textId="77777777" w:rsidR="00DA4144" w:rsidRDefault="00DA4144" w:rsidP="00F8725A"/>
    <w:p w14:paraId="74217677" w14:textId="615787F4" w:rsidR="00F8725A" w:rsidRDefault="00F8725A" w:rsidP="00F8725A">
      <w:r>
        <w:t>It should be noted that PROFITstar default cash flow convention for matured principal payment occurs in the middle of the month; therefore the interest calculated would need to be adjusted by ½ for these cash flow</w:t>
      </w:r>
    </w:p>
    <w:p w14:paraId="760794F2" w14:textId="77777777" w:rsidR="00DA4144" w:rsidRPr="008B53D8" w:rsidRDefault="00DA4144" w:rsidP="00F8725A">
      <w:pPr>
        <w:rPr>
          <w:sz w:val="32"/>
          <w:szCs w:val="32"/>
        </w:rPr>
      </w:pPr>
    </w:p>
    <w:p w14:paraId="42CA9C35" w14:textId="77777777" w:rsidR="00F8725A" w:rsidRDefault="00F8725A" w:rsidP="00F8725A">
      <w:r>
        <w:t xml:space="preserve">For example: the new volume interest expense of $44,191 is calculated as </w:t>
      </w:r>
    </w:p>
    <w:p w14:paraId="71D76329" w14:textId="77777777" w:rsidR="00F8725A" w:rsidRDefault="00F8725A" w:rsidP="00F8725A">
      <w:r>
        <w:t>($707,048,677 * 0.00150 / 12 /</w:t>
      </w:r>
      <w:proofErr w:type="gramStart"/>
      <w:r>
        <w:t>2 )</w:t>
      </w:r>
      <w:proofErr w:type="gramEnd"/>
    </w:p>
    <w:p w14:paraId="6F0407CA" w14:textId="77777777" w:rsidR="00F8725A" w:rsidRDefault="00F8725A" w:rsidP="00F8725A"/>
    <w:p w14:paraId="08ABBFCE" w14:textId="77777777" w:rsidR="00F8725A" w:rsidRDefault="00F8725A" w:rsidP="00F8725A">
      <w:r>
        <w:t xml:space="preserve">For floating rate the calculation is similar with the exception for the current volume.  As floating rate would adjust to the offering rate at the predetermined frequency, the current volume when reaching the repricing time period would be priced at the offering rate. </w:t>
      </w:r>
    </w:p>
    <w:p w14:paraId="3FE9F935" w14:textId="77777777" w:rsidR="00F8725A" w:rsidRDefault="00F8725A" w:rsidP="00F8725A"/>
    <w:p w14:paraId="0E0A4903" w14:textId="2E2DFBCF" w:rsidR="00F8725A" w:rsidRDefault="00F8725A" w:rsidP="00F8725A">
      <w:r>
        <w:t xml:space="preserve">Aggregating the income/expense for all yield earning asset and funding cost liability through time will obtain the NII. </w:t>
      </w:r>
    </w:p>
    <w:p w14:paraId="35220726" w14:textId="77777777" w:rsidR="00EF075E" w:rsidRDefault="00EF075E" w:rsidP="00F8725A"/>
    <w:p w14:paraId="3B9FBB00" w14:textId="7C4E41E9" w:rsidR="00F8725A" w:rsidRDefault="00F8725A" w:rsidP="00F8725A">
      <w:pPr>
        <w:rPr>
          <w:b/>
        </w:rPr>
      </w:pPr>
      <w:r>
        <w:rPr>
          <w:b/>
        </w:rPr>
        <w:t>Rate Shock</w:t>
      </w:r>
    </w:p>
    <w:p w14:paraId="61437EDB" w14:textId="77777777" w:rsidR="00DA4144" w:rsidRDefault="00DA4144" w:rsidP="00F8725A">
      <w:pPr>
        <w:rPr>
          <w:rFonts w:ascii="Calibri" w:hAnsi="Calibri" w:cs="Calibri"/>
          <w:color w:val="000000"/>
        </w:rPr>
      </w:pPr>
    </w:p>
    <w:p w14:paraId="79D5D0B4" w14:textId="37853151" w:rsidR="00F8725A" w:rsidRDefault="00F8725A" w:rsidP="00F8725A">
      <w:pPr>
        <w:rPr>
          <w:rFonts w:ascii="Calibri" w:hAnsi="Calibri" w:cs="Calibri"/>
          <w:color w:val="000000"/>
        </w:rPr>
      </w:pPr>
      <w:r>
        <w:rPr>
          <w:rFonts w:ascii="Calibri" w:hAnsi="Calibri" w:cs="Calibri"/>
          <w:color w:val="000000"/>
        </w:rPr>
        <w:t xml:space="preserve">In the event of a rate shock, the offering </w:t>
      </w:r>
      <w:r w:rsidR="0097526B">
        <w:rPr>
          <w:rFonts w:ascii="Calibri" w:hAnsi="Calibri" w:cs="Calibri"/>
          <w:color w:val="000000"/>
        </w:rPr>
        <w:t xml:space="preserve">rate </w:t>
      </w:r>
      <w:r>
        <w:rPr>
          <w:rFonts w:ascii="Calibri" w:hAnsi="Calibri" w:cs="Calibri"/>
          <w:color w:val="000000"/>
        </w:rPr>
        <w:t>would</w:t>
      </w:r>
      <w:r w:rsidR="00C52BC1">
        <w:rPr>
          <w:rFonts w:ascii="Calibri" w:hAnsi="Calibri" w:cs="Calibri"/>
          <w:color w:val="000000"/>
        </w:rPr>
        <w:t xml:space="preserve"> change from the</w:t>
      </w:r>
      <w:r>
        <w:rPr>
          <w:rFonts w:ascii="Calibri" w:hAnsi="Calibri" w:cs="Calibri"/>
          <w:color w:val="000000"/>
        </w:rPr>
        <w:t xml:space="preserve"> shift </w:t>
      </w:r>
      <w:r w:rsidR="00C52BC1">
        <w:rPr>
          <w:rFonts w:ascii="Calibri" w:hAnsi="Calibri" w:cs="Calibri"/>
          <w:color w:val="000000"/>
        </w:rPr>
        <w:t xml:space="preserve">in the key rate </w:t>
      </w:r>
      <w:r>
        <w:rPr>
          <w:rFonts w:ascii="Calibri" w:hAnsi="Calibri" w:cs="Calibri"/>
          <w:color w:val="000000"/>
        </w:rPr>
        <w:t xml:space="preserve">by the amount of the shock. Figure 8 shows the change for the 3 different scenarios: </w:t>
      </w:r>
      <w:proofErr w:type="gramStart"/>
      <w:r>
        <w:rPr>
          <w:rFonts w:ascii="Calibri" w:hAnsi="Calibri" w:cs="Calibri"/>
          <w:color w:val="000000"/>
        </w:rPr>
        <w:t>flat ,</w:t>
      </w:r>
      <w:proofErr w:type="gramEnd"/>
      <w:r>
        <w:rPr>
          <w:rFonts w:ascii="Calibri" w:hAnsi="Calibri" w:cs="Calibri"/>
          <w:color w:val="000000"/>
        </w:rPr>
        <w:t xml:space="preserve"> +200 bps, and projection. We observe rate behavior as follows</w:t>
      </w:r>
    </w:p>
    <w:p w14:paraId="1AB48433" w14:textId="77777777" w:rsidR="00F8725A" w:rsidRDefault="00F8725A" w:rsidP="00F8725A">
      <w:pPr>
        <w:pStyle w:val="ListParagraph"/>
        <w:numPr>
          <w:ilvl w:val="0"/>
          <w:numId w:val="31"/>
        </w:numPr>
        <w:spacing w:after="160" w:line="259" w:lineRule="auto"/>
        <w:ind w:right="0"/>
        <w:jc w:val="left"/>
        <w:rPr>
          <w:rFonts w:ascii="Calibri" w:hAnsi="Calibri" w:cs="Calibri"/>
          <w:color w:val="000000"/>
        </w:rPr>
      </w:pPr>
      <w:r>
        <w:rPr>
          <w:rFonts w:ascii="Calibri" w:hAnsi="Calibri" w:cs="Calibri"/>
          <w:color w:val="000000"/>
        </w:rPr>
        <w:lastRenderedPageBreak/>
        <w:t>Flat maintain the same offering rate as 8/1/2020 without key rate projection</w:t>
      </w:r>
    </w:p>
    <w:p w14:paraId="1A406748" w14:textId="1357506B" w:rsidR="00F8725A" w:rsidRDefault="00F8725A" w:rsidP="00F8725A">
      <w:pPr>
        <w:pStyle w:val="ListParagraph"/>
        <w:numPr>
          <w:ilvl w:val="0"/>
          <w:numId w:val="31"/>
        </w:numPr>
        <w:spacing w:after="160" w:line="259" w:lineRule="auto"/>
        <w:ind w:right="0"/>
        <w:jc w:val="left"/>
        <w:rPr>
          <w:rFonts w:ascii="Calibri" w:hAnsi="Calibri" w:cs="Calibri"/>
          <w:color w:val="000000"/>
        </w:rPr>
      </w:pPr>
      <w:r>
        <w:rPr>
          <w:rFonts w:ascii="Calibri" w:hAnsi="Calibri" w:cs="Calibri"/>
          <w:color w:val="000000"/>
        </w:rPr>
        <w:t xml:space="preserve">+200bps is a +200bps shock of the </w:t>
      </w:r>
      <w:r w:rsidR="00DA4144">
        <w:rPr>
          <w:rFonts w:ascii="Calibri" w:hAnsi="Calibri" w:cs="Calibri"/>
          <w:color w:val="000000"/>
        </w:rPr>
        <w:t>key rate which is recalculated using the beta relationship to determine the new offering rate</w:t>
      </w:r>
    </w:p>
    <w:p w14:paraId="33C6E4F6" w14:textId="77777777" w:rsidR="00F8725A" w:rsidRDefault="00F8725A" w:rsidP="00F8725A">
      <w:pPr>
        <w:pStyle w:val="ListParagraph"/>
        <w:numPr>
          <w:ilvl w:val="0"/>
          <w:numId w:val="31"/>
        </w:numPr>
        <w:spacing w:after="160" w:line="259" w:lineRule="auto"/>
        <w:ind w:right="0"/>
        <w:jc w:val="left"/>
        <w:rPr>
          <w:rFonts w:ascii="Calibri" w:hAnsi="Calibri" w:cs="Calibri"/>
          <w:color w:val="000000"/>
        </w:rPr>
      </w:pPr>
      <w:r>
        <w:rPr>
          <w:rFonts w:ascii="Calibri" w:hAnsi="Calibri" w:cs="Calibri"/>
          <w:color w:val="000000"/>
        </w:rPr>
        <w:t>Custom projection scenario reflect rate that account for key rate projection or 0.16 = 0.1*1+0.06</w:t>
      </w:r>
    </w:p>
    <w:p w14:paraId="704A86DC" w14:textId="5B757FA8" w:rsidR="00F8725A" w:rsidRPr="008D5F4B" w:rsidRDefault="009C6495" w:rsidP="008D5F4B">
      <w:pPr>
        <w:ind w:left="360"/>
        <w:rPr>
          <w:rFonts w:ascii="Calibri" w:hAnsi="Calibri" w:cs="Calibri"/>
          <w:color w:val="000000"/>
        </w:rPr>
      </w:pPr>
      <w:r>
        <w:rPr>
          <w:rFonts w:ascii="Calibri" w:hAnsi="Calibri" w:cs="Calibri"/>
          <w:color w:val="000000"/>
        </w:rPr>
        <w:t>The expectation is, if there is a rate shock, the shock would impact the primary driving rate. The primary driving rate would be the key rate if there is a key rate tie relationship or the offering rate if there is not. Then the new offering rate is calculated. This new offering rate would impact the cash flow as it would impact the repricing rate and/or rate on new volume.</w:t>
      </w:r>
    </w:p>
    <w:p w14:paraId="7624896C" w14:textId="77777777" w:rsidR="00F8725A" w:rsidRPr="008D5F4B" w:rsidRDefault="00F8725A" w:rsidP="00F8725A">
      <w:pPr>
        <w:rPr>
          <w:rFonts w:ascii="Calibri" w:hAnsi="Calibri" w:cs="Calibri"/>
          <w:b/>
          <w:color w:val="000000"/>
        </w:rPr>
      </w:pPr>
      <w:r w:rsidRPr="008D5F4B">
        <w:rPr>
          <w:rFonts w:ascii="Calibri" w:hAnsi="Calibri" w:cs="Calibri"/>
          <w:b/>
          <w:color w:val="000000"/>
        </w:rPr>
        <w:t>Figure 8</w:t>
      </w:r>
    </w:p>
    <w:tbl>
      <w:tblPr>
        <w:tblW w:w="6708" w:type="dxa"/>
        <w:tblLook w:val="04A0" w:firstRow="1" w:lastRow="0" w:firstColumn="1" w:lastColumn="0" w:noHBand="0" w:noVBand="1"/>
      </w:tblPr>
      <w:tblGrid>
        <w:gridCol w:w="1320"/>
        <w:gridCol w:w="1730"/>
        <w:gridCol w:w="1496"/>
        <w:gridCol w:w="1496"/>
        <w:gridCol w:w="1496"/>
      </w:tblGrid>
      <w:tr w:rsidR="00F8725A" w:rsidRPr="00E85ED7" w14:paraId="30E2EDC9" w14:textId="77777777" w:rsidTr="008D5F4B">
        <w:trPr>
          <w:trHeight w:val="315"/>
        </w:trPr>
        <w:tc>
          <w:tcPr>
            <w:tcW w:w="1320" w:type="dxa"/>
            <w:tcBorders>
              <w:top w:val="single" w:sz="8" w:space="0" w:color="auto"/>
              <w:left w:val="single" w:sz="8" w:space="0" w:color="auto"/>
              <w:bottom w:val="single" w:sz="8" w:space="0" w:color="auto"/>
              <w:right w:val="nil"/>
            </w:tcBorders>
            <w:shd w:val="clear" w:color="000000" w:fill="0070C0"/>
            <w:noWrap/>
            <w:vAlign w:val="bottom"/>
            <w:hideMark/>
          </w:tcPr>
          <w:p w14:paraId="72B8FCD3" w14:textId="77777777" w:rsidR="00F8725A" w:rsidRPr="00E85ED7" w:rsidRDefault="00F8725A" w:rsidP="00EF075E">
            <w:pPr>
              <w:rPr>
                <w:rFonts w:ascii="Calibri" w:hAnsi="Calibri" w:cs="Calibri"/>
                <w:b/>
                <w:bCs/>
                <w:color w:val="FFFFFF"/>
              </w:rPr>
            </w:pPr>
            <w:r w:rsidRPr="00E85ED7">
              <w:rPr>
                <w:rFonts w:ascii="Calibri" w:hAnsi="Calibri" w:cs="Calibri"/>
                <w:b/>
                <w:bCs/>
                <w:color w:val="FFFFFF"/>
              </w:rPr>
              <w:t>Scenarios</w:t>
            </w:r>
          </w:p>
        </w:tc>
        <w:tc>
          <w:tcPr>
            <w:tcW w:w="1730" w:type="dxa"/>
            <w:tcBorders>
              <w:top w:val="single" w:sz="8" w:space="0" w:color="auto"/>
              <w:left w:val="nil"/>
              <w:bottom w:val="single" w:sz="8" w:space="0" w:color="auto"/>
              <w:right w:val="nil"/>
            </w:tcBorders>
            <w:shd w:val="clear" w:color="000000" w:fill="0070C0"/>
            <w:noWrap/>
            <w:vAlign w:val="bottom"/>
            <w:hideMark/>
          </w:tcPr>
          <w:p w14:paraId="3DC82FF3" w14:textId="77777777" w:rsidR="00F8725A" w:rsidRPr="00E85ED7" w:rsidRDefault="00F8725A" w:rsidP="00EF075E">
            <w:pPr>
              <w:rPr>
                <w:rFonts w:ascii="Calibri" w:hAnsi="Calibri" w:cs="Calibri"/>
                <w:b/>
                <w:bCs/>
                <w:color w:val="FFFFFF"/>
              </w:rPr>
            </w:pPr>
            <w:r w:rsidRPr="00E85ED7">
              <w:rPr>
                <w:rFonts w:ascii="Calibri" w:hAnsi="Calibri" w:cs="Calibri"/>
                <w:b/>
                <w:bCs/>
                <w:color w:val="FFFFFF"/>
              </w:rPr>
              <w:t xml:space="preserve">Data </w:t>
            </w:r>
          </w:p>
        </w:tc>
        <w:tc>
          <w:tcPr>
            <w:tcW w:w="666" w:type="dxa"/>
            <w:tcBorders>
              <w:top w:val="single" w:sz="8" w:space="0" w:color="auto"/>
              <w:left w:val="nil"/>
              <w:bottom w:val="single" w:sz="8" w:space="0" w:color="auto"/>
              <w:right w:val="nil"/>
            </w:tcBorders>
            <w:shd w:val="clear" w:color="000000" w:fill="0070C0"/>
            <w:noWrap/>
            <w:vAlign w:val="bottom"/>
            <w:hideMark/>
          </w:tcPr>
          <w:p w14:paraId="43E45C83" w14:textId="77777777" w:rsidR="00F8725A" w:rsidRPr="00E85ED7" w:rsidRDefault="00F8725A" w:rsidP="00EF075E">
            <w:pPr>
              <w:jc w:val="right"/>
              <w:rPr>
                <w:rFonts w:ascii="Calibri" w:hAnsi="Calibri" w:cs="Calibri"/>
                <w:b/>
                <w:bCs/>
                <w:color w:val="FFFFFF"/>
              </w:rPr>
            </w:pPr>
            <w:r w:rsidRPr="00E85ED7">
              <w:rPr>
                <w:rFonts w:ascii="Calibri" w:hAnsi="Calibri" w:cs="Calibri"/>
                <w:b/>
                <w:bCs/>
                <w:color w:val="FFFFFF"/>
              </w:rPr>
              <w:t>9/1/2020</w:t>
            </w:r>
          </w:p>
        </w:tc>
        <w:tc>
          <w:tcPr>
            <w:tcW w:w="1496" w:type="dxa"/>
            <w:tcBorders>
              <w:top w:val="single" w:sz="8" w:space="0" w:color="auto"/>
              <w:left w:val="nil"/>
              <w:bottom w:val="single" w:sz="8" w:space="0" w:color="auto"/>
              <w:right w:val="nil"/>
            </w:tcBorders>
            <w:shd w:val="clear" w:color="000000" w:fill="0070C0"/>
            <w:noWrap/>
            <w:vAlign w:val="bottom"/>
            <w:hideMark/>
          </w:tcPr>
          <w:p w14:paraId="2ABDE243" w14:textId="77777777" w:rsidR="00F8725A" w:rsidRPr="00E85ED7" w:rsidRDefault="00F8725A" w:rsidP="00EF075E">
            <w:pPr>
              <w:jc w:val="right"/>
              <w:rPr>
                <w:rFonts w:ascii="Calibri" w:hAnsi="Calibri" w:cs="Calibri"/>
                <w:b/>
                <w:bCs/>
                <w:color w:val="FFFFFF"/>
              </w:rPr>
            </w:pPr>
            <w:r w:rsidRPr="00E85ED7">
              <w:rPr>
                <w:rFonts w:ascii="Calibri" w:hAnsi="Calibri" w:cs="Calibri"/>
                <w:b/>
                <w:bCs/>
                <w:color w:val="FFFFFF"/>
              </w:rPr>
              <w:t>10/1/2020</w:t>
            </w:r>
          </w:p>
        </w:tc>
        <w:tc>
          <w:tcPr>
            <w:tcW w:w="1496" w:type="dxa"/>
            <w:tcBorders>
              <w:top w:val="single" w:sz="8" w:space="0" w:color="auto"/>
              <w:left w:val="nil"/>
              <w:bottom w:val="single" w:sz="8" w:space="0" w:color="auto"/>
              <w:right w:val="single" w:sz="8" w:space="0" w:color="auto"/>
            </w:tcBorders>
            <w:shd w:val="clear" w:color="000000" w:fill="0070C0"/>
            <w:noWrap/>
            <w:vAlign w:val="bottom"/>
            <w:hideMark/>
          </w:tcPr>
          <w:p w14:paraId="519DE18E" w14:textId="77777777" w:rsidR="00F8725A" w:rsidRPr="00E85ED7" w:rsidRDefault="00F8725A" w:rsidP="00EF075E">
            <w:pPr>
              <w:jc w:val="right"/>
              <w:rPr>
                <w:rFonts w:ascii="Calibri" w:hAnsi="Calibri" w:cs="Calibri"/>
                <w:b/>
                <w:bCs/>
                <w:color w:val="FFFFFF"/>
              </w:rPr>
            </w:pPr>
            <w:r w:rsidRPr="00E85ED7">
              <w:rPr>
                <w:rFonts w:ascii="Calibri" w:hAnsi="Calibri" w:cs="Calibri"/>
                <w:b/>
                <w:bCs/>
                <w:color w:val="FFFFFF"/>
              </w:rPr>
              <w:t>11/1/2020</w:t>
            </w:r>
          </w:p>
        </w:tc>
      </w:tr>
      <w:tr w:rsidR="00F8725A" w:rsidRPr="00E85ED7" w14:paraId="40F2308E" w14:textId="77777777" w:rsidTr="008D5F4B">
        <w:trPr>
          <w:trHeight w:val="300"/>
        </w:trPr>
        <w:tc>
          <w:tcPr>
            <w:tcW w:w="1320" w:type="dxa"/>
            <w:tcBorders>
              <w:top w:val="nil"/>
              <w:left w:val="nil"/>
              <w:bottom w:val="nil"/>
              <w:right w:val="nil"/>
            </w:tcBorders>
            <w:shd w:val="clear" w:color="auto" w:fill="auto"/>
            <w:noWrap/>
            <w:vAlign w:val="bottom"/>
            <w:hideMark/>
          </w:tcPr>
          <w:p w14:paraId="0CC912C3" w14:textId="77777777" w:rsidR="00F8725A" w:rsidRPr="00E85ED7" w:rsidRDefault="00F8725A" w:rsidP="00EF075E">
            <w:pPr>
              <w:rPr>
                <w:rFonts w:ascii="Calibri" w:hAnsi="Calibri" w:cs="Calibri"/>
                <w:color w:val="000000"/>
              </w:rPr>
            </w:pPr>
            <w:r w:rsidRPr="00E85ED7">
              <w:rPr>
                <w:rFonts w:ascii="Calibri" w:hAnsi="Calibri" w:cs="Calibri"/>
                <w:color w:val="000000"/>
              </w:rPr>
              <w:t>Flat</w:t>
            </w:r>
          </w:p>
        </w:tc>
        <w:tc>
          <w:tcPr>
            <w:tcW w:w="1730" w:type="dxa"/>
            <w:tcBorders>
              <w:top w:val="nil"/>
              <w:left w:val="nil"/>
              <w:bottom w:val="nil"/>
              <w:right w:val="nil"/>
            </w:tcBorders>
            <w:shd w:val="clear" w:color="auto" w:fill="auto"/>
            <w:noWrap/>
            <w:vAlign w:val="bottom"/>
            <w:hideMark/>
          </w:tcPr>
          <w:p w14:paraId="18E1750B" w14:textId="77777777" w:rsidR="00F8725A" w:rsidRPr="00E85ED7" w:rsidRDefault="00F8725A" w:rsidP="00EF075E">
            <w:pPr>
              <w:rPr>
                <w:rFonts w:ascii="Calibri" w:hAnsi="Calibri" w:cs="Calibri"/>
                <w:color w:val="000000"/>
              </w:rPr>
            </w:pPr>
            <w:r w:rsidRPr="00E85ED7">
              <w:rPr>
                <w:rFonts w:ascii="Calibri" w:hAnsi="Calibri" w:cs="Calibri"/>
                <w:color w:val="000000"/>
              </w:rPr>
              <w:t>M/E</w:t>
            </w:r>
          </w:p>
        </w:tc>
        <w:tc>
          <w:tcPr>
            <w:tcW w:w="666" w:type="dxa"/>
            <w:tcBorders>
              <w:top w:val="nil"/>
              <w:left w:val="nil"/>
              <w:bottom w:val="nil"/>
              <w:right w:val="nil"/>
            </w:tcBorders>
            <w:shd w:val="clear" w:color="auto" w:fill="auto"/>
            <w:noWrap/>
            <w:vAlign w:val="bottom"/>
            <w:hideMark/>
          </w:tcPr>
          <w:p w14:paraId="1C53F54C"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4,613,746,677</w:t>
            </w:r>
          </w:p>
        </w:tc>
        <w:tc>
          <w:tcPr>
            <w:tcW w:w="1496" w:type="dxa"/>
            <w:tcBorders>
              <w:top w:val="nil"/>
              <w:left w:val="nil"/>
              <w:bottom w:val="nil"/>
              <w:right w:val="nil"/>
            </w:tcBorders>
            <w:shd w:val="clear" w:color="auto" w:fill="auto"/>
            <w:noWrap/>
            <w:vAlign w:val="bottom"/>
            <w:hideMark/>
          </w:tcPr>
          <w:p w14:paraId="5BF63754"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4,611,549,401</w:t>
            </w:r>
          </w:p>
        </w:tc>
        <w:tc>
          <w:tcPr>
            <w:tcW w:w="1496" w:type="dxa"/>
            <w:tcBorders>
              <w:top w:val="nil"/>
              <w:left w:val="nil"/>
              <w:bottom w:val="nil"/>
              <w:right w:val="nil"/>
            </w:tcBorders>
            <w:shd w:val="clear" w:color="auto" w:fill="auto"/>
            <w:noWrap/>
            <w:vAlign w:val="bottom"/>
            <w:hideMark/>
          </w:tcPr>
          <w:p w14:paraId="0FB57FBD"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4,609,353,172</w:t>
            </w:r>
          </w:p>
        </w:tc>
      </w:tr>
      <w:tr w:rsidR="00F8725A" w:rsidRPr="00E85ED7" w14:paraId="211ACBF5" w14:textId="77777777" w:rsidTr="008D5F4B">
        <w:trPr>
          <w:trHeight w:val="300"/>
        </w:trPr>
        <w:tc>
          <w:tcPr>
            <w:tcW w:w="1320" w:type="dxa"/>
            <w:tcBorders>
              <w:top w:val="nil"/>
              <w:left w:val="nil"/>
              <w:bottom w:val="nil"/>
              <w:right w:val="nil"/>
            </w:tcBorders>
            <w:shd w:val="clear" w:color="auto" w:fill="auto"/>
            <w:noWrap/>
            <w:vAlign w:val="bottom"/>
            <w:hideMark/>
          </w:tcPr>
          <w:p w14:paraId="263D8896"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21ADA388" w14:textId="77777777" w:rsidR="00F8725A" w:rsidRPr="00E85ED7" w:rsidRDefault="00F8725A" w:rsidP="00EF075E">
            <w:pPr>
              <w:rPr>
                <w:rFonts w:ascii="Calibri" w:hAnsi="Calibri" w:cs="Calibri"/>
                <w:color w:val="000000"/>
              </w:rPr>
            </w:pPr>
            <w:proofErr w:type="spellStart"/>
            <w:r w:rsidRPr="00E85ED7">
              <w:rPr>
                <w:rFonts w:ascii="Calibri" w:hAnsi="Calibri" w:cs="Calibri"/>
                <w:color w:val="000000"/>
              </w:rPr>
              <w:t>Avg</w:t>
            </w:r>
            <w:proofErr w:type="spellEnd"/>
          </w:p>
        </w:tc>
        <w:tc>
          <w:tcPr>
            <w:tcW w:w="666" w:type="dxa"/>
            <w:tcBorders>
              <w:top w:val="nil"/>
              <w:left w:val="nil"/>
              <w:bottom w:val="nil"/>
              <w:right w:val="nil"/>
            </w:tcBorders>
            <w:shd w:val="clear" w:color="auto" w:fill="auto"/>
            <w:noWrap/>
            <w:vAlign w:val="bottom"/>
            <w:hideMark/>
          </w:tcPr>
          <w:p w14:paraId="1D67655C"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4,614,845,839</w:t>
            </w:r>
          </w:p>
        </w:tc>
        <w:tc>
          <w:tcPr>
            <w:tcW w:w="1496" w:type="dxa"/>
            <w:tcBorders>
              <w:top w:val="nil"/>
              <w:left w:val="nil"/>
              <w:bottom w:val="nil"/>
              <w:right w:val="nil"/>
            </w:tcBorders>
            <w:shd w:val="clear" w:color="auto" w:fill="auto"/>
            <w:noWrap/>
            <w:vAlign w:val="bottom"/>
            <w:hideMark/>
          </w:tcPr>
          <w:p w14:paraId="22A842CE"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4,612,648,039</w:t>
            </w:r>
          </w:p>
        </w:tc>
        <w:tc>
          <w:tcPr>
            <w:tcW w:w="1496" w:type="dxa"/>
            <w:tcBorders>
              <w:top w:val="nil"/>
              <w:left w:val="nil"/>
              <w:bottom w:val="nil"/>
              <w:right w:val="nil"/>
            </w:tcBorders>
            <w:shd w:val="clear" w:color="auto" w:fill="auto"/>
            <w:noWrap/>
            <w:vAlign w:val="bottom"/>
            <w:hideMark/>
          </w:tcPr>
          <w:p w14:paraId="2C179E25"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4,610,451,286</w:t>
            </w:r>
          </w:p>
        </w:tc>
      </w:tr>
      <w:tr w:rsidR="00F8725A" w:rsidRPr="00E85ED7" w14:paraId="7CBE23BD" w14:textId="77777777" w:rsidTr="008D5F4B">
        <w:trPr>
          <w:trHeight w:val="300"/>
        </w:trPr>
        <w:tc>
          <w:tcPr>
            <w:tcW w:w="1320" w:type="dxa"/>
            <w:tcBorders>
              <w:top w:val="nil"/>
              <w:left w:val="nil"/>
              <w:bottom w:val="nil"/>
              <w:right w:val="nil"/>
            </w:tcBorders>
            <w:shd w:val="clear" w:color="auto" w:fill="auto"/>
            <w:noWrap/>
            <w:vAlign w:val="bottom"/>
            <w:hideMark/>
          </w:tcPr>
          <w:p w14:paraId="1C0F39AB"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0F24096D" w14:textId="77777777" w:rsidR="00F8725A" w:rsidRPr="00E85ED7" w:rsidRDefault="00F8725A" w:rsidP="00EF075E">
            <w:pPr>
              <w:rPr>
                <w:rFonts w:ascii="Calibri" w:hAnsi="Calibri" w:cs="Calibri"/>
                <w:color w:val="000000"/>
              </w:rPr>
            </w:pPr>
            <w:proofErr w:type="spellStart"/>
            <w:r w:rsidRPr="00E85ED7">
              <w:rPr>
                <w:rFonts w:ascii="Calibri" w:hAnsi="Calibri" w:cs="Calibri"/>
                <w:color w:val="000000"/>
              </w:rPr>
              <w:t>Inc</w:t>
            </w:r>
            <w:proofErr w:type="spellEnd"/>
            <w:r w:rsidRPr="00E85ED7">
              <w:rPr>
                <w:rFonts w:ascii="Calibri" w:hAnsi="Calibri" w:cs="Calibri"/>
                <w:color w:val="000000"/>
              </w:rPr>
              <w:t>/</w:t>
            </w:r>
            <w:proofErr w:type="spellStart"/>
            <w:r w:rsidRPr="00E85ED7">
              <w:rPr>
                <w:rFonts w:ascii="Calibri" w:hAnsi="Calibri" w:cs="Calibri"/>
                <w:color w:val="000000"/>
              </w:rPr>
              <w:t>Exp</w:t>
            </w:r>
            <w:proofErr w:type="spellEnd"/>
          </w:p>
        </w:tc>
        <w:tc>
          <w:tcPr>
            <w:tcW w:w="666" w:type="dxa"/>
            <w:tcBorders>
              <w:top w:val="nil"/>
              <w:left w:val="nil"/>
              <w:bottom w:val="nil"/>
              <w:right w:val="nil"/>
            </w:tcBorders>
            <w:shd w:val="clear" w:color="auto" w:fill="auto"/>
            <w:noWrap/>
            <w:vAlign w:val="bottom"/>
            <w:hideMark/>
          </w:tcPr>
          <w:p w14:paraId="748A45D4"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2,423,879</w:t>
            </w:r>
          </w:p>
        </w:tc>
        <w:tc>
          <w:tcPr>
            <w:tcW w:w="1496" w:type="dxa"/>
            <w:tcBorders>
              <w:top w:val="nil"/>
              <w:left w:val="nil"/>
              <w:bottom w:val="nil"/>
              <w:right w:val="nil"/>
            </w:tcBorders>
            <w:shd w:val="clear" w:color="auto" w:fill="auto"/>
            <w:noWrap/>
            <w:vAlign w:val="bottom"/>
            <w:hideMark/>
          </w:tcPr>
          <w:p w14:paraId="77A5CECC"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2,213,386</w:t>
            </w:r>
          </w:p>
        </w:tc>
        <w:tc>
          <w:tcPr>
            <w:tcW w:w="1496" w:type="dxa"/>
            <w:tcBorders>
              <w:top w:val="nil"/>
              <w:left w:val="nil"/>
              <w:bottom w:val="nil"/>
              <w:right w:val="nil"/>
            </w:tcBorders>
            <w:shd w:val="clear" w:color="auto" w:fill="auto"/>
            <w:noWrap/>
            <w:vAlign w:val="bottom"/>
            <w:hideMark/>
          </w:tcPr>
          <w:p w14:paraId="2EFB60D2"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1,929,014</w:t>
            </w:r>
          </w:p>
        </w:tc>
      </w:tr>
      <w:tr w:rsidR="00F8725A" w:rsidRPr="00E85ED7" w14:paraId="77F74E8C" w14:textId="77777777" w:rsidTr="008D5F4B">
        <w:trPr>
          <w:trHeight w:val="300"/>
        </w:trPr>
        <w:tc>
          <w:tcPr>
            <w:tcW w:w="1320" w:type="dxa"/>
            <w:tcBorders>
              <w:top w:val="nil"/>
              <w:left w:val="nil"/>
              <w:bottom w:val="nil"/>
              <w:right w:val="nil"/>
            </w:tcBorders>
            <w:shd w:val="clear" w:color="auto" w:fill="auto"/>
            <w:noWrap/>
            <w:vAlign w:val="bottom"/>
            <w:hideMark/>
          </w:tcPr>
          <w:p w14:paraId="256E067E"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08FBDAEE" w14:textId="77777777" w:rsidR="00F8725A" w:rsidRPr="00E85ED7" w:rsidRDefault="00F8725A" w:rsidP="00EF075E">
            <w:pPr>
              <w:rPr>
                <w:rFonts w:ascii="Calibri" w:hAnsi="Calibri" w:cs="Calibri"/>
                <w:color w:val="000000"/>
              </w:rPr>
            </w:pPr>
            <w:r w:rsidRPr="00E85ED7">
              <w:rPr>
                <w:rFonts w:ascii="Calibri" w:hAnsi="Calibri" w:cs="Calibri"/>
                <w:color w:val="000000"/>
              </w:rPr>
              <w:t>Port</w:t>
            </w:r>
          </w:p>
        </w:tc>
        <w:tc>
          <w:tcPr>
            <w:tcW w:w="666" w:type="dxa"/>
            <w:tcBorders>
              <w:top w:val="nil"/>
              <w:left w:val="nil"/>
              <w:bottom w:val="nil"/>
              <w:right w:val="nil"/>
            </w:tcBorders>
            <w:shd w:val="clear" w:color="auto" w:fill="auto"/>
            <w:noWrap/>
            <w:vAlign w:val="bottom"/>
            <w:hideMark/>
          </w:tcPr>
          <w:p w14:paraId="410A970E"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0.63</w:t>
            </w:r>
          </w:p>
        </w:tc>
        <w:tc>
          <w:tcPr>
            <w:tcW w:w="1496" w:type="dxa"/>
            <w:tcBorders>
              <w:top w:val="nil"/>
              <w:left w:val="nil"/>
              <w:bottom w:val="nil"/>
              <w:right w:val="nil"/>
            </w:tcBorders>
            <w:shd w:val="clear" w:color="auto" w:fill="auto"/>
            <w:noWrap/>
            <w:vAlign w:val="bottom"/>
            <w:hideMark/>
          </w:tcPr>
          <w:p w14:paraId="4E51CF93"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0.557</w:t>
            </w:r>
          </w:p>
        </w:tc>
        <w:tc>
          <w:tcPr>
            <w:tcW w:w="1496" w:type="dxa"/>
            <w:tcBorders>
              <w:top w:val="nil"/>
              <w:left w:val="nil"/>
              <w:bottom w:val="nil"/>
              <w:right w:val="nil"/>
            </w:tcBorders>
            <w:shd w:val="clear" w:color="auto" w:fill="auto"/>
            <w:noWrap/>
            <w:vAlign w:val="bottom"/>
            <w:hideMark/>
          </w:tcPr>
          <w:p w14:paraId="33950BED"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0.502</w:t>
            </w:r>
          </w:p>
        </w:tc>
      </w:tr>
      <w:tr w:rsidR="00F8725A" w:rsidRPr="00E85ED7" w14:paraId="016C808D" w14:textId="77777777" w:rsidTr="008D5F4B">
        <w:trPr>
          <w:trHeight w:val="300"/>
        </w:trPr>
        <w:tc>
          <w:tcPr>
            <w:tcW w:w="1320" w:type="dxa"/>
            <w:tcBorders>
              <w:top w:val="nil"/>
              <w:left w:val="nil"/>
              <w:bottom w:val="nil"/>
              <w:right w:val="nil"/>
            </w:tcBorders>
            <w:shd w:val="clear" w:color="auto" w:fill="auto"/>
            <w:noWrap/>
            <w:vAlign w:val="bottom"/>
            <w:hideMark/>
          </w:tcPr>
          <w:p w14:paraId="658D4DB0"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78EA4A73" w14:textId="77777777" w:rsidR="00F8725A" w:rsidRPr="00E85ED7" w:rsidRDefault="00F8725A" w:rsidP="00EF075E">
            <w:pPr>
              <w:rPr>
                <w:rFonts w:ascii="Calibri" w:hAnsi="Calibri" w:cs="Calibri"/>
                <w:color w:val="000000"/>
              </w:rPr>
            </w:pPr>
            <w:proofErr w:type="spellStart"/>
            <w:r w:rsidRPr="00E85ED7">
              <w:rPr>
                <w:rFonts w:ascii="Calibri" w:hAnsi="Calibri" w:cs="Calibri"/>
                <w:color w:val="000000"/>
              </w:rPr>
              <w:t>Offr</w:t>
            </w:r>
            <w:proofErr w:type="spellEnd"/>
          </w:p>
        </w:tc>
        <w:tc>
          <w:tcPr>
            <w:tcW w:w="666" w:type="dxa"/>
            <w:tcBorders>
              <w:top w:val="nil"/>
              <w:left w:val="nil"/>
              <w:bottom w:val="nil"/>
              <w:right w:val="nil"/>
            </w:tcBorders>
            <w:shd w:val="clear" w:color="auto" w:fill="auto"/>
            <w:noWrap/>
            <w:vAlign w:val="bottom"/>
            <w:hideMark/>
          </w:tcPr>
          <w:p w14:paraId="4F372519"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0.15</w:t>
            </w:r>
          </w:p>
        </w:tc>
        <w:tc>
          <w:tcPr>
            <w:tcW w:w="1496" w:type="dxa"/>
            <w:tcBorders>
              <w:top w:val="nil"/>
              <w:left w:val="nil"/>
              <w:bottom w:val="nil"/>
              <w:right w:val="nil"/>
            </w:tcBorders>
            <w:shd w:val="clear" w:color="auto" w:fill="auto"/>
            <w:noWrap/>
            <w:vAlign w:val="bottom"/>
            <w:hideMark/>
          </w:tcPr>
          <w:p w14:paraId="11970BB9"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0.15</w:t>
            </w:r>
          </w:p>
        </w:tc>
        <w:tc>
          <w:tcPr>
            <w:tcW w:w="1496" w:type="dxa"/>
            <w:tcBorders>
              <w:top w:val="nil"/>
              <w:left w:val="nil"/>
              <w:bottom w:val="nil"/>
              <w:right w:val="nil"/>
            </w:tcBorders>
            <w:shd w:val="clear" w:color="auto" w:fill="auto"/>
            <w:noWrap/>
            <w:vAlign w:val="bottom"/>
            <w:hideMark/>
          </w:tcPr>
          <w:p w14:paraId="6AA9714D"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0.15</w:t>
            </w:r>
          </w:p>
        </w:tc>
      </w:tr>
      <w:tr w:rsidR="00F8725A" w:rsidRPr="00E85ED7" w14:paraId="36C49C05" w14:textId="77777777" w:rsidTr="008D5F4B">
        <w:trPr>
          <w:trHeight w:val="300"/>
        </w:trPr>
        <w:tc>
          <w:tcPr>
            <w:tcW w:w="1320" w:type="dxa"/>
            <w:tcBorders>
              <w:top w:val="nil"/>
              <w:left w:val="nil"/>
              <w:bottom w:val="nil"/>
              <w:right w:val="nil"/>
            </w:tcBorders>
            <w:shd w:val="clear" w:color="auto" w:fill="auto"/>
            <w:noWrap/>
            <w:vAlign w:val="bottom"/>
            <w:hideMark/>
          </w:tcPr>
          <w:p w14:paraId="3A8C5214"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34358D3A" w14:textId="77777777" w:rsidR="00F8725A" w:rsidRPr="00E85ED7" w:rsidRDefault="00F8725A" w:rsidP="00EF075E">
            <w:pPr>
              <w:rPr>
                <w:rFonts w:ascii="Calibri" w:hAnsi="Calibri" w:cs="Calibri"/>
                <w:color w:val="000000"/>
              </w:rPr>
            </w:pPr>
            <w:r w:rsidRPr="00E85ED7">
              <w:rPr>
                <w:rFonts w:ascii="Calibri" w:hAnsi="Calibri" w:cs="Calibri"/>
                <w:color w:val="000000"/>
              </w:rPr>
              <w:t xml:space="preserve">Mat </w:t>
            </w:r>
            <w:proofErr w:type="spellStart"/>
            <w:r w:rsidRPr="00E85ED7">
              <w:rPr>
                <w:rFonts w:ascii="Calibri" w:hAnsi="Calibri" w:cs="Calibri"/>
                <w:color w:val="000000"/>
              </w:rPr>
              <w:t>Amt</w:t>
            </w:r>
            <w:proofErr w:type="spellEnd"/>
          </w:p>
        </w:tc>
        <w:tc>
          <w:tcPr>
            <w:tcW w:w="666" w:type="dxa"/>
            <w:tcBorders>
              <w:top w:val="nil"/>
              <w:left w:val="nil"/>
              <w:bottom w:val="nil"/>
              <w:right w:val="nil"/>
            </w:tcBorders>
            <w:shd w:val="clear" w:color="auto" w:fill="auto"/>
            <w:noWrap/>
            <w:vAlign w:val="bottom"/>
            <w:hideMark/>
          </w:tcPr>
          <w:p w14:paraId="0577C5B6"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709,247,000</w:t>
            </w:r>
          </w:p>
        </w:tc>
        <w:tc>
          <w:tcPr>
            <w:tcW w:w="1496" w:type="dxa"/>
            <w:tcBorders>
              <w:top w:val="nil"/>
              <w:left w:val="nil"/>
              <w:bottom w:val="nil"/>
              <w:right w:val="nil"/>
            </w:tcBorders>
            <w:shd w:val="clear" w:color="auto" w:fill="auto"/>
            <w:noWrap/>
            <w:vAlign w:val="bottom"/>
            <w:hideMark/>
          </w:tcPr>
          <w:p w14:paraId="5EE89036"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1,366,203,000</w:t>
            </w:r>
          </w:p>
        </w:tc>
        <w:tc>
          <w:tcPr>
            <w:tcW w:w="1496" w:type="dxa"/>
            <w:tcBorders>
              <w:top w:val="nil"/>
              <w:left w:val="nil"/>
              <w:bottom w:val="nil"/>
              <w:right w:val="nil"/>
            </w:tcBorders>
            <w:shd w:val="clear" w:color="auto" w:fill="auto"/>
            <w:noWrap/>
            <w:vAlign w:val="bottom"/>
            <w:hideMark/>
          </w:tcPr>
          <w:p w14:paraId="1AF15132"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269,488,000</w:t>
            </w:r>
          </w:p>
        </w:tc>
      </w:tr>
      <w:tr w:rsidR="00F8725A" w:rsidRPr="00E85ED7" w14:paraId="7B9001BF" w14:textId="77777777" w:rsidTr="008D5F4B">
        <w:trPr>
          <w:trHeight w:val="300"/>
        </w:trPr>
        <w:tc>
          <w:tcPr>
            <w:tcW w:w="1320" w:type="dxa"/>
            <w:tcBorders>
              <w:top w:val="nil"/>
              <w:left w:val="nil"/>
              <w:bottom w:val="nil"/>
              <w:right w:val="nil"/>
            </w:tcBorders>
            <w:shd w:val="clear" w:color="auto" w:fill="auto"/>
            <w:noWrap/>
            <w:vAlign w:val="bottom"/>
            <w:hideMark/>
          </w:tcPr>
          <w:p w14:paraId="2FA22FC7"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7C0FB577" w14:textId="77777777" w:rsidR="00F8725A" w:rsidRPr="00E85ED7" w:rsidRDefault="00F8725A" w:rsidP="00EF075E">
            <w:pPr>
              <w:rPr>
                <w:rFonts w:ascii="Calibri" w:hAnsi="Calibri" w:cs="Calibri"/>
                <w:color w:val="000000"/>
              </w:rPr>
            </w:pPr>
            <w:r w:rsidRPr="00E85ED7">
              <w:rPr>
                <w:rFonts w:ascii="Calibri" w:hAnsi="Calibri" w:cs="Calibri"/>
                <w:color w:val="000000"/>
              </w:rPr>
              <w:t xml:space="preserve">Rep </w:t>
            </w:r>
            <w:proofErr w:type="spellStart"/>
            <w:r w:rsidRPr="00E85ED7">
              <w:rPr>
                <w:rFonts w:ascii="Calibri" w:hAnsi="Calibri" w:cs="Calibri"/>
                <w:color w:val="000000"/>
              </w:rPr>
              <w:t>Amt</w:t>
            </w:r>
            <w:proofErr w:type="spellEnd"/>
          </w:p>
        </w:tc>
        <w:tc>
          <w:tcPr>
            <w:tcW w:w="666" w:type="dxa"/>
            <w:tcBorders>
              <w:top w:val="nil"/>
              <w:left w:val="nil"/>
              <w:bottom w:val="nil"/>
              <w:right w:val="nil"/>
            </w:tcBorders>
            <w:shd w:val="clear" w:color="auto" w:fill="auto"/>
            <w:noWrap/>
            <w:vAlign w:val="bottom"/>
            <w:hideMark/>
          </w:tcPr>
          <w:p w14:paraId="01B17DB6"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w:t>
            </w:r>
          </w:p>
        </w:tc>
        <w:tc>
          <w:tcPr>
            <w:tcW w:w="1496" w:type="dxa"/>
            <w:tcBorders>
              <w:top w:val="nil"/>
              <w:left w:val="nil"/>
              <w:bottom w:val="nil"/>
              <w:right w:val="nil"/>
            </w:tcBorders>
            <w:shd w:val="clear" w:color="auto" w:fill="auto"/>
            <w:noWrap/>
            <w:vAlign w:val="bottom"/>
            <w:hideMark/>
          </w:tcPr>
          <w:p w14:paraId="11305CC0"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w:t>
            </w:r>
          </w:p>
        </w:tc>
        <w:tc>
          <w:tcPr>
            <w:tcW w:w="1496" w:type="dxa"/>
            <w:tcBorders>
              <w:top w:val="nil"/>
              <w:left w:val="nil"/>
              <w:bottom w:val="nil"/>
              <w:right w:val="nil"/>
            </w:tcBorders>
            <w:shd w:val="clear" w:color="auto" w:fill="auto"/>
            <w:noWrap/>
            <w:vAlign w:val="bottom"/>
            <w:hideMark/>
          </w:tcPr>
          <w:p w14:paraId="0762FCFC"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w:t>
            </w:r>
          </w:p>
        </w:tc>
      </w:tr>
      <w:tr w:rsidR="00F8725A" w:rsidRPr="00E85ED7" w14:paraId="73B64892" w14:textId="77777777" w:rsidTr="008D5F4B">
        <w:trPr>
          <w:trHeight w:val="300"/>
        </w:trPr>
        <w:tc>
          <w:tcPr>
            <w:tcW w:w="1320" w:type="dxa"/>
            <w:tcBorders>
              <w:top w:val="nil"/>
              <w:left w:val="nil"/>
              <w:bottom w:val="nil"/>
              <w:right w:val="nil"/>
            </w:tcBorders>
            <w:shd w:val="clear" w:color="auto" w:fill="auto"/>
            <w:noWrap/>
            <w:vAlign w:val="bottom"/>
            <w:hideMark/>
          </w:tcPr>
          <w:p w14:paraId="5E9FF10C" w14:textId="77777777" w:rsidR="00F8725A" w:rsidRPr="00E85ED7" w:rsidRDefault="00F8725A" w:rsidP="00EF075E">
            <w:pPr>
              <w:rPr>
                <w:rFonts w:ascii="Calibri" w:hAnsi="Calibri" w:cs="Calibri"/>
                <w:color w:val="000000"/>
              </w:rPr>
            </w:pPr>
            <w:r w:rsidRPr="00E85ED7">
              <w:rPr>
                <w:rFonts w:ascii="Calibri" w:hAnsi="Calibri" w:cs="Calibri"/>
                <w:color w:val="000000"/>
              </w:rPr>
              <w:t>+ 200 bps</w:t>
            </w:r>
          </w:p>
        </w:tc>
        <w:tc>
          <w:tcPr>
            <w:tcW w:w="1730" w:type="dxa"/>
            <w:tcBorders>
              <w:top w:val="nil"/>
              <w:left w:val="nil"/>
              <w:bottom w:val="nil"/>
              <w:right w:val="nil"/>
            </w:tcBorders>
            <w:shd w:val="clear" w:color="auto" w:fill="auto"/>
            <w:noWrap/>
            <w:vAlign w:val="bottom"/>
            <w:hideMark/>
          </w:tcPr>
          <w:p w14:paraId="38EF5285" w14:textId="77777777" w:rsidR="00F8725A" w:rsidRPr="00E85ED7" w:rsidRDefault="00F8725A" w:rsidP="00EF075E">
            <w:pPr>
              <w:rPr>
                <w:rFonts w:ascii="Calibri" w:hAnsi="Calibri" w:cs="Calibri"/>
                <w:color w:val="000000"/>
              </w:rPr>
            </w:pPr>
            <w:r w:rsidRPr="00E85ED7">
              <w:rPr>
                <w:rFonts w:ascii="Calibri" w:hAnsi="Calibri" w:cs="Calibri"/>
                <w:color w:val="000000"/>
              </w:rPr>
              <w:t>M/E</w:t>
            </w:r>
          </w:p>
        </w:tc>
        <w:tc>
          <w:tcPr>
            <w:tcW w:w="666" w:type="dxa"/>
            <w:tcBorders>
              <w:top w:val="nil"/>
              <w:left w:val="nil"/>
              <w:bottom w:val="nil"/>
              <w:right w:val="nil"/>
            </w:tcBorders>
            <w:shd w:val="clear" w:color="auto" w:fill="auto"/>
            <w:noWrap/>
            <w:vAlign w:val="bottom"/>
            <w:hideMark/>
          </w:tcPr>
          <w:p w14:paraId="503D8724"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4,613,746,677</w:t>
            </w:r>
          </w:p>
        </w:tc>
        <w:tc>
          <w:tcPr>
            <w:tcW w:w="1496" w:type="dxa"/>
            <w:tcBorders>
              <w:top w:val="nil"/>
              <w:left w:val="nil"/>
              <w:bottom w:val="nil"/>
              <w:right w:val="nil"/>
            </w:tcBorders>
            <w:shd w:val="clear" w:color="auto" w:fill="auto"/>
            <w:noWrap/>
            <w:vAlign w:val="bottom"/>
            <w:hideMark/>
          </w:tcPr>
          <w:p w14:paraId="63764D36"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4,611,549,401</w:t>
            </w:r>
          </w:p>
        </w:tc>
        <w:tc>
          <w:tcPr>
            <w:tcW w:w="1496" w:type="dxa"/>
            <w:tcBorders>
              <w:top w:val="nil"/>
              <w:left w:val="nil"/>
              <w:bottom w:val="nil"/>
              <w:right w:val="nil"/>
            </w:tcBorders>
            <w:shd w:val="clear" w:color="auto" w:fill="auto"/>
            <w:noWrap/>
            <w:vAlign w:val="bottom"/>
            <w:hideMark/>
          </w:tcPr>
          <w:p w14:paraId="4C7D085A"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4,609,353,172</w:t>
            </w:r>
          </w:p>
        </w:tc>
      </w:tr>
      <w:tr w:rsidR="00F8725A" w:rsidRPr="00E85ED7" w14:paraId="21780853" w14:textId="77777777" w:rsidTr="008D5F4B">
        <w:trPr>
          <w:trHeight w:val="300"/>
        </w:trPr>
        <w:tc>
          <w:tcPr>
            <w:tcW w:w="1320" w:type="dxa"/>
            <w:tcBorders>
              <w:top w:val="nil"/>
              <w:left w:val="nil"/>
              <w:bottom w:val="nil"/>
              <w:right w:val="nil"/>
            </w:tcBorders>
            <w:shd w:val="clear" w:color="auto" w:fill="auto"/>
            <w:noWrap/>
            <w:vAlign w:val="bottom"/>
            <w:hideMark/>
          </w:tcPr>
          <w:p w14:paraId="330B0E1D"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4A2938CA" w14:textId="77777777" w:rsidR="00F8725A" w:rsidRPr="00E85ED7" w:rsidRDefault="00F8725A" w:rsidP="00EF075E">
            <w:pPr>
              <w:rPr>
                <w:rFonts w:ascii="Calibri" w:hAnsi="Calibri" w:cs="Calibri"/>
                <w:color w:val="000000"/>
              </w:rPr>
            </w:pPr>
            <w:proofErr w:type="spellStart"/>
            <w:r w:rsidRPr="00E85ED7">
              <w:rPr>
                <w:rFonts w:ascii="Calibri" w:hAnsi="Calibri" w:cs="Calibri"/>
                <w:color w:val="000000"/>
              </w:rPr>
              <w:t>Avg</w:t>
            </w:r>
            <w:proofErr w:type="spellEnd"/>
          </w:p>
        </w:tc>
        <w:tc>
          <w:tcPr>
            <w:tcW w:w="666" w:type="dxa"/>
            <w:tcBorders>
              <w:top w:val="nil"/>
              <w:left w:val="nil"/>
              <w:bottom w:val="nil"/>
              <w:right w:val="nil"/>
            </w:tcBorders>
            <w:shd w:val="clear" w:color="auto" w:fill="auto"/>
            <w:noWrap/>
            <w:vAlign w:val="bottom"/>
            <w:hideMark/>
          </w:tcPr>
          <w:p w14:paraId="2A747773"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4,614,845,839</w:t>
            </w:r>
          </w:p>
        </w:tc>
        <w:tc>
          <w:tcPr>
            <w:tcW w:w="1496" w:type="dxa"/>
            <w:tcBorders>
              <w:top w:val="nil"/>
              <w:left w:val="nil"/>
              <w:bottom w:val="nil"/>
              <w:right w:val="nil"/>
            </w:tcBorders>
            <w:shd w:val="clear" w:color="auto" w:fill="auto"/>
            <w:noWrap/>
            <w:vAlign w:val="bottom"/>
            <w:hideMark/>
          </w:tcPr>
          <w:p w14:paraId="511736FD"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4,612,648,039</w:t>
            </w:r>
          </w:p>
        </w:tc>
        <w:tc>
          <w:tcPr>
            <w:tcW w:w="1496" w:type="dxa"/>
            <w:tcBorders>
              <w:top w:val="nil"/>
              <w:left w:val="nil"/>
              <w:bottom w:val="nil"/>
              <w:right w:val="nil"/>
            </w:tcBorders>
            <w:shd w:val="clear" w:color="auto" w:fill="auto"/>
            <w:noWrap/>
            <w:vAlign w:val="bottom"/>
            <w:hideMark/>
          </w:tcPr>
          <w:p w14:paraId="02A57B4E"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4,610,451,286</w:t>
            </w:r>
          </w:p>
        </w:tc>
      </w:tr>
      <w:tr w:rsidR="00F8725A" w:rsidRPr="00E85ED7" w14:paraId="296F0F38" w14:textId="77777777" w:rsidTr="008D5F4B">
        <w:trPr>
          <w:trHeight w:val="300"/>
        </w:trPr>
        <w:tc>
          <w:tcPr>
            <w:tcW w:w="1320" w:type="dxa"/>
            <w:tcBorders>
              <w:top w:val="nil"/>
              <w:left w:val="nil"/>
              <w:bottom w:val="nil"/>
              <w:right w:val="nil"/>
            </w:tcBorders>
            <w:shd w:val="clear" w:color="auto" w:fill="auto"/>
            <w:noWrap/>
            <w:vAlign w:val="bottom"/>
            <w:hideMark/>
          </w:tcPr>
          <w:p w14:paraId="14E41958"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0DAD1080" w14:textId="77777777" w:rsidR="00F8725A" w:rsidRPr="00E85ED7" w:rsidRDefault="00F8725A" w:rsidP="00EF075E">
            <w:pPr>
              <w:rPr>
                <w:rFonts w:ascii="Calibri" w:hAnsi="Calibri" w:cs="Calibri"/>
                <w:color w:val="000000"/>
              </w:rPr>
            </w:pPr>
            <w:proofErr w:type="spellStart"/>
            <w:r w:rsidRPr="00E85ED7">
              <w:rPr>
                <w:rFonts w:ascii="Calibri" w:hAnsi="Calibri" w:cs="Calibri"/>
                <w:color w:val="000000"/>
              </w:rPr>
              <w:t>Inc</w:t>
            </w:r>
            <w:proofErr w:type="spellEnd"/>
            <w:r w:rsidRPr="00E85ED7">
              <w:rPr>
                <w:rFonts w:ascii="Calibri" w:hAnsi="Calibri" w:cs="Calibri"/>
                <w:color w:val="000000"/>
              </w:rPr>
              <w:t>/</w:t>
            </w:r>
            <w:proofErr w:type="spellStart"/>
            <w:r w:rsidRPr="00E85ED7">
              <w:rPr>
                <w:rFonts w:ascii="Calibri" w:hAnsi="Calibri" w:cs="Calibri"/>
                <w:color w:val="000000"/>
              </w:rPr>
              <w:t>Exp</w:t>
            </w:r>
            <w:proofErr w:type="spellEnd"/>
          </w:p>
        </w:tc>
        <w:tc>
          <w:tcPr>
            <w:tcW w:w="666" w:type="dxa"/>
            <w:tcBorders>
              <w:top w:val="nil"/>
              <w:left w:val="nil"/>
              <w:bottom w:val="nil"/>
              <w:right w:val="nil"/>
            </w:tcBorders>
            <w:shd w:val="clear" w:color="auto" w:fill="auto"/>
            <w:noWrap/>
            <w:vAlign w:val="bottom"/>
            <w:hideMark/>
          </w:tcPr>
          <w:p w14:paraId="435EB593"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3,013,086</w:t>
            </w:r>
          </w:p>
        </w:tc>
        <w:tc>
          <w:tcPr>
            <w:tcW w:w="1496" w:type="dxa"/>
            <w:tcBorders>
              <w:top w:val="nil"/>
              <w:left w:val="nil"/>
              <w:bottom w:val="nil"/>
              <w:right w:val="nil"/>
            </w:tcBorders>
            <w:shd w:val="clear" w:color="auto" w:fill="auto"/>
            <w:noWrap/>
            <w:vAlign w:val="bottom"/>
            <w:hideMark/>
          </w:tcPr>
          <w:p w14:paraId="23688F49"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4,605,641</w:t>
            </w:r>
          </w:p>
        </w:tc>
        <w:tc>
          <w:tcPr>
            <w:tcW w:w="1496" w:type="dxa"/>
            <w:tcBorders>
              <w:top w:val="nil"/>
              <w:left w:val="nil"/>
              <w:bottom w:val="nil"/>
              <w:right w:val="nil"/>
            </w:tcBorders>
            <w:shd w:val="clear" w:color="auto" w:fill="auto"/>
            <w:noWrap/>
            <w:vAlign w:val="bottom"/>
            <w:hideMark/>
          </w:tcPr>
          <w:p w14:paraId="7D4DB6E9"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5,603,514</w:t>
            </w:r>
          </w:p>
        </w:tc>
      </w:tr>
      <w:tr w:rsidR="00F8725A" w:rsidRPr="00E85ED7" w14:paraId="517C0291" w14:textId="77777777" w:rsidTr="008D5F4B">
        <w:trPr>
          <w:trHeight w:val="300"/>
        </w:trPr>
        <w:tc>
          <w:tcPr>
            <w:tcW w:w="1320" w:type="dxa"/>
            <w:tcBorders>
              <w:top w:val="nil"/>
              <w:left w:val="nil"/>
              <w:bottom w:val="nil"/>
              <w:right w:val="nil"/>
            </w:tcBorders>
            <w:shd w:val="clear" w:color="auto" w:fill="auto"/>
            <w:noWrap/>
            <w:vAlign w:val="bottom"/>
            <w:hideMark/>
          </w:tcPr>
          <w:p w14:paraId="24A79383"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4BD2DCF5" w14:textId="77777777" w:rsidR="00F8725A" w:rsidRPr="00E85ED7" w:rsidRDefault="00F8725A" w:rsidP="00EF075E">
            <w:pPr>
              <w:rPr>
                <w:rFonts w:ascii="Calibri" w:hAnsi="Calibri" w:cs="Calibri"/>
                <w:color w:val="000000"/>
              </w:rPr>
            </w:pPr>
            <w:r w:rsidRPr="00E85ED7">
              <w:rPr>
                <w:rFonts w:ascii="Calibri" w:hAnsi="Calibri" w:cs="Calibri"/>
                <w:color w:val="000000"/>
              </w:rPr>
              <w:t>Port</w:t>
            </w:r>
          </w:p>
        </w:tc>
        <w:tc>
          <w:tcPr>
            <w:tcW w:w="666" w:type="dxa"/>
            <w:tcBorders>
              <w:top w:val="nil"/>
              <w:left w:val="nil"/>
              <w:bottom w:val="nil"/>
              <w:right w:val="nil"/>
            </w:tcBorders>
            <w:shd w:val="clear" w:color="auto" w:fill="auto"/>
            <w:noWrap/>
            <w:vAlign w:val="bottom"/>
            <w:hideMark/>
          </w:tcPr>
          <w:p w14:paraId="73739112"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0.783</w:t>
            </w:r>
          </w:p>
        </w:tc>
        <w:tc>
          <w:tcPr>
            <w:tcW w:w="1496" w:type="dxa"/>
            <w:tcBorders>
              <w:top w:val="nil"/>
              <w:left w:val="nil"/>
              <w:bottom w:val="nil"/>
              <w:right w:val="nil"/>
            </w:tcBorders>
            <w:shd w:val="clear" w:color="auto" w:fill="auto"/>
            <w:noWrap/>
            <w:vAlign w:val="bottom"/>
            <w:hideMark/>
          </w:tcPr>
          <w:p w14:paraId="33915939"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1.16</w:t>
            </w:r>
          </w:p>
        </w:tc>
        <w:tc>
          <w:tcPr>
            <w:tcW w:w="1496" w:type="dxa"/>
            <w:tcBorders>
              <w:top w:val="nil"/>
              <w:left w:val="nil"/>
              <w:bottom w:val="nil"/>
              <w:right w:val="nil"/>
            </w:tcBorders>
            <w:shd w:val="clear" w:color="auto" w:fill="auto"/>
            <w:noWrap/>
            <w:vAlign w:val="bottom"/>
            <w:hideMark/>
          </w:tcPr>
          <w:p w14:paraId="6A18B8F2"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1.458</w:t>
            </w:r>
          </w:p>
        </w:tc>
      </w:tr>
      <w:tr w:rsidR="00F8725A" w:rsidRPr="00E85ED7" w14:paraId="08BC3282" w14:textId="77777777" w:rsidTr="008D5F4B">
        <w:trPr>
          <w:trHeight w:val="300"/>
        </w:trPr>
        <w:tc>
          <w:tcPr>
            <w:tcW w:w="1320" w:type="dxa"/>
            <w:tcBorders>
              <w:top w:val="nil"/>
              <w:left w:val="nil"/>
              <w:bottom w:val="nil"/>
              <w:right w:val="nil"/>
            </w:tcBorders>
            <w:shd w:val="clear" w:color="auto" w:fill="auto"/>
            <w:noWrap/>
            <w:vAlign w:val="bottom"/>
            <w:hideMark/>
          </w:tcPr>
          <w:p w14:paraId="1D7B48AC"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1D9FB9B7" w14:textId="77777777" w:rsidR="00F8725A" w:rsidRPr="00E85ED7" w:rsidRDefault="00F8725A" w:rsidP="00EF075E">
            <w:pPr>
              <w:rPr>
                <w:rFonts w:ascii="Calibri" w:hAnsi="Calibri" w:cs="Calibri"/>
                <w:color w:val="000000"/>
              </w:rPr>
            </w:pPr>
            <w:proofErr w:type="spellStart"/>
            <w:r w:rsidRPr="00E85ED7">
              <w:rPr>
                <w:rFonts w:ascii="Calibri" w:hAnsi="Calibri" w:cs="Calibri"/>
                <w:color w:val="000000"/>
              </w:rPr>
              <w:t>Offr</w:t>
            </w:r>
            <w:proofErr w:type="spellEnd"/>
          </w:p>
        </w:tc>
        <w:tc>
          <w:tcPr>
            <w:tcW w:w="666" w:type="dxa"/>
            <w:tcBorders>
              <w:top w:val="nil"/>
              <w:left w:val="nil"/>
              <w:bottom w:val="nil"/>
              <w:right w:val="nil"/>
            </w:tcBorders>
            <w:shd w:val="clear" w:color="auto" w:fill="auto"/>
            <w:noWrap/>
            <w:vAlign w:val="bottom"/>
            <w:hideMark/>
          </w:tcPr>
          <w:p w14:paraId="13A4630C"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2.15</w:t>
            </w:r>
          </w:p>
        </w:tc>
        <w:tc>
          <w:tcPr>
            <w:tcW w:w="1496" w:type="dxa"/>
            <w:tcBorders>
              <w:top w:val="nil"/>
              <w:left w:val="nil"/>
              <w:bottom w:val="nil"/>
              <w:right w:val="nil"/>
            </w:tcBorders>
            <w:shd w:val="clear" w:color="auto" w:fill="auto"/>
            <w:noWrap/>
            <w:vAlign w:val="bottom"/>
            <w:hideMark/>
          </w:tcPr>
          <w:p w14:paraId="2478745D"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2.15</w:t>
            </w:r>
          </w:p>
        </w:tc>
        <w:tc>
          <w:tcPr>
            <w:tcW w:w="1496" w:type="dxa"/>
            <w:tcBorders>
              <w:top w:val="nil"/>
              <w:left w:val="nil"/>
              <w:bottom w:val="nil"/>
              <w:right w:val="nil"/>
            </w:tcBorders>
            <w:shd w:val="clear" w:color="auto" w:fill="auto"/>
            <w:noWrap/>
            <w:vAlign w:val="bottom"/>
            <w:hideMark/>
          </w:tcPr>
          <w:p w14:paraId="3C14E5AF"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2.15</w:t>
            </w:r>
          </w:p>
        </w:tc>
      </w:tr>
      <w:tr w:rsidR="00F8725A" w:rsidRPr="00E85ED7" w14:paraId="187E71AF" w14:textId="77777777" w:rsidTr="008D5F4B">
        <w:trPr>
          <w:trHeight w:val="300"/>
        </w:trPr>
        <w:tc>
          <w:tcPr>
            <w:tcW w:w="1320" w:type="dxa"/>
            <w:tcBorders>
              <w:top w:val="nil"/>
              <w:left w:val="nil"/>
              <w:bottom w:val="nil"/>
              <w:right w:val="nil"/>
            </w:tcBorders>
            <w:shd w:val="clear" w:color="auto" w:fill="auto"/>
            <w:noWrap/>
            <w:vAlign w:val="bottom"/>
            <w:hideMark/>
          </w:tcPr>
          <w:p w14:paraId="36EA6717"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5981AA3B" w14:textId="77777777" w:rsidR="00F8725A" w:rsidRPr="00E85ED7" w:rsidRDefault="00F8725A" w:rsidP="00EF075E">
            <w:pPr>
              <w:rPr>
                <w:rFonts w:ascii="Calibri" w:hAnsi="Calibri" w:cs="Calibri"/>
                <w:color w:val="000000"/>
              </w:rPr>
            </w:pPr>
            <w:r w:rsidRPr="00E85ED7">
              <w:rPr>
                <w:rFonts w:ascii="Calibri" w:hAnsi="Calibri" w:cs="Calibri"/>
                <w:color w:val="000000"/>
              </w:rPr>
              <w:t xml:space="preserve">Mat </w:t>
            </w:r>
            <w:proofErr w:type="spellStart"/>
            <w:r w:rsidRPr="00E85ED7">
              <w:rPr>
                <w:rFonts w:ascii="Calibri" w:hAnsi="Calibri" w:cs="Calibri"/>
                <w:color w:val="000000"/>
              </w:rPr>
              <w:t>Amt</w:t>
            </w:r>
            <w:proofErr w:type="spellEnd"/>
          </w:p>
        </w:tc>
        <w:tc>
          <w:tcPr>
            <w:tcW w:w="666" w:type="dxa"/>
            <w:tcBorders>
              <w:top w:val="nil"/>
              <w:left w:val="nil"/>
              <w:bottom w:val="nil"/>
              <w:right w:val="nil"/>
            </w:tcBorders>
            <w:shd w:val="clear" w:color="auto" w:fill="auto"/>
            <w:noWrap/>
            <w:vAlign w:val="bottom"/>
            <w:hideMark/>
          </w:tcPr>
          <w:p w14:paraId="5E6C8135"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709,247,000</w:t>
            </w:r>
          </w:p>
        </w:tc>
        <w:tc>
          <w:tcPr>
            <w:tcW w:w="1496" w:type="dxa"/>
            <w:tcBorders>
              <w:top w:val="nil"/>
              <w:left w:val="nil"/>
              <w:bottom w:val="nil"/>
              <w:right w:val="nil"/>
            </w:tcBorders>
            <w:shd w:val="clear" w:color="auto" w:fill="auto"/>
            <w:noWrap/>
            <w:vAlign w:val="bottom"/>
            <w:hideMark/>
          </w:tcPr>
          <w:p w14:paraId="03A5BE0D"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1,366,203,000</w:t>
            </w:r>
          </w:p>
        </w:tc>
        <w:tc>
          <w:tcPr>
            <w:tcW w:w="1496" w:type="dxa"/>
            <w:tcBorders>
              <w:top w:val="nil"/>
              <w:left w:val="nil"/>
              <w:bottom w:val="nil"/>
              <w:right w:val="nil"/>
            </w:tcBorders>
            <w:shd w:val="clear" w:color="auto" w:fill="auto"/>
            <w:noWrap/>
            <w:vAlign w:val="bottom"/>
            <w:hideMark/>
          </w:tcPr>
          <w:p w14:paraId="0878AC80"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269,488,000</w:t>
            </w:r>
          </w:p>
        </w:tc>
      </w:tr>
      <w:tr w:rsidR="00F8725A" w:rsidRPr="00E85ED7" w14:paraId="39B8BE5C" w14:textId="77777777" w:rsidTr="008D5F4B">
        <w:trPr>
          <w:trHeight w:val="300"/>
        </w:trPr>
        <w:tc>
          <w:tcPr>
            <w:tcW w:w="1320" w:type="dxa"/>
            <w:tcBorders>
              <w:top w:val="nil"/>
              <w:left w:val="nil"/>
              <w:bottom w:val="nil"/>
              <w:right w:val="nil"/>
            </w:tcBorders>
            <w:shd w:val="clear" w:color="auto" w:fill="auto"/>
            <w:noWrap/>
            <w:vAlign w:val="bottom"/>
            <w:hideMark/>
          </w:tcPr>
          <w:p w14:paraId="45DC0F7B"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264AB169" w14:textId="77777777" w:rsidR="00F8725A" w:rsidRPr="00E85ED7" w:rsidRDefault="00F8725A" w:rsidP="00EF075E">
            <w:pPr>
              <w:rPr>
                <w:rFonts w:ascii="Calibri" w:hAnsi="Calibri" w:cs="Calibri"/>
                <w:color w:val="000000"/>
              </w:rPr>
            </w:pPr>
            <w:r w:rsidRPr="00E85ED7">
              <w:rPr>
                <w:rFonts w:ascii="Calibri" w:hAnsi="Calibri" w:cs="Calibri"/>
                <w:color w:val="000000"/>
              </w:rPr>
              <w:t xml:space="preserve">Rep </w:t>
            </w:r>
            <w:proofErr w:type="spellStart"/>
            <w:r w:rsidRPr="00E85ED7">
              <w:rPr>
                <w:rFonts w:ascii="Calibri" w:hAnsi="Calibri" w:cs="Calibri"/>
                <w:color w:val="000000"/>
              </w:rPr>
              <w:t>Amt</w:t>
            </w:r>
            <w:proofErr w:type="spellEnd"/>
          </w:p>
        </w:tc>
        <w:tc>
          <w:tcPr>
            <w:tcW w:w="666" w:type="dxa"/>
            <w:tcBorders>
              <w:top w:val="nil"/>
              <w:left w:val="nil"/>
              <w:bottom w:val="nil"/>
              <w:right w:val="nil"/>
            </w:tcBorders>
            <w:shd w:val="clear" w:color="auto" w:fill="auto"/>
            <w:noWrap/>
            <w:vAlign w:val="bottom"/>
            <w:hideMark/>
          </w:tcPr>
          <w:p w14:paraId="1A84C6D0"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w:t>
            </w:r>
          </w:p>
        </w:tc>
        <w:tc>
          <w:tcPr>
            <w:tcW w:w="1496" w:type="dxa"/>
            <w:tcBorders>
              <w:top w:val="nil"/>
              <w:left w:val="nil"/>
              <w:bottom w:val="nil"/>
              <w:right w:val="nil"/>
            </w:tcBorders>
            <w:shd w:val="clear" w:color="auto" w:fill="auto"/>
            <w:noWrap/>
            <w:vAlign w:val="bottom"/>
            <w:hideMark/>
          </w:tcPr>
          <w:p w14:paraId="72CBDFD8"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w:t>
            </w:r>
          </w:p>
        </w:tc>
        <w:tc>
          <w:tcPr>
            <w:tcW w:w="1496" w:type="dxa"/>
            <w:tcBorders>
              <w:top w:val="nil"/>
              <w:left w:val="nil"/>
              <w:bottom w:val="nil"/>
              <w:right w:val="nil"/>
            </w:tcBorders>
            <w:shd w:val="clear" w:color="auto" w:fill="auto"/>
            <w:noWrap/>
            <w:vAlign w:val="bottom"/>
            <w:hideMark/>
          </w:tcPr>
          <w:p w14:paraId="125749D9"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w:t>
            </w:r>
          </w:p>
        </w:tc>
      </w:tr>
      <w:tr w:rsidR="00F8725A" w:rsidRPr="00E85ED7" w14:paraId="75278753" w14:textId="77777777" w:rsidTr="008D5F4B">
        <w:trPr>
          <w:trHeight w:val="300"/>
        </w:trPr>
        <w:tc>
          <w:tcPr>
            <w:tcW w:w="1320" w:type="dxa"/>
            <w:tcBorders>
              <w:top w:val="nil"/>
              <w:left w:val="nil"/>
              <w:bottom w:val="nil"/>
              <w:right w:val="nil"/>
            </w:tcBorders>
            <w:shd w:val="clear" w:color="auto" w:fill="auto"/>
            <w:noWrap/>
            <w:vAlign w:val="bottom"/>
            <w:hideMark/>
          </w:tcPr>
          <w:p w14:paraId="7F6B8F8F" w14:textId="77777777" w:rsidR="00F8725A" w:rsidRPr="00E85ED7" w:rsidRDefault="00F8725A" w:rsidP="00EF075E">
            <w:pPr>
              <w:rPr>
                <w:rFonts w:ascii="Calibri" w:hAnsi="Calibri" w:cs="Calibri"/>
                <w:color w:val="000000"/>
              </w:rPr>
            </w:pPr>
            <w:r w:rsidRPr="00E85ED7">
              <w:rPr>
                <w:rFonts w:ascii="Calibri" w:hAnsi="Calibri" w:cs="Calibri"/>
                <w:color w:val="000000"/>
              </w:rPr>
              <w:t>Projection</w:t>
            </w:r>
          </w:p>
        </w:tc>
        <w:tc>
          <w:tcPr>
            <w:tcW w:w="1730" w:type="dxa"/>
            <w:tcBorders>
              <w:top w:val="nil"/>
              <w:left w:val="nil"/>
              <w:bottom w:val="nil"/>
              <w:right w:val="nil"/>
            </w:tcBorders>
            <w:shd w:val="clear" w:color="auto" w:fill="auto"/>
            <w:noWrap/>
            <w:vAlign w:val="bottom"/>
            <w:hideMark/>
          </w:tcPr>
          <w:p w14:paraId="5C6F4D5E" w14:textId="77777777" w:rsidR="00F8725A" w:rsidRPr="00E85ED7" w:rsidRDefault="00F8725A" w:rsidP="00EF075E">
            <w:pPr>
              <w:rPr>
                <w:rFonts w:ascii="Calibri" w:hAnsi="Calibri" w:cs="Calibri"/>
                <w:color w:val="000000"/>
              </w:rPr>
            </w:pPr>
            <w:r w:rsidRPr="00E85ED7">
              <w:rPr>
                <w:rFonts w:ascii="Calibri" w:hAnsi="Calibri" w:cs="Calibri"/>
                <w:color w:val="000000"/>
              </w:rPr>
              <w:t>M/E</w:t>
            </w:r>
          </w:p>
        </w:tc>
        <w:tc>
          <w:tcPr>
            <w:tcW w:w="666" w:type="dxa"/>
            <w:tcBorders>
              <w:top w:val="nil"/>
              <w:left w:val="nil"/>
              <w:bottom w:val="nil"/>
              <w:right w:val="nil"/>
            </w:tcBorders>
            <w:shd w:val="clear" w:color="auto" w:fill="auto"/>
            <w:noWrap/>
            <w:vAlign w:val="bottom"/>
            <w:hideMark/>
          </w:tcPr>
          <w:p w14:paraId="34F8090F"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4,613,746,677</w:t>
            </w:r>
          </w:p>
        </w:tc>
        <w:tc>
          <w:tcPr>
            <w:tcW w:w="1496" w:type="dxa"/>
            <w:tcBorders>
              <w:top w:val="nil"/>
              <w:left w:val="nil"/>
              <w:bottom w:val="nil"/>
              <w:right w:val="nil"/>
            </w:tcBorders>
            <w:shd w:val="clear" w:color="auto" w:fill="auto"/>
            <w:noWrap/>
            <w:vAlign w:val="bottom"/>
            <w:hideMark/>
          </w:tcPr>
          <w:p w14:paraId="2A804C3B"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4,611,549,401</w:t>
            </w:r>
          </w:p>
        </w:tc>
        <w:tc>
          <w:tcPr>
            <w:tcW w:w="1496" w:type="dxa"/>
            <w:tcBorders>
              <w:top w:val="nil"/>
              <w:left w:val="nil"/>
              <w:bottom w:val="nil"/>
              <w:right w:val="nil"/>
            </w:tcBorders>
            <w:shd w:val="clear" w:color="auto" w:fill="auto"/>
            <w:noWrap/>
            <w:vAlign w:val="bottom"/>
            <w:hideMark/>
          </w:tcPr>
          <w:p w14:paraId="16F94DBA"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4,609,353,172</w:t>
            </w:r>
          </w:p>
        </w:tc>
      </w:tr>
      <w:tr w:rsidR="00F8725A" w:rsidRPr="00E85ED7" w14:paraId="4D3B030E" w14:textId="77777777" w:rsidTr="008D5F4B">
        <w:trPr>
          <w:trHeight w:val="300"/>
        </w:trPr>
        <w:tc>
          <w:tcPr>
            <w:tcW w:w="1320" w:type="dxa"/>
            <w:tcBorders>
              <w:top w:val="nil"/>
              <w:left w:val="nil"/>
              <w:bottom w:val="nil"/>
              <w:right w:val="nil"/>
            </w:tcBorders>
            <w:shd w:val="clear" w:color="auto" w:fill="auto"/>
            <w:noWrap/>
            <w:vAlign w:val="bottom"/>
            <w:hideMark/>
          </w:tcPr>
          <w:p w14:paraId="087F622F"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19E64F43" w14:textId="77777777" w:rsidR="00F8725A" w:rsidRPr="00E85ED7" w:rsidRDefault="00F8725A" w:rsidP="00EF075E">
            <w:pPr>
              <w:rPr>
                <w:rFonts w:ascii="Calibri" w:hAnsi="Calibri" w:cs="Calibri"/>
                <w:color w:val="000000"/>
              </w:rPr>
            </w:pPr>
            <w:proofErr w:type="spellStart"/>
            <w:r w:rsidRPr="00E85ED7">
              <w:rPr>
                <w:rFonts w:ascii="Calibri" w:hAnsi="Calibri" w:cs="Calibri"/>
                <w:color w:val="000000"/>
              </w:rPr>
              <w:t>Avg</w:t>
            </w:r>
            <w:proofErr w:type="spellEnd"/>
          </w:p>
        </w:tc>
        <w:tc>
          <w:tcPr>
            <w:tcW w:w="666" w:type="dxa"/>
            <w:tcBorders>
              <w:top w:val="nil"/>
              <w:left w:val="nil"/>
              <w:bottom w:val="nil"/>
              <w:right w:val="nil"/>
            </w:tcBorders>
            <w:shd w:val="clear" w:color="auto" w:fill="auto"/>
            <w:noWrap/>
            <w:vAlign w:val="bottom"/>
            <w:hideMark/>
          </w:tcPr>
          <w:p w14:paraId="337B7AEF"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4,614,845,839</w:t>
            </w:r>
          </w:p>
        </w:tc>
        <w:tc>
          <w:tcPr>
            <w:tcW w:w="1496" w:type="dxa"/>
            <w:tcBorders>
              <w:top w:val="nil"/>
              <w:left w:val="nil"/>
              <w:bottom w:val="nil"/>
              <w:right w:val="nil"/>
            </w:tcBorders>
            <w:shd w:val="clear" w:color="auto" w:fill="auto"/>
            <w:noWrap/>
            <w:vAlign w:val="bottom"/>
            <w:hideMark/>
          </w:tcPr>
          <w:p w14:paraId="2327E224"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4,612,648,039</w:t>
            </w:r>
          </w:p>
        </w:tc>
        <w:tc>
          <w:tcPr>
            <w:tcW w:w="1496" w:type="dxa"/>
            <w:tcBorders>
              <w:top w:val="nil"/>
              <w:left w:val="nil"/>
              <w:bottom w:val="nil"/>
              <w:right w:val="nil"/>
            </w:tcBorders>
            <w:shd w:val="clear" w:color="auto" w:fill="auto"/>
            <w:noWrap/>
            <w:vAlign w:val="bottom"/>
            <w:hideMark/>
          </w:tcPr>
          <w:p w14:paraId="4C1B4536"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4,610,451,286</w:t>
            </w:r>
          </w:p>
        </w:tc>
      </w:tr>
      <w:tr w:rsidR="00F8725A" w:rsidRPr="00E85ED7" w14:paraId="0750A71D" w14:textId="77777777" w:rsidTr="008D5F4B">
        <w:trPr>
          <w:trHeight w:val="300"/>
        </w:trPr>
        <w:tc>
          <w:tcPr>
            <w:tcW w:w="1320" w:type="dxa"/>
            <w:tcBorders>
              <w:top w:val="nil"/>
              <w:left w:val="nil"/>
              <w:bottom w:val="nil"/>
              <w:right w:val="nil"/>
            </w:tcBorders>
            <w:shd w:val="clear" w:color="auto" w:fill="auto"/>
            <w:noWrap/>
            <w:vAlign w:val="bottom"/>
            <w:hideMark/>
          </w:tcPr>
          <w:p w14:paraId="6BF11324"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1A782ADD" w14:textId="77777777" w:rsidR="00F8725A" w:rsidRPr="00E85ED7" w:rsidRDefault="00F8725A" w:rsidP="00EF075E">
            <w:pPr>
              <w:rPr>
                <w:rFonts w:ascii="Calibri" w:hAnsi="Calibri" w:cs="Calibri"/>
                <w:color w:val="000000"/>
              </w:rPr>
            </w:pPr>
            <w:proofErr w:type="spellStart"/>
            <w:r w:rsidRPr="00E85ED7">
              <w:rPr>
                <w:rFonts w:ascii="Calibri" w:hAnsi="Calibri" w:cs="Calibri"/>
                <w:color w:val="000000"/>
              </w:rPr>
              <w:t>Inc</w:t>
            </w:r>
            <w:proofErr w:type="spellEnd"/>
            <w:r w:rsidRPr="00E85ED7">
              <w:rPr>
                <w:rFonts w:ascii="Calibri" w:hAnsi="Calibri" w:cs="Calibri"/>
                <w:color w:val="000000"/>
              </w:rPr>
              <w:t>/</w:t>
            </w:r>
            <w:proofErr w:type="spellStart"/>
            <w:r w:rsidRPr="00E85ED7">
              <w:rPr>
                <w:rFonts w:ascii="Calibri" w:hAnsi="Calibri" w:cs="Calibri"/>
                <w:color w:val="000000"/>
              </w:rPr>
              <w:t>Exp</w:t>
            </w:r>
            <w:proofErr w:type="spellEnd"/>
          </w:p>
        </w:tc>
        <w:tc>
          <w:tcPr>
            <w:tcW w:w="666" w:type="dxa"/>
            <w:tcBorders>
              <w:top w:val="nil"/>
              <w:left w:val="nil"/>
              <w:bottom w:val="nil"/>
              <w:right w:val="nil"/>
            </w:tcBorders>
            <w:shd w:val="clear" w:color="auto" w:fill="auto"/>
            <w:noWrap/>
            <w:vAlign w:val="bottom"/>
            <w:hideMark/>
          </w:tcPr>
          <w:p w14:paraId="0F113196"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2,426,825</w:t>
            </w:r>
          </w:p>
        </w:tc>
        <w:tc>
          <w:tcPr>
            <w:tcW w:w="1496" w:type="dxa"/>
            <w:tcBorders>
              <w:top w:val="nil"/>
              <w:left w:val="nil"/>
              <w:bottom w:val="nil"/>
              <w:right w:val="nil"/>
            </w:tcBorders>
            <w:shd w:val="clear" w:color="auto" w:fill="auto"/>
            <w:noWrap/>
            <w:vAlign w:val="bottom"/>
            <w:hideMark/>
          </w:tcPr>
          <w:p w14:paraId="21A7FE0B"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2,225,347</w:t>
            </w:r>
          </w:p>
        </w:tc>
        <w:tc>
          <w:tcPr>
            <w:tcW w:w="1496" w:type="dxa"/>
            <w:tcBorders>
              <w:top w:val="nil"/>
              <w:left w:val="nil"/>
              <w:bottom w:val="nil"/>
              <w:right w:val="nil"/>
            </w:tcBorders>
            <w:shd w:val="clear" w:color="auto" w:fill="auto"/>
            <w:noWrap/>
            <w:vAlign w:val="bottom"/>
            <w:hideMark/>
          </w:tcPr>
          <w:p w14:paraId="44C9A877"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1,947,387</w:t>
            </w:r>
          </w:p>
        </w:tc>
      </w:tr>
      <w:tr w:rsidR="00F8725A" w:rsidRPr="00E85ED7" w14:paraId="0389A81C" w14:textId="77777777" w:rsidTr="008D5F4B">
        <w:trPr>
          <w:trHeight w:val="300"/>
        </w:trPr>
        <w:tc>
          <w:tcPr>
            <w:tcW w:w="1320" w:type="dxa"/>
            <w:tcBorders>
              <w:top w:val="nil"/>
              <w:left w:val="nil"/>
              <w:bottom w:val="nil"/>
              <w:right w:val="nil"/>
            </w:tcBorders>
            <w:shd w:val="clear" w:color="auto" w:fill="auto"/>
            <w:noWrap/>
            <w:vAlign w:val="bottom"/>
            <w:hideMark/>
          </w:tcPr>
          <w:p w14:paraId="3C27BAC2"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5B34794B" w14:textId="77777777" w:rsidR="00F8725A" w:rsidRPr="00E85ED7" w:rsidRDefault="00F8725A" w:rsidP="00EF075E">
            <w:pPr>
              <w:rPr>
                <w:rFonts w:ascii="Calibri" w:hAnsi="Calibri" w:cs="Calibri"/>
                <w:color w:val="000000"/>
              </w:rPr>
            </w:pPr>
            <w:r w:rsidRPr="00E85ED7">
              <w:rPr>
                <w:rFonts w:ascii="Calibri" w:hAnsi="Calibri" w:cs="Calibri"/>
                <w:color w:val="000000"/>
              </w:rPr>
              <w:t>Port</w:t>
            </w:r>
          </w:p>
        </w:tc>
        <w:tc>
          <w:tcPr>
            <w:tcW w:w="666" w:type="dxa"/>
            <w:tcBorders>
              <w:top w:val="nil"/>
              <w:left w:val="nil"/>
              <w:bottom w:val="nil"/>
              <w:right w:val="nil"/>
            </w:tcBorders>
            <w:shd w:val="clear" w:color="auto" w:fill="auto"/>
            <w:noWrap/>
            <w:vAlign w:val="bottom"/>
            <w:hideMark/>
          </w:tcPr>
          <w:p w14:paraId="071E23C4"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0.631</w:t>
            </w:r>
          </w:p>
        </w:tc>
        <w:tc>
          <w:tcPr>
            <w:tcW w:w="1496" w:type="dxa"/>
            <w:tcBorders>
              <w:top w:val="nil"/>
              <w:left w:val="nil"/>
              <w:bottom w:val="nil"/>
              <w:right w:val="nil"/>
            </w:tcBorders>
            <w:shd w:val="clear" w:color="auto" w:fill="auto"/>
            <w:noWrap/>
            <w:vAlign w:val="bottom"/>
            <w:hideMark/>
          </w:tcPr>
          <w:p w14:paraId="2A4ED0CC"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0.56</w:t>
            </w:r>
          </w:p>
        </w:tc>
        <w:tc>
          <w:tcPr>
            <w:tcW w:w="1496" w:type="dxa"/>
            <w:tcBorders>
              <w:top w:val="nil"/>
              <w:left w:val="nil"/>
              <w:bottom w:val="nil"/>
              <w:right w:val="nil"/>
            </w:tcBorders>
            <w:shd w:val="clear" w:color="auto" w:fill="auto"/>
            <w:noWrap/>
            <w:vAlign w:val="bottom"/>
            <w:hideMark/>
          </w:tcPr>
          <w:p w14:paraId="2CACFD99"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0.507</w:t>
            </w:r>
          </w:p>
        </w:tc>
      </w:tr>
      <w:tr w:rsidR="00F8725A" w:rsidRPr="00E85ED7" w14:paraId="3DB9B1B9" w14:textId="77777777" w:rsidTr="008D5F4B">
        <w:trPr>
          <w:trHeight w:val="300"/>
        </w:trPr>
        <w:tc>
          <w:tcPr>
            <w:tcW w:w="1320" w:type="dxa"/>
            <w:tcBorders>
              <w:top w:val="nil"/>
              <w:left w:val="nil"/>
              <w:bottom w:val="nil"/>
              <w:right w:val="nil"/>
            </w:tcBorders>
            <w:shd w:val="clear" w:color="auto" w:fill="auto"/>
            <w:noWrap/>
            <w:vAlign w:val="bottom"/>
            <w:hideMark/>
          </w:tcPr>
          <w:p w14:paraId="5302DF43"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303BE3CF" w14:textId="77777777" w:rsidR="00F8725A" w:rsidRPr="00E85ED7" w:rsidRDefault="00F8725A" w:rsidP="00EF075E">
            <w:pPr>
              <w:rPr>
                <w:rFonts w:ascii="Calibri" w:hAnsi="Calibri" w:cs="Calibri"/>
                <w:color w:val="000000"/>
              </w:rPr>
            </w:pPr>
            <w:proofErr w:type="spellStart"/>
            <w:r w:rsidRPr="00E85ED7">
              <w:rPr>
                <w:rFonts w:ascii="Calibri" w:hAnsi="Calibri" w:cs="Calibri"/>
                <w:color w:val="000000"/>
              </w:rPr>
              <w:t>Offr</w:t>
            </w:r>
            <w:proofErr w:type="spellEnd"/>
          </w:p>
        </w:tc>
        <w:tc>
          <w:tcPr>
            <w:tcW w:w="666" w:type="dxa"/>
            <w:tcBorders>
              <w:top w:val="nil"/>
              <w:left w:val="nil"/>
              <w:bottom w:val="nil"/>
              <w:right w:val="nil"/>
            </w:tcBorders>
            <w:shd w:val="clear" w:color="auto" w:fill="auto"/>
            <w:noWrap/>
            <w:vAlign w:val="bottom"/>
            <w:hideMark/>
          </w:tcPr>
          <w:p w14:paraId="049F4735"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0.16</w:t>
            </w:r>
          </w:p>
        </w:tc>
        <w:tc>
          <w:tcPr>
            <w:tcW w:w="1496" w:type="dxa"/>
            <w:tcBorders>
              <w:top w:val="nil"/>
              <w:left w:val="nil"/>
              <w:bottom w:val="nil"/>
              <w:right w:val="nil"/>
            </w:tcBorders>
            <w:shd w:val="clear" w:color="auto" w:fill="auto"/>
            <w:noWrap/>
            <w:vAlign w:val="bottom"/>
            <w:hideMark/>
          </w:tcPr>
          <w:p w14:paraId="6D7B68E9"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0.16</w:t>
            </w:r>
          </w:p>
        </w:tc>
        <w:tc>
          <w:tcPr>
            <w:tcW w:w="1496" w:type="dxa"/>
            <w:tcBorders>
              <w:top w:val="nil"/>
              <w:left w:val="nil"/>
              <w:bottom w:val="nil"/>
              <w:right w:val="nil"/>
            </w:tcBorders>
            <w:shd w:val="clear" w:color="auto" w:fill="auto"/>
            <w:noWrap/>
            <w:vAlign w:val="bottom"/>
            <w:hideMark/>
          </w:tcPr>
          <w:p w14:paraId="32749660"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0.16</w:t>
            </w:r>
          </w:p>
        </w:tc>
      </w:tr>
      <w:tr w:rsidR="00F8725A" w:rsidRPr="00E85ED7" w14:paraId="3E03E1BB" w14:textId="77777777" w:rsidTr="008D5F4B">
        <w:trPr>
          <w:trHeight w:val="300"/>
        </w:trPr>
        <w:tc>
          <w:tcPr>
            <w:tcW w:w="1320" w:type="dxa"/>
            <w:tcBorders>
              <w:top w:val="nil"/>
              <w:left w:val="nil"/>
              <w:bottom w:val="nil"/>
              <w:right w:val="nil"/>
            </w:tcBorders>
            <w:shd w:val="clear" w:color="auto" w:fill="auto"/>
            <w:noWrap/>
            <w:vAlign w:val="bottom"/>
            <w:hideMark/>
          </w:tcPr>
          <w:p w14:paraId="17E3DFAD"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1C089EAE" w14:textId="77777777" w:rsidR="00F8725A" w:rsidRPr="00E85ED7" w:rsidRDefault="00F8725A" w:rsidP="00EF075E">
            <w:pPr>
              <w:rPr>
                <w:rFonts w:ascii="Calibri" w:hAnsi="Calibri" w:cs="Calibri"/>
                <w:color w:val="000000"/>
              </w:rPr>
            </w:pPr>
            <w:r w:rsidRPr="00E85ED7">
              <w:rPr>
                <w:rFonts w:ascii="Calibri" w:hAnsi="Calibri" w:cs="Calibri"/>
                <w:color w:val="000000"/>
              </w:rPr>
              <w:t xml:space="preserve">Mat </w:t>
            </w:r>
            <w:proofErr w:type="spellStart"/>
            <w:r w:rsidRPr="00E85ED7">
              <w:rPr>
                <w:rFonts w:ascii="Calibri" w:hAnsi="Calibri" w:cs="Calibri"/>
                <w:color w:val="000000"/>
              </w:rPr>
              <w:t>Amt</w:t>
            </w:r>
            <w:proofErr w:type="spellEnd"/>
          </w:p>
        </w:tc>
        <w:tc>
          <w:tcPr>
            <w:tcW w:w="666" w:type="dxa"/>
            <w:tcBorders>
              <w:top w:val="nil"/>
              <w:left w:val="nil"/>
              <w:bottom w:val="nil"/>
              <w:right w:val="nil"/>
            </w:tcBorders>
            <w:shd w:val="clear" w:color="auto" w:fill="auto"/>
            <w:noWrap/>
            <w:vAlign w:val="bottom"/>
            <w:hideMark/>
          </w:tcPr>
          <w:p w14:paraId="11BC40D8"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709,247,000</w:t>
            </w:r>
          </w:p>
        </w:tc>
        <w:tc>
          <w:tcPr>
            <w:tcW w:w="1496" w:type="dxa"/>
            <w:tcBorders>
              <w:top w:val="nil"/>
              <w:left w:val="nil"/>
              <w:bottom w:val="nil"/>
              <w:right w:val="nil"/>
            </w:tcBorders>
            <w:shd w:val="clear" w:color="auto" w:fill="auto"/>
            <w:noWrap/>
            <w:vAlign w:val="bottom"/>
            <w:hideMark/>
          </w:tcPr>
          <w:p w14:paraId="7E106AD1"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1,366,203,000</w:t>
            </w:r>
          </w:p>
        </w:tc>
        <w:tc>
          <w:tcPr>
            <w:tcW w:w="1496" w:type="dxa"/>
            <w:tcBorders>
              <w:top w:val="nil"/>
              <w:left w:val="nil"/>
              <w:bottom w:val="nil"/>
              <w:right w:val="nil"/>
            </w:tcBorders>
            <w:shd w:val="clear" w:color="auto" w:fill="auto"/>
            <w:noWrap/>
            <w:vAlign w:val="bottom"/>
            <w:hideMark/>
          </w:tcPr>
          <w:p w14:paraId="56DED7A6"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269,488,000</w:t>
            </w:r>
          </w:p>
        </w:tc>
      </w:tr>
      <w:tr w:rsidR="00F8725A" w:rsidRPr="00E85ED7" w14:paraId="553802CF" w14:textId="77777777" w:rsidTr="008D5F4B">
        <w:trPr>
          <w:trHeight w:val="300"/>
        </w:trPr>
        <w:tc>
          <w:tcPr>
            <w:tcW w:w="1320" w:type="dxa"/>
            <w:tcBorders>
              <w:top w:val="nil"/>
              <w:left w:val="nil"/>
              <w:bottom w:val="nil"/>
              <w:right w:val="nil"/>
            </w:tcBorders>
            <w:shd w:val="clear" w:color="auto" w:fill="auto"/>
            <w:noWrap/>
            <w:vAlign w:val="bottom"/>
            <w:hideMark/>
          </w:tcPr>
          <w:p w14:paraId="35F7A863" w14:textId="77777777" w:rsidR="00F8725A" w:rsidRPr="00E85ED7" w:rsidRDefault="00F8725A" w:rsidP="00EF075E">
            <w:pPr>
              <w:jc w:val="right"/>
              <w:rPr>
                <w:rFonts w:ascii="Calibri" w:hAnsi="Calibri" w:cs="Calibri"/>
                <w:color w:val="000000"/>
              </w:rPr>
            </w:pPr>
          </w:p>
        </w:tc>
        <w:tc>
          <w:tcPr>
            <w:tcW w:w="1730" w:type="dxa"/>
            <w:tcBorders>
              <w:top w:val="nil"/>
              <w:left w:val="nil"/>
              <w:bottom w:val="nil"/>
              <w:right w:val="nil"/>
            </w:tcBorders>
            <w:shd w:val="clear" w:color="auto" w:fill="auto"/>
            <w:noWrap/>
            <w:vAlign w:val="bottom"/>
            <w:hideMark/>
          </w:tcPr>
          <w:p w14:paraId="7903B58E" w14:textId="77777777" w:rsidR="00F8725A" w:rsidRPr="00E85ED7" w:rsidRDefault="00F8725A" w:rsidP="00EF075E">
            <w:pPr>
              <w:rPr>
                <w:rFonts w:ascii="Calibri" w:hAnsi="Calibri" w:cs="Calibri"/>
                <w:color w:val="000000"/>
              </w:rPr>
            </w:pPr>
            <w:r w:rsidRPr="00E85ED7">
              <w:rPr>
                <w:rFonts w:ascii="Calibri" w:hAnsi="Calibri" w:cs="Calibri"/>
                <w:color w:val="000000"/>
              </w:rPr>
              <w:t xml:space="preserve">Rep </w:t>
            </w:r>
            <w:proofErr w:type="spellStart"/>
            <w:r w:rsidRPr="00E85ED7">
              <w:rPr>
                <w:rFonts w:ascii="Calibri" w:hAnsi="Calibri" w:cs="Calibri"/>
                <w:color w:val="000000"/>
              </w:rPr>
              <w:t>Amt</w:t>
            </w:r>
            <w:proofErr w:type="spellEnd"/>
          </w:p>
        </w:tc>
        <w:tc>
          <w:tcPr>
            <w:tcW w:w="666" w:type="dxa"/>
            <w:tcBorders>
              <w:top w:val="nil"/>
              <w:left w:val="nil"/>
              <w:bottom w:val="nil"/>
              <w:right w:val="nil"/>
            </w:tcBorders>
            <w:shd w:val="clear" w:color="auto" w:fill="auto"/>
            <w:noWrap/>
            <w:vAlign w:val="bottom"/>
            <w:hideMark/>
          </w:tcPr>
          <w:p w14:paraId="1E58EF64"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w:t>
            </w:r>
          </w:p>
        </w:tc>
        <w:tc>
          <w:tcPr>
            <w:tcW w:w="1496" w:type="dxa"/>
            <w:tcBorders>
              <w:top w:val="nil"/>
              <w:left w:val="nil"/>
              <w:bottom w:val="nil"/>
              <w:right w:val="nil"/>
            </w:tcBorders>
            <w:shd w:val="clear" w:color="auto" w:fill="auto"/>
            <w:noWrap/>
            <w:vAlign w:val="bottom"/>
            <w:hideMark/>
          </w:tcPr>
          <w:p w14:paraId="54E48AE5"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w:t>
            </w:r>
          </w:p>
        </w:tc>
        <w:tc>
          <w:tcPr>
            <w:tcW w:w="1496" w:type="dxa"/>
            <w:tcBorders>
              <w:top w:val="nil"/>
              <w:left w:val="nil"/>
              <w:bottom w:val="nil"/>
              <w:right w:val="nil"/>
            </w:tcBorders>
            <w:shd w:val="clear" w:color="auto" w:fill="auto"/>
            <w:noWrap/>
            <w:vAlign w:val="bottom"/>
            <w:hideMark/>
          </w:tcPr>
          <w:p w14:paraId="5EB15C8A" w14:textId="77777777" w:rsidR="00F8725A" w:rsidRPr="00E85ED7" w:rsidRDefault="00F8725A" w:rsidP="00EF075E">
            <w:pPr>
              <w:jc w:val="right"/>
              <w:rPr>
                <w:rFonts w:ascii="Calibri" w:hAnsi="Calibri" w:cs="Calibri"/>
                <w:color w:val="000000"/>
              </w:rPr>
            </w:pPr>
            <w:r w:rsidRPr="00E85ED7">
              <w:rPr>
                <w:rFonts w:ascii="Calibri" w:hAnsi="Calibri" w:cs="Calibri"/>
                <w:color w:val="000000"/>
              </w:rPr>
              <w:t>0</w:t>
            </w:r>
          </w:p>
        </w:tc>
      </w:tr>
    </w:tbl>
    <w:p w14:paraId="60D08F85" w14:textId="77777777" w:rsidR="00F8725A" w:rsidRDefault="00F8725A" w:rsidP="00F8725A"/>
    <w:p w14:paraId="3C1ED6BB" w14:textId="40BDDF3D" w:rsidR="00F8725A" w:rsidRDefault="00F8725A" w:rsidP="00F8725A">
      <w:pPr>
        <w:rPr>
          <w:b/>
        </w:rPr>
      </w:pPr>
      <w:r>
        <w:rPr>
          <w:b/>
        </w:rPr>
        <w:t>Sensitivity</w:t>
      </w:r>
    </w:p>
    <w:p w14:paraId="4F29F4EF" w14:textId="77777777" w:rsidR="00EF075E" w:rsidRDefault="00EF075E" w:rsidP="00F8725A">
      <w:pPr>
        <w:rPr>
          <w:b/>
        </w:rPr>
      </w:pPr>
    </w:p>
    <w:p w14:paraId="06208F9D" w14:textId="1A17F44A" w:rsidR="00F8725A" w:rsidRDefault="00F8725A" w:rsidP="00F8725A">
      <w:r>
        <w:t>Sensitivity is determine</w:t>
      </w:r>
      <w:r w:rsidR="0097526B">
        <w:t>d</w:t>
      </w:r>
      <w:r>
        <w:t xml:space="preserve"> as the relative difference to the base between the difference of the shock scenario value and the base scenario value.</w:t>
      </w:r>
    </w:p>
    <w:p w14:paraId="240382AB" w14:textId="0A8D06CD" w:rsidR="00974843" w:rsidRDefault="00974843" w:rsidP="00F8725A"/>
    <w:p w14:paraId="5F4AA7CF" w14:textId="7CC948ED" w:rsidR="00974843" w:rsidRDefault="00974843" w:rsidP="00F8725A">
      <w:r>
        <w:t xml:space="preserve">Formula </w:t>
      </w:r>
    </w:p>
    <w:p w14:paraId="7FC529BB" w14:textId="47C775A6" w:rsidR="00A27C70" w:rsidRDefault="00A27C70" w:rsidP="004D3480">
      <w:pPr>
        <w:tabs>
          <w:tab w:val="left" w:pos="5820"/>
        </w:tabs>
        <w:jc w:val="center"/>
        <w:rPr>
          <w:i/>
        </w:rPr>
      </w:pPr>
    </w:p>
    <w:p w14:paraId="49F9494E" w14:textId="1FB64F8A" w:rsidR="00974843" w:rsidRPr="00990EB8" w:rsidRDefault="00974843" w:rsidP="004D3480">
      <w:pPr>
        <w:tabs>
          <w:tab w:val="left" w:pos="5820"/>
        </w:tabs>
        <w:jc w:val="center"/>
        <w:rPr>
          <w:i/>
        </w:rPr>
      </w:pPr>
      <m:oMathPara>
        <m:oMath>
          <m:r>
            <w:rPr>
              <w:rFonts w:ascii="Cambria Math" w:hAnsi="Cambria Math"/>
            </w:rPr>
            <m:t xml:space="preserve">NII Sensitivity= </m:t>
          </m:r>
          <m:f>
            <m:fPr>
              <m:ctrlPr>
                <w:rPr>
                  <w:rFonts w:ascii="Cambria Math" w:hAnsi="Cambria Math"/>
                  <w:i/>
                </w:rPr>
              </m:ctrlPr>
            </m:fPr>
            <m:num>
              <m:sSub>
                <m:sSubPr>
                  <m:ctrlPr>
                    <w:rPr>
                      <w:rFonts w:ascii="Cambria Math" w:hAnsi="Cambria Math"/>
                      <w:i/>
                    </w:rPr>
                  </m:ctrlPr>
                </m:sSubPr>
                <m:e>
                  <m:r>
                    <w:rPr>
                      <w:rFonts w:ascii="Cambria Math" w:hAnsi="Cambria Math"/>
                    </w:rPr>
                    <m:t>NII</m:t>
                  </m:r>
                </m:e>
                <m:sub>
                  <m:r>
                    <w:rPr>
                      <w:rFonts w:ascii="Cambria Math" w:hAnsi="Cambria Math"/>
                    </w:rPr>
                    <m:t>shock</m:t>
                  </m:r>
                </m:sub>
              </m:sSub>
              <m:r>
                <w:rPr>
                  <w:rFonts w:ascii="Cambria Math" w:hAnsi="Cambria Math"/>
                </w:rPr>
                <m:t>-</m:t>
              </m:r>
              <m:sSub>
                <m:sSubPr>
                  <m:ctrlPr>
                    <w:rPr>
                      <w:rFonts w:ascii="Cambria Math" w:hAnsi="Cambria Math"/>
                      <w:i/>
                    </w:rPr>
                  </m:ctrlPr>
                </m:sSubPr>
                <m:e>
                  <m:r>
                    <w:rPr>
                      <w:rFonts w:ascii="Cambria Math" w:hAnsi="Cambria Math"/>
                    </w:rPr>
                    <m:t>NII</m:t>
                  </m:r>
                </m:e>
                <m:sub>
                  <m:r>
                    <w:rPr>
                      <w:rFonts w:ascii="Cambria Math" w:hAnsi="Cambria Math"/>
                    </w:rPr>
                    <m:t>base</m:t>
                  </m:r>
                </m:sub>
              </m:sSub>
            </m:num>
            <m:den>
              <m:sSub>
                <m:sSubPr>
                  <m:ctrlPr>
                    <w:rPr>
                      <w:rFonts w:ascii="Cambria Math" w:hAnsi="Cambria Math"/>
                      <w:i/>
                    </w:rPr>
                  </m:ctrlPr>
                </m:sSubPr>
                <m:e>
                  <m:r>
                    <w:rPr>
                      <w:rFonts w:ascii="Cambria Math" w:hAnsi="Cambria Math"/>
                    </w:rPr>
                    <m:t>NII</m:t>
                  </m:r>
                </m:e>
                <m:sub>
                  <m:r>
                    <w:rPr>
                      <w:rFonts w:ascii="Cambria Math" w:hAnsi="Cambria Math"/>
                    </w:rPr>
                    <m:t>base</m:t>
                  </m:r>
                </m:sub>
              </m:sSub>
            </m:den>
          </m:f>
        </m:oMath>
      </m:oMathPara>
    </w:p>
    <w:sectPr w:rsidR="00974843" w:rsidRPr="00990EB8" w:rsidSect="006C2031">
      <w:headerReference w:type="default" r:id="rId58"/>
      <w:footerReference w:type="default" r:id="rId59"/>
      <w:headerReference w:type="first" r:id="rId60"/>
      <w:footerReference w:type="first" r:id="rId6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GUO, HONGSHENG (Harry)" w:date="2021-08-12T13:11:00Z" w:initials="GH(">
    <w:p w14:paraId="2F0154F7" w14:textId="6B75EB25" w:rsidR="00662ACF" w:rsidRDefault="00662ACF">
      <w:pPr>
        <w:pStyle w:val="CommentText"/>
      </w:pPr>
      <w:r>
        <w:rPr>
          <w:rStyle w:val="CommentReference"/>
        </w:rPr>
        <w:annotationRef/>
      </w:r>
      <w:r>
        <w:t>Please remove “</w:t>
      </w:r>
      <w:proofErr w:type="spellStart"/>
      <w:r>
        <w:t>ing</w:t>
      </w:r>
      <w:proofErr w:type="spellEnd"/>
      <w:r>
        <w:t>”, i.e. interest, not interesting</w:t>
      </w:r>
    </w:p>
  </w:comment>
  <w:comment w:id="12" w:author="LONG, ADRIAN XIN" w:date="2021-08-16T16:45:00Z" w:initials="LAX">
    <w:p w14:paraId="6E7D1CB3" w14:textId="35CC4CC2" w:rsidR="00662ACF" w:rsidRDefault="00662ACF">
      <w:pPr>
        <w:pStyle w:val="CommentText"/>
      </w:pPr>
      <w:r>
        <w:rPr>
          <w:rStyle w:val="CommentReference"/>
        </w:rPr>
        <w:annotationRef/>
      </w:r>
      <w:proofErr w:type="gramStart"/>
      <w:r>
        <w:t>removed</w:t>
      </w:r>
      <w:proofErr w:type="gramEnd"/>
    </w:p>
  </w:comment>
  <w:comment w:id="13" w:author="GUO, HONGSHENG (Harry)" w:date="2021-08-12T13:13:00Z" w:initials="GH(">
    <w:p w14:paraId="000AF6B9" w14:textId="5278E2BF" w:rsidR="00662ACF" w:rsidRDefault="00662ACF">
      <w:pPr>
        <w:pStyle w:val="CommentText"/>
      </w:pPr>
      <w:r>
        <w:rPr>
          <w:rStyle w:val="CommentReference"/>
        </w:rPr>
        <w:annotationRef/>
      </w:r>
      <w:r>
        <w:t>Suggest to add and specify “banking book hedge”</w:t>
      </w:r>
    </w:p>
  </w:comment>
  <w:comment w:id="14" w:author="LONG, ADRIAN XIN" w:date="2021-08-16T17:55:00Z" w:initials="LAX">
    <w:p w14:paraId="3906EB18" w14:textId="6DFCA8CE" w:rsidR="00662ACF" w:rsidRDefault="00662ACF">
      <w:pPr>
        <w:pStyle w:val="CommentText"/>
      </w:pPr>
      <w:r>
        <w:rPr>
          <w:rStyle w:val="CommentReference"/>
        </w:rPr>
        <w:annotationRef/>
      </w:r>
      <w:r>
        <w:t xml:space="preserve">Expanded </w:t>
      </w:r>
    </w:p>
  </w:comment>
  <w:comment w:id="15" w:author="GUO, HONGSHENG (Harry)" w:date="2021-08-02T14:45:00Z" w:initials="GH(">
    <w:p w14:paraId="2D89309A" w14:textId="16B05AE3" w:rsidR="00662ACF" w:rsidRDefault="00662ACF">
      <w:pPr>
        <w:pStyle w:val="CommentText"/>
      </w:pPr>
      <w:r>
        <w:rPr>
          <w:rStyle w:val="CommentReference"/>
        </w:rPr>
        <w:annotationRef/>
      </w:r>
      <w:r>
        <w:t>Should we remove the back to back swaps from the NII and EVE calculation?</w:t>
      </w:r>
    </w:p>
  </w:comment>
  <w:comment w:id="16" w:author="LONG, ADRIAN XIN" w:date="2021-08-03T10:57:00Z" w:initials="LAX">
    <w:p w14:paraId="04EFBEBA" w14:textId="4BCE3904" w:rsidR="00662ACF" w:rsidRDefault="00662ACF">
      <w:pPr>
        <w:pStyle w:val="CommentText"/>
      </w:pPr>
      <w:r>
        <w:rPr>
          <w:rStyle w:val="CommentReference"/>
        </w:rPr>
        <w:annotationRef/>
      </w:r>
      <w:r>
        <w:t>The only issue is that our income statement line become inconsistent, although we can separate the BS we could not separate the income statement. We might be able to use a proxy calculation?</w:t>
      </w:r>
    </w:p>
  </w:comment>
  <w:comment w:id="17" w:author="GUO, HONGSHENG (Harry)" w:date="2021-08-12T13:15:00Z" w:initials="GH(">
    <w:p w14:paraId="41330084" w14:textId="41A4CF64" w:rsidR="00662ACF" w:rsidRDefault="00662ACF">
      <w:pPr>
        <w:pStyle w:val="CommentText"/>
      </w:pPr>
      <w:r>
        <w:rPr>
          <w:rStyle w:val="CommentReference"/>
        </w:rPr>
        <w:annotationRef/>
      </w:r>
      <w:r>
        <w:t>ERM may still have some issue if fully refer to FMD structure</w:t>
      </w:r>
    </w:p>
  </w:comment>
  <w:comment w:id="18" w:author="LONG, ADRIAN XIN" w:date="2021-08-17T11:06:00Z" w:initials="LAX">
    <w:p w14:paraId="4C7F7D11" w14:textId="5E634A97" w:rsidR="00662ACF" w:rsidRDefault="00662ACF">
      <w:pPr>
        <w:pStyle w:val="CommentText"/>
      </w:pPr>
      <w:r>
        <w:rPr>
          <w:rStyle w:val="CommentReference"/>
        </w:rPr>
        <w:annotationRef/>
      </w:r>
      <w:r>
        <w:t>Add new section in Model Input Section. See page 8</w:t>
      </w:r>
    </w:p>
  </w:comment>
  <w:comment w:id="19" w:author="GUO, HONGSHENG (Harry)" w:date="2021-08-12T13:17:00Z" w:initials="GH(">
    <w:p w14:paraId="42078C8D" w14:textId="15D46D84" w:rsidR="00662ACF" w:rsidRDefault="00662ACF">
      <w:pPr>
        <w:pStyle w:val="CommentText"/>
      </w:pPr>
      <w:r>
        <w:rPr>
          <w:rStyle w:val="CommentReference"/>
        </w:rPr>
        <w:annotationRef/>
      </w:r>
      <w:r>
        <w:t>Please change to “monitored via KRI”.</w:t>
      </w:r>
    </w:p>
  </w:comment>
  <w:comment w:id="20" w:author="LONG, ADRIAN XIN" w:date="2021-08-16T16:46:00Z" w:initials="LAX">
    <w:p w14:paraId="3045FFC1" w14:textId="27DD89D8" w:rsidR="00662ACF" w:rsidRDefault="00662ACF">
      <w:pPr>
        <w:pStyle w:val="CommentText"/>
      </w:pPr>
      <w:r>
        <w:rPr>
          <w:rStyle w:val="CommentReference"/>
        </w:rPr>
        <w:annotationRef/>
      </w:r>
      <w:proofErr w:type="gramStart"/>
      <w:r>
        <w:t>changed</w:t>
      </w:r>
      <w:proofErr w:type="gramEnd"/>
    </w:p>
  </w:comment>
  <w:comment w:id="39" w:author="GUO, HONGSHENG (Harry)" w:date="2021-08-20T13:55:00Z" w:initials="GH(">
    <w:p w14:paraId="2E56825F" w14:textId="1E6C143E" w:rsidR="00662ACF" w:rsidRDefault="00662ACF">
      <w:pPr>
        <w:pStyle w:val="CommentText"/>
      </w:pPr>
      <w:r>
        <w:rPr>
          <w:rStyle w:val="CommentReference"/>
        </w:rPr>
        <w:annotationRef/>
      </w:r>
      <w:r>
        <w:t>Is the NII result same as we input the market rates as we did last year?</w:t>
      </w:r>
    </w:p>
  </w:comment>
  <w:comment w:id="40" w:author="LONG, ADRIAN XIN" w:date="2021-08-20T16:03:00Z" w:initials="LAX">
    <w:p w14:paraId="62CE1191" w14:textId="1E7F3B30" w:rsidR="00662ACF" w:rsidRDefault="00662ACF">
      <w:pPr>
        <w:pStyle w:val="CommentText"/>
      </w:pPr>
      <w:r>
        <w:rPr>
          <w:rStyle w:val="CommentReference"/>
        </w:rPr>
        <w:annotationRef/>
      </w:r>
      <w:r>
        <w:t xml:space="preserve"> NII result of the regular scenarios would be the same, the result of steepening and inverted are separate to the parallel scenarios.</w:t>
      </w:r>
    </w:p>
  </w:comment>
  <w:comment w:id="46" w:author="GUO, HONGSHENG (Harry)" w:date="2021-08-20T15:29:00Z" w:initials="GH(">
    <w:p w14:paraId="5F1D1B6C" w14:textId="770F54D8" w:rsidR="00662ACF" w:rsidRDefault="00662ACF">
      <w:pPr>
        <w:pStyle w:val="CommentText"/>
      </w:pPr>
      <w:r>
        <w:rPr>
          <w:rStyle w:val="CommentReference"/>
        </w:rPr>
        <w:annotationRef/>
      </w:r>
      <w:r>
        <w:t xml:space="preserve">The NII </w:t>
      </w:r>
      <w:proofErr w:type="spellStart"/>
      <w:r>
        <w:t>backtesting</w:t>
      </w:r>
      <w:proofErr w:type="spellEnd"/>
      <w:r>
        <w:t xml:space="preserve"> can’t be performed during the Dec. It has to be done after the Dec end, usually in Q1. </w:t>
      </w:r>
      <w:proofErr w:type="spellStart"/>
      <w:r>
        <w:t>Yuchen’s</w:t>
      </w:r>
      <w:proofErr w:type="spellEnd"/>
      <w:r>
        <w:t xml:space="preserve"> version said “</w:t>
      </w:r>
      <w:r>
        <w:rPr>
          <w:rFonts w:eastAsiaTheme="minorEastAsia"/>
        </w:rPr>
        <w:t>So an annual 12-month back-testing is conducted during the first quarter of the following year”</w:t>
      </w:r>
    </w:p>
  </w:comment>
  <w:comment w:id="47" w:author="LONG, ADRIAN XIN" w:date="2021-08-20T16:06:00Z" w:initials="LAX">
    <w:p w14:paraId="66605D7B" w14:textId="031CAE91" w:rsidR="00662ACF" w:rsidRDefault="00662ACF">
      <w:pPr>
        <w:pStyle w:val="CommentText"/>
      </w:pPr>
      <w:r>
        <w:rPr>
          <w:rStyle w:val="CommentReference"/>
        </w:rPr>
        <w:annotationRef/>
      </w:r>
      <w:r>
        <w:t xml:space="preserve">There is a difference between </w:t>
      </w:r>
      <w:proofErr w:type="gramStart"/>
      <w:r>
        <w:t>the  actual</w:t>
      </w:r>
      <w:proofErr w:type="gramEnd"/>
      <w:r>
        <w:t xml:space="preserve"> back test, which is conducted in December of the following year. The sentence does not December of the same year, but the following.  I will adjust and indicate at the end of Q4 of the following year.</w:t>
      </w:r>
    </w:p>
  </w:comment>
  <w:comment w:id="48" w:author="GUO, HONGSHENG (Harry)" w:date="2021-08-18T16:46:00Z" w:initials="GH(">
    <w:p w14:paraId="476F9027" w14:textId="77777777" w:rsidR="00662ACF" w:rsidRDefault="00662ACF" w:rsidP="00E03BE2">
      <w:pPr>
        <w:pStyle w:val="CommentText"/>
      </w:pPr>
      <w:r>
        <w:rPr>
          <w:rStyle w:val="CommentReference"/>
          <w:rFonts w:eastAsia="SimSun"/>
        </w:rPr>
        <w:annotationRef/>
      </w:r>
      <w:r>
        <w:t>I remember the formula in the old version is actual NII – Projected NII. Please check</w:t>
      </w:r>
    </w:p>
  </w:comment>
  <w:comment w:id="49" w:author="CAO, YUCHEN" w:date="2021-08-19T09:32:00Z" w:initials="GY">
    <w:p w14:paraId="1DF9F951" w14:textId="77777777" w:rsidR="00662ACF" w:rsidRDefault="00662ACF" w:rsidP="00E03BE2">
      <w:pPr>
        <w:pStyle w:val="CommentText"/>
      </w:pPr>
      <w:r>
        <w:rPr>
          <w:rStyle w:val="CommentReference"/>
          <w:rFonts w:eastAsia="SimSun"/>
        </w:rPr>
        <w:annotationRef/>
      </w:r>
      <w:r>
        <w:t>It is corrected.</w:t>
      </w:r>
    </w:p>
  </w:comment>
  <w:comment w:id="50" w:author="GUO, HONGSHENG (Harry)" w:date="2021-08-18T16:52:00Z" w:initials="GH(">
    <w:p w14:paraId="1A9F14A4" w14:textId="77777777" w:rsidR="00662ACF" w:rsidRDefault="00662ACF" w:rsidP="00E03BE2">
      <w:pPr>
        <w:pStyle w:val="CommentText"/>
      </w:pPr>
      <w:r>
        <w:rPr>
          <w:rStyle w:val="CommentReference"/>
          <w:rFonts w:eastAsia="SimSun"/>
        </w:rPr>
        <w:annotationRef/>
      </w:r>
      <w:r>
        <w:t>This is the current formula indicating your definition of NII variance ($) need to be revised</w:t>
      </w:r>
    </w:p>
  </w:comment>
  <w:comment w:id="51" w:author="CAO, YUCHEN" w:date="2021-08-19T09:32:00Z" w:initials="GY">
    <w:p w14:paraId="63E7A221" w14:textId="77777777" w:rsidR="00662ACF" w:rsidRDefault="00662ACF" w:rsidP="00E03BE2">
      <w:pPr>
        <w:pStyle w:val="CommentText"/>
      </w:pPr>
      <w:r>
        <w:rPr>
          <w:rStyle w:val="CommentReference"/>
          <w:rFonts w:eastAsia="SimSun"/>
        </w:rPr>
        <w:annotationRef/>
      </w:r>
      <w:r>
        <w:t>Correct NII Variance Formula.</w:t>
      </w:r>
    </w:p>
  </w:comment>
  <w:comment w:id="53" w:author="GUO, HONGSHENG (Harry)" w:date="2021-08-18T16:43:00Z" w:initials="GH(">
    <w:p w14:paraId="3E6B26F6" w14:textId="77777777" w:rsidR="00662ACF" w:rsidRDefault="00662ACF" w:rsidP="0047347B">
      <w:pPr>
        <w:pStyle w:val="CommentText"/>
      </w:pPr>
      <w:r>
        <w:rPr>
          <w:rStyle w:val="CommentReference"/>
          <w:rFonts w:eastAsia="SimSun"/>
        </w:rPr>
        <w:annotationRef/>
      </w:r>
      <w:r>
        <w:t xml:space="preserve">This statement is inconsistent with your formula above. </w:t>
      </w:r>
    </w:p>
  </w:comment>
  <w:comment w:id="54" w:author="CAO, YUCHEN" w:date="2021-08-19T09:32:00Z" w:initials="GY">
    <w:p w14:paraId="2FC26EA7" w14:textId="77777777" w:rsidR="00662ACF" w:rsidRDefault="00662ACF" w:rsidP="0047347B">
      <w:pPr>
        <w:pStyle w:val="CommentText"/>
      </w:pPr>
      <w:r>
        <w:rPr>
          <w:rStyle w:val="CommentReference"/>
          <w:rFonts w:eastAsia="SimSun"/>
        </w:rPr>
        <w:annotationRef/>
      </w:r>
      <w:r>
        <w:t>Correct the NII variance formula.</w:t>
      </w:r>
    </w:p>
  </w:comment>
  <w:comment w:id="58" w:author="LONG, ADRIAN XIN" w:date="2021-08-24T14:13:00Z" w:initials="LAX">
    <w:p w14:paraId="18042D12" w14:textId="1DC68518" w:rsidR="00662ACF" w:rsidRDefault="00662ACF">
      <w:pPr>
        <w:pStyle w:val="CommentText"/>
      </w:pPr>
      <w:r>
        <w:rPr>
          <w:rStyle w:val="CommentReference"/>
        </w:rPr>
        <w:annotationRef/>
      </w:r>
      <w:r>
        <w:t xml:space="preserve">Indicate only annual back testing is for review </w:t>
      </w:r>
    </w:p>
  </w:comment>
  <w:comment w:id="57" w:author="GUO, HONGSHENG (Harry)" w:date="2021-08-18T16:55:00Z" w:initials="GH(">
    <w:p w14:paraId="061354FC" w14:textId="77777777" w:rsidR="00662ACF" w:rsidRDefault="00662ACF" w:rsidP="00E176B2">
      <w:pPr>
        <w:pStyle w:val="CommentText"/>
      </w:pPr>
      <w:r>
        <w:rPr>
          <w:rStyle w:val="CommentReference"/>
          <w:rFonts w:eastAsia="SimSun"/>
        </w:rPr>
        <w:annotationRef/>
      </w:r>
      <w:r>
        <w:t>Adrian, Please double check with MRD and ERM on this arrangement</w:t>
      </w:r>
    </w:p>
  </w:comment>
  <w:comment w:id="72" w:author="LONG, ADRIAN XIN" w:date="2021-08-24T14:00:00Z" w:initials="LAX">
    <w:p w14:paraId="3D90DDB5" w14:textId="7293BF6F" w:rsidR="00662ACF" w:rsidRDefault="00662ACF">
      <w:pPr>
        <w:pStyle w:val="CommentText"/>
      </w:pPr>
      <w:r>
        <w:rPr>
          <w:rStyle w:val="CommentReference"/>
        </w:rPr>
        <w:annotationRef/>
      </w:r>
      <w:r>
        <w:t>Updated based on 8/23/2021 email 5:44pm</w:t>
      </w:r>
    </w:p>
    <w:p w14:paraId="2923F113" w14:textId="472D87DF" w:rsidR="00662ACF" w:rsidRDefault="00662ACF">
      <w:pPr>
        <w:pStyle w:val="CommentText"/>
      </w:pPr>
      <w:proofErr w:type="gramStart"/>
      <w:r>
        <w:t>{</w:t>
      </w:r>
      <w:r w:rsidRPr="00B83199">
        <w:t xml:space="preserve"> </w:t>
      </w:r>
      <w:r>
        <w:t>RE</w:t>
      </w:r>
      <w:proofErr w:type="gramEnd"/>
      <w:r>
        <w:t>: Clarification on MRD and ERM Role and Responsibilities [Follow-up]}</w:t>
      </w:r>
    </w:p>
    <w:p w14:paraId="38C24FDA" w14:textId="77777777" w:rsidR="00662ACF" w:rsidRDefault="00662ACF">
      <w:pPr>
        <w:pStyle w:val="CommentText"/>
      </w:pPr>
    </w:p>
  </w:comment>
  <w:comment w:id="73" w:author="LONG, ADRIAN XIN" w:date="2021-08-24T14:01:00Z" w:initials="LAX">
    <w:p w14:paraId="056F634F" w14:textId="348A3AD5" w:rsidR="00662ACF" w:rsidRDefault="00662ACF">
      <w:pPr>
        <w:pStyle w:val="CommentText"/>
      </w:pPr>
      <w:r>
        <w:rPr>
          <w:rStyle w:val="CommentReference"/>
        </w:rPr>
        <w:annotationRef/>
      </w:r>
      <w:r>
        <w:t>Updated based on 8/23/2021 10:24pm</w:t>
      </w:r>
    </w:p>
    <w:p w14:paraId="38C40879" w14:textId="54380D9F" w:rsidR="00662ACF" w:rsidRDefault="00662ACF">
      <w:pPr>
        <w:pStyle w:val="CommentText"/>
      </w:pPr>
      <w:r>
        <w:t>{RE: Clarification on MRD and ERM Role and Responsibilities [Follow-up]}</w:t>
      </w:r>
    </w:p>
  </w:comment>
  <w:comment w:id="103" w:author="GUO, HONGSHENG (Harry)" w:date="2021-08-16T11:57:00Z" w:initials="GH(">
    <w:p w14:paraId="4F036FBA" w14:textId="59CC1163" w:rsidR="00662ACF" w:rsidRDefault="00662ACF">
      <w:pPr>
        <w:pStyle w:val="CommentText"/>
      </w:pPr>
      <w:r>
        <w:rPr>
          <w:rStyle w:val="CommentReference"/>
        </w:rPr>
        <w:annotationRef/>
      </w:r>
      <w:r>
        <w:t>Defined?</w:t>
      </w:r>
    </w:p>
  </w:comment>
  <w:comment w:id="104" w:author="LONG, ADRIAN XIN" w:date="2021-08-16T17:34:00Z" w:initials="LAX">
    <w:p w14:paraId="0E5F0CB3" w14:textId="0DDCE32D" w:rsidR="00662ACF" w:rsidRDefault="00662ACF">
      <w:pPr>
        <w:pStyle w:val="CommentText"/>
      </w:pPr>
      <w:r>
        <w:rPr>
          <w:rStyle w:val="CommentReference"/>
        </w:rPr>
        <w:annotationRef/>
      </w:r>
      <w:r>
        <w:t>Defined</w:t>
      </w:r>
    </w:p>
  </w:comment>
  <w:comment w:id="105" w:author="GUO, HONGSHENG (Harry)" w:date="2021-08-16T13:49:00Z" w:initials="GH(">
    <w:p w14:paraId="3600F939" w14:textId="244D0739" w:rsidR="00662ACF" w:rsidRDefault="00662ACF">
      <w:pPr>
        <w:pStyle w:val="CommentText"/>
      </w:pPr>
      <w:r>
        <w:rPr>
          <w:rStyle w:val="CommentReference"/>
        </w:rPr>
        <w:annotationRef/>
      </w:r>
      <w:r>
        <w:t>This part is not very clear</w:t>
      </w:r>
    </w:p>
  </w:comment>
  <w:comment w:id="106" w:author="LONG, ADRIAN XIN" w:date="2021-08-16T17:49:00Z" w:initials="LAX">
    <w:p w14:paraId="33569B79" w14:textId="0CDCF11B" w:rsidR="00662ACF" w:rsidRDefault="00662ACF">
      <w:pPr>
        <w:pStyle w:val="CommentText"/>
      </w:pPr>
      <w:r>
        <w:rPr>
          <w:rStyle w:val="CommentReference"/>
        </w:rPr>
        <w:annotationRef/>
      </w:r>
      <w:r>
        <w:t>Expanded to improve clarity</w:t>
      </w:r>
    </w:p>
  </w:comment>
  <w:comment w:id="113" w:author="GUO, HONGSHENG (Harry)" w:date="2021-08-02T15:25:00Z" w:initials="GH(">
    <w:p w14:paraId="017B5CCA" w14:textId="439728F7" w:rsidR="00662ACF" w:rsidRDefault="00662ACF">
      <w:pPr>
        <w:pStyle w:val="CommentText"/>
      </w:pPr>
      <w:r>
        <w:rPr>
          <w:rStyle w:val="CommentReference"/>
        </w:rPr>
        <w:annotationRef/>
      </w:r>
      <w:r>
        <w:t>I remember ERM do not know the category such as corporate Loans in the 2</w:t>
      </w:r>
      <w:r w:rsidRPr="0070081A">
        <w:rPr>
          <w:vertAlign w:val="superscript"/>
        </w:rPr>
        <w:t>nd</w:t>
      </w:r>
      <w:r>
        <w:t xml:space="preserve"> </w:t>
      </w:r>
      <w:proofErr w:type="spellStart"/>
      <w:r>
        <w:t>olumn</w:t>
      </w:r>
      <w:proofErr w:type="spellEnd"/>
      <w:r>
        <w:t xml:space="preserve">. </w:t>
      </w:r>
    </w:p>
  </w:comment>
  <w:comment w:id="114" w:author="LONG, ADRIAN XIN" w:date="2021-08-03T12:04:00Z" w:initials="LAX">
    <w:p w14:paraId="670FE8A6" w14:textId="30E76662" w:rsidR="00662ACF" w:rsidRDefault="00662ACF">
      <w:pPr>
        <w:pStyle w:val="CommentText"/>
      </w:pPr>
      <w:r>
        <w:rPr>
          <w:rStyle w:val="CommentReference"/>
        </w:rPr>
        <w:annotationRef/>
      </w:r>
      <w:r>
        <w:t>Add footnote, as to refer to generally BOCNY chart of account</w:t>
      </w:r>
    </w:p>
  </w:comment>
  <w:comment w:id="115" w:author="GUO, HONGSHENG (Harry)" w:date="2021-08-16T15:04:00Z" w:initials="GH(">
    <w:p w14:paraId="7141EA72" w14:textId="3DA1830F" w:rsidR="00662ACF" w:rsidRDefault="00662ACF">
      <w:pPr>
        <w:pStyle w:val="CommentText"/>
      </w:pPr>
      <w:r>
        <w:rPr>
          <w:rStyle w:val="CommentReference"/>
        </w:rPr>
        <w:annotationRef/>
      </w:r>
      <w:r>
        <w:t>Is the equation number consistent with before?</w:t>
      </w:r>
    </w:p>
  </w:comment>
  <w:comment w:id="116" w:author="LONG, ADRIAN XIN" w:date="2021-08-16T17:37:00Z" w:initials="LAX">
    <w:p w14:paraId="61B4A235" w14:textId="1DEE1840" w:rsidR="00662ACF" w:rsidRDefault="00662ACF">
      <w:pPr>
        <w:pStyle w:val="CommentText"/>
      </w:pPr>
      <w:r>
        <w:rPr>
          <w:rStyle w:val="CommentReference"/>
        </w:rPr>
        <w:annotationRef/>
      </w:r>
      <w:r>
        <w:t>Add Prefix to equation number</w:t>
      </w:r>
    </w:p>
  </w:comment>
  <w:comment w:id="117" w:author="GUO, HONGSHENG (Harry)" w:date="2021-08-16T15:04:00Z" w:initials="GH(">
    <w:p w14:paraId="5DC0B08B" w14:textId="37BB6D75" w:rsidR="00662ACF" w:rsidRDefault="00662ACF">
      <w:pPr>
        <w:pStyle w:val="CommentText"/>
      </w:pPr>
      <w:r>
        <w:rPr>
          <w:rStyle w:val="CommentReference"/>
        </w:rPr>
        <w:annotationRef/>
      </w:r>
      <w:r>
        <w:t>Please double check the equation number</w:t>
      </w:r>
    </w:p>
  </w:comment>
  <w:comment w:id="118" w:author="LONG, ADRIAN XIN" w:date="2021-08-16T17:37:00Z" w:initials="LAX">
    <w:p w14:paraId="209943BE" w14:textId="477DC461" w:rsidR="00662ACF" w:rsidRDefault="00662ACF">
      <w:pPr>
        <w:pStyle w:val="CommentText"/>
      </w:pPr>
      <w:r>
        <w:rPr>
          <w:rStyle w:val="CommentReference"/>
        </w:rPr>
        <w:annotationRef/>
      </w:r>
      <w:r>
        <w:t>Refer to Equation 1 of prepayment by adding Prefix P</w:t>
      </w:r>
    </w:p>
  </w:comment>
  <w:comment w:id="119" w:author="GUO, HONGSHENG (Harry)" w:date="2021-08-16T14:16:00Z" w:initials="GH(">
    <w:p w14:paraId="73521892" w14:textId="3DF89E98" w:rsidR="00662ACF" w:rsidRDefault="00662ACF">
      <w:pPr>
        <w:pStyle w:val="CommentText"/>
      </w:pPr>
      <w:r>
        <w:rPr>
          <w:rStyle w:val="CommentReference"/>
        </w:rPr>
        <w:annotationRef/>
      </w:r>
      <w:r>
        <w:t>Suggest to remove the red and yellow highlight</w:t>
      </w:r>
    </w:p>
  </w:comment>
  <w:comment w:id="120" w:author="LONG, ADRIAN XIN" w:date="2021-08-16T17:46:00Z" w:initials="LAX">
    <w:p w14:paraId="5D2C9FE8" w14:textId="5548EDBC" w:rsidR="00662ACF" w:rsidRDefault="00662ACF">
      <w:pPr>
        <w:pStyle w:val="CommentText"/>
      </w:pPr>
      <w:r>
        <w:rPr>
          <w:rStyle w:val="CommentReference"/>
        </w:rPr>
        <w:annotationRef/>
      </w:r>
      <w:r>
        <w:t>Removed highlights</w:t>
      </w:r>
    </w:p>
  </w:comment>
  <w:comment w:id="123" w:author="GUO, HONGSHENG (Harry)" w:date="2021-08-16T15:05:00Z" w:initials="GH(">
    <w:p w14:paraId="0A5C36F6" w14:textId="1A258236" w:rsidR="00662ACF" w:rsidRDefault="00662ACF">
      <w:pPr>
        <w:pStyle w:val="CommentText"/>
      </w:pPr>
      <w:r>
        <w:rPr>
          <w:rStyle w:val="CommentReference"/>
        </w:rPr>
        <w:annotationRef/>
      </w:r>
      <w:r>
        <w:t>At least two equation 1. Please double check the equation number</w:t>
      </w:r>
    </w:p>
  </w:comment>
  <w:comment w:id="124" w:author="LONG, ADRIAN XIN" w:date="2021-08-16T17:37:00Z" w:initials="LAX">
    <w:p w14:paraId="3FF1B6FD" w14:textId="731AB09F" w:rsidR="00662ACF" w:rsidRDefault="00662ACF">
      <w:pPr>
        <w:pStyle w:val="CommentText"/>
      </w:pPr>
      <w:r>
        <w:rPr>
          <w:rStyle w:val="CommentReference"/>
        </w:rPr>
        <w:annotationRef/>
      </w:r>
      <w:r>
        <w:t>Add Prefix to equation number: D for Decay</w:t>
      </w:r>
    </w:p>
  </w:comment>
  <w:comment w:id="125" w:author="GUO, HONGSHENG (Harry)" w:date="2021-08-16T15:01:00Z" w:initials="GH(">
    <w:p w14:paraId="693A1F44" w14:textId="7B156161" w:rsidR="00662ACF" w:rsidRDefault="00662ACF">
      <w:pPr>
        <w:pStyle w:val="CommentText"/>
      </w:pPr>
      <w:r>
        <w:rPr>
          <w:rStyle w:val="CommentReference"/>
        </w:rPr>
        <w:annotationRef/>
      </w:r>
      <w:r>
        <w:t>A typo</w:t>
      </w:r>
    </w:p>
  </w:comment>
  <w:comment w:id="126" w:author="LONG, ADRIAN XIN" w:date="2021-08-16T17:31:00Z" w:initials="LAX">
    <w:p w14:paraId="31527E6E" w14:textId="29828DF3" w:rsidR="00662ACF" w:rsidRDefault="00662ACF">
      <w:pPr>
        <w:pStyle w:val="CommentText"/>
      </w:pPr>
      <w:r>
        <w:rPr>
          <w:rStyle w:val="CommentReference"/>
        </w:rPr>
        <w:annotationRef/>
      </w:r>
      <w:r>
        <w:t>Remove extra e</w:t>
      </w:r>
    </w:p>
  </w:comment>
  <w:comment w:id="127" w:author="GUO, HONGSHENG (Harry)" w:date="2021-08-16T15:06:00Z" w:initials="GH(">
    <w:p w14:paraId="2C3F12F4" w14:textId="1B4B342D" w:rsidR="00662ACF" w:rsidRDefault="00662ACF">
      <w:pPr>
        <w:pStyle w:val="CommentText"/>
      </w:pPr>
      <w:r>
        <w:rPr>
          <w:rStyle w:val="CommentReference"/>
        </w:rPr>
        <w:annotationRef/>
      </w:r>
      <w:r>
        <w:t>Please double check the equation number</w:t>
      </w:r>
    </w:p>
  </w:comment>
  <w:comment w:id="128" w:author="LONG, ADRIAN XIN" w:date="2021-08-16T17:38:00Z" w:initials="LAX">
    <w:p w14:paraId="134DF8C2" w14:textId="0C192D75" w:rsidR="00662ACF" w:rsidRDefault="00662ACF">
      <w:pPr>
        <w:pStyle w:val="CommentText"/>
      </w:pPr>
      <w:r>
        <w:rPr>
          <w:rStyle w:val="CommentReference"/>
        </w:rPr>
        <w:annotationRef/>
      </w:r>
      <w:r>
        <w:t>Add Prefix to equation number: D for Decay</w:t>
      </w:r>
    </w:p>
  </w:comment>
  <w:comment w:id="129" w:author="GUO, HONGSHENG (Harry)" w:date="2021-08-16T15:07:00Z" w:initials="GH(">
    <w:p w14:paraId="0DB0F763" w14:textId="336AC613" w:rsidR="00662ACF" w:rsidRDefault="00662ACF">
      <w:pPr>
        <w:pStyle w:val="CommentText"/>
      </w:pPr>
      <w:r>
        <w:rPr>
          <w:rStyle w:val="CommentReference"/>
        </w:rPr>
        <w:annotationRef/>
      </w:r>
      <w:r>
        <w:t>Translated?</w:t>
      </w:r>
    </w:p>
  </w:comment>
  <w:comment w:id="130" w:author="LONG, ADRIAN XIN" w:date="2021-08-16T17:32:00Z" w:initials="LAX">
    <w:p w14:paraId="43FAD4B6" w14:textId="09B82B8B" w:rsidR="00662ACF" w:rsidRDefault="00662ACF">
      <w:pPr>
        <w:pStyle w:val="CommentText"/>
      </w:pPr>
      <w:r>
        <w:rPr>
          <w:rStyle w:val="CommentReference"/>
        </w:rPr>
        <w:annotationRef/>
      </w:r>
      <w:proofErr w:type="gramStart"/>
      <w:r>
        <w:t>translated</w:t>
      </w:r>
      <w:proofErr w:type="gramEnd"/>
    </w:p>
  </w:comment>
  <w:comment w:id="132" w:author="GUO, HONGSHENG (Harry)" w:date="2021-08-16T15:10:00Z" w:initials="GH(">
    <w:p w14:paraId="1136DB39" w14:textId="171F7DC2" w:rsidR="00662ACF" w:rsidRDefault="00662ACF">
      <w:pPr>
        <w:pStyle w:val="CommentText"/>
      </w:pPr>
      <w:r>
        <w:rPr>
          <w:rStyle w:val="CommentReference"/>
        </w:rPr>
        <w:annotationRef/>
      </w:r>
      <w:r>
        <w:t>The definition may happen before. Please check and remove the definition if exist</w:t>
      </w:r>
    </w:p>
  </w:comment>
  <w:comment w:id="133" w:author="LONG, ADRIAN XIN" w:date="2021-08-16T17:34:00Z" w:initials="LAX">
    <w:p w14:paraId="224A97BF" w14:textId="04C0A1D3" w:rsidR="00662ACF" w:rsidRDefault="00662ACF">
      <w:pPr>
        <w:pStyle w:val="CommentText"/>
      </w:pPr>
      <w:r>
        <w:rPr>
          <w:rStyle w:val="CommentReference"/>
        </w:rPr>
        <w:annotationRef/>
      </w:r>
      <w:r>
        <w:t>Define on page 22</w:t>
      </w:r>
    </w:p>
  </w:comment>
  <w:comment w:id="136" w:author="GUO, HONGSHENG (Harry)" w:date="2021-08-16T15:24:00Z" w:initials="GH(">
    <w:p w14:paraId="7C96A6F4" w14:textId="0D5B1E53" w:rsidR="00662ACF" w:rsidRDefault="00662ACF">
      <w:pPr>
        <w:pStyle w:val="CommentText"/>
      </w:pPr>
      <w:r>
        <w:rPr>
          <w:rStyle w:val="CommentReference"/>
        </w:rPr>
        <w:annotationRef/>
      </w:r>
      <w:r>
        <w:t>Please renumber the equation</w:t>
      </w:r>
    </w:p>
  </w:comment>
  <w:comment w:id="137" w:author="LONG, ADRIAN XIN" w:date="2021-08-16T17:38:00Z" w:initials="LAX">
    <w:p w14:paraId="27B38E94" w14:textId="68670437" w:rsidR="00662ACF" w:rsidRDefault="00662ACF">
      <w:pPr>
        <w:pStyle w:val="CommentText"/>
      </w:pPr>
      <w:r>
        <w:rPr>
          <w:rStyle w:val="CommentReference"/>
        </w:rPr>
        <w:annotationRef/>
      </w:r>
      <w:r>
        <w:t>Add Prefix to equation number: B for Beta</w:t>
      </w:r>
    </w:p>
  </w:comment>
  <w:comment w:id="138" w:author="GUO, HONGSHENG (Harry)" w:date="2021-08-16T15:52:00Z" w:initials="GH(">
    <w:p w14:paraId="2434E8F8" w14:textId="38D22E4D" w:rsidR="00662ACF" w:rsidRDefault="00662ACF">
      <w:pPr>
        <w:pStyle w:val="CommentText"/>
      </w:pPr>
      <w:r>
        <w:rPr>
          <w:rStyle w:val="CommentReference"/>
        </w:rPr>
        <w:annotationRef/>
      </w:r>
      <w:r>
        <w:t>Why this paragraph is bold?</w:t>
      </w:r>
    </w:p>
  </w:comment>
  <w:comment w:id="139" w:author="LONG, ADRIAN XIN" w:date="2021-08-17T13:49:00Z" w:initials="LAX">
    <w:p w14:paraId="6EC8BD19" w14:textId="7F7F8819" w:rsidR="00662ACF" w:rsidRDefault="00662ACF">
      <w:pPr>
        <w:pStyle w:val="CommentText"/>
      </w:pPr>
      <w:r>
        <w:rPr>
          <w:rStyle w:val="CommentReference"/>
        </w:rPr>
        <w:annotationRef/>
      </w:r>
      <w:r>
        <w:t>Planning to remove this entirely. All section for beta will be updated after more research to address ERM’s concern</w:t>
      </w:r>
    </w:p>
  </w:comment>
  <w:comment w:id="140" w:author="GUO, HONGSHENG (Harry)" w:date="2021-08-16T15:53:00Z" w:initials="GH(">
    <w:p w14:paraId="7511DDE9" w14:textId="420E9DF7" w:rsidR="00662ACF" w:rsidRDefault="00662ACF">
      <w:pPr>
        <w:pStyle w:val="CommentText"/>
      </w:pPr>
      <w:r>
        <w:rPr>
          <w:rStyle w:val="CommentReference"/>
        </w:rPr>
        <w:annotationRef/>
      </w:r>
      <w:r>
        <w:t>Inserted a new line</w:t>
      </w:r>
    </w:p>
  </w:comment>
  <w:comment w:id="141" w:author="LONG, ADRIAN XIN" w:date="2021-08-16T17:47:00Z" w:initials="LAX">
    <w:p w14:paraId="29529D66" w14:textId="182AA135" w:rsidR="00662ACF" w:rsidRDefault="00662ACF">
      <w:pPr>
        <w:pStyle w:val="CommentText"/>
      </w:pPr>
      <w:r>
        <w:rPr>
          <w:rStyle w:val="CommentReference"/>
        </w:rPr>
        <w:annotationRef/>
      </w:r>
      <w: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0154F7" w15:done="0"/>
  <w15:commentEx w15:paraId="6E7D1CB3" w15:paraIdParent="2F0154F7" w15:done="0"/>
  <w15:commentEx w15:paraId="000AF6B9" w15:done="0"/>
  <w15:commentEx w15:paraId="3906EB18" w15:paraIdParent="000AF6B9" w15:done="0"/>
  <w15:commentEx w15:paraId="2D89309A" w15:done="0"/>
  <w15:commentEx w15:paraId="04EFBEBA" w15:paraIdParent="2D89309A" w15:done="0"/>
  <w15:commentEx w15:paraId="41330084" w15:done="0"/>
  <w15:commentEx w15:paraId="4C7F7D11" w15:paraIdParent="41330084" w15:done="0"/>
  <w15:commentEx w15:paraId="42078C8D" w15:done="0"/>
  <w15:commentEx w15:paraId="3045FFC1" w15:paraIdParent="42078C8D" w15:done="0"/>
  <w15:commentEx w15:paraId="2E56825F" w15:done="0"/>
  <w15:commentEx w15:paraId="62CE1191" w15:paraIdParent="2E56825F" w15:done="0"/>
  <w15:commentEx w15:paraId="5F1D1B6C" w15:done="0"/>
  <w15:commentEx w15:paraId="66605D7B" w15:paraIdParent="5F1D1B6C" w15:done="0"/>
  <w15:commentEx w15:paraId="476F9027" w15:done="0"/>
  <w15:commentEx w15:paraId="1DF9F951" w15:paraIdParent="476F9027" w15:done="0"/>
  <w15:commentEx w15:paraId="1A9F14A4" w15:done="0"/>
  <w15:commentEx w15:paraId="63E7A221" w15:paraIdParent="1A9F14A4" w15:done="0"/>
  <w15:commentEx w15:paraId="3E6B26F6" w15:done="0"/>
  <w15:commentEx w15:paraId="2FC26EA7" w15:paraIdParent="3E6B26F6" w15:done="0"/>
  <w15:commentEx w15:paraId="18042D12" w15:done="0"/>
  <w15:commentEx w15:paraId="061354FC" w15:done="0"/>
  <w15:commentEx w15:paraId="38C24FDA" w15:done="0"/>
  <w15:commentEx w15:paraId="38C40879" w15:done="0"/>
  <w15:commentEx w15:paraId="4F036FBA" w15:done="0"/>
  <w15:commentEx w15:paraId="0E5F0CB3" w15:paraIdParent="4F036FBA" w15:done="0"/>
  <w15:commentEx w15:paraId="3600F939" w15:done="0"/>
  <w15:commentEx w15:paraId="33569B79" w15:paraIdParent="3600F939" w15:done="0"/>
  <w15:commentEx w15:paraId="017B5CCA" w15:done="0"/>
  <w15:commentEx w15:paraId="670FE8A6" w15:paraIdParent="017B5CCA" w15:done="0"/>
  <w15:commentEx w15:paraId="7141EA72" w15:done="0"/>
  <w15:commentEx w15:paraId="61B4A235" w15:paraIdParent="7141EA72" w15:done="0"/>
  <w15:commentEx w15:paraId="5DC0B08B" w15:done="0"/>
  <w15:commentEx w15:paraId="209943BE" w15:paraIdParent="5DC0B08B" w15:done="0"/>
  <w15:commentEx w15:paraId="73521892" w15:done="0"/>
  <w15:commentEx w15:paraId="5D2C9FE8" w15:paraIdParent="73521892" w15:done="0"/>
  <w15:commentEx w15:paraId="0A5C36F6" w15:done="0"/>
  <w15:commentEx w15:paraId="3FF1B6FD" w15:paraIdParent="0A5C36F6" w15:done="0"/>
  <w15:commentEx w15:paraId="693A1F44" w15:done="0"/>
  <w15:commentEx w15:paraId="31527E6E" w15:paraIdParent="693A1F44" w15:done="0"/>
  <w15:commentEx w15:paraId="2C3F12F4" w15:done="0"/>
  <w15:commentEx w15:paraId="134DF8C2" w15:paraIdParent="2C3F12F4" w15:done="0"/>
  <w15:commentEx w15:paraId="0DB0F763" w15:done="0"/>
  <w15:commentEx w15:paraId="43FAD4B6" w15:paraIdParent="0DB0F763" w15:done="0"/>
  <w15:commentEx w15:paraId="1136DB39" w15:done="0"/>
  <w15:commentEx w15:paraId="224A97BF" w15:paraIdParent="1136DB39" w15:done="0"/>
  <w15:commentEx w15:paraId="7C96A6F4" w15:done="0"/>
  <w15:commentEx w15:paraId="27B38E94" w15:paraIdParent="7C96A6F4" w15:done="0"/>
  <w15:commentEx w15:paraId="2434E8F8" w15:done="0"/>
  <w15:commentEx w15:paraId="6EC8BD19" w15:paraIdParent="2434E8F8" w15:done="0"/>
  <w15:commentEx w15:paraId="7511DDE9" w15:done="0"/>
  <w15:commentEx w15:paraId="29529D66" w15:paraIdParent="7511DDE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A7B8DF" w14:textId="77777777" w:rsidR="00662ACF" w:rsidRDefault="00662ACF" w:rsidP="008A76EF">
      <w:r>
        <w:separator/>
      </w:r>
    </w:p>
  </w:endnote>
  <w:endnote w:type="continuationSeparator" w:id="0">
    <w:p w14:paraId="1338697A" w14:textId="77777777" w:rsidR="00662ACF" w:rsidRDefault="00662ACF" w:rsidP="008A76EF">
      <w:r>
        <w:continuationSeparator/>
      </w:r>
    </w:p>
  </w:endnote>
  <w:endnote w:type="continuationNotice" w:id="1">
    <w:p w14:paraId="23D41465" w14:textId="77777777" w:rsidR="00662ACF" w:rsidRDefault="00662A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HelveticaLT">
    <w:altName w:val="Arial"/>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HelveticaLT"/>
        <w:sz w:val="14"/>
      </w:rPr>
      <w:id w:val="-247579538"/>
      <w:docPartObj>
        <w:docPartGallery w:val="Page Numbers (Bottom of Page)"/>
        <w:docPartUnique/>
      </w:docPartObj>
    </w:sdtPr>
    <w:sdtEndPr>
      <w:rPr>
        <w:rFonts w:cs="Times New Roman"/>
        <w:sz w:val="22"/>
      </w:rPr>
    </w:sdtEndPr>
    <w:sdtContent>
      <w:sdt>
        <w:sdtPr>
          <w:rPr>
            <w:rFonts w:cs="HelveticaLT"/>
            <w:sz w:val="14"/>
          </w:rPr>
          <w:id w:val="205297153"/>
          <w:docPartObj>
            <w:docPartGallery w:val="Page Numbers (Top of Page)"/>
            <w:docPartUnique/>
          </w:docPartObj>
        </w:sdtPr>
        <w:sdtEndPr>
          <w:rPr>
            <w:rFonts w:cs="Times New Roman"/>
            <w:sz w:val="22"/>
          </w:rPr>
        </w:sdtEndPr>
        <w:sdtContent>
          <w:p w14:paraId="512DE10E" w14:textId="5E2856E4" w:rsidR="00662ACF" w:rsidRDefault="00662ACF" w:rsidP="00902D28">
            <w:pPr>
              <w:pStyle w:val="Header"/>
            </w:pPr>
            <w:r>
              <w:t xml:space="preserve">Page </w:t>
            </w:r>
            <w:r>
              <w:rPr>
                <w:sz w:val="24"/>
                <w:szCs w:val="24"/>
              </w:rPr>
              <w:fldChar w:fldCharType="begin"/>
            </w:r>
            <w:r>
              <w:instrText xml:space="preserve"> PAGE </w:instrText>
            </w:r>
            <w:r>
              <w:rPr>
                <w:sz w:val="24"/>
                <w:szCs w:val="24"/>
              </w:rPr>
              <w:fldChar w:fldCharType="separate"/>
            </w:r>
            <w:r w:rsidR="000C6C53">
              <w:rPr>
                <w:noProof/>
              </w:rPr>
              <w:t>41</w:t>
            </w:r>
            <w:r>
              <w:rPr>
                <w:sz w:val="24"/>
                <w:szCs w:val="24"/>
              </w:rPr>
              <w:fldChar w:fldCharType="end"/>
            </w:r>
            <w:r>
              <w:t xml:space="preserve"> of </w:t>
            </w:r>
            <w:fldSimple w:instr=" NUMPAGES  ">
              <w:r w:rsidR="000C6C53">
                <w:rPr>
                  <w:noProof/>
                </w:rPr>
                <w:t>60</w:t>
              </w:r>
            </w:fldSimple>
            <w:r>
              <w:rPr>
                <w:noProof/>
              </w:rPr>
              <w:tab/>
            </w:r>
            <w:r>
              <w:tab/>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445057"/>
      <w:docPartObj>
        <w:docPartGallery w:val="Page Numbers (Bottom of Page)"/>
        <w:docPartUnique/>
      </w:docPartObj>
    </w:sdtPr>
    <w:sdtContent>
      <w:sdt>
        <w:sdtPr>
          <w:id w:val="860082579"/>
          <w:docPartObj>
            <w:docPartGallery w:val="Page Numbers (Top of Page)"/>
            <w:docPartUnique/>
          </w:docPartObj>
        </w:sdtPr>
        <w:sdtContent>
          <w:p w14:paraId="61D25BC0" w14:textId="1E18D000" w:rsidR="00662ACF" w:rsidRDefault="00662ACF" w:rsidP="008A76EF">
            <w:pPr>
              <w:pStyle w:val="Footer"/>
            </w:pPr>
            <w:r>
              <w:t xml:space="preserve">Page </w:t>
            </w:r>
            <w:r>
              <w:rPr>
                <w:sz w:val="24"/>
              </w:rPr>
              <w:fldChar w:fldCharType="begin"/>
            </w:r>
            <w:r>
              <w:instrText xml:space="preserve"> PAGE </w:instrText>
            </w:r>
            <w:r>
              <w:rPr>
                <w:sz w:val="24"/>
              </w:rPr>
              <w:fldChar w:fldCharType="separate"/>
            </w:r>
            <w:r w:rsidR="000C6C53">
              <w:rPr>
                <w:noProof/>
              </w:rPr>
              <w:t>1</w:t>
            </w:r>
            <w:r>
              <w:rPr>
                <w:sz w:val="24"/>
              </w:rPr>
              <w:fldChar w:fldCharType="end"/>
            </w:r>
            <w:r>
              <w:t xml:space="preserve"> of </w:t>
            </w:r>
            <w:fldSimple w:instr=" NUMPAGES  ">
              <w:r w:rsidR="000C6C53">
                <w:rPr>
                  <w:noProof/>
                </w:rPr>
                <w:t>60</w:t>
              </w:r>
            </w:fldSimple>
          </w:p>
        </w:sdtContent>
      </w:sdt>
    </w:sdtContent>
  </w:sdt>
  <w:p w14:paraId="5E16B27C" w14:textId="77777777" w:rsidR="00662ACF" w:rsidRDefault="00662ACF" w:rsidP="008A7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50893" w14:textId="77777777" w:rsidR="00662ACF" w:rsidRDefault="00662ACF" w:rsidP="008A76EF">
      <w:r>
        <w:separator/>
      </w:r>
    </w:p>
  </w:footnote>
  <w:footnote w:type="continuationSeparator" w:id="0">
    <w:p w14:paraId="50F69A4D" w14:textId="77777777" w:rsidR="00662ACF" w:rsidRDefault="00662ACF" w:rsidP="008A76EF">
      <w:r>
        <w:continuationSeparator/>
      </w:r>
    </w:p>
  </w:footnote>
  <w:footnote w:type="continuationNotice" w:id="1">
    <w:p w14:paraId="190DBE1C" w14:textId="77777777" w:rsidR="00662ACF" w:rsidRDefault="00662ACF"/>
  </w:footnote>
  <w:footnote w:id="2">
    <w:p w14:paraId="39EFC0E3" w14:textId="18B489EA" w:rsidR="00662ACF" w:rsidRDefault="00662ACF">
      <w:pPr>
        <w:pStyle w:val="FootnoteText"/>
      </w:pPr>
      <w:r>
        <w:rPr>
          <w:rStyle w:val="FootnoteReference"/>
        </w:rPr>
        <w:footnoteRef/>
      </w:r>
      <w:r>
        <w:t xml:space="preserve"> </w:t>
      </w:r>
      <w:proofErr w:type="spellStart"/>
      <w:r>
        <w:t>Non interest</w:t>
      </w:r>
      <w:proofErr w:type="spellEnd"/>
      <w:r>
        <w:t xml:space="preserve"> income and expense such as commission and fees are not projected</w:t>
      </w:r>
    </w:p>
  </w:footnote>
  <w:footnote w:id="3">
    <w:p w14:paraId="1D26D02F" w14:textId="58A9B771" w:rsidR="00662ACF" w:rsidRDefault="00662ACF">
      <w:pPr>
        <w:pStyle w:val="FootnoteText"/>
      </w:pPr>
      <w:r>
        <w:rPr>
          <w:rStyle w:val="FootnoteReference"/>
        </w:rPr>
        <w:footnoteRef/>
      </w:r>
      <w:r>
        <w:t xml:space="preserve"> As of 7/21/2021, both IRS SWAP and FV SWAP uses the same TB line, without more granular detail income and expense on trading book and banking book items could not be separated. Therefore both a currently included into the model.</w:t>
      </w:r>
    </w:p>
  </w:footnote>
  <w:footnote w:id="4">
    <w:p w14:paraId="24015F03" w14:textId="77777777" w:rsidR="00662ACF" w:rsidRDefault="00662ACF" w:rsidP="00A70E81">
      <w:pPr>
        <w:pStyle w:val="FootnoteText"/>
      </w:pPr>
      <w:r>
        <w:rPr>
          <w:rStyle w:val="FootnoteReference"/>
        </w:rPr>
        <w:footnoteRef/>
      </w:r>
      <w:r>
        <w:t xml:space="preserve"> The model does not have the capability to handle multiple currency and currency data</w:t>
      </w:r>
    </w:p>
  </w:footnote>
  <w:footnote w:id="5">
    <w:p w14:paraId="550520FF" w14:textId="17B4D5CA" w:rsidR="00662ACF" w:rsidRDefault="00662ACF" w:rsidP="008962A7">
      <w:pPr>
        <w:pStyle w:val="FootnoteText"/>
      </w:pPr>
      <w:r>
        <w:rPr>
          <w:rStyle w:val="FootnoteReference"/>
        </w:rPr>
        <w:footnoteRef/>
      </w:r>
      <w:r>
        <w:t xml:space="preserve"> FMD GL data contains both balance sheet and income statement data. They are referenced separately for PROFITstar® Balance Sheet  and Income statement setup, because each has their own unique mapping</w:t>
      </w:r>
    </w:p>
  </w:footnote>
  <w:footnote w:id="6">
    <w:p w14:paraId="51D85C12" w14:textId="1836EC95" w:rsidR="00662ACF" w:rsidRDefault="00662ACF" w:rsidP="00AE7547">
      <w:pPr>
        <w:pStyle w:val="FootnoteText"/>
      </w:pPr>
      <w:r>
        <w:rPr>
          <w:rStyle w:val="FootnoteReference"/>
          <w:rFonts w:eastAsia="SimSun"/>
        </w:rPr>
        <w:footnoteRef/>
      </w:r>
      <w:r>
        <w:t xml:space="preserve"> U</w:t>
      </w:r>
      <w:r w:rsidRPr="008C7C87">
        <w:t xml:space="preserve">ser can </w:t>
      </w:r>
      <w:r>
        <w:t xml:space="preserve">also use this interface to </w:t>
      </w:r>
      <w:r w:rsidRPr="008C7C87">
        <w:t xml:space="preserve">create a Full backup of the SQL server database, make a copy of the existing model, adjust the existing linkage between data source and </w:t>
      </w:r>
      <w:r>
        <w:t>PROFITstar®</w:t>
      </w:r>
      <w:r w:rsidRPr="008C7C87">
        <w:t xml:space="preserve"> account, and move data into </w:t>
      </w:r>
      <w:r>
        <w:t>PROFITstar®</w:t>
      </w:r>
      <w:r w:rsidRPr="008C7C87">
        <w:t>.</w:t>
      </w:r>
    </w:p>
  </w:footnote>
  <w:footnote w:id="7">
    <w:p w14:paraId="1CE0E6FE" w14:textId="2EA0F2CD" w:rsidR="00662ACF" w:rsidRDefault="00662ACF">
      <w:pPr>
        <w:pStyle w:val="FootnoteText"/>
      </w:pPr>
      <w:r>
        <w:rPr>
          <w:rStyle w:val="FootnoteReference"/>
        </w:rPr>
        <w:footnoteRef/>
      </w:r>
      <w:r>
        <w:t xml:space="preserve"> Limit was $250 Million with a warning line of $200 Million before Aug 2020.</w:t>
      </w:r>
    </w:p>
  </w:footnote>
  <w:footnote w:id="8">
    <w:p w14:paraId="7F059ADA" w14:textId="64F88E3D" w:rsidR="00662ACF" w:rsidRDefault="00662ACF">
      <w:pPr>
        <w:pStyle w:val="FootnoteText"/>
      </w:pPr>
      <w:r>
        <w:rPr>
          <w:rStyle w:val="FootnoteReference"/>
        </w:rPr>
        <w:footnoteRef/>
      </w:r>
      <w:r>
        <w:t xml:space="preserve"> Non Maturity Deposit have options, Decay is used to capture this behavior and is considered a key assumption in EVE calculation</w:t>
      </w:r>
    </w:p>
  </w:footnote>
  <w:footnote w:id="9">
    <w:p w14:paraId="28189F0D" w14:textId="77777777" w:rsidR="00662ACF" w:rsidRDefault="00662ACF" w:rsidP="00230CBD">
      <w:pPr>
        <w:pStyle w:val="FootnoteText"/>
      </w:pPr>
      <w:r>
        <w:rPr>
          <w:rStyle w:val="FootnoteReference"/>
        </w:rPr>
        <w:footnoteRef/>
      </w:r>
      <w:r>
        <w:t xml:space="preserve"> SR 11-7</w:t>
      </w:r>
    </w:p>
  </w:footnote>
  <w:footnote w:id="10">
    <w:p w14:paraId="539A8944" w14:textId="77777777" w:rsidR="00662ACF" w:rsidRDefault="00662ACF" w:rsidP="00230CBD">
      <w:pPr>
        <w:pStyle w:val="FootnoteText"/>
        <w:jc w:val="left"/>
      </w:pPr>
      <w:r>
        <w:rPr>
          <w:rStyle w:val="FootnoteReference"/>
        </w:rPr>
        <w:footnoteRef/>
      </w:r>
      <w:r>
        <w:t>Comptroller’s Handbook: Interest Rate Risk, Version 1.0, March 2020 (</w:t>
      </w:r>
      <w:r w:rsidRPr="00302F05">
        <w:t>https://www.occ.gov/publications-and-resources/publications/comptrollers-handbook/files/interest-rate-risk/pub-ch-interest-rate-risk.pdf</w:t>
      </w:r>
      <w:r>
        <w:t>)</w:t>
      </w:r>
    </w:p>
  </w:footnote>
  <w:footnote w:id="11">
    <w:p w14:paraId="528ECD06" w14:textId="77777777" w:rsidR="00662ACF" w:rsidRDefault="00662ACF" w:rsidP="00B958BD">
      <w:pPr>
        <w:pStyle w:val="FootnoteText"/>
      </w:pPr>
      <w:r>
        <w:rPr>
          <w:rStyle w:val="FootnoteReference"/>
        </w:rPr>
        <w:footnoteRef/>
      </w:r>
      <w:r>
        <w:t xml:space="preserve"> </w:t>
      </w:r>
      <w:hyperlink r:id="rId1" w:history="1">
        <w:r w:rsidRPr="003E3C10">
          <w:rPr>
            <w:rStyle w:val="Hyperlink"/>
            <w:rFonts w:eastAsia="Arial Unicode MS"/>
          </w:rPr>
          <w:t>OCC Bulletin 2013-29</w:t>
        </w:r>
      </w:hyperlink>
      <w:r w:rsidRPr="000C1EC3">
        <w:t xml:space="preserve"> </w:t>
      </w:r>
      <w:r>
        <w:t>“I</w:t>
      </w:r>
      <w:r w:rsidRPr="003E3C10">
        <w:t>f the bank purchases software, establish escrow agreements to provide for the bank's access to source code and programs under certain conditions (e.g., insolvency of the third party)</w:t>
      </w:r>
      <w:r>
        <w:t xml:space="preserve"> “</w:t>
      </w:r>
    </w:p>
  </w:footnote>
  <w:footnote w:id="12">
    <w:p w14:paraId="25B38AA9" w14:textId="43536C16" w:rsidR="00662ACF" w:rsidRDefault="00662ACF">
      <w:pPr>
        <w:pStyle w:val="FootnoteText"/>
      </w:pPr>
      <w:r>
        <w:rPr>
          <w:rStyle w:val="FootnoteReference"/>
        </w:rPr>
        <w:footnoteRef/>
      </w:r>
      <w:r>
        <w:t xml:space="preserve"> A quoted price may be available from the broker. </w:t>
      </w:r>
      <w:r>
        <w:rPr>
          <w:rFonts w:asciiTheme="minorHAnsi" w:eastAsiaTheme="minorHAnsi" w:hAnsiTheme="minorHAnsi" w:cstheme="minorBidi"/>
          <w:color w:val="1F497D"/>
          <w:lang w:eastAsia="en-US"/>
        </w:rPr>
        <w:t>Those quote should be provided for each rate shock scenario.</w:t>
      </w:r>
    </w:p>
  </w:footnote>
  <w:footnote w:id="13">
    <w:p w14:paraId="3C39E817" w14:textId="6C00D8F2" w:rsidR="00662ACF" w:rsidRDefault="00662ACF">
      <w:pPr>
        <w:pStyle w:val="FootnoteText"/>
      </w:pPr>
      <w:r>
        <w:rPr>
          <w:rStyle w:val="FootnoteReference"/>
        </w:rPr>
        <w:footnoteRef/>
      </w:r>
      <w:r>
        <w:t xml:space="preserve"> Category definition is based on HO reporting line as well as FMD TB line structures. Please refer to the general chart of account used by BOCNY.</w:t>
      </w:r>
    </w:p>
  </w:footnote>
  <w:footnote w:id="14">
    <w:p w14:paraId="03F911AF" w14:textId="77777777" w:rsidR="00662ACF" w:rsidRPr="00353901" w:rsidRDefault="00662ACF" w:rsidP="00016184">
      <w:pPr>
        <w:pStyle w:val="FootnoteText"/>
      </w:pPr>
      <w:r>
        <w:rPr>
          <w:rStyle w:val="FootnoteReference"/>
          <w:rFonts w:eastAsia="Arial Unicode MS"/>
        </w:rPr>
        <w:footnoteRef/>
      </w:r>
      <w:r>
        <w:t xml:space="preserve">Prepayment result is annualized using the CPR formula.  </w:t>
      </w:r>
      <m:oMath>
        <m:r>
          <w:rPr>
            <w:rFonts w:ascii="Cambria Math" w:hAnsi="Cambria Math"/>
          </w:rPr>
          <m:t>CPR=(1-</m:t>
        </m:r>
        <m:sSup>
          <m:sSupPr>
            <m:ctrlPr>
              <w:rPr>
                <w:rFonts w:ascii="Cambria Math" w:hAnsi="Cambria Math"/>
                <w:i/>
                <w:iCs/>
              </w:rPr>
            </m:ctrlPr>
          </m:sSupPr>
          <m:e>
            <m:d>
              <m:dPr>
                <m:ctrlPr>
                  <w:rPr>
                    <w:rFonts w:ascii="Cambria Math" w:hAnsi="Cambria Math"/>
                    <w:i/>
                    <w:iCs/>
                  </w:rPr>
                </m:ctrlPr>
              </m:dPr>
              <m:e>
                <m:r>
                  <w:rPr>
                    <w:rFonts w:ascii="Cambria Math" w:hAnsi="Cambria Math"/>
                  </w:rPr>
                  <m:t>1-SMM</m:t>
                </m:r>
              </m:e>
            </m:d>
          </m:e>
          <m:sup>
            <m:r>
              <w:rPr>
                <w:rFonts w:ascii="Cambria Math" w:hAnsi="Cambria Math"/>
              </w:rPr>
              <m:t>12</m:t>
            </m:r>
          </m:sup>
        </m:sSup>
        <m:r>
          <w:rPr>
            <w:rFonts w:ascii="Cambria Math" w:hAnsi="Cambria Math"/>
          </w:rPr>
          <m:t>)×100</m:t>
        </m:r>
      </m:oMath>
    </w:p>
    <w:p w14:paraId="05282511" w14:textId="77777777" w:rsidR="00662ACF" w:rsidRDefault="00662ACF" w:rsidP="00016184">
      <w:pPr>
        <w:pStyle w:val="FootnoteText"/>
      </w:pPr>
    </w:p>
  </w:footnote>
  <w:footnote w:id="15">
    <w:p w14:paraId="5BF4B83E" w14:textId="5196861E" w:rsidR="00662ACF" w:rsidRDefault="00662ACF">
      <w:pPr>
        <w:pStyle w:val="FootnoteText"/>
      </w:pPr>
      <w:r>
        <w:rPr>
          <w:rStyle w:val="FootnoteReference"/>
        </w:rPr>
        <w:footnoteRef/>
      </w:r>
      <w:r>
        <w:t xml:space="preserve"> “What Practitioners Need to Know about Future Value” </w:t>
      </w:r>
      <w:proofErr w:type="spellStart"/>
      <w:r>
        <w:t>Krtizman</w:t>
      </w:r>
      <w:proofErr w:type="spellEnd"/>
      <w:r>
        <w:t>. Financial Analyst Journal. May – June 1994</w:t>
      </w:r>
    </w:p>
  </w:footnote>
  <w:footnote w:id="16">
    <w:p w14:paraId="54F8D98B" w14:textId="77777777" w:rsidR="00662ACF" w:rsidRDefault="00662ACF" w:rsidP="00F8725A">
      <w:pPr>
        <w:pStyle w:val="FootnoteText"/>
      </w:pPr>
      <w:r>
        <w:rPr>
          <w:rStyle w:val="FootnoteReference"/>
          <w:rFonts w:eastAsiaTheme="majorEastAsia"/>
        </w:rPr>
        <w:footnoteRef/>
      </w:r>
      <w:r>
        <w:t xml:space="preserve">PROFITstar® Discount Factor Calculation Documentation can be found on  </w:t>
      </w:r>
      <w:r w:rsidRPr="00542B1B">
        <w:t>http://profitstarhelp.jackhenry.com/dev/discount.pdf</w:t>
      </w:r>
    </w:p>
  </w:footnote>
  <w:footnote w:id="17">
    <w:p w14:paraId="69BE8A73" w14:textId="77777777" w:rsidR="00662ACF" w:rsidRDefault="00662ACF" w:rsidP="00F8725A">
      <w:pPr>
        <w:pStyle w:val="FootnoteText"/>
      </w:pPr>
      <w:r>
        <w:rPr>
          <w:rStyle w:val="FootnoteReference"/>
          <w:rFonts w:eastAsiaTheme="majorEastAsia"/>
        </w:rPr>
        <w:footnoteRef/>
      </w:r>
      <w:r>
        <w:t xml:space="preserve"> Both Discount and FASB / 107 Discount method</w:t>
      </w:r>
    </w:p>
  </w:footnote>
  <w:footnote w:id="18">
    <w:p w14:paraId="4DD25FA1" w14:textId="77777777" w:rsidR="00662ACF" w:rsidRDefault="00662ACF" w:rsidP="00F8725A">
      <w:pPr>
        <w:pStyle w:val="FootnoteText"/>
      </w:pPr>
      <w:r>
        <w:rPr>
          <w:rStyle w:val="FootnoteReference"/>
          <w:rFonts w:eastAsiaTheme="majorEastAsia"/>
        </w:rPr>
        <w:footnoteRef/>
      </w:r>
      <w:r>
        <w:t xml:space="preserve"> Internal consistency can be illustrated from a negative balance growth situation. Let’s say if an account is assumed to decline by 50% to a target date, the target might not be feasible if existing maturity/repricing schedule only declined by 20% by target date, therefore it would cap the decline to 20% rather than the stated projection.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01033" w14:textId="010D5C58" w:rsidR="00662ACF" w:rsidRPr="000250E6" w:rsidRDefault="00662ACF" w:rsidP="00DB46F1">
    <w:pPr>
      <w:pStyle w:val="Header"/>
      <w:spacing w:after="120"/>
      <w:ind w:right="440"/>
      <w:rPr>
        <w:rFonts w:asciiTheme="minorHAnsi" w:hAnsiTheme="minorHAnsi" w:cstheme="minorHAnsi"/>
        <w:b/>
      </w:rPr>
    </w:pPr>
    <w:r>
      <w:rPr>
        <w:noProof/>
        <w:lang w:eastAsia="en-US"/>
      </w:rPr>
      <w:drawing>
        <wp:inline distT="0" distB="0" distL="0" distR="0" wp14:anchorId="0AF9E719" wp14:editId="3023582A">
          <wp:extent cx="942975" cy="266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2975" cy="266700"/>
                  </a:xfrm>
                  <a:prstGeom prst="rect">
                    <a:avLst/>
                  </a:prstGeom>
                  <a:noFill/>
                  <a:ln>
                    <a:noFill/>
                  </a:ln>
                </pic:spPr>
              </pic:pic>
            </a:graphicData>
          </a:graphic>
        </wp:inline>
      </w:drawing>
    </w:r>
    <w:r>
      <w:rPr>
        <w:rFonts w:asciiTheme="minorHAnsi" w:hAnsiTheme="minorHAnsi" w:cstheme="minorHAnsi"/>
        <w:b/>
      </w:rPr>
      <w:t xml:space="preserve">                                                                           PROFITstar® Model Documentation</w:t>
    </w:r>
    <w:r w:rsidRPr="000250E6">
      <w:rPr>
        <w:rFonts w:asciiTheme="minorHAnsi" w:hAnsiTheme="minorHAnsi" w:cstheme="minorHAnsi"/>
        <w:b/>
      </w:rPr>
      <w:t xml:space="preserve">                                                                                              </w:t>
    </w:r>
  </w:p>
  <w:p w14:paraId="609A54F5" w14:textId="77777777" w:rsidR="00662ACF" w:rsidRPr="00E00ADD" w:rsidRDefault="00662ACF" w:rsidP="00D168E2">
    <w:pPr>
      <w:pStyle w:val="Header"/>
      <w:spacing w:after="120"/>
      <w:rPr>
        <w:rFonts w:ascii="Arial" w:hAnsi="Arial" w:cs="Arial"/>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023EA" w14:textId="77777777" w:rsidR="00662ACF" w:rsidRPr="00093F0E" w:rsidRDefault="00662ACF" w:rsidP="008A76EF">
    <w:pPr>
      <w:pStyle w:val="Header"/>
    </w:pPr>
    <w:r w:rsidRPr="00093F0E">
      <w:tab/>
    </w:r>
  </w:p>
  <w:p w14:paraId="22CE89CC" w14:textId="77777777" w:rsidR="00662ACF" w:rsidRPr="00093F0E" w:rsidRDefault="00662ACF" w:rsidP="008A76EF">
    <w:pPr>
      <w:pStyle w:val="Header"/>
    </w:pPr>
  </w:p>
  <w:p w14:paraId="68891D04" w14:textId="77777777" w:rsidR="00662ACF" w:rsidRPr="00263FD3" w:rsidRDefault="00662ACF" w:rsidP="008A76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522A7FD4"/>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03AB655D"/>
    <w:multiLevelType w:val="hybridMultilevel"/>
    <w:tmpl w:val="F5045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D5189"/>
    <w:multiLevelType w:val="multilevel"/>
    <w:tmpl w:val="7A220FE6"/>
    <w:lvl w:ilvl="0">
      <w:start w:val="1"/>
      <w:numFmt w:val="decimal"/>
      <w:lvlText w:val="%1."/>
      <w:lvlJc w:val="left"/>
      <w:pPr>
        <w:ind w:left="360" w:hanging="360"/>
      </w:pPr>
      <w:rPr>
        <w:rFonts w:hint="default"/>
      </w:r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69220C"/>
    <w:multiLevelType w:val="hybridMultilevel"/>
    <w:tmpl w:val="FAD6A9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36C13"/>
    <w:multiLevelType w:val="hybridMultilevel"/>
    <w:tmpl w:val="5AFE30C4"/>
    <w:lvl w:ilvl="0" w:tplc="04090001">
      <w:start w:val="1"/>
      <w:numFmt w:val="bullet"/>
      <w:lvlText w:val=""/>
      <w:lvlJc w:val="left"/>
      <w:pPr>
        <w:ind w:left="720" w:hanging="360"/>
      </w:pPr>
      <w:rPr>
        <w:rFonts w:ascii="Symbol" w:hAnsi="Symbol" w:hint="default"/>
      </w:rPr>
    </w:lvl>
    <w:lvl w:ilvl="1" w:tplc="17A8E1D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8D4015"/>
    <w:multiLevelType w:val="hybridMultilevel"/>
    <w:tmpl w:val="6C44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16554"/>
    <w:multiLevelType w:val="hybridMultilevel"/>
    <w:tmpl w:val="0F442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2E346C"/>
    <w:multiLevelType w:val="hybridMultilevel"/>
    <w:tmpl w:val="A24E0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E7C6FC1"/>
    <w:multiLevelType w:val="hybridMultilevel"/>
    <w:tmpl w:val="64849A02"/>
    <w:lvl w:ilvl="0" w:tplc="04090001">
      <w:start w:val="1"/>
      <w:numFmt w:val="bullet"/>
      <w:lvlText w:val=""/>
      <w:lvlJc w:val="left"/>
      <w:pPr>
        <w:ind w:left="720" w:hanging="360"/>
      </w:pPr>
      <w:rPr>
        <w:rFonts w:ascii="Symbol" w:hAnsi="Symbol" w:hint="default"/>
      </w:rPr>
    </w:lvl>
    <w:lvl w:ilvl="1" w:tplc="D65E8BF8">
      <w:numFmt w:val="bullet"/>
      <w:lvlText w:val="•"/>
      <w:lvlJc w:val="left"/>
      <w:pPr>
        <w:ind w:left="1440" w:hanging="360"/>
      </w:pPr>
      <w:rPr>
        <w:rFonts w:ascii="Calibri" w:eastAsiaTheme="minorHAnsi" w:hAnsi="Calibri" w:cs="Calibri" w:hint="default"/>
        <w:b w:val="0"/>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14235D"/>
    <w:multiLevelType w:val="hybridMultilevel"/>
    <w:tmpl w:val="34087806"/>
    <w:lvl w:ilvl="0" w:tplc="19F6427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0FB9660B"/>
    <w:multiLevelType w:val="hybridMultilevel"/>
    <w:tmpl w:val="E80A7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6F172C"/>
    <w:multiLevelType w:val="hybridMultilevel"/>
    <w:tmpl w:val="557E1A32"/>
    <w:lvl w:ilvl="0" w:tplc="45EE1A42">
      <w:start w:val="2007"/>
      <w:numFmt w:val="bullet"/>
      <w:pStyle w:val="Bulletintable"/>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74389A"/>
    <w:multiLevelType w:val="hybridMultilevel"/>
    <w:tmpl w:val="873471B0"/>
    <w:lvl w:ilvl="0" w:tplc="19F64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831C36"/>
    <w:multiLevelType w:val="hybridMultilevel"/>
    <w:tmpl w:val="A59030B2"/>
    <w:lvl w:ilvl="0" w:tplc="04090001">
      <w:start w:val="1"/>
      <w:numFmt w:val="bullet"/>
      <w:lvlText w:val=""/>
      <w:lvlJc w:val="left"/>
      <w:pPr>
        <w:ind w:left="720" w:hanging="360"/>
      </w:pPr>
      <w:rPr>
        <w:rFonts w:ascii="Symbol" w:hAnsi="Symbol" w:hint="default"/>
      </w:rPr>
    </w:lvl>
    <w:lvl w:ilvl="1" w:tplc="62886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CA3C28"/>
    <w:multiLevelType w:val="hybridMultilevel"/>
    <w:tmpl w:val="3CEA6B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CA65451"/>
    <w:multiLevelType w:val="hybridMultilevel"/>
    <w:tmpl w:val="6D3044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74185D"/>
    <w:multiLevelType w:val="hybridMultilevel"/>
    <w:tmpl w:val="C6C89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A93C47"/>
    <w:multiLevelType w:val="hybridMultilevel"/>
    <w:tmpl w:val="655A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B2740F"/>
    <w:multiLevelType w:val="hybridMultilevel"/>
    <w:tmpl w:val="891EA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AC66DD"/>
    <w:multiLevelType w:val="hybridMultilevel"/>
    <w:tmpl w:val="1618F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9E337C"/>
    <w:multiLevelType w:val="hybridMultilevel"/>
    <w:tmpl w:val="BBC87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7D271F"/>
    <w:multiLevelType w:val="hybridMultilevel"/>
    <w:tmpl w:val="1F206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B3CC0"/>
    <w:multiLevelType w:val="hybridMultilevel"/>
    <w:tmpl w:val="AF3AD112"/>
    <w:lvl w:ilvl="0" w:tplc="162E2F10">
      <w:start w:val="1"/>
      <w:numFmt w:val="bullet"/>
      <w:pStyle w:val="Bulleteadotabla"/>
      <w:lvlText w:val="-"/>
      <w:lvlJc w:val="left"/>
      <w:pPr>
        <w:tabs>
          <w:tab w:val="num" w:pos="2340"/>
        </w:tabs>
        <w:ind w:left="2340" w:hanging="360"/>
      </w:pPr>
      <w:rPr>
        <w:rFonts w:ascii="Arial" w:hAnsi="Arial" w:hint="default"/>
        <w:color w:val="808080"/>
      </w:rPr>
    </w:lvl>
    <w:lvl w:ilvl="1" w:tplc="0C0A0003">
      <w:start w:val="1"/>
      <w:numFmt w:val="bullet"/>
      <w:lvlText w:val="o"/>
      <w:lvlJc w:val="left"/>
      <w:pPr>
        <w:tabs>
          <w:tab w:val="num" w:pos="3060"/>
        </w:tabs>
        <w:ind w:left="3060" w:hanging="360"/>
      </w:pPr>
      <w:rPr>
        <w:rFonts w:ascii="Courier New" w:hAnsi="Courier New" w:hint="default"/>
      </w:rPr>
    </w:lvl>
    <w:lvl w:ilvl="2" w:tplc="0C0A0005">
      <w:start w:val="1"/>
      <w:numFmt w:val="bullet"/>
      <w:lvlText w:val=""/>
      <w:lvlJc w:val="left"/>
      <w:pPr>
        <w:tabs>
          <w:tab w:val="num" w:pos="3780"/>
        </w:tabs>
        <w:ind w:left="3780" w:hanging="360"/>
      </w:pPr>
      <w:rPr>
        <w:rFonts w:ascii="Wingdings" w:hAnsi="Wingdings" w:hint="default"/>
      </w:rPr>
    </w:lvl>
    <w:lvl w:ilvl="3" w:tplc="0C0A0001" w:tentative="1">
      <w:start w:val="1"/>
      <w:numFmt w:val="bullet"/>
      <w:lvlText w:val=""/>
      <w:lvlJc w:val="left"/>
      <w:pPr>
        <w:tabs>
          <w:tab w:val="num" w:pos="4500"/>
        </w:tabs>
        <w:ind w:left="4500" w:hanging="360"/>
      </w:pPr>
      <w:rPr>
        <w:rFonts w:ascii="Symbol" w:hAnsi="Symbol" w:hint="default"/>
      </w:rPr>
    </w:lvl>
    <w:lvl w:ilvl="4" w:tplc="0C0A0003" w:tentative="1">
      <w:start w:val="1"/>
      <w:numFmt w:val="bullet"/>
      <w:lvlText w:val="o"/>
      <w:lvlJc w:val="left"/>
      <w:pPr>
        <w:tabs>
          <w:tab w:val="num" w:pos="5220"/>
        </w:tabs>
        <w:ind w:left="5220" w:hanging="360"/>
      </w:pPr>
      <w:rPr>
        <w:rFonts w:ascii="Courier New" w:hAnsi="Courier New" w:hint="default"/>
      </w:rPr>
    </w:lvl>
    <w:lvl w:ilvl="5" w:tplc="0C0A0005" w:tentative="1">
      <w:start w:val="1"/>
      <w:numFmt w:val="bullet"/>
      <w:lvlText w:val=""/>
      <w:lvlJc w:val="left"/>
      <w:pPr>
        <w:tabs>
          <w:tab w:val="num" w:pos="5940"/>
        </w:tabs>
        <w:ind w:left="5940" w:hanging="360"/>
      </w:pPr>
      <w:rPr>
        <w:rFonts w:ascii="Wingdings" w:hAnsi="Wingdings" w:hint="default"/>
      </w:rPr>
    </w:lvl>
    <w:lvl w:ilvl="6" w:tplc="0C0A0001" w:tentative="1">
      <w:start w:val="1"/>
      <w:numFmt w:val="bullet"/>
      <w:lvlText w:val=""/>
      <w:lvlJc w:val="left"/>
      <w:pPr>
        <w:tabs>
          <w:tab w:val="num" w:pos="6660"/>
        </w:tabs>
        <w:ind w:left="6660" w:hanging="360"/>
      </w:pPr>
      <w:rPr>
        <w:rFonts w:ascii="Symbol" w:hAnsi="Symbol" w:hint="default"/>
      </w:rPr>
    </w:lvl>
    <w:lvl w:ilvl="7" w:tplc="0C0A0003" w:tentative="1">
      <w:start w:val="1"/>
      <w:numFmt w:val="bullet"/>
      <w:lvlText w:val="o"/>
      <w:lvlJc w:val="left"/>
      <w:pPr>
        <w:tabs>
          <w:tab w:val="num" w:pos="7380"/>
        </w:tabs>
        <w:ind w:left="7380" w:hanging="360"/>
      </w:pPr>
      <w:rPr>
        <w:rFonts w:ascii="Courier New" w:hAnsi="Courier New" w:hint="default"/>
      </w:rPr>
    </w:lvl>
    <w:lvl w:ilvl="8" w:tplc="0C0A0005" w:tentative="1">
      <w:start w:val="1"/>
      <w:numFmt w:val="bullet"/>
      <w:lvlText w:val=""/>
      <w:lvlJc w:val="left"/>
      <w:pPr>
        <w:tabs>
          <w:tab w:val="num" w:pos="8100"/>
        </w:tabs>
        <w:ind w:left="8100" w:hanging="360"/>
      </w:pPr>
      <w:rPr>
        <w:rFonts w:ascii="Wingdings" w:hAnsi="Wingdings" w:hint="default"/>
      </w:rPr>
    </w:lvl>
  </w:abstractNum>
  <w:abstractNum w:abstractNumId="23" w15:restartNumberingAfterBreak="0">
    <w:nsid w:val="2E4A0035"/>
    <w:multiLevelType w:val="hybridMultilevel"/>
    <w:tmpl w:val="2A263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85063E"/>
    <w:multiLevelType w:val="hybridMultilevel"/>
    <w:tmpl w:val="05FA89AC"/>
    <w:lvl w:ilvl="0" w:tplc="4D4CF3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705A72"/>
    <w:multiLevelType w:val="hybridMultilevel"/>
    <w:tmpl w:val="2DDA8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6B50F67"/>
    <w:multiLevelType w:val="hybridMultilevel"/>
    <w:tmpl w:val="2DC4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FB3581"/>
    <w:multiLevelType w:val="multilevel"/>
    <w:tmpl w:val="4AAC1526"/>
    <w:lvl w:ilvl="0">
      <w:start w:val="1"/>
      <w:numFmt w:val="upperLetter"/>
      <w:pStyle w:val="AppendixHeading"/>
      <w:lvlText w:val="%1."/>
      <w:lvlJc w:val="left"/>
      <w:pPr>
        <w:ind w:left="360" w:hanging="360"/>
      </w:pPr>
      <w:rPr>
        <w:rFonts w:cs="Times New Roman" w:hint="default"/>
      </w:rPr>
    </w:lvl>
    <w:lvl w:ilvl="1">
      <w:start w:val="1"/>
      <w:numFmt w:val="decimal"/>
      <w:pStyle w:val="AppendixSub"/>
      <w:lvlText w:val="%1.%2."/>
      <w:lvlJc w:val="left"/>
      <w:pPr>
        <w:ind w:left="1080" w:hanging="360"/>
      </w:pPr>
      <w:rPr>
        <w:rFonts w:cs="Times New Roman" w:hint="default"/>
      </w:rPr>
    </w:lvl>
    <w:lvl w:ilvl="2">
      <w:start w:val="1"/>
      <w:numFmt w:val="lowerRoman"/>
      <w:lvlText w:val="%3."/>
      <w:lvlJc w:val="right"/>
      <w:pPr>
        <w:ind w:left="1800" w:hanging="180"/>
      </w:pPr>
      <w:rPr>
        <w:rFonts w:cs="Times New Roman" w:hint="default"/>
      </w:rPr>
    </w:lvl>
    <w:lvl w:ilvl="3">
      <w:start w:val="1"/>
      <w:numFmt w:val="decimal"/>
      <w:lvlText w:val="%4."/>
      <w:lvlJc w:val="left"/>
      <w:pPr>
        <w:ind w:left="2520" w:hanging="360"/>
      </w:pPr>
      <w:rPr>
        <w:rFonts w:cs="Times New Roman" w:hint="default"/>
      </w:rPr>
    </w:lvl>
    <w:lvl w:ilvl="4">
      <w:start w:val="1"/>
      <w:numFmt w:val="lowerLetter"/>
      <w:lvlText w:val="%5."/>
      <w:lvlJc w:val="left"/>
      <w:pPr>
        <w:ind w:left="3240" w:hanging="360"/>
      </w:pPr>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28" w15:restartNumberingAfterBreak="0">
    <w:nsid w:val="3BF03228"/>
    <w:multiLevelType w:val="hybridMultilevel"/>
    <w:tmpl w:val="EEF6F3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360029"/>
    <w:multiLevelType w:val="hybridMultilevel"/>
    <w:tmpl w:val="CB1E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336A08"/>
    <w:multiLevelType w:val="hybridMultilevel"/>
    <w:tmpl w:val="0988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E4C3341"/>
    <w:multiLevelType w:val="hybridMultilevel"/>
    <w:tmpl w:val="E6E2F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902F0E"/>
    <w:multiLevelType w:val="hybridMultilevel"/>
    <w:tmpl w:val="BA8E4D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E87152"/>
    <w:multiLevelType w:val="hybridMultilevel"/>
    <w:tmpl w:val="646CF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0C78BA"/>
    <w:multiLevelType w:val="multilevel"/>
    <w:tmpl w:val="3648ED3E"/>
    <w:lvl w:ilvl="0">
      <w:start w:val="1"/>
      <w:numFmt w:val="decimal"/>
      <w:pStyle w:val="Level1"/>
      <w:lvlText w:val="%1."/>
      <w:lvlJc w:val="left"/>
      <w:pPr>
        <w:ind w:left="360" w:hanging="360"/>
      </w:pPr>
    </w:lvl>
    <w:lvl w:ilvl="1">
      <w:start w:val="1"/>
      <w:numFmt w:val="decimal"/>
      <w:pStyle w:val="Level2"/>
      <w:lvlText w:val="%1.%2."/>
      <w:lvlJc w:val="left"/>
      <w:pPr>
        <w:ind w:left="792" w:hanging="432"/>
      </w:pPr>
    </w:lvl>
    <w:lvl w:ilvl="2">
      <w:start w:val="1"/>
      <w:numFmt w:val="decimal"/>
      <w:lvlText w:val="3.2.1%3"/>
      <w:lvlJc w:val="left"/>
      <w:pPr>
        <w:ind w:left="1044" w:hanging="50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evel4"/>
      <w:lvlText w:val="%1.%2.%3.%4."/>
      <w:lvlJc w:val="left"/>
      <w:pPr>
        <w:ind w:left="1728" w:hanging="648"/>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Subtitle"/>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9E04A4C"/>
    <w:multiLevelType w:val="hybridMultilevel"/>
    <w:tmpl w:val="F2BE096C"/>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6" w15:restartNumberingAfterBreak="0">
    <w:nsid w:val="4DE81275"/>
    <w:multiLevelType w:val="multilevel"/>
    <w:tmpl w:val="6EB23004"/>
    <w:lvl w:ilvl="0">
      <w:start w:val="1"/>
      <w:numFmt w:val="upperLetter"/>
      <w:pStyle w:val="AppendixStyle2"/>
      <w:lvlText w:val="%1."/>
      <w:lvlJc w:val="left"/>
      <w:pPr>
        <w:tabs>
          <w:tab w:val="num" w:pos="567"/>
        </w:tabs>
        <w:ind w:left="680" w:hanging="680"/>
      </w:pPr>
      <w:rPr>
        <w:rFonts w:cs="Times New Roman" w:hint="default"/>
      </w:rPr>
    </w:lvl>
    <w:lvl w:ilvl="1">
      <w:start w:val="1"/>
      <w:numFmt w:val="decimal"/>
      <w:lvlText w:val="%1.%2."/>
      <w:lvlJc w:val="left"/>
      <w:pPr>
        <w:tabs>
          <w:tab w:val="num" w:pos="567"/>
        </w:tabs>
        <w:ind w:left="680" w:hanging="680"/>
      </w:pPr>
      <w:rPr>
        <w:rFonts w:cs="Times New Roman" w:hint="default"/>
        <w:color w:val="auto"/>
      </w:rPr>
    </w:lvl>
    <w:lvl w:ilvl="2">
      <w:start w:val="1"/>
      <w:numFmt w:val="decimal"/>
      <w:lvlText w:val="%1.%2.%3"/>
      <w:lvlJc w:val="left"/>
      <w:pPr>
        <w:tabs>
          <w:tab w:val="num" w:pos="567"/>
        </w:tabs>
        <w:ind w:left="680" w:hanging="680"/>
      </w:pPr>
      <w:rPr>
        <w:rFonts w:cs="Times New Roman" w:hint="default"/>
      </w:rPr>
    </w:lvl>
    <w:lvl w:ilvl="3">
      <w:start w:val="1"/>
      <w:numFmt w:val="decimal"/>
      <w:lvlText w:val="%1.%2.%3.%4"/>
      <w:lvlJc w:val="left"/>
      <w:pPr>
        <w:tabs>
          <w:tab w:val="num" w:pos="567"/>
        </w:tabs>
        <w:ind w:left="680" w:hanging="680"/>
      </w:pPr>
      <w:rPr>
        <w:rFonts w:cs="Times New Roman" w:hint="default"/>
      </w:rPr>
    </w:lvl>
    <w:lvl w:ilvl="4">
      <w:start w:val="1"/>
      <w:numFmt w:val="decimal"/>
      <w:lvlText w:val="%1.%2.%3.%4.%5"/>
      <w:lvlJc w:val="left"/>
      <w:pPr>
        <w:tabs>
          <w:tab w:val="num" w:pos="567"/>
        </w:tabs>
        <w:ind w:left="680" w:hanging="680"/>
      </w:pPr>
      <w:rPr>
        <w:rFonts w:cs="Times New Roman" w:hint="default"/>
      </w:rPr>
    </w:lvl>
    <w:lvl w:ilvl="5">
      <w:start w:val="1"/>
      <w:numFmt w:val="decimal"/>
      <w:lvlText w:val="%1.%2.%3.%4.%5.%6"/>
      <w:lvlJc w:val="left"/>
      <w:pPr>
        <w:tabs>
          <w:tab w:val="num" w:pos="567"/>
        </w:tabs>
        <w:ind w:left="680" w:hanging="680"/>
      </w:pPr>
      <w:rPr>
        <w:rFonts w:cs="Times New Roman" w:hint="default"/>
      </w:rPr>
    </w:lvl>
    <w:lvl w:ilvl="6">
      <w:start w:val="1"/>
      <w:numFmt w:val="decimal"/>
      <w:lvlText w:val="%1.%2.%3.%4.%5.%6.%7"/>
      <w:lvlJc w:val="left"/>
      <w:pPr>
        <w:tabs>
          <w:tab w:val="num" w:pos="567"/>
        </w:tabs>
        <w:ind w:left="680" w:hanging="680"/>
      </w:pPr>
      <w:rPr>
        <w:rFonts w:cs="Times New Roman" w:hint="default"/>
      </w:rPr>
    </w:lvl>
    <w:lvl w:ilvl="7">
      <w:start w:val="1"/>
      <w:numFmt w:val="decimal"/>
      <w:lvlText w:val="%1.%2.%3.%4.%5.%6.%7.%8"/>
      <w:lvlJc w:val="left"/>
      <w:pPr>
        <w:tabs>
          <w:tab w:val="num" w:pos="567"/>
        </w:tabs>
        <w:ind w:left="680" w:hanging="680"/>
      </w:pPr>
      <w:rPr>
        <w:rFonts w:cs="Times New Roman" w:hint="default"/>
      </w:rPr>
    </w:lvl>
    <w:lvl w:ilvl="8">
      <w:start w:val="1"/>
      <w:numFmt w:val="decimal"/>
      <w:lvlText w:val="%1.%2.%3.%4.%5.%6.%7.%8.%9"/>
      <w:lvlJc w:val="left"/>
      <w:pPr>
        <w:tabs>
          <w:tab w:val="num" w:pos="567"/>
        </w:tabs>
        <w:ind w:left="680" w:hanging="680"/>
      </w:pPr>
      <w:rPr>
        <w:rFonts w:cs="Times New Roman" w:hint="default"/>
      </w:rPr>
    </w:lvl>
  </w:abstractNum>
  <w:abstractNum w:abstractNumId="37" w15:restartNumberingAfterBreak="0">
    <w:nsid w:val="50620BDD"/>
    <w:multiLevelType w:val="hybridMultilevel"/>
    <w:tmpl w:val="BFD85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CE3DC6"/>
    <w:multiLevelType w:val="hybridMultilevel"/>
    <w:tmpl w:val="3CEA6B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5D414BE6"/>
    <w:multiLevelType w:val="hybridMultilevel"/>
    <w:tmpl w:val="1D58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38433C"/>
    <w:multiLevelType w:val="hybridMultilevel"/>
    <w:tmpl w:val="D4CE8E06"/>
    <w:lvl w:ilvl="0" w:tplc="04090011">
      <w:start w:val="1"/>
      <w:numFmt w:val="decimal"/>
      <w:lvlText w:val="%1)"/>
      <w:lvlJc w:val="left"/>
      <w:pPr>
        <w:ind w:left="1230" w:hanging="720"/>
      </w:pPr>
      <w:rPr>
        <w:rFonts w:hint="default"/>
      </w:rPr>
    </w:lvl>
    <w:lvl w:ilvl="1" w:tplc="04090019">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41" w15:restartNumberingAfterBreak="0">
    <w:nsid w:val="63836CC0"/>
    <w:multiLevelType w:val="hybridMultilevel"/>
    <w:tmpl w:val="C57EEF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9F7386"/>
    <w:multiLevelType w:val="hybridMultilevel"/>
    <w:tmpl w:val="4EBAC1DA"/>
    <w:lvl w:ilvl="0" w:tplc="E62224AA">
      <w:start w:val="1"/>
      <w:numFmt w:val="bullet"/>
      <w:pStyle w:val="Bulleted3"/>
      <w:lvlText w:val="•"/>
      <w:lvlJc w:val="left"/>
      <w:pPr>
        <w:tabs>
          <w:tab w:val="num" w:pos="720"/>
        </w:tabs>
        <w:ind w:left="720" w:hanging="360"/>
      </w:pPr>
      <w:rPr>
        <w:rFonts w:ascii="Times New Roman" w:hAnsi="Times New Roman" w:hint="default"/>
      </w:rPr>
    </w:lvl>
    <w:lvl w:ilvl="1" w:tplc="FFFFFFFF">
      <w:start w:val="162"/>
      <w:numFmt w:val="bullet"/>
      <w:pStyle w:val="Bulletted1"/>
      <w:lvlText w:val="•"/>
      <w:lvlJc w:val="left"/>
      <w:pPr>
        <w:tabs>
          <w:tab w:val="num" w:pos="1440"/>
        </w:tabs>
        <w:ind w:left="1440" w:hanging="360"/>
      </w:pPr>
      <w:rPr>
        <w:rFonts w:ascii="Times New Roman" w:hAnsi="Times New Roman" w:hint="default"/>
      </w:rPr>
    </w:lvl>
    <w:lvl w:ilvl="2" w:tplc="9FCE27E0">
      <w:start w:val="5"/>
      <w:numFmt w:val="bullet"/>
      <w:lvlText w:val="-"/>
      <w:lvlJc w:val="left"/>
      <w:pPr>
        <w:tabs>
          <w:tab w:val="num" w:pos="2160"/>
        </w:tabs>
        <w:ind w:left="2160" w:hanging="360"/>
      </w:pPr>
      <w:rPr>
        <w:rFonts w:ascii="Calibri" w:eastAsia="Times New Roman" w:hAnsi="Calibri" w:hint="default"/>
      </w:rPr>
    </w:lvl>
    <w:lvl w:ilvl="3" w:tplc="833AA776">
      <w:start w:val="1"/>
      <w:numFmt w:val="bullet"/>
      <w:pStyle w:val="Bulleted30"/>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691767A1"/>
    <w:multiLevelType w:val="multilevel"/>
    <w:tmpl w:val="1FD8161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AFB7FA9"/>
    <w:multiLevelType w:val="hybridMultilevel"/>
    <w:tmpl w:val="80F2641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5" w15:restartNumberingAfterBreak="0">
    <w:nsid w:val="6CDC01BF"/>
    <w:multiLevelType w:val="hybridMultilevel"/>
    <w:tmpl w:val="71400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A43A00"/>
    <w:multiLevelType w:val="hybridMultilevel"/>
    <w:tmpl w:val="BA8E4D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0"/>
  </w:num>
  <w:num w:numId="3">
    <w:abstractNumId w:val="42"/>
  </w:num>
  <w:num w:numId="4">
    <w:abstractNumId w:val="22"/>
  </w:num>
  <w:num w:numId="5">
    <w:abstractNumId w:val="11"/>
  </w:num>
  <w:num w:numId="6">
    <w:abstractNumId w:val="36"/>
  </w:num>
  <w:num w:numId="7">
    <w:abstractNumId w:val="27"/>
  </w:num>
  <w:num w:numId="8">
    <w:abstractNumId w:val="41"/>
  </w:num>
  <w:num w:numId="9">
    <w:abstractNumId w:val="26"/>
  </w:num>
  <w:num w:numId="10">
    <w:abstractNumId w:val="37"/>
  </w:num>
  <w:num w:numId="11">
    <w:abstractNumId w:val="18"/>
  </w:num>
  <w:num w:numId="12">
    <w:abstractNumId w:val="28"/>
  </w:num>
  <w:num w:numId="13">
    <w:abstractNumId w:val="1"/>
  </w:num>
  <w:num w:numId="14">
    <w:abstractNumId w:val="2"/>
  </w:num>
  <w:num w:numId="15">
    <w:abstractNumId w:val="20"/>
  </w:num>
  <w:num w:numId="16">
    <w:abstractNumId w:val="29"/>
  </w:num>
  <w:num w:numId="17">
    <w:abstractNumId w:val="19"/>
  </w:num>
  <w:num w:numId="18">
    <w:abstractNumId w:val="4"/>
  </w:num>
  <w:num w:numId="19">
    <w:abstractNumId w:val="8"/>
  </w:num>
  <w:num w:numId="20">
    <w:abstractNumId w:val="13"/>
  </w:num>
  <w:num w:numId="21">
    <w:abstractNumId w:val="30"/>
  </w:num>
  <w:num w:numId="22">
    <w:abstractNumId w:val="32"/>
  </w:num>
  <w:num w:numId="23">
    <w:abstractNumId w:val="17"/>
  </w:num>
  <w:num w:numId="24">
    <w:abstractNumId w:val="21"/>
  </w:num>
  <w:num w:numId="25">
    <w:abstractNumId w:val="39"/>
  </w:num>
  <w:num w:numId="26">
    <w:abstractNumId w:val="45"/>
  </w:num>
  <w:num w:numId="27">
    <w:abstractNumId w:val="34"/>
  </w:num>
  <w:num w:numId="28">
    <w:abstractNumId w:val="46"/>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5"/>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12"/>
  </w:num>
  <w:num w:numId="35">
    <w:abstractNumId w:val="10"/>
  </w:num>
  <w:num w:numId="36">
    <w:abstractNumId w:val="44"/>
  </w:num>
  <w:num w:numId="37">
    <w:abstractNumId w:val="6"/>
  </w:num>
  <w:num w:numId="38">
    <w:abstractNumId w:val="33"/>
  </w:num>
  <w:num w:numId="39">
    <w:abstractNumId w:val="27"/>
    <w:lvlOverride w:ilvl="0">
      <w:startOverride w:val="1"/>
    </w:lvlOverride>
    <w:lvlOverride w:ilvl="1">
      <w:startOverride w:val="1"/>
    </w:lvlOverride>
    <w:lvlOverride w:ilvl="2">
      <w:startOverride w:val="1"/>
    </w:lvlOverride>
    <w:lvlOverride w:ilvl="3">
      <w:startOverride w:val="2"/>
    </w:lvlOverride>
  </w:num>
  <w:num w:numId="40">
    <w:abstractNumId w:val="27"/>
  </w:num>
  <w:num w:numId="41">
    <w:abstractNumId w:val="27"/>
  </w:num>
  <w:num w:numId="42">
    <w:abstractNumId w:val="27"/>
  </w:num>
  <w:num w:numId="43">
    <w:abstractNumId w:val="23"/>
  </w:num>
  <w:num w:numId="44">
    <w:abstractNumId w:val="16"/>
  </w:num>
  <w:num w:numId="45">
    <w:abstractNumId w:val="35"/>
  </w:num>
  <w:num w:numId="46">
    <w:abstractNumId w:val="31"/>
  </w:num>
  <w:num w:numId="47">
    <w:abstractNumId w:val="9"/>
  </w:num>
  <w:num w:numId="48">
    <w:abstractNumId w:val="43"/>
  </w:num>
  <w:num w:numId="49">
    <w:abstractNumId w:val="15"/>
  </w:num>
  <w:num w:numId="50">
    <w:abstractNumId w:val="24"/>
  </w:num>
  <w:num w:numId="51">
    <w:abstractNumId w:val="40"/>
  </w:num>
  <w:num w:numId="52">
    <w:abstractNumId w:val="34"/>
  </w:num>
  <w:num w:numId="53">
    <w:abstractNumId w:val="7"/>
    <w:lvlOverride w:ilvl="0"/>
    <w:lvlOverride w:ilvl="1"/>
    <w:lvlOverride w:ilvl="2"/>
    <w:lvlOverride w:ilvl="3"/>
    <w:lvlOverride w:ilvl="4"/>
    <w:lvlOverride w:ilvl="5"/>
    <w:lvlOverride w:ilvl="6"/>
    <w:lvlOverride w:ilvl="7"/>
    <w:lvlOverride w:ilvl="8"/>
  </w:num>
  <w:num w:numId="54">
    <w:abstractNumId w:val="25"/>
    <w:lvlOverride w:ilvl="0"/>
    <w:lvlOverride w:ilvl="1"/>
    <w:lvlOverride w:ilvl="2"/>
    <w:lvlOverride w:ilvl="3"/>
    <w:lvlOverride w:ilvl="4"/>
    <w:lvlOverride w:ilvl="5"/>
    <w:lvlOverride w:ilvl="6"/>
    <w:lvlOverride w:ilvl="7"/>
    <w:lvlOverride w:ilvl="8"/>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HONGSHENG (Harry)">
    <w15:presenceInfo w15:providerId="AD" w15:userId="S-1-5-21-3234341916-1215226667-347398184-15619"/>
  </w15:person>
  <w15:person w15:author="LONG, ADRIAN XIN">
    <w15:presenceInfo w15:providerId="AD" w15:userId="S-1-5-21-3234341916-1215226667-347398184-18776"/>
  </w15:person>
  <w15:person w15:author="CAO, YUCHEN">
    <w15:presenceInfo w15:providerId="AD" w15:userId="S-1-5-21-3234341916-1215226667-347398184-167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ctiveWritingStyle w:appName="MSWord" w:lang="es-ES_tradnl" w:vendorID="64" w:dllVersion="131078" w:nlCheck="1" w:checkStyle="0"/>
  <w:activeWritingStyle w:appName="MSWord" w:lang="en-US" w:vendorID="64" w:dllVersion="131078" w:nlCheck="1" w:checkStyle="1"/>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trackRevisions/>
  <w:defaultTabStop w:val="720"/>
  <w:characterSpacingControl w:val="doNotCompress"/>
  <w:hdrShapeDefaults>
    <o:shapedefaults v:ext="edit" spidmax="327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6EF"/>
    <w:rsid w:val="00000A48"/>
    <w:rsid w:val="00000F6A"/>
    <w:rsid w:val="00001D13"/>
    <w:rsid w:val="00002A40"/>
    <w:rsid w:val="00006D9C"/>
    <w:rsid w:val="000103C1"/>
    <w:rsid w:val="0001171C"/>
    <w:rsid w:val="000119F7"/>
    <w:rsid w:val="00011ADC"/>
    <w:rsid w:val="0001200E"/>
    <w:rsid w:val="00012C69"/>
    <w:rsid w:val="000133F3"/>
    <w:rsid w:val="00013652"/>
    <w:rsid w:val="000143D3"/>
    <w:rsid w:val="00016184"/>
    <w:rsid w:val="00016FD6"/>
    <w:rsid w:val="000203E1"/>
    <w:rsid w:val="00020B07"/>
    <w:rsid w:val="000218B8"/>
    <w:rsid w:val="00022760"/>
    <w:rsid w:val="00023A4C"/>
    <w:rsid w:val="000243D6"/>
    <w:rsid w:val="0002469A"/>
    <w:rsid w:val="000250E6"/>
    <w:rsid w:val="00026807"/>
    <w:rsid w:val="000301DC"/>
    <w:rsid w:val="00032749"/>
    <w:rsid w:val="0003312A"/>
    <w:rsid w:val="00033B57"/>
    <w:rsid w:val="0003412A"/>
    <w:rsid w:val="0003433B"/>
    <w:rsid w:val="00034379"/>
    <w:rsid w:val="00034767"/>
    <w:rsid w:val="00034AAA"/>
    <w:rsid w:val="00034E71"/>
    <w:rsid w:val="00035D5A"/>
    <w:rsid w:val="00036149"/>
    <w:rsid w:val="000366C5"/>
    <w:rsid w:val="000374D2"/>
    <w:rsid w:val="000408D4"/>
    <w:rsid w:val="00040A9E"/>
    <w:rsid w:val="0004189D"/>
    <w:rsid w:val="00041AD4"/>
    <w:rsid w:val="00041D11"/>
    <w:rsid w:val="00043FA5"/>
    <w:rsid w:val="00045860"/>
    <w:rsid w:val="0004590D"/>
    <w:rsid w:val="0004629C"/>
    <w:rsid w:val="000464A6"/>
    <w:rsid w:val="00046F30"/>
    <w:rsid w:val="00050308"/>
    <w:rsid w:val="00050B41"/>
    <w:rsid w:val="0005108E"/>
    <w:rsid w:val="00051343"/>
    <w:rsid w:val="00051700"/>
    <w:rsid w:val="0005189C"/>
    <w:rsid w:val="00054561"/>
    <w:rsid w:val="00054B06"/>
    <w:rsid w:val="000550F3"/>
    <w:rsid w:val="00055369"/>
    <w:rsid w:val="00055B24"/>
    <w:rsid w:val="00055F8F"/>
    <w:rsid w:val="000569A3"/>
    <w:rsid w:val="000571AA"/>
    <w:rsid w:val="000575CF"/>
    <w:rsid w:val="00062025"/>
    <w:rsid w:val="000623A0"/>
    <w:rsid w:val="0006263D"/>
    <w:rsid w:val="00062A76"/>
    <w:rsid w:val="0006327F"/>
    <w:rsid w:val="00064096"/>
    <w:rsid w:val="00065E34"/>
    <w:rsid w:val="00066117"/>
    <w:rsid w:val="000662DC"/>
    <w:rsid w:val="00072DD8"/>
    <w:rsid w:val="00073B83"/>
    <w:rsid w:val="00073C3C"/>
    <w:rsid w:val="00073F13"/>
    <w:rsid w:val="000755DB"/>
    <w:rsid w:val="00076DD0"/>
    <w:rsid w:val="00077B24"/>
    <w:rsid w:val="00077D0E"/>
    <w:rsid w:val="000802EE"/>
    <w:rsid w:val="00081393"/>
    <w:rsid w:val="00081BF9"/>
    <w:rsid w:val="00081F0D"/>
    <w:rsid w:val="0008293D"/>
    <w:rsid w:val="00082D1E"/>
    <w:rsid w:val="000836CF"/>
    <w:rsid w:val="00084983"/>
    <w:rsid w:val="00084CD4"/>
    <w:rsid w:val="00084E9F"/>
    <w:rsid w:val="000852D0"/>
    <w:rsid w:val="000853F7"/>
    <w:rsid w:val="00087115"/>
    <w:rsid w:val="00087D9E"/>
    <w:rsid w:val="00092545"/>
    <w:rsid w:val="00093393"/>
    <w:rsid w:val="000940D4"/>
    <w:rsid w:val="000941CC"/>
    <w:rsid w:val="00094347"/>
    <w:rsid w:val="000943A5"/>
    <w:rsid w:val="00094497"/>
    <w:rsid w:val="00094A49"/>
    <w:rsid w:val="000954B1"/>
    <w:rsid w:val="000A129A"/>
    <w:rsid w:val="000A1CEB"/>
    <w:rsid w:val="000A28EE"/>
    <w:rsid w:val="000A2B0A"/>
    <w:rsid w:val="000A3635"/>
    <w:rsid w:val="000A40A4"/>
    <w:rsid w:val="000A5389"/>
    <w:rsid w:val="000A59F7"/>
    <w:rsid w:val="000A5DF1"/>
    <w:rsid w:val="000A69E6"/>
    <w:rsid w:val="000A791D"/>
    <w:rsid w:val="000B0D3B"/>
    <w:rsid w:val="000B187D"/>
    <w:rsid w:val="000B1D22"/>
    <w:rsid w:val="000B2738"/>
    <w:rsid w:val="000B29C0"/>
    <w:rsid w:val="000B2BB6"/>
    <w:rsid w:val="000B2E27"/>
    <w:rsid w:val="000B40D5"/>
    <w:rsid w:val="000B4786"/>
    <w:rsid w:val="000B5A49"/>
    <w:rsid w:val="000B5C19"/>
    <w:rsid w:val="000B657D"/>
    <w:rsid w:val="000B6862"/>
    <w:rsid w:val="000B6B3A"/>
    <w:rsid w:val="000C03F8"/>
    <w:rsid w:val="000C04A1"/>
    <w:rsid w:val="000C0825"/>
    <w:rsid w:val="000C1180"/>
    <w:rsid w:val="000C12F1"/>
    <w:rsid w:val="000C16BB"/>
    <w:rsid w:val="000C2212"/>
    <w:rsid w:val="000C54E1"/>
    <w:rsid w:val="000C6286"/>
    <w:rsid w:val="000C6944"/>
    <w:rsid w:val="000C6C53"/>
    <w:rsid w:val="000D0171"/>
    <w:rsid w:val="000D1227"/>
    <w:rsid w:val="000D1553"/>
    <w:rsid w:val="000D2BCD"/>
    <w:rsid w:val="000D4EE2"/>
    <w:rsid w:val="000D5B1D"/>
    <w:rsid w:val="000D61EE"/>
    <w:rsid w:val="000D6389"/>
    <w:rsid w:val="000D6507"/>
    <w:rsid w:val="000D6ED9"/>
    <w:rsid w:val="000D791D"/>
    <w:rsid w:val="000D7D6B"/>
    <w:rsid w:val="000E1589"/>
    <w:rsid w:val="000E1E99"/>
    <w:rsid w:val="000E207E"/>
    <w:rsid w:val="000E2435"/>
    <w:rsid w:val="000E2EE8"/>
    <w:rsid w:val="000E3AA5"/>
    <w:rsid w:val="000E3B71"/>
    <w:rsid w:val="000E3BDB"/>
    <w:rsid w:val="000E4425"/>
    <w:rsid w:val="000E4A01"/>
    <w:rsid w:val="000E5360"/>
    <w:rsid w:val="000E57A2"/>
    <w:rsid w:val="000E5BA7"/>
    <w:rsid w:val="000E6882"/>
    <w:rsid w:val="000E70B4"/>
    <w:rsid w:val="000F177D"/>
    <w:rsid w:val="000F26B0"/>
    <w:rsid w:val="000F2944"/>
    <w:rsid w:val="000F4214"/>
    <w:rsid w:val="000F44C9"/>
    <w:rsid w:val="000F5225"/>
    <w:rsid w:val="000F6188"/>
    <w:rsid w:val="0010081C"/>
    <w:rsid w:val="00100EF0"/>
    <w:rsid w:val="00101870"/>
    <w:rsid w:val="00102F1B"/>
    <w:rsid w:val="00103852"/>
    <w:rsid w:val="00103E9D"/>
    <w:rsid w:val="00104426"/>
    <w:rsid w:val="00105631"/>
    <w:rsid w:val="00107F36"/>
    <w:rsid w:val="00107FDA"/>
    <w:rsid w:val="001111EF"/>
    <w:rsid w:val="0011130F"/>
    <w:rsid w:val="0011371E"/>
    <w:rsid w:val="00113CEF"/>
    <w:rsid w:val="00113E56"/>
    <w:rsid w:val="00114B19"/>
    <w:rsid w:val="0011560D"/>
    <w:rsid w:val="00116F1E"/>
    <w:rsid w:val="00117181"/>
    <w:rsid w:val="00117443"/>
    <w:rsid w:val="0011759C"/>
    <w:rsid w:val="001178FE"/>
    <w:rsid w:val="00117D46"/>
    <w:rsid w:val="00120581"/>
    <w:rsid w:val="001209FB"/>
    <w:rsid w:val="00120B27"/>
    <w:rsid w:val="00120C76"/>
    <w:rsid w:val="00121557"/>
    <w:rsid w:val="0012229A"/>
    <w:rsid w:val="001224F5"/>
    <w:rsid w:val="00122500"/>
    <w:rsid w:val="00123198"/>
    <w:rsid w:val="001231C9"/>
    <w:rsid w:val="00124568"/>
    <w:rsid w:val="0012588A"/>
    <w:rsid w:val="00125973"/>
    <w:rsid w:val="00125A6E"/>
    <w:rsid w:val="0012704A"/>
    <w:rsid w:val="00127B16"/>
    <w:rsid w:val="00127B2D"/>
    <w:rsid w:val="001304F7"/>
    <w:rsid w:val="001311F4"/>
    <w:rsid w:val="00132174"/>
    <w:rsid w:val="00135451"/>
    <w:rsid w:val="001356B3"/>
    <w:rsid w:val="0014035A"/>
    <w:rsid w:val="00140FFA"/>
    <w:rsid w:val="00141C96"/>
    <w:rsid w:val="00142763"/>
    <w:rsid w:val="00142D4D"/>
    <w:rsid w:val="00143907"/>
    <w:rsid w:val="00145181"/>
    <w:rsid w:val="00145215"/>
    <w:rsid w:val="00145625"/>
    <w:rsid w:val="00145A8E"/>
    <w:rsid w:val="00145D3C"/>
    <w:rsid w:val="00146C30"/>
    <w:rsid w:val="001505B5"/>
    <w:rsid w:val="0015198F"/>
    <w:rsid w:val="00153305"/>
    <w:rsid w:val="00153A8A"/>
    <w:rsid w:val="0015466C"/>
    <w:rsid w:val="00156160"/>
    <w:rsid w:val="00156180"/>
    <w:rsid w:val="00156B89"/>
    <w:rsid w:val="00157DD8"/>
    <w:rsid w:val="0016041A"/>
    <w:rsid w:val="00160514"/>
    <w:rsid w:val="0016196D"/>
    <w:rsid w:val="00163DC1"/>
    <w:rsid w:val="00163F12"/>
    <w:rsid w:val="00165832"/>
    <w:rsid w:val="001677D9"/>
    <w:rsid w:val="00167892"/>
    <w:rsid w:val="001679E6"/>
    <w:rsid w:val="00170A59"/>
    <w:rsid w:val="00171501"/>
    <w:rsid w:val="0017159C"/>
    <w:rsid w:val="00171C06"/>
    <w:rsid w:val="00171D89"/>
    <w:rsid w:val="001734F2"/>
    <w:rsid w:val="0017378C"/>
    <w:rsid w:val="001745DC"/>
    <w:rsid w:val="00175120"/>
    <w:rsid w:val="00175FB0"/>
    <w:rsid w:val="00176042"/>
    <w:rsid w:val="00177182"/>
    <w:rsid w:val="00180EFB"/>
    <w:rsid w:val="0018174F"/>
    <w:rsid w:val="001817A1"/>
    <w:rsid w:val="001818F2"/>
    <w:rsid w:val="0018198F"/>
    <w:rsid w:val="00181B2C"/>
    <w:rsid w:val="00181B2E"/>
    <w:rsid w:val="00181C0B"/>
    <w:rsid w:val="00181D71"/>
    <w:rsid w:val="00183C80"/>
    <w:rsid w:val="00183CC0"/>
    <w:rsid w:val="00184239"/>
    <w:rsid w:val="001842BB"/>
    <w:rsid w:val="00184F60"/>
    <w:rsid w:val="00185068"/>
    <w:rsid w:val="00185F84"/>
    <w:rsid w:val="001864A4"/>
    <w:rsid w:val="00186AB8"/>
    <w:rsid w:val="001879FF"/>
    <w:rsid w:val="00187ACB"/>
    <w:rsid w:val="00187BE6"/>
    <w:rsid w:val="00190823"/>
    <w:rsid w:val="0019092F"/>
    <w:rsid w:val="001910D7"/>
    <w:rsid w:val="00192418"/>
    <w:rsid w:val="00192569"/>
    <w:rsid w:val="001931D2"/>
    <w:rsid w:val="00193D7C"/>
    <w:rsid w:val="00196031"/>
    <w:rsid w:val="00196170"/>
    <w:rsid w:val="001964A0"/>
    <w:rsid w:val="00197AC4"/>
    <w:rsid w:val="001A0C81"/>
    <w:rsid w:val="001A1221"/>
    <w:rsid w:val="001A1BA4"/>
    <w:rsid w:val="001A1CD4"/>
    <w:rsid w:val="001A463A"/>
    <w:rsid w:val="001A4B7D"/>
    <w:rsid w:val="001A506E"/>
    <w:rsid w:val="001A589B"/>
    <w:rsid w:val="001A6052"/>
    <w:rsid w:val="001A6AFF"/>
    <w:rsid w:val="001A735F"/>
    <w:rsid w:val="001A7C9F"/>
    <w:rsid w:val="001B03C6"/>
    <w:rsid w:val="001B047E"/>
    <w:rsid w:val="001B07AF"/>
    <w:rsid w:val="001B0B00"/>
    <w:rsid w:val="001B0C23"/>
    <w:rsid w:val="001B0F30"/>
    <w:rsid w:val="001B1022"/>
    <w:rsid w:val="001B1622"/>
    <w:rsid w:val="001B2325"/>
    <w:rsid w:val="001B245B"/>
    <w:rsid w:val="001B4373"/>
    <w:rsid w:val="001B46E5"/>
    <w:rsid w:val="001B48CB"/>
    <w:rsid w:val="001B663D"/>
    <w:rsid w:val="001B7299"/>
    <w:rsid w:val="001C0974"/>
    <w:rsid w:val="001C0B13"/>
    <w:rsid w:val="001C117A"/>
    <w:rsid w:val="001C1711"/>
    <w:rsid w:val="001C1E40"/>
    <w:rsid w:val="001C2620"/>
    <w:rsid w:val="001C362E"/>
    <w:rsid w:val="001C5A7B"/>
    <w:rsid w:val="001C5B64"/>
    <w:rsid w:val="001C6FE2"/>
    <w:rsid w:val="001C7628"/>
    <w:rsid w:val="001C7F6E"/>
    <w:rsid w:val="001D05FE"/>
    <w:rsid w:val="001D0922"/>
    <w:rsid w:val="001D1A87"/>
    <w:rsid w:val="001D1BE9"/>
    <w:rsid w:val="001D1E67"/>
    <w:rsid w:val="001D20CC"/>
    <w:rsid w:val="001D2454"/>
    <w:rsid w:val="001D31C5"/>
    <w:rsid w:val="001D4736"/>
    <w:rsid w:val="001D5782"/>
    <w:rsid w:val="001D5EBE"/>
    <w:rsid w:val="001D6790"/>
    <w:rsid w:val="001D683B"/>
    <w:rsid w:val="001E0612"/>
    <w:rsid w:val="001E0BBE"/>
    <w:rsid w:val="001E1D06"/>
    <w:rsid w:val="001E2FD9"/>
    <w:rsid w:val="001E3078"/>
    <w:rsid w:val="001E321B"/>
    <w:rsid w:val="001E43BF"/>
    <w:rsid w:val="001E586E"/>
    <w:rsid w:val="001E5CBA"/>
    <w:rsid w:val="001E5F87"/>
    <w:rsid w:val="001E7555"/>
    <w:rsid w:val="001F086C"/>
    <w:rsid w:val="001F0969"/>
    <w:rsid w:val="001F18B6"/>
    <w:rsid w:val="001F23F8"/>
    <w:rsid w:val="001F2583"/>
    <w:rsid w:val="001F2D3C"/>
    <w:rsid w:val="001F34A9"/>
    <w:rsid w:val="001F35FF"/>
    <w:rsid w:val="001F3A55"/>
    <w:rsid w:val="001F4779"/>
    <w:rsid w:val="001F6784"/>
    <w:rsid w:val="001F721D"/>
    <w:rsid w:val="00200581"/>
    <w:rsid w:val="002005A3"/>
    <w:rsid w:val="00200713"/>
    <w:rsid w:val="00201862"/>
    <w:rsid w:val="00202243"/>
    <w:rsid w:val="0020337E"/>
    <w:rsid w:val="00203452"/>
    <w:rsid w:val="002035F4"/>
    <w:rsid w:val="00204402"/>
    <w:rsid w:val="002048C4"/>
    <w:rsid w:val="00204F1F"/>
    <w:rsid w:val="00205054"/>
    <w:rsid w:val="00205347"/>
    <w:rsid w:val="0020573E"/>
    <w:rsid w:val="00206570"/>
    <w:rsid w:val="00206699"/>
    <w:rsid w:val="00206E9C"/>
    <w:rsid w:val="00207660"/>
    <w:rsid w:val="00207DAA"/>
    <w:rsid w:val="00210630"/>
    <w:rsid w:val="00210B92"/>
    <w:rsid w:val="00211647"/>
    <w:rsid w:val="002116C4"/>
    <w:rsid w:val="00211A2B"/>
    <w:rsid w:val="00211B1B"/>
    <w:rsid w:val="00211BEF"/>
    <w:rsid w:val="00211F21"/>
    <w:rsid w:val="002130B9"/>
    <w:rsid w:val="002132DA"/>
    <w:rsid w:val="00214F3C"/>
    <w:rsid w:val="00215D01"/>
    <w:rsid w:val="00215D2E"/>
    <w:rsid w:val="002166A8"/>
    <w:rsid w:val="00216833"/>
    <w:rsid w:val="00216B67"/>
    <w:rsid w:val="002171B8"/>
    <w:rsid w:val="002172D9"/>
    <w:rsid w:val="0022018C"/>
    <w:rsid w:val="002209C3"/>
    <w:rsid w:val="002213DD"/>
    <w:rsid w:val="002217BE"/>
    <w:rsid w:val="00221FD7"/>
    <w:rsid w:val="0022226D"/>
    <w:rsid w:val="0022277F"/>
    <w:rsid w:val="0022392D"/>
    <w:rsid w:val="002267E7"/>
    <w:rsid w:val="00226DC7"/>
    <w:rsid w:val="002272F1"/>
    <w:rsid w:val="0023027D"/>
    <w:rsid w:val="00230CBD"/>
    <w:rsid w:val="002334BC"/>
    <w:rsid w:val="002357C5"/>
    <w:rsid w:val="00237225"/>
    <w:rsid w:val="00237B30"/>
    <w:rsid w:val="00240935"/>
    <w:rsid w:val="00240AFF"/>
    <w:rsid w:val="00241D07"/>
    <w:rsid w:val="00241E57"/>
    <w:rsid w:val="0024327F"/>
    <w:rsid w:val="00243753"/>
    <w:rsid w:val="00247BDE"/>
    <w:rsid w:val="0025068F"/>
    <w:rsid w:val="00251B8D"/>
    <w:rsid w:val="00252584"/>
    <w:rsid w:val="00252E82"/>
    <w:rsid w:val="0025302C"/>
    <w:rsid w:val="00253716"/>
    <w:rsid w:val="00253CBD"/>
    <w:rsid w:val="0025474E"/>
    <w:rsid w:val="00254D24"/>
    <w:rsid w:val="00255D06"/>
    <w:rsid w:val="0025626D"/>
    <w:rsid w:val="002574DA"/>
    <w:rsid w:val="00257D61"/>
    <w:rsid w:val="0026162E"/>
    <w:rsid w:val="00261B7F"/>
    <w:rsid w:val="0026315F"/>
    <w:rsid w:val="0026318B"/>
    <w:rsid w:val="0026331A"/>
    <w:rsid w:val="00263354"/>
    <w:rsid w:val="00263540"/>
    <w:rsid w:val="0026469D"/>
    <w:rsid w:val="00264AB4"/>
    <w:rsid w:val="00264B85"/>
    <w:rsid w:val="00265462"/>
    <w:rsid w:val="002661B1"/>
    <w:rsid w:val="0026726D"/>
    <w:rsid w:val="00267692"/>
    <w:rsid w:val="00267E86"/>
    <w:rsid w:val="0027208F"/>
    <w:rsid w:val="00272F49"/>
    <w:rsid w:val="00273406"/>
    <w:rsid w:val="002736DC"/>
    <w:rsid w:val="002753A5"/>
    <w:rsid w:val="00275802"/>
    <w:rsid w:val="002762F7"/>
    <w:rsid w:val="0027673E"/>
    <w:rsid w:val="00276779"/>
    <w:rsid w:val="00277065"/>
    <w:rsid w:val="0028152B"/>
    <w:rsid w:val="0028334B"/>
    <w:rsid w:val="00283421"/>
    <w:rsid w:val="00284480"/>
    <w:rsid w:val="00284819"/>
    <w:rsid w:val="00284C78"/>
    <w:rsid w:val="00284CC8"/>
    <w:rsid w:val="00286791"/>
    <w:rsid w:val="00286C71"/>
    <w:rsid w:val="0029091B"/>
    <w:rsid w:val="00290B7C"/>
    <w:rsid w:val="00291351"/>
    <w:rsid w:val="00291422"/>
    <w:rsid w:val="00291CC5"/>
    <w:rsid w:val="00291FCB"/>
    <w:rsid w:val="00292C2F"/>
    <w:rsid w:val="00293378"/>
    <w:rsid w:val="0029410E"/>
    <w:rsid w:val="00294119"/>
    <w:rsid w:val="00294612"/>
    <w:rsid w:val="00296972"/>
    <w:rsid w:val="00297317"/>
    <w:rsid w:val="002A0737"/>
    <w:rsid w:val="002A21F3"/>
    <w:rsid w:val="002A2729"/>
    <w:rsid w:val="002A2947"/>
    <w:rsid w:val="002A3623"/>
    <w:rsid w:val="002A36BD"/>
    <w:rsid w:val="002A4BC4"/>
    <w:rsid w:val="002A5660"/>
    <w:rsid w:val="002A56F1"/>
    <w:rsid w:val="002A5C5E"/>
    <w:rsid w:val="002B002F"/>
    <w:rsid w:val="002B075F"/>
    <w:rsid w:val="002B1474"/>
    <w:rsid w:val="002B1ECC"/>
    <w:rsid w:val="002B2576"/>
    <w:rsid w:val="002B3079"/>
    <w:rsid w:val="002B4CF6"/>
    <w:rsid w:val="002B60D0"/>
    <w:rsid w:val="002C001F"/>
    <w:rsid w:val="002C0814"/>
    <w:rsid w:val="002C1084"/>
    <w:rsid w:val="002C2BD9"/>
    <w:rsid w:val="002C35F3"/>
    <w:rsid w:val="002C50D4"/>
    <w:rsid w:val="002C5CDD"/>
    <w:rsid w:val="002C5CEE"/>
    <w:rsid w:val="002C70F8"/>
    <w:rsid w:val="002C732E"/>
    <w:rsid w:val="002C7F37"/>
    <w:rsid w:val="002D10F2"/>
    <w:rsid w:val="002D1FF7"/>
    <w:rsid w:val="002D22AB"/>
    <w:rsid w:val="002D31B6"/>
    <w:rsid w:val="002D4282"/>
    <w:rsid w:val="002D5864"/>
    <w:rsid w:val="002D7398"/>
    <w:rsid w:val="002D7996"/>
    <w:rsid w:val="002D7B1A"/>
    <w:rsid w:val="002E17C4"/>
    <w:rsid w:val="002E1D67"/>
    <w:rsid w:val="002E21B5"/>
    <w:rsid w:val="002E2B21"/>
    <w:rsid w:val="002E2DDE"/>
    <w:rsid w:val="002E3120"/>
    <w:rsid w:val="002E42B0"/>
    <w:rsid w:val="002E43F5"/>
    <w:rsid w:val="002E4908"/>
    <w:rsid w:val="002E6AED"/>
    <w:rsid w:val="002E7803"/>
    <w:rsid w:val="002F1EAD"/>
    <w:rsid w:val="002F23A2"/>
    <w:rsid w:val="002F2932"/>
    <w:rsid w:val="002F2D88"/>
    <w:rsid w:val="002F2EC5"/>
    <w:rsid w:val="002F308B"/>
    <w:rsid w:val="002F46B4"/>
    <w:rsid w:val="002F4A5E"/>
    <w:rsid w:val="002F51D1"/>
    <w:rsid w:val="002F540D"/>
    <w:rsid w:val="002F665B"/>
    <w:rsid w:val="002F6769"/>
    <w:rsid w:val="002F690D"/>
    <w:rsid w:val="002F6960"/>
    <w:rsid w:val="002F7A1D"/>
    <w:rsid w:val="00300269"/>
    <w:rsid w:val="00301205"/>
    <w:rsid w:val="00301B15"/>
    <w:rsid w:val="003023DB"/>
    <w:rsid w:val="003026FA"/>
    <w:rsid w:val="003037DE"/>
    <w:rsid w:val="00303DB6"/>
    <w:rsid w:val="00305FF9"/>
    <w:rsid w:val="0030769E"/>
    <w:rsid w:val="00311620"/>
    <w:rsid w:val="00311FFB"/>
    <w:rsid w:val="00312579"/>
    <w:rsid w:val="00312E92"/>
    <w:rsid w:val="00313331"/>
    <w:rsid w:val="00313FE6"/>
    <w:rsid w:val="00314392"/>
    <w:rsid w:val="003147A9"/>
    <w:rsid w:val="003161D8"/>
    <w:rsid w:val="00316473"/>
    <w:rsid w:val="00316646"/>
    <w:rsid w:val="003167AE"/>
    <w:rsid w:val="0032054A"/>
    <w:rsid w:val="00320CE0"/>
    <w:rsid w:val="00320D3D"/>
    <w:rsid w:val="003213D1"/>
    <w:rsid w:val="003220BF"/>
    <w:rsid w:val="00323883"/>
    <w:rsid w:val="00323C14"/>
    <w:rsid w:val="00324011"/>
    <w:rsid w:val="003253B4"/>
    <w:rsid w:val="0032642F"/>
    <w:rsid w:val="00326991"/>
    <w:rsid w:val="0032742E"/>
    <w:rsid w:val="00330107"/>
    <w:rsid w:val="00330FAA"/>
    <w:rsid w:val="003310F1"/>
    <w:rsid w:val="00332622"/>
    <w:rsid w:val="00332E48"/>
    <w:rsid w:val="00336454"/>
    <w:rsid w:val="00336832"/>
    <w:rsid w:val="00341475"/>
    <w:rsid w:val="00341689"/>
    <w:rsid w:val="00341D8F"/>
    <w:rsid w:val="0034231A"/>
    <w:rsid w:val="0034234C"/>
    <w:rsid w:val="00342870"/>
    <w:rsid w:val="0034361F"/>
    <w:rsid w:val="00343A3D"/>
    <w:rsid w:val="00344615"/>
    <w:rsid w:val="00345AB6"/>
    <w:rsid w:val="00346739"/>
    <w:rsid w:val="003505F1"/>
    <w:rsid w:val="003514C3"/>
    <w:rsid w:val="003519F7"/>
    <w:rsid w:val="0035250B"/>
    <w:rsid w:val="00353079"/>
    <w:rsid w:val="00354525"/>
    <w:rsid w:val="00354531"/>
    <w:rsid w:val="0035564F"/>
    <w:rsid w:val="00356299"/>
    <w:rsid w:val="0035755C"/>
    <w:rsid w:val="00357F07"/>
    <w:rsid w:val="00360043"/>
    <w:rsid w:val="003633D5"/>
    <w:rsid w:val="00363683"/>
    <w:rsid w:val="00364186"/>
    <w:rsid w:val="003645C3"/>
    <w:rsid w:val="00366447"/>
    <w:rsid w:val="00366B8D"/>
    <w:rsid w:val="0036718A"/>
    <w:rsid w:val="00367827"/>
    <w:rsid w:val="00367FFA"/>
    <w:rsid w:val="00372C5B"/>
    <w:rsid w:val="0037402B"/>
    <w:rsid w:val="00374922"/>
    <w:rsid w:val="003756A4"/>
    <w:rsid w:val="00375F5E"/>
    <w:rsid w:val="0038016B"/>
    <w:rsid w:val="003815A8"/>
    <w:rsid w:val="00381D39"/>
    <w:rsid w:val="00382FE6"/>
    <w:rsid w:val="003833FD"/>
    <w:rsid w:val="0038379E"/>
    <w:rsid w:val="00383EFE"/>
    <w:rsid w:val="00384782"/>
    <w:rsid w:val="0038518C"/>
    <w:rsid w:val="00385846"/>
    <w:rsid w:val="00385E4A"/>
    <w:rsid w:val="00386B0D"/>
    <w:rsid w:val="0038704E"/>
    <w:rsid w:val="00390B7C"/>
    <w:rsid w:val="00390F45"/>
    <w:rsid w:val="0039121D"/>
    <w:rsid w:val="0039176E"/>
    <w:rsid w:val="003923FE"/>
    <w:rsid w:val="00393823"/>
    <w:rsid w:val="00396B6D"/>
    <w:rsid w:val="003970D0"/>
    <w:rsid w:val="003A095A"/>
    <w:rsid w:val="003A0AD8"/>
    <w:rsid w:val="003A0FBD"/>
    <w:rsid w:val="003A102E"/>
    <w:rsid w:val="003A2DE3"/>
    <w:rsid w:val="003A313A"/>
    <w:rsid w:val="003A4742"/>
    <w:rsid w:val="003A554F"/>
    <w:rsid w:val="003A6AE1"/>
    <w:rsid w:val="003A7545"/>
    <w:rsid w:val="003A79B0"/>
    <w:rsid w:val="003B101B"/>
    <w:rsid w:val="003B136C"/>
    <w:rsid w:val="003B16F3"/>
    <w:rsid w:val="003B18F5"/>
    <w:rsid w:val="003B2BCD"/>
    <w:rsid w:val="003B3361"/>
    <w:rsid w:val="003B42AF"/>
    <w:rsid w:val="003B5A3E"/>
    <w:rsid w:val="003B5EEE"/>
    <w:rsid w:val="003B6272"/>
    <w:rsid w:val="003B6F75"/>
    <w:rsid w:val="003B7097"/>
    <w:rsid w:val="003B70D3"/>
    <w:rsid w:val="003B7841"/>
    <w:rsid w:val="003C07B6"/>
    <w:rsid w:val="003C1F8D"/>
    <w:rsid w:val="003C2688"/>
    <w:rsid w:val="003C2975"/>
    <w:rsid w:val="003C3FA7"/>
    <w:rsid w:val="003C3FFF"/>
    <w:rsid w:val="003C55BB"/>
    <w:rsid w:val="003C5651"/>
    <w:rsid w:val="003C57FF"/>
    <w:rsid w:val="003C68EA"/>
    <w:rsid w:val="003C7766"/>
    <w:rsid w:val="003D0E65"/>
    <w:rsid w:val="003D2725"/>
    <w:rsid w:val="003D330B"/>
    <w:rsid w:val="003D3C15"/>
    <w:rsid w:val="003D4AF5"/>
    <w:rsid w:val="003D7DE3"/>
    <w:rsid w:val="003E0939"/>
    <w:rsid w:val="003E1C66"/>
    <w:rsid w:val="003E1FDF"/>
    <w:rsid w:val="003E218E"/>
    <w:rsid w:val="003E3155"/>
    <w:rsid w:val="003E3EC0"/>
    <w:rsid w:val="003E3FDE"/>
    <w:rsid w:val="003E4F42"/>
    <w:rsid w:val="003E503C"/>
    <w:rsid w:val="003E7563"/>
    <w:rsid w:val="003E78CB"/>
    <w:rsid w:val="003F0218"/>
    <w:rsid w:val="003F077F"/>
    <w:rsid w:val="003F0EE6"/>
    <w:rsid w:val="003F0FFC"/>
    <w:rsid w:val="003F1197"/>
    <w:rsid w:val="003F2E6A"/>
    <w:rsid w:val="003F40DD"/>
    <w:rsid w:val="003F43D2"/>
    <w:rsid w:val="003F4A5B"/>
    <w:rsid w:val="003F5981"/>
    <w:rsid w:val="003F59D5"/>
    <w:rsid w:val="003F5CDB"/>
    <w:rsid w:val="003F62D9"/>
    <w:rsid w:val="00401899"/>
    <w:rsid w:val="004019D0"/>
    <w:rsid w:val="00402981"/>
    <w:rsid w:val="00403785"/>
    <w:rsid w:val="00404218"/>
    <w:rsid w:val="004047A2"/>
    <w:rsid w:val="0040573A"/>
    <w:rsid w:val="00405F46"/>
    <w:rsid w:val="00407226"/>
    <w:rsid w:val="004108F9"/>
    <w:rsid w:val="0041141E"/>
    <w:rsid w:val="0041197A"/>
    <w:rsid w:val="004123A9"/>
    <w:rsid w:val="00412563"/>
    <w:rsid w:val="00414699"/>
    <w:rsid w:val="004158C5"/>
    <w:rsid w:val="00415E80"/>
    <w:rsid w:val="00417156"/>
    <w:rsid w:val="004175E2"/>
    <w:rsid w:val="004201DE"/>
    <w:rsid w:val="00420E56"/>
    <w:rsid w:val="00421453"/>
    <w:rsid w:val="00421EF7"/>
    <w:rsid w:val="00422FFE"/>
    <w:rsid w:val="00423865"/>
    <w:rsid w:val="00423D9B"/>
    <w:rsid w:val="0042429D"/>
    <w:rsid w:val="004266D2"/>
    <w:rsid w:val="00427837"/>
    <w:rsid w:val="00430AFE"/>
    <w:rsid w:val="00432579"/>
    <w:rsid w:val="004327E1"/>
    <w:rsid w:val="0043377B"/>
    <w:rsid w:val="00433824"/>
    <w:rsid w:val="00433D11"/>
    <w:rsid w:val="004342A3"/>
    <w:rsid w:val="004351D6"/>
    <w:rsid w:val="004409A8"/>
    <w:rsid w:val="00440E1E"/>
    <w:rsid w:val="004411CA"/>
    <w:rsid w:val="00441916"/>
    <w:rsid w:val="004426E8"/>
    <w:rsid w:val="00442F6B"/>
    <w:rsid w:val="0044366E"/>
    <w:rsid w:val="004443D5"/>
    <w:rsid w:val="00444FB5"/>
    <w:rsid w:val="00445E81"/>
    <w:rsid w:val="00446402"/>
    <w:rsid w:val="00446707"/>
    <w:rsid w:val="00447041"/>
    <w:rsid w:val="0044776E"/>
    <w:rsid w:val="00450616"/>
    <w:rsid w:val="00450E66"/>
    <w:rsid w:val="0045144F"/>
    <w:rsid w:val="00451C73"/>
    <w:rsid w:val="004523A1"/>
    <w:rsid w:val="00452705"/>
    <w:rsid w:val="00453BEE"/>
    <w:rsid w:val="00454677"/>
    <w:rsid w:val="004548DB"/>
    <w:rsid w:val="00455D2F"/>
    <w:rsid w:val="004578C0"/>
    <w:rsid w:val="004611C8"/>
    <w:rsid w:val="00461E03"/>
    <w:rsid w:val="00464952"/>
    <w:rsid w:val="004659C2"/>
    <w:rsid w:val="004664FD"/>
    <w:rsid w:val="00466A2D"/>
    <w:rsid w:val="004709AD"/>
    <w:rsid w:val="00472EED"/>
    <w:rsid w:val="0047347B"/>
    <w:rsid w:val="00475CFC"/>
    <w:rsid w:val="00475D5F"/>
    <w:rsid w:val="00476059"/>
    <w:rsid w:val="0047644E"/>
    <w:rsid w:val="00476A66"/>
    <w:rsid w:val="00477923"/>
    <w:rsid w:val="00480475"/>
    <w:rsid w:val="004806CA"/>
    <w:rsid w:val="004807D5"/>
    <w:rsid w:val="0048117F"/>
    <w:rsid w:val="004818C5"/>
    <w:rsid w:val="00481C8F"/>
    <w:rsid w:val="00482E17"/>
    <w:rsid w:val="0048309C"/>
    <w:rsid w:val="00484997"/>
    <w:rsid w:val="00484E17"/>
    <w:rsid w:val="004851B5"/>
    <w:rsid w:val="004858E8"/>
    <w:rsid w:val="00486518"/>
    <w:rsid w:val="004869A6"/>
    <w:rsid w:val="00486E7E"/>
    <w:rsid w:val="00487580"/>
    <w:rsid w:val="00490E52"/>
    <w:rsid w:val="004916BC"/>
    <w:rsid w:val="00491D0B"/>
    <w:rsid w:val="0049237D"/>
    <w:rsid w:val="00493384"/>
    <w:rsid w:val="00493A98"/>
    <w:rsid w:val="004941A1"/>
    <w:rsid w:val="00495222"/>
    <w:rsid w:val="0049541E"/>
    <w:rsid w:val="00495981"/>
    <w:rsid w:val="00497589"/>
    <w:rsid w:val="00497D96"/>
    <w:rsid w:val="004A0659"/>
    <w:rsid w:val="004A0C1D"/>
    <w:rsid w:val="004A13D8"/>
    <w:rsid w:val="004A1631"/>
    <w:rsid w:val="004A1B42"/>
    <w:rsid w:val="004A3971"/>
    <w:rsid w:val="004A3C9E"/>
    <w:rsid w:val="004A4A32"/>
    <w:rsid w:val="004A5794"/>
    <w:rsid w:val="004A5A94"/>
    <w:rsid w:val="004A5C77"/>
    <w:rsid w:val="004A79B5"/>
    <w:rsid w:val="004A7D37"/>
    <w:rsid w:val="004A7FE1"/>
    <w:rsid w:val="004B058F"/>
    <w:rsid w:val="004B1E0F"/>
    <w:rsid w:val="004B2E02"/>
    <w:rsid w:val="004B33CF"/>
    <w:rsid w:val="004B3C33"/>
    <w:rsid w:val="004B3DE2"/>
    <w:rsid w:val="004B5F8B"/>
    <w:rsid w:val="004C0DC7"/>
    <w:rsid w:val="004C127A"/>
    <w:rsid w:val="004C1FA2"/>
    <w:rsid w:val="004C3775"/>
    <w:rsid w:val="004C4AC5"/>
    <w:rsid w:val="004C5BE1"/>
    <w:rsid w:val="004C6387"/>
    <w:rsid w:val="004C67D0"/>
    <w:rsid w:val="004C7E83"/>
    <w:rsid w:val="004D03D8"/>
    <w:rsid w:val="004D0D97"/>
    <w:rsid w:val="004D13EB"/>
    <w:rsid w:val="004D1A5B"/>
    <w:rsid w:val="004D2103"/>
    <w:rsid w:val="004D25D2"/>
    <w:rsid w:val="004D2A7F"/>
    <w:rsid w:val="004D2B36"/>
    <w:rsid w:val="004D2E5C"/>
    <w:rsid w:val="004D2EF8"/>
    <w:rsid w:val="004D30DF"/>
    <w:rsid w:val="004D3480"/>
    <w:rsid w:val="004D37FC"/>
    <w:rsid w:val="004D3D10"/>
    <w:rsid w:val="004D479E"/>
    <w:rsid w:val="004D4C11"/>
    <w:rsid w:val="004D67DA"/>
    <w:rsid w:val="004D768C"/>
    <w:rsid w:val="004D77AB"/>
    <w:rsid w:val="004D7960"/>
    <w:rsid w:val="004D7AD2"/>
    <w:rsid w:val="004D7FAD"/>
    <w:rsid w:val="004E2263"/>
    <w:rsid w:val="004E3334"/>
    <w:rsid w:val="004E378D"/>
    <w:rsid w:val="004E5906"/>
    <w:rsid w:val="004E62BC"/>
    <w:rsid w:val="004E7F0C"/>
    <w:rsid w:val="004F2BB9"/>
    <w:rsid w:val="004F5108"/>
    <w:rsid w:val="004F5550"/>
    <w:rsid w:val="004F7350"/>
    <w:rsid w:val="00500552"/>
    <w:rsid w:val="005008A4"/>
    <w:rsid w:val="00501ACA"/>
    <w:rsid w:val="005031E6"/>
    <w:rsid w:val="0050325B"/>
    <w:rsid w:val="005034FB"/>
    <w:rsid w:val="00506265"/>
    <w:rsid w:val="0050649D"/>
    <w:rsid w:val="00506E53"/>
    <w:rsid w:val="005071C4"/>
    <w:rsid w:val="005074B2"/>
    <w:rsid w:val="0051213C"/>
    <w:rsid w:val="00512772"/>
    <w:rsid w:val="00512C4B"/>
    <w:rsid w:val="00512F7B"/>
    <w:rsid w:val="00514AE6"/>
    <w:rsid w:val="00517E57"/>
    <w:rsid w:val="0052130A"/>
    <w:rsid w:val="00521589"/>
    <w:rsid w:val="00522CA6"/>
    <w:rsid w:val="00523593"/>
    <w:rsid w:val="00523EE6"/>
    <w:rsid w:val="00523F6B"/>
    <w:rsid w:val="00524653"/>
    <w:rsid w:val="00526423"/>
    <w:rsid w:val="005264F3"/>
    <w:rsid w:val="005274C3"/>
    <w:rsid w:val="005276ED"/>
    <w:rsid w:val="00527D6F"/>
    <w:rsid w:val="005319DD"/>
    <w:rsid w:val="00533367"/>
    <w:rsid w:val="00533A97"/>
    <w:rsid w:val="005340A3"/>
    <w:rsid w:val="005345B9"/>
    <w:rsid w:val="00534A5C"/>
    <w:rsid w:val="005356EA"/>
    <w:rsid w:val="00535916"/>
    <w:rsid w:val="00536188"/>
    <w:rsid w:val="00537123"/>
    <w:rsid w:val="0054057B"/>
    <w:rsid w:val="0054084F"/>
    <w:rsid w:val="005408B1"/>
    <w:rsid w:val="0054126F"/>
    <w:rsid w:val="00541C01"/>
    <w:rsid w:val="00544885"/>
    <w:rsid w:val="00544E88"/>
    <w:rsid w:val="00546FDB"/>
    <w:rsid w:val="005474D2"/>
    <w:rsid w:val="00550275"/>
    <w:rsid w:val="005516EA"/>
    <w:rsid w:val="00552598"/>
    <w:rsid w:val="005527F2"/>
    <w:rsid w:val="0055405B"/>
    <w:rsid w:val="00554D89"/>
    <w:rsid w:val="00554F90"/>
    <w:rsid w:val="00560A42"/>
    <w:rsid w:val="00560DB9"/>
    <w:rsid w:val="00561D3E"/>
    <w:rsid w:val="00562603"/>
    <w:rsid w:val="005626C3"/>
    <w:rsid w:val="0056324B"/>
    <w:rsid w:val="00565200"/>
    <w:rsid w:val="00566C25"/>
    <w:rsid w:val="0056776D"/>
    <w:rsid w:val="00571182"/>
    <w:rsid w:val="005713A2"/>
    <w:rsid w:val="0057149C"/>
    <w:rsid w:val="0057183B"/>
    <w:rsid w:val="00572358"/>
    <w:rsid w:val="0057235B"/>
    <w:rsid w:val="005723C8"/>
    <w:rsid w:val="00572D24"/>
    <w:rsid w:val="00573C69"/>
    <w:rsid w:val="00573DBD"/>
    <w:rsid w:val="00575997"/>
    <w:rsid w:val="005765A7"/>
    <w:rsid w:val="00576D5A"/>
    <w:rsid w:val="005814EF"/>
    <w:rsid w:val="005852A4"/>
    <w:rsid w:val="00585BA2"/>
    <w:rsid w:val="0058764B"/>
    <w:rsid w:val="005905B8"/>
    <w:rsid w:val="005912BA"/>
    <w:rsid w:val="00591CBC"/>
    <w:rsid w:val="0059210E"/>
    <w:rsid w:val="005921F9"/>
    <w:rsid w:val="00595284"/>
    <w:rsid w:val="0059575F"/>
    <w:rsid w:val="00596804"/>
    <w:rsid w:val="00597C34"/>
    <w:rsid w:val="005A49DC"/>
    <w:rsid w:val="005A49EE"/>
    <w:rsid w:val="005A5C4F"/>
    <w:rsid w:val="005A763E"/>
    <w:rsid w:val="005B0268"/>
    <w:rsid w:val="005B11BA"/>
    <w:rsid w:val="005B1453"/>
    <w:rsid w:val="005B1579"/>
    <w:rsid w:val="005B2B1B"/>
    <w:rsid w:val="005B2F39"/>
    <w:rsid w:val="005B33A5"/>
    <w:rsid w:val="005B5915"/>
    <w:rsid w:val="005B5A57"/>
    <w:rsid w:val="005B76DD"/>
    <w:rsid w:val="005C019B"/>
    <w:rsid w:val="005C06D5"/>
    <w:rsid w:val="005C4349"/>
    <w:rsid w:val="005C4EFA"/>
    <w:rsid w:val="005C5466"/>
    <w:rsid w:val="005C58FA"/>
    <w:rsid w:val="005C63EC"/>
    <w:rsid w:val="005C6D7A"/>
    <w:rsid w:val="005C777B"/>
    <w:rsid w:val="005D0FD3"/>
    <w:rsid w:val="005D1BB6"/>
    <w:rsid w:val="005D32CB"/>
    <w:rsid w:val="005D4CFF"/>
    <w:rsid w:val="005D5FF1"/>
    <w:rsid w:val="005D6EA8"/>
    <w:rsid w:val="005D75F6"/>
    <w:rsid w:val="005D79E5"/>
    <w:rsid w:val="005E1668"/>
    <w:rsid w:val="005E217B"/>
    <w:rsid w:val="005E2418"/>
    <w:rsid w:val="005E3099"/>
    <w:rsid w:val="005E3C17"/>
    <w:rsid w:val="005E42D1"/>
    <w:rsid w:val="005E5A28"/>
    <w:rsid w:val="005E7D61"/>
    <w:rsid w:val="005F008E"/>
    <w:rsid w:val="005F0EA5"/>
    <w:rsid w:val="005F132E"/>
    <w:rsid w:val="005F3E69"/>
    <w:rsid w:val="005F47E0"/>
    <w:rsid w:val="005F5677"/>
    <w:rsid w:val="005F57F7"/>
    <w:rsid w:val="005F5BB3"/>
    <w:rsid w:val="005F6087"/>
    <w:rsid w:val="005F74B6"/>
    <w:rsid w:val="00601003"/>
    <w:rsid w:val="00601593"/>
    <w:rsid w:val="0060214C"/>
    <w:rsid w:val="00602DCA"/>
    <w:rsid w:val="006032AE"/>
    <w:rsid w:val="0060366E"/>
    <w:rsid w:val="00603BFA"/>
    <w:rsid w:val="006040F1"/>
    <w:rsid w:val="006047E7"/>
    <w:rsid w:val="00604CBD"/>
    <w:rsid w:val="0060517C"/>
    <w:rsid w:val="00605685"/>
    <w:rsid w:val="00606BFD"/>
    <w:rsid w:val="006119C5"/>
    <w:rsid w:val="00612818"/>
    <w:rsid w:val="00612EEF"/>
    <w:rsid w:val="00613109"/>
    <w:rsid w:val="00614B24"/>
    <w:rsid w:val="00614EC2"/>
    <w:rsid w:val="0061598E"/>
    <w:rsid w:val="00617591"/>
    <w:rsid w:val="00620277"/>
    <w:rsid w:val="00620329"/>
    <w:rsid w:val="00621998"/>
    <w:rsid w:val="006235C5"/>
    <w:rsid w:val="00623F54"/>
    <w:rsid w:val="006249FB"/>
    <w:rsid w:val="00625BAF"/>
    <w:rsid w:val="00625D90"/>
    <w:rsid w:val="00626CB7"/>
    <w:rsid w:val="006279A0"/>
    <w:rsid w:val="00631286"/>
    <w:rsid w:val="00631B68"/>
    <w:rsid w:val="00632208"/>
    <w:rsid w:val="0063228E"/>
    <w:rsid w:val="00632AB9"/>
    <w:rsid w:val="00632CDB"/>
    <w:rsid w:val="00633AEF"/>
    <w:rsid w:val="0063404E"/>
    <w:rsid w:val="00636324"/>
    <w:rsid w:val="00636EAC"/>
    <w:rsid w:val="00637B00"/>
    <w:rsid w:val="00637EF6"/>
    <w:rsid w:val="00640E6F"/>
    <w:rsid w:val="0064164D"/>
    <w:rsid w:val="0064228C"/>
    <w:rsid w:val="00642EFC"/>
    <w:rsid w:val="006433AE"/>
    <w:rsid w:val="00644D84"/>
    <w:rsid w:val="006453DE"/>
    <w:rsid w:val="00645A9A"/>
    <w:rsid w:val="00645E43"/>
    <w:rsid w:val="00645E69"/>
    <w:rsid w:val="00646353"/>
    <w:rsid w:val="006465CF"/>
    <w:rsid w:val="0064772F"/>
    <w:rsid w:val="0064786F"/>
    <w:rsid w:val="00647E53"/>
    <w:rsid w:val="0065070A"/>
    <w:rsid w:val="00650788"/>
    <w:rsid w:val="00651CC9"/>
    <w:rsid w:val="006525C1"/>
    <w:rsid w:val="006548A2"/>
    <w:rsid w:val="006566CE"/>
    <w:rsid w:val="00656783"/>
    <w:rsid w:val="00657B63"/>
    <w:rsid w:val="006616EA"/>
    <w:rsid w:val="00661AA9"/>
    <w:rsid w:val="00661BF5"/>
    <w:rsid w:val="00662ACF"/>
    <w:rsid w:val="00662CA5"/>
    <w:rsid w:val="00663D45"/>
    <w:rsid w:val="00665065"/>
    <w:rsid w:val="00665BA4"/>
    <w:rsid w:val="00666609"/>
    <w:rsid w:val="00666F8A"/>
    <w:rsid w:val="00667B89"/>
    <w:rsid w:val="00671796"/>
    <w:rsid w:val="00671AF7"/>
    <w:rsid w:val="00671D99"/>
    <w:rsid w:val="006726A7"/>
    <w:rsid w:val="006731BD"/>
    <w:rsid w:val="00673D8E"/>
    <w:rsid w:val="006741AA"/>
    <w:rsid w:val="00674FD8"/>
    <w:rsid w:val="006750D6"/>
    <w:rsid w:val="0067532E"/>
    <w:rsid w:val="00675BF1"/>
    <w:rsid w:val="006764CA"/>
    <w:rsid w:val="00677394"/>
    <w:rsid w:val="006800F2"/>
    <w:rsid w:val="00680174"/>
    <w:rsid w:val="006819C4"/>
    <w:rsid w:val="00682140"/>
    <w:rsid w:val="006822E0"/>
    <w:rsid w:val="00682B80"/>
    <w:rsid w:val="0068378D"/>
    <w:rsid w:val="00685133"/>
    <w:rsid w:val="00685B0D"/>
    <w:rsid w:val="006869E0"/>
    <w:rsid w:val="00686D82"/>
    <w:rsid w:val="00687487"/>
    <w:rsid w:val="00690E4C"/>
    <w:rsid w:val="0069138E"/>
    <w:rsid w:val="00691C87"/>
    <w:rsid w:val="00691FD0"/>
    <w:rsid w:val="0069326D"/>
    <w:rsid w:val="00693C0E"/>
    <w:rsid w:val="006943F7"/>
    <w:rsid w:val="0069443F"/>
    <w:rsid w:val="00695235"/>
    <w:rsid w:val="006A11D2"/>
    <w:rsid w:val="006A18A1"/>
    <w:rsid w:val="006A18E4"/>
    <w:rsid w:val="006A2F5C"/>
    <w:rsid w:val="006A5376"/>
    <w:rsid w:val="006A5512"/>
    <w:rsid w:val="006A6FD9"/>
    <w:rsid w:val="006B06A1"/>
    <w:rsid w:val="006B142F"/>
    <w:rsid w:val="006B1CB5"/>
    <w:rsid w:val="006B37BA"/>
    <w:rsid w:val="006B57E1"/>
    <w:rsid w:val="006B600A"/>
    <w:rsid w:val="006B66F2"/>
    <w:rsid w:val="006B6BAF"/>
    <w:rsid w:val="006B703A"/>
    <w:rsid w:val="006C0426"/>
    <w:rsid w:val="006C08AB"/>
    <w:rsid w:val="006C2031"/>
    <w:rsid w:val="006C229B"/>
    <w:rsid w:val="006C3829"/>
    <w:rsid w:val="006C4C75"/>
    <w:rsid w:val="006C52DE"/>
    <w:rsid w:val="006C54A4"/>
    <w:rsid w:val="006C5605"/>
    <w:rsid w:val="006C6306"/>
    <w:rsid w:val="006C6634"/>
    <w:rsid w:val="006C725D"/>
    <w:rsid w:val="006C78A9"/>
    <w:rsid w:val="006D1299"/>
    <w:rsid w:val="006D145F"/>
    <w:rsid w:val="006D18D5"/>
    <w:rsid w:val="006D1942"/>
    <w:rsid w:val="006D1B56"/>
    <w:rsid w:val="006D1D2B"/>
    <w:rsid w:val="006D25F4"/>
    <w:rsid w:val="006D2D8F"/>
    <w:rsid w:val="006D3154"/>
    <w:rsid w:val="006D3861"/>
    <w:rsid w:val="006D3C6B"/>
    <w:rsid w:val="006D4B4C"/>
    <w:rsid w:val="006D6F6F"/>
    <w:rsid w:val="006E2876"/>
    <w:rsid w:val="006E433E"/>
    <w:rsid w:val="006E45D3"/>
    <w:rsid w:val="006E484E"/>
    <w:rsid w:val="006E513C"/>
    <w:rsid w:val="006E5D8B"/>
    <w:rsid w:val="006E731E"/>
    <w:rsid w:val="006F1BA1"/>
    <w:rsid w:val="006F2030"/>
    <w:rsid w:val="006F3123"/>
    <w:rsid w:val="006F341F"/>
    <w:rsid w:val="006F35F1"/>
    <w:rsid w:val="006F489B"/>
    <w:rsid w:val="006F65D8"/>
    <w:rsid w:val="006F6C12"/>
    <w:rsid w:val="006F7D7B"/>
    <w:rsid w:val="00700649"/>
    <w:rsid w:val="0070081A"/>
    <w:rsid w:val="00701E79"/>
    <w:rsid w:val="00702AFE"/>
    <w:rsid w:val="00702D1C"/>
    <w:rsid w:val="00704323"/>
    <w:rsid w:val="007044FC"/>
    <w:rsid w:val="007045AE"/>
    <w:rsid w:val="007051D8"/>
    <w:rsid w:val="007074E5"/>
    <w:rsid w:val="00710E77"/>
    <w:rsid w:val="00711008"/>
    <w:rsid w:val="007122E8"/>
    <w:rsid w:val="00713049"/>
    <w:rsid w:val="007136C4"/>
    <w:rsid w:val="00716444"/>
    <w:rsid w:val="00717217"/>
    <w:rsid w:val="00721639"/>
    <w:rsid w:val="00721D00"/>
    <w:rsid w:val="00722591"/>
    <w:rsid w:val="007228A8"/>
    <w:rsid w:val="007234E5"/>
    <w:rsid w:val="00724C36"/>
    <w:rsid w:val="007250BE"/>
    <w:rsid w:val="007253D3"/>
    <w:rsid w:val="007258D4"/>
    <w:rsid w:val="0072599A"/>
    <w:rsid w:val="00730691"/>
    <w:rsid w:val="00731612"/>
    <w:rsid w:val="00731704"/>
    <w:rsid w:val="00731FB9"/>
    <w:rsid w:val="0073213E"/>
    <w:rsid w:val="007327E9"/>
    <w:rsid w:val="00734904"/>
    <w:rsid w:val="00734F93"/>
    <w:rsid w:val="00736281"/>
    <w:rsid w:val="00736E00"/>
    <w:rsid w:val="007373DD"/>
    <w:rsid w:val="007401F7"/>
    <w:rsid w:val="00742712"/>
    <w:rsid w:val="00743721"/>
    <w:rsid w:val="007463F7"/>
    <w:rsid w:val="00753060"/>
    <w:rsid w:val="00753BB8"/>
    <w:rsid w:val="00754507"/>
    <w:rsid w:val="007562A2"/>
    <w:rsid w:val="0075687F"/>
    <w:rsid w:val="007575A3"/>
    <w:rsid w:val="00757D20"/>
    <w:rsid w:val="0076028E"/>
    <w:rsid w:val="00760AF2"/>
    <w:rsid w:val="007646EE"/>
    <w:rsid w:val="0076481B"/>
    <w:rsid w:val="00765A21"/>
    <w:rsid w:val="007708FD"/>
    <w:rsid w:val="007715B6"/>
    <w:rsid w:val="0077290E"/>
    <w:rsid w:val="00772C7F"/>
    <w:rsid w:val="00773E9F"/>
    <w:rsid w:val="00776913"/>
    <w:rsid w:val="00776F62"/>
    <w:rsid w:val="007776D2"/>
    <w:rsid w:val="00777899"/>
    <w:rsid w:val="00777FAF"/>
    <w:rsid w:val="0078123A"/>
    <w:rsid w:val="00785282"/>
    <w:rsid w:val="007857DC"/>
    <w:rsid w:val="00786A84"/>
    <w:rsid w:val="0078731C"/>
    <w:rsid w:val="00787613"/>
    <w:rsid w:val="0078778D"/>
    <w:rsid w:val="0079095D"/>
    <w:rsid w:val="0079096D"/>
    <w:rsid w:val="00791D71"/>
    <w:rsid w:val="0079202F"/>
    <w:rsid w:val="00792FA7"/>
    <w:rsid w:val="00792FC4"/>
    <w:rsid w:val="0079401A"/>
    <w:rsid w:val="0079461E"/>
    <w:rsid w:val="00794692"/>
    <w:rsid w:val="007957EF"/>
    <w:rsid w:val="00795BCB"/>
    <w:rsid w:val="00795DA5"/>
    <w:rsid w:val="00796099"/>
    <w:rsid w:val="00796EC2"/>
    <w:rsid w:val="007A0F1E"/>
    <w:rsid w:val="007A167D"/>
    <w:rsid w:val="007A1FB3"/>
    <w:rsid w:val="007A5A7E"/>
    <w:rsid w:val="007A715E"/>
    <w:rsid w:val="007A7577"/>
    <w:rsid w:val="007A7ABB"/>
    <w:rsid w:val="007B2278"/>
    <w:rsid w:val="007B5490"/>
    <w:rsid w:val="007B5C4D"/>
    <w:rsid w:val="007B6950"/>
    <w:rsid w:val="007C0035"/>
    <w:rsid w:val="007C092A"/>
    <w:rsid w:val="007C13B4"/>
    <w:rsid w:val="007C14F1"/>
    <w:rsid w:val="007C23CF"/>
    <w:rsid w:val="007C2A18"/>
    <w:rsid w:val="007C5F31"/>
    <w:rsid w:val="007C6374"/>
    <w:rsid w:val="007C6525"/>
    <w:rsid w:val="007C6D70"/>
    <w:rsid w:val="007C6FAD"/>
    <w:rsid w:val="007D033F"/>
    <w:rsid w:val="007D0E76"/>
    <w:rsid w:val="007D0EAC"/>
    <w:rsid w:val="007D1E12"/>
    <w:rsid w:val="007D215C"/>
    <w:rsid w:val="007D3C37"/>
    <w:rsid w:val="007D4105"/>
    <w:rsid w:val="007D5149"/>
    <w:rsid w:val="007D5D17"/>
    <w:rsid w:val="007E1A9F"/>
    <w:rsid w:val="007E1ADA"/>
    <w:rsid w:val="007E2527"/>
    <w:rsid w:val="007E4EDD"/>
    <w:rsid w:val="007E5DF4"/>
    <w:rsid w:val="007E7F94"/>
    <w:rsid w:val="007F029C"/>
    <w:rsid w:val="007F02F5"/>
    <w:rsid w:val="007F0C6C"/>
    <w:rsid w:val="007F1B76"/>
    <w:rsid w:val="007F2B83"/>
    <w:rsid w:val="007F2C31"/>
    <w:rsid w:val="007F35F3"/>
    <w:rsid w:val="007F46EE"/>
    <w:rsid w:val="007F5F88"/>
    <w:rsid w:val="007F7643"/>
    <w:rsid w:val="007F787E"/>
    <w:rsid w:val="007F7F94"/>
    <w:rsid w:val="00801A53"/>
    <w:rsid w:val="008025F5"/>
    <w:rsid w:val="008027D9"/>
    <w:rsid w:val="00802BB0"/>
    <w:rsid w:val="00802CAC"/>
    <w:rsid w:val="00803265"/>
    <w:rsid w:val="00803E06"/>
    <w:rsid w:val="00806A74"/>
    <w:rsid w:val="00806BC2"/>
    <w:rsid w:val="00806ED5"/>
    <w:rsid w:val="00806F91"/>
    <w:rsid w:val="00811EC1"/>
    <w:rsid w:val="00812B7C"/>
    <w:rsid w:val="00814A5A"/>
    <w:rsid w:val="008153B6"/>
    <w:rsid w:val="00817B1B"/>
    <w:rsid w:val="0082000A"/>
    <w:rsid w:val="0082078D"/>
    <w:rsid w:val="00820DEB"/>
    <w:rsid w:val="00822C1D"/>
    <w:rsid w:val="00822D92"/>
    <w:rsid w:val="008231E4"/>
    <w:rsid w:val="00823CE2"/>
    <w:rsid w:val="0082490C"/>
    <w:rsid w:val="00824CF0"/>
    <w:rsid w:val="00824FB9"/>
    <w:rsid w:val="00826772"/>
    <w:rsid w:val="00826AFF"/>
    <w:rsid w:val="008300CF"/>
    <w:rsid w:val="00833299"/>
    <w:rsid w:val="008341AF"/>
    <w:rsid w:val="00834671"/>
    <w:rsid w:val="00834D0B"/>
    <w:rsid w:val="00834E10"/>
    <w:rsid w:val="0083574F"/>
    <w:rsid w:val="00836044"/>
    <w:rsid w:val="008363B7"/>
    <w:rsid w:val="0083680B"/>
    <w:rsid w:val="00837C96"/>
    <w:rsid w:val="0084074B"/>
    <w:rsid w:val="0084168D"/>
    <w:rsid w:val="008423BB"/>
    <w:rsid w:val="0084334F"/>
    <w:rsid w:val="00843A90"/>
    <w:rsid w:val="00843F80"/>
    <w:rsid w:val="008450E6"/>
    <w:rsid w:val="008461C9"/>
    <w:rsid w:val="008464CC"/>
    <w:rsid w:val="00846CBE"/>
    <w:rsid w:val="00846EF9"/>
    <w:rsid w:val="00850007"/>
    <w:rsid w:val="00851E5A"/>
    <w:rsid w:val="008539FB"/>
    <w:rsid w:val="00853B61"/>
    <w:rsid w:val="00854A9A"/>
    <w:rsid w:val="00855648"/>
    <w:rsid w:val="0085577F"/>
    <w:rsid w:val="0085578B"/>
    <w:rsid w:val="00857362"/>
    <w:rsid w:val="008575A8"/>
    <w:rsid w:val="0086097E"/>
    <w:rsid w:val="00861191"/>
    <w:rsid w:val="00864B1A"/>
    <w:rsid w:val="00864FF4"/>
    <w:rsid w:val="00865FD7"/>
    <w:rsid w:val="00870616"/>
    <w:rsid w:val="00870848"/>
    <w:rsid w:val="00870973"/>
    <w:rsid w:val="008710E9"/>
    <w:rsid w:val="00871531"/>
    <w:rsid w:val="008718B7"/>
    <w:rsid w:val="00871954"/>
    <w:rsid w:val="00874602"/>
    <w:rsid w:val="008753E9"/>
    <w:rsid w:val="008764F3"/>
    <w:rsid w:val="00877D81"/>
    <w:rsid w:val="00880062"/>
    <w:rsid w:val="008802C9"/>
    <w:rsid w:val="00880DEA"/>
    <w:rsid w:val="00880F80"/>
    <w:rsid w:val="008819B3"/>
    <w:rsid w:val="00882344"/>
    <w:rsid w:val="0088251C"/>
    <w:rsid w:val="008835AD"/>
    <w:rsid w:val="008839A5"/>
    <w:rsid w:val="00884B4B"/>
    <w:rsid w:val="00884F60"/>
    <w:rsid w:val="008857AB"/>
    <w:rsid w:val="00886745"/>
    <w:rsid w:val="00886F98"/>
    <w:rsid w:val="0089058D"/>
    <w:rsid w:val="00890982"/>
    <w:rsid w:val="0089190A"/>
    <w:rsid w:val="00892786"/>
    <w:rsid w:val="00892A55"/>
    <w:rsid w:val="00893149"/>
    <w:rsid w:val="008931B3"/>
    <w:rsid w:val="00893B54"/>
    <w:rsid w:val="00895113"/>
    <w:rsid w:val="008962A7"/>
    <w:rsid w:val="0089670C"/>
    <w:rsid w:val="00897364"/>
    <w:rsid w:val="0089768D"/>
    <w:rsid w:val="00897C1B"/>
    <w:rsid w:val="008A0349"/>
    <w:rsid w:val="008A12C9"/>
    <w:rsid w:val="008A2351"/>
    <w:rsid w:val="008A32CD"/>
    <w:rsid w:val="008A428B"/>
    <w:rsid w:val="008A47C9"/>
    <w:rsid w:val="008A4E1E"/>
    <w:rsid w:val="008A76EF"/>
    <w:rsid w:val="008B0B97"/>
    <w:rsid w:val="008B1316"/>
    <w:rsid w:val="008B2B0E"/>
    <w:rsid w:val="008B2B85"/>
    <w:rsid w:val="008B3204"/>
    <w:rsid w:val="008B4440"/>
    <w:rsid w:val="008B56CC"/>
    <w:rsid w:val="008B5E47"/>
    <w:rsid w:val="008B73E4"/>
    <w:rsid w:val="008B7ABC"/>
    <w:rsid w:val="008C25F0"/>
    <w:rsid w:val="008C2D85"/>
    <w:rsid w:val="008C30EF"/>
    <w:rsid w:val="008C32C0"/>
    <w:rsid w:val="008C4473"/>
    <w:rsid w:val="008C4994"/>
    <w:rsid w:val="008C4C03"/>
    <w:rsid w:val="008C5C39"/>
    <w:rsid w:val="008C635A"/>
    <w:rsid w:val="008C767F"/>
    <w:rsid w:val="008D17A0"/>
    <w:rsid w:val="008D4882"/>
    <w:rsid w:val="008D5F4B"/>
    <w:rsid w:val="008D658E"/>
    <w:rsid w:val="008D7623"/>
    <w:rsid w:val="008D7A50"/>
    <w:rsid w:val="008D7C24"/>
    <w:rsid w:val="008E0238"/>
    <w:rsid w:val="008E07A2"/>
    <w:rsid w:val="008E0C94"/>
    <w:rsid w:val="008E2304"/>
    <w:rsid w:val="008E251F"/>
    <w:rsid w:val="008E2DCA"/>
    <w:rsid w:val="008E46A9"/>
    <w:rsid w:val="008E5349"/>
    <w:rsid w:val="008E575B"/>
    <w:rsid w:val="008F0A16"/>
    <w:rsid w:val="008F31DA"/>
    <w:rsid w:val="008F374C"/>
    <w:rsid w:val="008F3C00"/>
    <w:rsid w:val="008F468D"/>
    <w:rsid w:val="008F5439"/>
    <w:rsid w:val="008F5573"/>
    <w:rsid w:val="008F5700"/>
    <w:rsid w:val="008F5905"/>
    <w:rsid w:val="008F6158"/>
    <w:rsid w:val="008F6CD7"/>
    <w:rsid w:val="00900234"/>
    <w:rsid w:val="00900E71"/>
    <w:rsid w:val="00901193"/>
    <w:rsid w:val="00901934"/>
    <w:rsid w:val="00901EF2"/>
    <w:rsid w:val="00902B59"/>
    <w:rsid w:val="00902D28"/>
    <w:rsid w:val="009036BA"/>
    <w:rsid w:val="00904F2F"/>
    <w:rsid w:val="00905628"/>
    <w:rsid w:val="009075D0"/>
    <w:rsid w:val="009105FC"/>
    <w:rsid w:val="00910831"/>
    <w:rsid w:val="009121C8"/>
    <w:rsid w:val="0091261C"/>
    <w:rsid w:val="00912A0E"/>
    <w:rsid w:val="0091349C"/>
    <w:rsid w:val="0091453C"/>
    <w:rsid w:val="00915C92"/>
    <w:rsid w:val="00915E5E"/>
    <w:rsid w:val="00916A40"/>
    <w:rsid w:val="0092063E"/>
    <w:rsid w:val="00921445"/>
    <w:rsid w:val="00921E0E"/>
    <w:rsid w:val="009222A3"/>
    <w:rsid w:val="0092396E"/>
    <w:rsid w:val="00923C05"/>
    <w:rsid w:val="009242D5"/>
    <w:rsid w:val="00925856"/>
    <w:rsid w:val="009263D6"/>
    <w:rsid w:val="0092696C"/>
    <w:rsid w:val="009270AE"/>
    <w:rsid w:val="009271C8"/>
    <w:rsid w:val="009276E6"/>
    <w:rsid w:val="00932303"/>
    <w:rsid w:val="00932FC4"/>
    <w:rsid w:val="00933577"/>
    <w:rsid w:val="00934734"/>
    <w:rsid w:val="00934CF1"/>
    <w:rsid w:val="00936130"/>
    <w:rsid w:val="0093655F"/>
    <w:rsid w:val="00936A55"/>
    <w:rsid w:val="00937C09"/>
    <w:rsid w:val="009404FE"/>
    <w:rsid w:val="0094143C"/>
    <w:rsid w:val="00941995"/>
    <w:rsid w:val="0094275D"/>
    <w:rsid w:val="00942DB9"/>
    <w:rsid w:val="00943F94"/>
    <w:rsid w:val="009442B5"/>
    <w:rsid w:val="00944850"/>
    <w:rsid w:val="00945EE3"/>
    <w:rsid w:val="009462D7"/>
    <w:rsid w:val="00946627"/>
    <w:rsid w:val="0094754C"/>
    <w:rsid w:val="00952681"/>
    <w:rsid w:val="00952FB2"/>
    <w:rsid w:val="00953FCA"/>
    <w:rsid w:val="009570C7"/>
    <w:rsid w:val="00957654"/>
    <w:rsid w:val="00960135"/>
    <w:rsid w:val="00963EC5"/>
    <w:rsid w:val="009653F5"/>
    <w:rsid w:val="00965830"/>
    <w:rsid w:val="00965B97"/>
    <w:rsid w:val="00965C41"/>
    <w:rsid w:val="00966625"/>
    <w:rsid w:val="00967E4D"/>
    <w:rsid w:val="0097114E"/>
    <w:rsid w:val="0097131E"/>
    <w:rsid w:val="00971D00"/>
    <w:rsid w:val="0097225C"/>
    <w:rsid w:val="00972DF1"/>
    <w:rsid w:val="009730AE"/>
    <w:rsid w:val="009737B8"/>
    <w:rsid w:val="00973F69"/>
    <w:rsid w:val="0097458A"/>
    <w:rsid w:val="00974843"/>
    <w:rsid w:val="0097506B"/>
    <w:rsid w:val="0097526B"/>
    <w:rsid w:val="009759DE"/>
    <w:rsid w:val="00976C5D"/>
    <w:rsid w:val="0097703A"/>
    <w:rsid w:val="00977185"/>
    <w:rsid w:val="009774F0"/>
    <w:rsid w:val="0098033E"/>
    <w:rsid w:val="00981F82"/>
    <w:rsid w:val="0098201E"/>
    <w:rsid w:val="009823EE"/>
    <w:rsid w:val="009825A8"/>
    <w:rsid w:val="00982DF7"/>
    <w:rsid w:val="009841EA"/>
    <w:rsid w:val="009842C2"/>
    <w:rsid w:val="009847EC"/>
    <w:rsid w:val="00985318"/>
    <w:rsid w:val="00985A50"/>
    <w:rsid w:val="00985A75"/>
    <w:rsid w:val="00986929"/>
    <w:rsid w:val="00987957"/>
    <w:rsid w:val="00990EB8"/>
    <w:rsid w:val="00990EB9"/>
    <w:rsid w:val="00991203"/>
    <w:rsid w:val="0099315C"/>
    <w:rsid w:val="00993750"/>
    <w:rsid w:val="00995A7D"/>
    <w:rsid w:val="00995B0D"/>
    <w:rsid w:val="009A167B"/>
    <w:rsid w:val="009A179B"/>
    <w:rsid w:val="009A22C9"/>
    <w:rsid w:val="009A302C"/>
    <w:rsid w:val="009A38A1"/>
    <w:rsid w:val="009A57ED"/>
    <w:rsid w:val="009B0B9F"/>
    <w:rsid w:val="009B0BD0"/>
    <w:rsid w:val="009B15D7"/>
    <w:rsid w:val="009B2027"/>
    <w:rsid w:val="009B320E"/>
    <w:rsid w:val="009B32C3"/>
    <w:rsid w:val="009B3382"/>
    <w:rsid w:val="009B5A2A"/>
    <w:rsid w:val="009B5A50"/>
    <w:rsid w:val="009B5F64"/>
    <w:rsid w:val="009B6617"/>
    <w:rsid w:val="009B6A82"/>
    <w:rsid w:val="009C04C9"/>
    <w:rsid w:val="009C0896"/>
    <w:rsid w:val="009C0E0C"/>
    <w:rsid w:val="009C19E7"/>
    <w:rsid w:val="009C1A69"/>
    <w:rsid w:val="009C3719"/>
    <w:rsid w:val="009C3D77"/>
    <w:rsid w:val="009C3EB5"/>
    <w:rsid w:val="009C3F38"/>
    <w:rsid w:val="009C5CEB"/>
    <w:rsid w:val="009C6495"/>
    <w:rsid w:val="009C7BE7"/>
    <w:rsid w:val="009C7FC0"/>
    <w:rsid w:val="009D1036"/>
    <w:rsid w:val="009D167B"/>
    <w:rsid w:val="009D1B1D"/>
    <w:rsid w:val="009D2ACD"/>
    <w:rsid w:val="009D2F56"/>
    <w:rsid w:val="009D5969"/>
    <w:rsid w:val="009D5990"/>
    <w:rsid w:val="009D62B1"/>
    <w:rsid w:val="009D675D"/>
    <w:rsid w:val="009D7288"/>
    <w:rsid w:val="009D7CFF"/>
    <w:rsid w:val="009E160C"/>
    <w:rsid w:val="009E1EAB"/>
    <w:rsid w:val="009E206F"/>
    <w:rsid w:val="009E21E5"/>
    <w:rsid w:val="009E27F5"/>
    <w:rsid w:val="009E2D8E"/>
    <w:rsid w:val="009E2E87"/>
    <w:rsid w:val="009E33A0"/>
    <w:rsid w:val="009E3F2D"/>
    <w:rsid w:val="009E4602"/>
    <w:rsid w:val="009E5174"/>
    <w:rsid w:val="009E6868"/>
    <w:rsid w:val="009E6A40"/>
    <w:rsid w:val="009E77DE"/>
    <w:rsid w:val="009E7A65"/>
    <w:rsid w:val="009E7F63"/>
    <w:rsid w:val="009F0451"/>
    <w:rsid w:val="009F281C"/>
    <w:rsid w:val="009F2B58"/>
    <w:rsid w:val="009F2C50"/>
    <w:rsid w:val="009F3682"/>
    <w:rsid w:val="009F3CDB"/>
    <w:rsid w:val="009F43B0"/>
    <w:rsid w:val="009F5F05"/>
    <w:rsid w:val="009F657F"/>
    <w:rsid w:val="009F684F"/>
    <w:rsid w:val="009F78CF"/>
    <w:rsid w:val="00A00BC7"/>
    <w:rsid w:val="00A0246A"/>
    <w:rsid w:val="00A024F0"/>
    <w:rsid w:val="00A04C14"/>
    <w:rsid w:val="00A05A6F"/>
    <w:rsid w:val="00A05B82"/>
    <w:rsid w:val="00A070FE"/>
    <w:rsid w:val="00A07EAF"/>
    <w:rsid w:val="00A103DF"/>
    <w:rsid w:val="00A10B3A"/>
    <w:rsid w:val="00A11BE2"/>
    <w:rsid w:val="00A11D51"/>
    <w:rsid w:val="00A13914"/>
    <w:rsid w:val="00A13D5C"/>
    <w:rsid w:val="00A142F0"/>
    <w:rsid w:val="00A1445C"/>
    <w:rsid w:val="00A14669"/>
    <w:rsid w:val="00A15859"/>
    <w:rsid w:val="00A15B31"/>
    <w:rsid w:val="00A165EE"/>
    <w:rsid w:val="00A20945"/>
    <w:rsid w:val="00A21210"/>
    <w:rsid w:val="00A21362"/>
    <w:rsid w:val="00A21948"/>
    <w:rsid w:val="00A2243E"/>
    <w:rsid w:val="00A22EAC"/>
    <w:rsid w:val="00A23087"/>
    <w:rsid w:val="00A2368F"/>
    <w:rsid w:val="00A242E4"/>
    <w:rsid w:val="00A24327"/>
    <w:rsid w:val="00A246F2"/>
    <w:rsid w:val="00A258E1"/>
    <w:rsid w:val="00A26275"/>
    <w:rsid w:val="00A262C0"/>
    <w:rsid w:val="00A27766"/>
    <w:rsid w:val="00A27C70"/>
    <w:rsid w:val="00A31793"/>
    <w:rsid w:val="00A338E1"/>
    <w:rsid w:val="00A33BA6"/>
    <w:rsid w:val="00A3416C"/>
    <w:rsid w:val="00A3476B"/>
    <w:rsid w:val="00A35835"/>
    <w:rsid w:val="00A361B9"/>
    <w:rsid w:val="00A36489"/>
    <w:rsid w:val="00A36532"/>
    <w:rsid w:val="00A403A8"/>
    <w:rsid w:val="00A40BEE"/>
    <w:rsid w:val="00A40D4B"/>
    <w:rsid w:val="00A41898"/>
    <w:rsid w:val="00A41F85"/>
    <w:rsid w:val="00A42E22"/>
    <w:rsid w:val="00A44143"/>
    <w:rsid w:val="00A443A5"/>
    <w:rsid w:val="00A45029"/>
    <w:rsid w:val="00A45041"/>
    <w:rsid w:val="00A456F5"/>
    <w:rsid w:val="00A45B03"/>
    <w:rsid w:val="00A45EEE"/>
    <w:rsid w:val="00A46103"/>
    <w:rsid w:val="00A465E5"/>
    <w:rsid w:val="00A46D0B"/>
    <w:rsid w:val="00A478AF"/>
    <w:rsid w:val="00A47C99"/>
    <w:rsid w:val="00A50AD9"/>
    <w:rsid w:val="00A51BDB"/>
    <w:rsid w:val="00A53356"/>
    <w:rsid w:val="00A54D44"/>
    <w:rsid w:val="00A55818"/>
    <w:rsid w:val="00A55E3B"/>
    <w:rsid w:val="00A5655C"/>
    <w:rsid w:val="00A600F5"/>
    <w:rsid w:val="00A601FC"/>
    <w:rsid w:val="00A6020B"/>
    <w:rsid w:val="00A604BD"/>
    <w:rsid w:val="00A60FCF"/>
    <w:rsid w:val="00A618C4"/>
    <w:rsid w:val="00A62C9C"/>
    <w:rsid w:val="00A64EB6"/>
    <w:rsid w:val="00A6525D"/>
    <w:rsid w:val="00A656EB"/>
    <w:rsid w:val="00A66D39"/>
    <w:rsid w:val="00A66FA3"/>
    <w:rsid w:val="00A67752"/>
    <w:rsid w:val="00A67C27"/>
    <w:rsid w:val="00A70E81"/>
    <w:rsid w:val="00A73454"/>
    <w:rsid w:val="00A74674"/>
    <w:rsid w:val="00A746F8"/>
    <w:rsid w:val="00A75713"/>
    <w:rsid w:val="00A75C6E"/>
    <w:rsid w:val="00A75D0D"/>
    <w:rsid w:val="00A75F35"/>
    <w:rsid w:val="00A76298"/>
    <w:rsid w:val="00A7647A"/>
    <w:rsid w:val="00A76573"/>
    <w:rsid w:val="00A76AB8"/>
    <w:rsid w:val="00A779A8"/>
    <w:rsid w:val="00A77E2A"/>
    <w:rsid w:val="00A80411"/>
    <w:rsid w:val="00A83D1D"/>
    <w:rsid w:val="00A85410"/>
    <w:rsid w:val="00A86510"/>
    <w:rsid w:val="00A87FBE"/>
    <w:rsid w:val="00A90FB9"/>
    <w:rsid w:val="00A91562"/>
    <w:rsid w:val="00A9242F"/>
    <w:rsid w:val="00A92539"/>
    <w:rsid w:val="00A952E7"/>
    <w:rsid w:val="00A95AC7"/>
    <w:rsid w:val="00A97954"/>
    <w:rsid w:val="00AA0110"/>
    <w:rsid w:val="00AA139E"/>
    <w:rsid w:val="00AA20B7"/>
    <w:rsid w:val="00AA2A2F"/>
    <w:rsid w:val="00AA31DD"/>
    <w:rsid w:val="00AA3ABE"/>
    <w:rsid w:val="00AA3C5E"/>
    <w:rsid w:val="00AA419B"/>
    <w:rsid w:val="00AA5531"/>
    <w:rsid w:val="00AA5D1F"/>
    <w:rsid w:val="00AA7668"/>
    <w:rsid w:val="00AB0EC0"/>
    <w:rsid w:val="00AB1989"/>
    <w:rsid w:val="00AB35C0"/>
    <w:rsid w:val="00AB37DF"/>
    <w:rsid w:val="00AB4F34"/>
    <w:rsid w:val="00AB4F9E"/>
    <w:rsid w:val="00AB5062"/>
    <w:rsid w:val="00AB51EC"/>
    <w:rsid w:val="00AB66BA"/>
    <w:rsid w:val="00AB72A1"/>
    <w:rsid w:val="00AC04D3"/>
    <w:rsid w:val="00AC12FB"/>
    <w:rsid w:val="00AC154D"/>
    <w:rsid w:val="00AC3FED"/>
    <w:rsid w:val="00AC4B2F"/>
    <w:rsid w:val="00AC5AB0"/>
    <w:rsid w:val="00AC6B86"/>
    <w:rsid w:val="00AD03C8"/>
    <w:rsid w:val="00AD0780"/>
    <w:rsid w:val="00AD0B95"/>
    <w:rsid w:val="00AD0CF3"/>
    <w:rsid w:val="00AD1EDF"/>
    <w:rsid w:val="00AD3980"/>
    <w:rsid w:val="00AD5B71"/>
    <w:rsid w:val="00AD5F60"/>
    <w:rsid w:val="00AD742A"/>
    <w:rsid w:val="00AE0863"/>
    <w:rsid w:val="00AE0CE2"/>
    <w:rsid w:val="00AE1D5F"/>
    <w:rsid w:val="00AE1FF4"/>
    <w:rsid w:val="00AE2A85"/>
    <w:rsid w:val="00AE3237"/>
    <w:rsid w:val="00AE36D1"/>
    <w:rsid w:val="00AE3B99"/>
    <w:rsid w:val="00AE45A3"/>
    <w:rsid w:val="00AE4861"/>
    <w:rsid w:val="00AE4DB3"/>
    <w:rsid w:val="00AE5C81"/>
    <w:rsid w:val="00AE613D"/>
    <w:rsid w:val="00AE66A4"/>
    <w:rsid w:val="00AE7547"/>
    <w:rsid w:val="00AE75F8"/>
    <w:rsid w:val="00AF04AB"/>
    <w:rsid w:val="00AF1161"/>
    <w:rsid w:val="00AF127E"/>
    <w:rsid w:val="00AF19C7"/>
    <w:rsid w:val="00AF1A59"/>
    <w:rsid w:val="00AF1BAD"/>
    <w:rsid w:val="00AF1E6B"/>
    <w:rsid w:val="00AF2584"/>
    <w:rsid w:val="00AF4DB4"/>
    <w:rsid w:val="00AF5027"/>
    <w:rsid w:val="00AF62F1"/>
    <w:rsid w:val="00AF6C2E"/>
    <w:rsid w:val="00B00AB6"/>
    <w:rsid w:val="00B025BD"/>
    <w:rsid w:val="00B02E69"/>
    <w:rsid w:val="00B030BD"/>
    <w:rsid w:val="00B030CB"/>
    <w:rsid w:val="00B05A5F"/>
    <w:rsid w:val="00B05EF1"/>
    <w:rsid w:val="00B064F3"/>
    <w:rsid w:val="00B0666F"/>
    <w:rsid w:val="00B067C1"/>
    <w:rsid w:val="00B118FF"/>
    <w:rsid w:val="00B12A19"/>
    <w:rsid w:val="00B13711"/>
    <w:rsid w:val="00B147A0"/>
    <w:rsid w:val="00B14B75"/>
    <w:rsid w:val="00B166D0"/>
    <w:rsid w:val="00B16F73"/>
    <w:rsid w:val="00B1772A"/>
    <w:rsid w:val="00B17FF9"/>
    <w:rsid w:val="00B203B8"/>
    <w:rsid w:val="00B20D90"/>
    <w:rsid w:val="00B21CAD"/>
    <w:rsid w:val="00B223A9"/>
    <w:rsid w:val="00B22658"/>
    <w:rsid w:val="00B2289E"/>
    <w:rsid w:val="00B23F35"/>
    <w:rsid w:val="00B25B1E"/>
    <w:rsid w:val="00B31EAC"/>
    <w:rsid w:val="00B32B6E"/>
    <w:rsid w:val="00B32C85"/>
    <w:rsid w:val="00B32E30"/>
    <w:rsid w:val="00B337BC"/>
    <w:rsid w:val="00B34914"/>
    <w:rsid w:val="00B34F03"/>
    <w:rsid w:val="00B352D0"/>
    <w:rsid w:val="00B37A0C"/>
    <w:rsid w:val="00B407A2"/>
    <w:rsid w:val="00B40BB9"/>
    <w:rsid w:val="00B413E3"/>
    <w:rsid w:val="00B41BB7"/>
    <w:rsid w:val="00B43F21"/>
    <w:rsid w:val="00B44981"/>
    <w:rsid w:val="00B44A0C"/>
    <w:rsid w:val="00B4512A"/>
    <w:rsid w:val="00B46A02"/>
    <w:rsid w:val="00B46E28"/>
    <w:rsid w:val="00B46EFD"/>
    <w:rsid w:val="00B4799F"/>
    <w:rsid w:val="00B47AF5"/>
    <w:rsid w:val="00B50F61"/>
    <w:rsid w:val="00B52C9B"/>
    <w:rsid w:val="00B534DB"/>
    <w:rsid w:val="00B53966"/>
    <w:rsid w:val="00B539F0"/>
    <w:rsid w:val="00B54F65"/>
    <w:rsid w:val="00B55114"/>
    <w:rsid w:val="00B55B71"/>
    <w:rsid w:val="00B57B62"/>
    <w:rsid w:val="00B6006E"/>
    <w:rsid w:val="00B6380B"/>
    <w:rsid w:val="00B63E06"/>
    <w:rsid w:val="00B640E1"/>
    <w:rsid w:val="00B641E7"/>
    <w:rsid w:val="00B65072"/>
    <w:rsid w:val="00B652FB"/>
    <w:rsid w:val="00B653CF"/>
    <w:rsid w:val="00B66228"/>
    <w:rsid w:val="00B66FB0"/>
    <w:rsid w:val="00B67E3F"/>
    <w:rsid w:val="00B7015D"/>
    <w:rsid w:val="00B70665"/>
    <w:rsid w:val="00B71F4E"/>
    <w:rsid w:val="00B75763"/>
    <w:rsid w:val="00B77139"/>
    <w:rsid w:val="00B7746D"/>
    <w:rsid w:val="00B80316"/>
    <w:rsid w:val="00B80F91"/>
    <w:rsid w:val="00B81353"/>
    <w:rsid w:val="00B81650"/>
    <w:rsid w:val="00B82BD1"/>
    <w:rsid w:val="00B83199"/>
    <w:rsid w:val="00B832A1"/>
    <w:rsid w:val="00B83918"/>
    <w:rsid w:val="00B84286"/>
    <w:rsid w:val="00B862C1"/>
    <w:rsid w:val="00B9116D"/>
    <w:rsid w:val="00B918ED"/>
    <w:rsid w:val="00B937E6"/>
    <w:rsid w:val="00B9399B"/>
    <w:rsid w:val="00B94266"/>
    <w:rsid w:val="00B94E95"/>
    <w:rsid w:val="00B957A0"/>
    <w:rsid w:val="00B958BD"/>
    <w:rsid w:val="00B96662"/>
    <w:rsid w:val="00B97964"/>
    <w:rsid w:val="00B97C8A"/>
    <w:rsid w:val="00BA0635"/>
    <w:rsid w:val="00BA0FCF"/>
    <w:rsid w:val="00BA1B5D"/>
    <w:rsid w:val="00BA1C7C"/>
    <w:rsid w:val="00BA1D0C"/>
    <w:rsid w:val="00BA21DB"/>
    <w:rsid w:val="00BA234A"/>
    <w:rsid w:val="00BA267F"/>
    <w:rsid w:val="00BA3876"/>
    <w:rsid w:val="00BA4FBE"/>
    <w:rsid w:val="00BA50D4"/>
    <w:rsid w:val="00BA6E1E"/>
    <w:rsid w:val="00BA7C28"/>
    <w:rsid w:val="00BB0009"/>
    <w:rsid w:val="00BB03E1"/>
    <w:rsid w:val="00BB175D"/>
    <w:rsid w:val="00BB20AE"/>
    <w:rsid w:val="00BB229D"/>
    <w:rsid w:val="00BB24F4"/>
    <w:rsid w:val="00BB2631"/>
    <w:rsid w:val="00BB2B36"/>
    <w:rsid w:val="00BB32D6"/>
    <w:rsid w:val="00BB3663"/>
    <w:rsid w:val="00BB3DCC"/>
    <w:rsid w:val="00BB40B9"/>
    <w:rsid w:val="00BB513E"/>
    <w:rsid w:val="00BB77F2"/>
    <w:rsid w:val="00BC02C5"/>
    <w:rsid w:val="00BC1580"/>
    <w:rsid w:val="00BC26AC"/>
    <w:rsid w:val="00BC36AE"/>
    <w:rsid w:val="00BC48CA"/>
    <w:rsid w:val="00BC4B4B"/>
    <w:rsid w:val="00BC5C02"/>
    <w:rsid w:val="00BD00D2"/>
    <w:rsid w:val="00BD2093"/>
    <w:rsid w:val="00BD286D"/>
    <w:rsid w:val="00BD2A25"/>
    <w:rsid w:val="00BD4E69"/>
    <w:rsid w:val="00BD504A"/>
    <w:rsid w:val="00BD5532"/>
    <w:rsid w:val="00BD587A"/>
    <w:rsid w:val="00BD5C34"/>
    <w:rsid w:val="00BD5D4E"/>
    <w:rsid w:val="00BE0543"/>
    <w:rsid w:val="00BE05F8"/>
    <w:rsid w:val="00BE0799"/>
    <w:rsid w:val="00BE07DC"/>
    <w:rsid w:val="00BE24E6"/>
    <w:rsid w:val="00BE2B1C"/>
    <w:rsid w:val="00BE5020"/>
    <w:rsid w:val="00BE52F4"/>
    <w:rsid w:val="00BE5599"/>
    <w:rsid w:val="00BE604C"/>
    <w:rsid w:val="00BF1BFC"/>
    <w:rsid w:val="00BF2288"/>
    <w:rsid w:val="00BF270D"/>
    <w:rsid w:val="00BF3633"/>
    <w:rsid w:val="00BF4087"/>
    <w:rsid w:val="00BF47F5"/>
    <w:rsid w:val="00BF4D45"/>
    <w:rsid w:val="00BF4F22"/>
    <w:rsid w:val="00BF5456"/>
    <w:rsid w:val="00BF7522"/>
    <w:rsid w:val="00BF7809"/>
    <w:rsid w:val="00BF7AA5"/>
    <w:rsid w:val="00C01752"/>
    <w:rsid w:val="00C0189D"/>
    <w:rsid w:val="00C01D08"/>
    <w:rsid w:val="00C026CB"/>
    <w:rsid w:val="00C0279B"/>
    <w:rsid w:val="00C03CD5"/>
    <w:rsid w:val="00C04927"/>
    <w:rsid w:val="00C050CD"/>
    <w:rsid w:val="00C05A77"/>
    <w:rsid w:val="00C05EF8"/>
    <w:rsid w:val="00C06209"/>
    <w:rsid w:val="00C06457"/>
    <w:rsid w:val="00C068B5"/>
    <w:rsid w:val="00C069D7"/>
    <w:rsid w:val="00C11BC1"/>
    <w:rsid w:val="00C12A6F"/>
    <w:rsid w:val="00C12AD9"/>
    <w:rsid w:val="00C15A17"/>
    <w:rsid w:val="00C15AAC"/>
    <w:rsid w:val="00C15B4E"/>
    <w:rsid w:val="00C16BC7"/>
    <w:rsid w:val="00C17258"/>
    <w:rsid w:val="00C207B5"/>
    <w:rsid w:val="00C21CFF"/>
    <w:rsid w:val="00C2313C"/>
    <w:rsid w:val="00C231E2"/>
    <w:rsid w:val="00C24524"/>
    <w:rsid w:val="00C24550"/>
    <w:rsid w:val="00C27775"/>
    <w:rsid w:val="00C27B10"/>
    <w:rsid w:val="00C3034D"/>
    <w:rsid w:val="00C30B1B"/>
    <w:rsid w:val="00C30CCA"/>
    <w:rsid w:val="00C314D6"/>
    <w:rsid w:val="00C31660"/>
    <w:rsid w:val="00C31A1F"/>
    <w:rsid w:val="00C31FDC"/>
    <w:rsid w:val="00C3223B"/>
    <w:rsid w:val="00C32929"/>
    <w:rsid w:val="00C32B82"/>
    <w:rsid w:val="00C33F2D"/>
    <w:rsid w:val="00C34870"/>
    <w:rsid w:val="00C36A9E"/>
    <w:rsid w:val="00C36C96"/>
    <w:rsid w:val="00C37D44"/>
    <w:rsid w:val="00C414FB"/>
    <w:rsid w:val="00C42510"/>
    <w:rsid w:val="00C42781"/>
    <w:rsid w:val="00C44732"/>
    <w:rsid w:val="00C44DC7"/>
    <w:rsid w:val="00C45E8F"/>
    <w:rsid w:val="00C476EC"/>
    <w:rsid w:val="00C5113E"/>
    <w:rsid w:val="00C51147"/>
    <w:rsid w:val="00C51AEC"/>
    <w:rsid w:val="00C52358"/>
    <w:rsid w:val="00C52B28"/>
    <w:rsid w:val="00C52BC1"/>
    <w:rsid w:val="00C5347A"/>
    <w:rsid w:val="00C53B0B"/>
    <w:rsid w:val="00C54081"/>
    <w:rsid w:val="00C5628B"/>
    <w:rsid w:val="00C56584"/>
    <w:rsid w:val="00C56BD8"/>
    <w:rsid w:val="00C56BE3"/>
    <w:rsid w:val="00C57BB1"/>
    <w:rsid w:val="00C61A1C"/>
    <w:rsid w:val="00C63A2A"/>
    <w:rsid w:val="00C662CF"/>
    <w:rsid w:val="00C66D5F"/>
    <w:rsid w:val="00C66FDF"/>
    <w:rsid w:val="00C67E47"/>
    <w:rsid w:val="00C72286"/>
    <w:rsid w:val="00C73259"/>
    <w:rsid w:val="00C73D53"/>
    <w:rsid w:val="00C73E95"/>
    <w:rsid w:val="00C74B7D"/>
    <w:rsid w:val="00C74BBE"/>
    <w:rsid w:val="00C74E89"/>
    <w:rsid w:val="00C75003"/>
    <w:rsid w:val="00C75EDD"/>
    <w:rsid w:val="00C75FD2"/>
    <w:rsid w:val="00C80C10"/>
    <w:rsid w:val="00C84518"/>
    <w:rsid w:val="00C84A99"/>
    <w:rsid w:val="00C919C4"/>
    <w:rsid w:val="00C9336F"/>
    <w:rsid w:val="00C9373C"/>
    <w:rsid w:val="00C948E5"/>
    <w:rsid w:val="00C951AF"/>
    <w:rsid w:val="00C9786D"/>
    <w:rsid w:val="00CA0885"/>
    <w:rsid w:val="00CA0AB3"/>
    <w:rsid w:val="00CA104E"/>
    <w:rsid w:val="00CA150A"/>
    <w:rsid w:val="00CA238A"/>
    <w:rsid w:val="00CA257C"/>
    <w:rsid w:val="00CA2B66"/>
    <w:rsid w:val="00CA2DB9"/>
    <w:rsid w:val="00CA3F6E"/>
    <w:rsid w:val="00CA46E6"/>
    <w:rsid w:val="00CA4A10"/>
    <w:rsid w:val="00CA6C24"/>
    <w:rsid w:val="00CA70A2"/>
    <w:rsid w:val="00CA7C44"/>
    <w:rsid w:val="00CA7F67"/>
    <w:rsid w:val="00CB1768"/>
    <w:rsid w:val="00CB1CB4"/>
    <w:rsid w:val="00CB220E"/>
    <w:rsid w:val="00CB2BD7"/>
    <w:rsid w:val="00CB3CC0"/>
    <w:rsid w:val="00CB4FDF"/>
    <w:rsid w:val="00CB51D5"/>
    <w:rsid w:val="00CB640F"/>
    <w:rsid w:val="00CB742C"/>
    <w:rsid w:val="00CB7AC3"/>
    <w:rsid w:val="00CB7CF0"/>
    <w:rsid w:val="00CC09C3"/>
    <w:rsid w:val="00CC1FFE"/>
    <w:rsid w:val="00CC459F"/>
    <w:rsid w:val="00CC50CC"/>
    <w:rsid w:val="00CC5B28"/>
    <w:rsid w:val="00CC66CF"/>
    <w:rsid w:val="00CC781B"/>
    <w:rsid w:val="00CD0012"/>
    <w:rsid w:val="00CD09A8"/>
    <w:rsid w:val="00CD0C13"/>
    <w:rsid w:val="00CD1D4C"/>
    <w:rsid w:val="00CD25C3"/>
    <w:rsid w:val="00CD52BE"/>
    <w:rsid w:val="00CD5ACA"/>
    <w:rsid w:val="00CD5C0A"/>
    <w:rsid w:val="00CD5EB2"/>
    <w:rsid w:val="00CD78CE"/>
    <w:rsid w:val="00CD7E21"/>
    <w:rsid w:val="00CE00D1"/>
    <w:rsid w:val="00CE0290"/>
    <w:rsid w:val="00CE357B"/>
    <w:rsid w:val="00CE468D"/>
    <w:rsid w:val="00CE4E96"/>
    <w:rsid w:val="00CE57B8"/>
    <w:rsid w:val="00CE6557"/>
    <w:rsid w:val="00CE681A"/>
    <w:rsid w:val="00CE6AC6"/>
    <w:rsid w:val="00CF002A"/>
    <w:rsid w:val="00CF003B"/>
    <w:rsid w:val="00CF04F8"/>
    <w:rsid w:val="00CF0A9A"/>
    <w:rsid w:val="00CF2E1F"/>
    <w:rsid w:val="00CF2FBC"/>
    <w:rsid w:val="00CF2FDA"/>
    <w:rsid w:val="00CF3D77"/>
    <w:rsid w:val="00CF4932"/>
    <w:rsid w:val="00CF708E"/>
    <w:rsid w:val="00CF7842"/>
    <w:rsid w:val="00D023AD"/>
    <w:rsid w:val="00D03498"/>
    <w:rsid w:val="00D05662"/>
    <w:rsid w:val="00D056BC"/>
    <w:rsid w:val="00D06C18"/>
    <w:rsid w:val="00D1068D"/>
    <w:rsid w:val="00D106C4"/>
    <w:rsid w:val="00D10D16"/>
    <w:rsid w:val="00D10D39"/>
    <w:rsid w:val="00D112CD"/>
    <w:rsid w:val="00D1221D"/>
    <w:rsid w:val="00D12F4E"/>
    <w:rsid w:val="00D131AF"/>
    <w:rsid w:val="00D139F2"/>
    <w:rsid w:val="00D14258"/>
    <w:rsid w:val="00D1555A"/>
    <w:rsid w:val="00D16098"/>
    <w:rsid w:val="00D168E2"/>
    <w:rsid w:val="00D17ED8"/>
    <w:rsid w:val="00D214D6"/>
    <w:rsid w:val="00D2186E"/>
    <w:rsid w:val="00D2263C"/>
    <w:rsid w:val="00D2271C"/>
    <w:rsid w:val="00D258A0"/>
    <w:rsid w:val="00D25CF3"/>
    <w:rsid w:val="00D26A7D"/>
    <w:rsid w:val="00D27992"/>
    <w:rsid w:val="00D27C3C"/>
    <w:rsid w:val="00D30F3C"/>
    <w:rsid w:val="00D332CF"/>
    <w:rsid w:val="00D33A0D"/>
    <w:rsid w:val="00D36768"/>
    <w:rsid w:val="00D40651"/>
    <w:rsid w:val="00D4167F"/>
    <w:rsid w:val="00D41EBC"/>
    <w:rsid w:val="00D42CFE"/>
    <w:rsid w:val="00D43DC5"/>
    <w:rsid w:val="00D45688"/>
    <w:rsid w:val="00D4649F"/>
    <w:rsid w:val="00D468E3"/>
    <w:rsid w:val="00D46AE1"/>
    <w:rsid w:val="00D46BBE"/>
    <w:rsid w:val="00D46E97"/>
    <w:rsid w:val="00D4711E"/>
    <w:rsid w:val="00D50543"/>
    <w:rsid w:val="00D52F24"/>
    <w:rsid w:val="00D5331D"/>
    <w:rsid w:val="00D55030"/>
    <w:rsid w:val="00D56DC5"/>
    <w:rsid w:val="00D57B46"/>
    <w:rsid w:val="00D60D0E"/>
    <w:rsid w:val="00D62B01"/>
    <w:rsid w:val="00D63A8B"/>
    <w:rsid w:val="00D6406E"/>
    <w:rsid w:val="00D645C0"/>
    <w:rsid w:val="00D6567F"/>
    <w:rsid w:val="00D66264"/>
    <w:rsid w:val="00D6692E"/>
    <w:rsid w:val="00D66DFA"/>
    <w:rsid w:val="00D677B9"/>
    <w:rsid w:val="00D67FCF"/>
    <w:rsid w:val="00D70731"/>
    <w:rsid w:val="00D718FE"/>
    <w:rsid w:val="00D71A6E"/>
    <w:rsid w:val="00D72010"/>
    <w:rsid w:val="00D734FB"/>
    <w:rsid w:val="00D73703"/>
    <w:rsid w:val="00D74D2F"/>
    <w:rsid w:val="00D75F28"/>
    <w:rsid w:val="00D761C9"/>
    <w:rsid w:val="00D76555"/>
    <w:rsid w:val="00D765B0"/>
    <w:rsid w:val="00D769E6"/>
    <w:rsid w:val="00D772C6"/>
    <w:rsid w:val="00D776F6"/>
    <w:rsid w:val="00D8077C"/>
    <w:rsid w:val="00D8094E"/>
    <w:rsid w:val="00D85391"/>
    <w:rsid w:val="00D8543F"/>
    <w:rsid w:val="00D86A7D"/>
    <w:rsid w:val="00D871F3"/>
    <w:rsid w:val="00D87D25"/>
    <w:rsid w:val="00D9044D"/>
    <w:rsid w:val="00D906F2"/>
    <w:rsid w:val="00D908B9"/>
    <w:rsid w:val="00D90F86"/>
    <w:rsid w:val="00D92907"/>
    <w:rsid w:val="00D9305B"/>
    <w:rsid w:val="00D9539D"/>
    <w:rsid w:val="00D97636"/>
    <w:rsid w:val="00D97C72"/>
    <w:rsid w:val="00DA1905"/>
    <w:rsid w:val="00DA28ED"/>
    <w:rsid w:val="00DA2EB8"/>
    <w:rsid w:val="00DA33A6"/>
    <w:rsid w:val="00DA4144"/>
    <w:rsid w:val="00DA4808"/>
    <w:rsid w:val="00DA4AEA"/>
    <w:rsid w:val="00DA515A"/>
    <w:rsid w:val="00DA5D97"/>
    <w:rsid w:val="00DA5E27"/>
    <w:rsid w:val="00DA6010"/>
    <w:rsid w:val="00DA6B2B"/>
    <w:rsid w:val="00DA72F0"/>
    <w:rsid w:val="00DB0E4D"/>
    <w:rsid w:val="00DB10C6"/>
    <w:rsid w:val="00DB2D1B"/>
    <w:rsid w:val="00DB327B"/>
    <w:rsid w:val="00DB3441"/>
    <w:rsid w:val="00DB35CE"/>
    <w:rsid w:val="00DB3B77"/>
    <w:rsid w:val="00DB46F1"/>
    <w:rsid w:val="00DB4E30"/>
    <w:rsid w:val="00DB4F27"/>
    <w:rsid w:val="00DB5343"/>
    <w:rsid w:val="00DB5EDA"/>
    <w:rsid w:val="00DB717B"/>
    <w:rsid w:val="00DB71AE"/>
    <w:rsid w:val="00DB75B1"/>
    <w:rsid w:val="00DC0588"/>
    <w:rsid w:val="00DC19BC"/>
    <w:rsid w:val="00DC2EA5"/>
    <w:rsid w:val="00DC3CD1"/>
    <w:rsid w:val="00DC4435"/>
    <w:rsid w:val="00DC5001"/>
    <w:rsid w:val="00DC7CE4"/>
    <w:rsid w:val="00DD03D6"/>
    <w:rsid w:val="00DD0FB9"/>
    <w:rsid w:val="00DD12EE"/>
    <w:rsid w:val="00DD2B2C"/>
    <w:rsid w:val="00DD4184"/>
    <w:rsid w:val="00DD5DE1"/>
    <w:rsid w:val="00DD6D7A"/>
    <w:rsid w:val="00DD776E"/>
    <w:rsid w:val="00DD7C2B"/>
    <w:rsid w:val="00DE03F6"/>
    <w:rsid w:val="00DE0C9B"/>
    <w:rsid w:val="00DE0F5C"/>
    <w:rsid w:val="00DE2244"/>
    <w:rsid w:val="00DE3A30"/>
    <w:rsid w:val="00DE3D9A"/>
    <w:rsid w:val="00DE3E02"/>
    <w:rsid w:val="00DE40EE"/>
    <w:rsid w:val="00DE4D59"/>
    <w:rsid w:val="00DE4E3C"/>
    <w:rsid w:val="00DE6889"/>
    <w:rsid w:val="00DE748A"/>
    <w:rsid w:val="00DF13FA"/>
    <w:rsid w:val="00DF1BD2"/>
    <w:rsid w:val="00DF2F94"/>
    <w:rsid w:val="00DF3822"/>
    <w:rsid w:val="00DF49DE"/>
    <w:rsid w:val="00DF4ABB"/>
    <w:rsid w:val="00DF535B"/>
    <w:rsid w:val="00DF55E4"/>
    <w:rsid w:val="00DF6EA1"/>
    <w:rsid w:val="00DF748F"/>
    <w:rsid w:val="00E00346"/>
    <w:rsid w:val="00E003D7"/>
    <w:rsid w:val="00E00737"/>
    <w:rsid w:val="00E00ADD"/>
    <w:rsid w:val="00E00C47"/>
    <w:rsid w:val="00E0126F"/>
    <w:rsid w:val="00E029D5"/>
    <w:rsid w:val="00E02D44"/>
    <w:rsid w:val="00E03A22"/>
    <w:rsid w:val="00E03BE2"/>
    <w:rsid w:val="00E03FF5"/>
    <w:rsid w:val="00E049D5"/>
    <w:rsid w:val="00E059D7"/>
    <w:rsid w:val="00E06B1C"/>
    <w:rsid w:val="00E070D7"/>
    <w:rsid w:val="00E07A3D"/>
    <w:rsid w:val="00E133F3"/>
    <w:rsid w:val="00E13B3F"/>
    <w:rsid w:val="00E13E07"/>
    <w:rsid w:val="00E14D33"/>
    <w:rsid w:val="00E159F8"/>
    <w:rsid w:val="00E16C76"/>
    <w:rsid w:val="00E176B2"/>
    <w:rsid w:val="00E178A0"/>
    <w:rsid w:val="00E1796F"/>
    <w:rsid w:val="00E205EB"/>
    <w:rsid w:val="00E214FA"/>
    <w:rsid w:val="00E2165A"/>
    <w:rsid w:val="00E224C6"/>
    <w:rsid w:val="00E225FE"/>
    <w:rsid w:val="00E23464"/>
    <w:rsid w:val="00E23733"/>
    <w:rsid w:val="00E24F19"/>
    <w:rsid w:val="00E252BA"/>
    <w:rsid w:val="00E254D5"/>
    <w:rsid w:val="00E25F35"/>
    <w:rsid w:val="00E2628E"/>
    <w:rsid w:val="00E262E9"/>
    <w:rsid w:val="00E27028"/>
    <w:rsid w:val="00E2786D"/>
    <w:rsid w:val="00E27A62"/>
    <w:rsid w:val="00E27B0F"/>
    <w:rsid w:val="00E27DE6"/>
    <w:rsid w:val="00E30B2F"/>
    <w:rsid w:val="00E3100E"/>
    <w:rsid w:val="00E316FE"/>
    <w:rsid w:val="00E3345D"/>
    <w:rsid w:val="00E3367B"/>
    <w:rsid w:val="00E34080"/>
    <w:rsid w:val="00E34321"/>
    <w:rsid w:val="00E343FF"/>
    <w:rsid w:val="00E34416"/>
    <w:rsid w:val="00E349EA"/>
    <w:rsid w:val="00E34F5E"/>
    <w:rsid w:val="00E36598"/>
    <w:rsid w:val="00E36692"/>
    <w:rsid w:val="00E369C9"/>
    <w:rsid w:val="00E3728A"/>
    <w:rsid w:val="00E4242E"/>
    <w:rsid w:val="00E42EE3"/>
    <w:rsid w:val="00E43265"/>
    <w:rsid w:val="00E43ADF"/>
    <w:rsid w:val="00E458B2"/>
    <w:rsid w:val="00E46188"/>
    <w:rsid w:val="00E46947"/>
    <w:rsid w:val="00E47610"/>
    <w:rsid w:val="00E50378"/>
    <w:rsid w:val="00E50EC4"/>
    <w:rsid w:val="00E51A4A"/>
    <w:rsid w:val="00E5332A"/>
    <w:rsid w:val="00E54278"/>
    <w:rsid w:val="00E54E7A"/>
    <w:rsid w:val="00E55076"/>
    <w:rsid w:val="00E5519B"/>
    <w:rsid w:val="00E56116"/>
    <w:rsid w:val="00E607D8"/>
    <w:rsid w:val="00E60BE3"/>
    <w:rsid w:val="00E632EF"/>
    <w:rsid w:val="00E633FB"/>
    <w:rsid w:val="00E665BA"/>
    <w:rsid w:val="00E66698"/>
    <w:rsid w:val="00E677E3"/>
    <w:rsid w:val="00E702E3"/>
    <w:rsid w:val="00E70835"/>
    <w:rsid w:val="00E7148F"/>
    <w:rsid w:val="00E71DE6"/>
    <w:rsid w:val="00E72061"/>
    <w:rsid w:val="00E72B27"/>
    <w:rsid w:val="00E739EF"/>
    <w:rsid w:val="00E746D1"/>
    <w:rsid w:val="00E74821"/>
    <w:rsid w:val="00E77BD8"/>
    <w:rsid w:val="00E8081B"/>
    <w:rsid w:val="00E81DE5"/>
    <w:rsid w:val="00E83B54"/>
    <w:rsid w:val="00E83BB1"/>
    <w:rsid w:val="00E84793"/>
    <w:rsid w:val="00E850A8"/>
    <w:rsid w:val="00E86287"/>
    <w:rsid w:val="00E86350"/>
    <w:rsid w:val="00E86BBF"/>
    <w:rsid w:val="00E87779"/>
    <w:rsid w:val="00E87EE1"/>
    <w:rsid w:val="00E90BD1"/>
    <w:rsid w:val="00E92644"/>
    <w:rsid w:val="00E93BCC"/>
    <w:rsid w:val="00E9570E"/>
    <w:rsid w:val="00E96427"/>
    <w:rsid w:val="00E966C6"/>
    <w:rsid w:val="00EA0F5D"/>
    <w:rsid w:val="00EA18FA"/>
    <w:rsid w:val="00EA5AF9"/>
    <w:rsid w:val="00EA70CE"/>
    <w:rsid w:val="00EA75A4"/>
    <w:rsid w:val="00EB01E0"/>
    <w:rsid w:val="00EB0224"/>
    <w:rsid w:val="00EB025D"/>
    <w:rsid w:val="00EB082B"/>
    <w:rsid w:val="00EB09E4"/>
    <w:rsid w:val="00EB17ED"/>
    <w:rsid w:val="00EB1E7C"/>
    <w:rsid w:val="00EB236D"/>
    <w:rsid w:val="00EB2A0F"/>
    <w:rsid w:val="00EB2FEF"/>
    <w:rsid w:val="00EB4147"/>
    <w:rsid w:val="00EB42D3"/>
    <w:rsid w:val="00EB4C8D"/>
    <w:rsid w:val="00EB50BB"/>
    <w:rsid w:val="00EB5213"/>
    <w:rsid w:val="00EB60DF"/>
    <w:rsid w:val="00EB6264"/>
    <w:rsid w:val="00EB68EB"/>
    <w:rsid w:val="00EB7764"/>
    <w:rsid w:val="00EC17A4"/>
    <w:rsid w:val="00EC1CE5"/>
    <w:rsid w:val="00EC3E83"/>
    <w:rsid w:val="00EC4AAA"/>
    <w:rsid w:val="00EC4EF9"/>
    <w:rsid w:val="00EC71C0"/>
    <w:rsid w:val="00EC7279"/>
    <w:rsid w:val="00EC741E"/>
    <w:rsid w:val="00ED0DE6"/>
    <w:rsid w:val="00ED25E7"/>
    <w:rsid w:val="00ED2904"/>
    <w:rsid w:val="00ED534F"/>
    <w:rsid w:val="00ED568B"/>
    <w:rsid w:val="00ED597D"/>
    <w:rsid w:val="00ED7F0F"/>
    <w:rsid w:val="00EE188F"/>
    <w:rsid w:val="00EE19D4"/>
    <w:rsid w:val="00EE1D18"/>
    <w:rsid w:val="00EE2213"/>
    <w:rsid w:val="00EE24F3"/>
    <w:rsid w:val="00EE2C04"/>
    <w:rsid w:val="00EE35D6"/>
    <w:rsid w:val="00EE3E2B"/>
    <w:rsid w:val="00EE3EA4"/>
    <w:rsid w:val="00EE3EB3"/>
    <w:rsid w:val="00EE4280"/>
    <w:rsid w:val="00EE42A3"/>
    <w:rsid w:val="00EE6F73"/>
    <w:rsid w:val="00EE72DF"/>
    <w:rsid w:val="00EF02F3"/>
    <w:rsid w:val="00EF0415"/>
    <w:rsid w:val="00EF075E"/>
    <w:rsid w:val="00EF265F"/>
    <w:rsid w:val="00EF2A5B"/>
    <w:rsid w:val="00EF3858"/>
    <w:rsid w:val="00EF47BC"/>
    <w:rsid w:val="00EF48C2"/>
    <w:rsid w:val="00EF615D"/>
    <w:rsid w:val="00EF7B0A"/>
    <w:rsid w:val="00F00C9E"/>
    <w:rsid w:val="00F0258B"/>
    <w:rsid w:val="00F03DB7"/>
    <w:rsid w:val="00F03E93"/>
    <w:rsid w:val="00F04BBD"/>
    <w:rsid w:val="00F04E64"/>
    <w:rsid w:val="00F04F0A"/>
    <w:rsid w:val="00F05505"/>
    <w:rsid w:val="00F063B4"/>
    <w:rsid w:val="00F0678C"/>
    <w:rsid w:val="00F075E5"/>
    <w:rsid w:val="00F100D9"/>
    <w:rsid w:val="00F1018D"/>
    <w:rsid w:val="00F119DA"/>
    <w:rsid w:val="00F11A88"/>
    <w:rsid w:val="00F127B3"/>
    <w:rsid w:val="00F1403F"/>
    <w:rsid w:val="00F14CB6"/>
    <w:rsid w:val="00F14DC1"/>
    <w:rsid w:val="00F150F7"/>
    <w:rsid w:val="00F1714B"/>
    <w:rsid w:val="00F17C26"/>
    <w:rsid w:val="00F17E33"/>
    <w:rsid w:val="00F21236"/>
    <w:rsid w:val="00F2251F"/>
    <w:rsid w:val="00F24735"/>
    <w:rsid w:val="00F2507B"/>
    <w:rsid w:val="00F25B65"/>
    <w:rsid w:val="00F268F1"/>
    <w:rsid w:val="00F27685"/>
    <w:rsid w:val="00F302E6"/>
    <w:rsid w:val="00F31F59"/>
    <w:rsid w:val="00F328C8"/>
    <w:rsid w:val="00F33CA9"/>
    <w:rsid w:val="00F34500"/>
    <w:rsid w:val="00F3460D"/>
    <w:rsid w:val="00F3570D"/>
    <w:rsid w:val="00F35F1F"/>
    <w:rsid w:val="00F360B4"/>
    <w:rsid w:val="00F36251"/>
    <w:rsid w:val="00F375AC"/>
    <w:rsid w:val="00F408B4"/>
    <w:rsid w:val="00F40D9C"/>
    <w:rsid w:val="00F43092"/>
    <w:rsid w:val="00F44484"/>
    <w:rsid w:val="00F452C9"/>
    <w:rsid w:val="00F45651"/>
    <w:rsid w:val="00F47695"/>
    <w:rsid w:val="00F4797E"/>
    <w:rsid w:val="00F508B8"/>
    <w:rsid w:val="00F50E85"/>
    <w:rsid w:val="00F526E5"/>
    <w:rsid w:val="00F5345C"/>
    <w:rsid w:val="00F54264"/>
    <w:rsid w:val="00F545AE"/>
    <w:rsid w:val="00F550FD"/>
    <w:rsid w:val="00F55305"/>
    <w:rsid w:val="00F562B8"/>
    <w:rsid w:val="00F5642B"/>
    <w:rsid w:val="00F618C8"/>
    <w:rsid w:val="00F618EB"/>
    <w:rsid w:val="00F61D60"/>
    <w:rsid w:val="00F62FB0"/>
    <w:rsid w:val="00F6493D"/>
    <w:rsid w:val="00F6561E"/>
    <w:rsid w:val="00F66054"/>
    <w:rsid w:val="00F660AA"/>
    <w:rsid w:val="00F667A3"/>
    <w:rsid w:val="00F6710A"/>
    <w:rsid w:val="00F6727D"/>
    <w:rsid w:val="00F713B0"/>
    <w:rsid w:val="00F718B6"/>
    <w:rsid w:val="00F72C8C"/>
    <w:rsid w:val="00F72DD6"/>
    <w:rsid w:val="00F73E22"/>
    <w:rsid w:val="00F740CC"/>
    <w:rsid w:val="00F74735"/>
    <w:rsid w:val="00F7614D"/>
    <w:rsid w:val="00F77FEB"/>
    <w:rsid w:val="00F80AA0"/>
    <w:rsid w:val="00F8255B"/>
    <w:rsid w:val="00F82A3D"/>
    <w:rsid w:val="00F8320A"/>
    <w:rsid w:val="00F83AD2"/>
    <w:rsid w:val="00F8501F"/>
    <w:rsid w:val="00F86969"/>
    <w:rsid w:val="00F86A8F"/>
    <w:rsid w:val="00F870EA"/>
    <w:rsid w:val="00F8725A"/>
    <w:rsid w:val="00F87607"/>
    <w:rsid w:val="00F876A7"/>
    <w:rsid w:val="00F90C7A"/>
    <w:rsid w:val="00F90E37"/>
    <w:rsid w:val="00F92C8D"/>
    <w:rsid w:val="00F938D3"/>
    <w:rsid w:val="00F93F7E"/>
    <w:rsid w:val="00F97656"/>
    <w:rsid w:val="00FA10FF"/>
    <w:rsid w:val="00FA1929"/>
    <w:rsid w:val="00FA1939"/>
    <w:rsid w:val="00FA2720"/>
    <w:rsid w:val="00FA2FAF"/>
    <w:rsid w:val="00FA47C4"/>
    <w:rsid w:val="00FA4EB0"/>
    <w:rsid w:val="00FA5189"/>
    <w:rsid w:val="00FA5BBC"/>
    <w:rsid w:val="00FA681A"/>
    <w:rsid w:val="00FA71E4"/>
    <w:rsid w:val="00FB129B"/>
    <w:rsid w:val="00FB1493"/>
    <w:rsid w:val="00FB279B"/>
    <w:rsid w:val="00FB5EF6"/>
    <w:rsid w:val="00FB6391"/>
    <w:rsid w:val="00FB7244"/>
    <w:rsid w:val="00FB77DB"/>
    <w:rsid w:val="00FB7A04"/>
    <w:rsid w:val="00FC032D"/>
    <w:rsid w:val="00FC0BC6"/>
    <w:rsid w:val="00FC3498"/>
    <w:rsid w:val="00FC37AC"/>
    <w:rsid w:val="00FC38E9"/>
    <w:rsid w:val="00FC3FD8"/>
    <w:rsid w:val="00FC4E85"/>
    <w:rsid w:val="00FC6080"/>
    <w:rsid w:val="00FC68E3"/>
    <w:rsid w:val="00FC6C16"/>
    <w:rsid w:val="00FC70D0"/>
    <w:rsid w:val="00FC7296"/>
    <w:rsid w:val="00FC72D1"/>
    <w:rsid w:val="00FC73E2"/>
    <w:rsid w:val="00FD014F"/>
    <w:rsid w:val="00FD154A"/>
    <w:rsid w:val="00FD1B15"/>
    <w:rsid w:val="00FD1D84"/>
    <w:rsid w:val="00FD3187"/>
    <w:rsid w:val="00FD407F"/>
    <w:rsid w:val="00FD5361"/>
    <w:rsid w:val="00FD53C1"/>
    <w:rsid w:val="00FD701F"/>
    <w:rsid w:val="00FD749C"/>
    <w:rsid w:val="00FD7E82"/>
    <w:rsid w:val="00FE02B7"/>
    <w:rsid w:val="00FE0406"/>
    <w:rsid w:val="00FE09B0"/>
    <w:rsid w:val="00FE0A59"/>
    <w:rsid w:val="00FE0D52"/>
    <w:rsid w:val="00FE1316"/>
    <w:rsid w:val="00FE1864"/>
    <w:rsid w:val="00FE265E"/>
    <w:rsid w:val="00FE2C88"/>
    <w:rsid w:val="00FE3BB7"/>
    <w:rsid w:val="00FE466E"/>
    <w:rsid w:val="00FE5611"/>
    <w:rsid w:val="00FE602B"/>
    <w:rsid w:val="00FE6562"/>
    <w:rsid w:val="00FE6634"/>
    <w:rsid w:val="00FE6844"/>
    <w:rsid w:val="00FE6A8F"/>
    <w:rsid w:val="00FE7525"/>
    <w:rsid w:val="00FF2B70"/>
    <w:rsid w:val="00FF31D9"/>
    <w:rsid w:val="00FF3A46"/>
    <w:rsid w:val="00FF4630"/>
    <w:rsid w:val="00FF5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769"/>
    <o:shapelayout v:ext="edit">
      <o:idmap v:ext="edit" data="1"/>
    </o:shapelayout>
  </w:shapeDefaults>
  <w:decimalSymbol w:val="."/>
  <w:listSeparator w:val=","/>
  <w14:docId w14:val="53883041"/>
  <w15:docId w15:val="{0E07D1A2-87AE-4960-ADCE-54CCDE969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szCs w:val="24"/>
        <w:lang w:val="en-US" w:eastAsia="en-US" w:bidi="ar-SA"/>
      </w:rPr>
    </w:rPrDefault>
    <w:pPrDefault>
      <w:pPr>
        <w:spacing w:line="240" w:lineRule="atLeast"/>
        <w:ind w:left="360" w:right="-29" w:hanging="36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0E6"/>
    <w:pPr>
      <w:spacing w:line="240" w:lineRule="auto"/>
      <w:ind w:left="0" w:firstLine="0"/>
      <w:jc w:val="both"/>
    </w:pPr>
    <w:rPr>
      <w:rFonts w:asciiTheme="minorHAnsi" w:hAnsiTheme="minorHAnsi"/>
      <w:szCs w:val="22"/>
      <w:lang w:eastAsia="zh-CN"/>
    </w:rPr>
  </w:style>
  <w:style w:type="paragraph" w:styleId="Heading1">
    <w:name w:val="heading 1"/>
    <w:aliases w:val="Título 1- numerado"/>
    <w:basedOn w:val="Normal"/>
    <w:next w:val="Normal"/>
    <w:link w:val="Heading1Char"/>
    <w:qFormat/>
    <w:rsid w:val="005D1BB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Subtitulo numerado"/>
    <w:basedOn w:val="Normal"/>
    <w:next w:val="Normal"/>
    <w:link w:val="Heading2Char"/>
    <w:unhideWhenUsed/>
    <w:qFormat/>
    <w:rsid w:val="005D1BB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EC727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EC727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C36C96"/>
    <w:pPr>
      <w:spacing w:before="200" w:line="276" w:lineRule="auto"/>
      <w:ind w:left="1008" w:right="0" w:hanging="1008"/>
      <w:jc w:val="left"/>
      <w:outlineLvl w:val="4"/>
    </w:pPr>
    <w:rPr>
      <w:rFonts w:ascii="Cambria" w:hAnsi="Cambria"/>
      <w:b/>
      <w:bCs/>
      <w:color w:val="7F7F7F"/>
      <w:lang w:eastAsia="en-US" w:bidi="en-US"/>
    </w:rPr>
  </w:style>
  <w:style w:type="paragraph" w:styleId="Heading6">
    <w:name w:val="heading 6"/>
    <w:basedOn w:val="Normal"/>
    <w:next w:val="Normal"/>
    <w:link w:val="Heading6Char"/>
    <w:unhideWhenUsed/>
    <w:qFormat/>
    <w:rsid w:val="00C36C96"/>
    <w:pPr>
      <w:spacing w:line="271" w:lineRule="auto"/>
      <w:ind w:left="1152" w:right="0" w:hanging="1152"/>
      <w:jc w:val="left"/>
      <w:outlineLvl w:val="5"/>
    </w:pPr>
    <w:rPr>
      <w:rFonts w:ascii="Cambria" w:hAnsi="Cambria"/>
      <w:b/>
      <w:bCs/>
      <w:i/>
      <w:iCs/>
      <w:color w:val="7F7F7F"/>
      <w:lang w:eastAsia="en-US" w:bidi="en-US"/>
    </w:rPr>
  </w:style>
  <w:style w:type="paragraph" w:styleId="Heading7">
    <w:name w:val="heading 7"/>
    <w:basedOn w:val="Normal"/>
    <w:next w:val="Normal"/>
    <w:link w:val="Heading7Char"/>
    <w:unhideWhenUsed/>
    <w:qFormat/>
    <w:rsid w:val="003B709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C36C96"/>
    <w:pPr>
      <w:spacing w:line="276" w:lineRule="auto"/>
      <w:ind w:left="1440" w:right="0" w:hanging="1440"/>
      <w:jc w:val="left"/>
      <w:outlineLvl w:val="7"/>
    </w:pPr>
    <w:rPr>
      <w:rFonts w:ascii="Cambria" w:hAnsi="Cambria"/>
      <w:szCs w:val="20"/>
      <w:lang w:eastAsia="en-US" w:bidi="en-US"/>
    </w:rPr>
  </w:style>
  <w:style w:type="paragraph" w:styleId="Heading9">
    <w:name w:val="heading 9"/>
    <w:basedOn w:val="Normal"/>
    <w:next w:val="Normal"/>
    <w:link w:val="Heading9Char"/>
    <w:unhideWhenUsed/>
    <w:qFormat/>
    <w:rsid w:val="00C36C96"/>
    <w:pPr>
      <w:spacing w:line="276" w:lineRule="auto"/>
      <w:ind w:left="1584" w:right="0" w:hanging="1584"/>
      <w:jc w:val="left"/>
      <w:outlineLvl w:val="8"/>
    </w:pPr>
    <w:rPr>
      <w:rFonts w:ascii="Cambria" w:hAnsi="Cambria"/>
      <w:i/>
      <w:iCs/>
      <w:spacing w:val="5"/>
      <w:szCs w:val="20"/>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numerado Char"/>
    <w:basedOn w:val="DefaultParagraphFont"/>
    <w:link w:val="Heading1"/>
    <w:rsid w:val="005D1B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Subtitulo numerado Char"/>
    <w:basedOn w:val="DefaultParagraphFont"/>
    <w:link w:val="Heading2"/>
    <w:rsid w:val="005D1B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C7279"/>
    <w:rPr>
      <w:rFonts w:asciiTheme="majorHAnsi" w:eastAsiaTheme="majorEastAsia" w:hAnsiTheme="majorHAnsi" w:cstheme="majorBidi"/>
      <w:b/>
      <w:bCs/>
      <w:color w:val="4F81BD" w:themeColor="accent1"/>
      <w:szCs w:val="22"/>
      <w:lang w:eastAsia="zh-CN"/>
    </w:rPr>
  </w:style>
  <w:style w:type="character" w:customStyle="1" w:styleId="Heading4Char">
    <w:name w:val="Heading 4 Char"/>
    <w:basedOn w:val="DefaultParagraphFont"/>
    <w:link w:val="Heading4"/>
    <w:uiPriority w:val="9"/>
    <w:rsid w:val="00EC7279"/>
    <w:rPr>
      <w:rFonts w:asciiTheme="majorHAnsi" w:eastAsiaTheme="majorEastAsia" w:hAnsiTheme="majorHAnsi" w:cstheme="majorBidi"/>
      <w:b/>
      <w:bCs/>
      <w:i/>
      <w:iCs/>
      <w:color w:val="4F81BD" w:themeColor="accent1"/>
      <w:szCs w:val="22"/>
      <w:lang w:eastAsia="zh-CN"/>
    </w:rPr>
  </w:style>
  <w:style w:type="character" w:customStyle="1" w:styleId="Heading5Char">
    <w:name w:val="Heading 5 Char"/>
    <w:basedOn w:val="DefaultParagraphFont"/>
    <w:link w:val="Heading5"/>
    <w:rsid w:val="00C36C96"/>
    <w:rPr>
      <w:rFonts w:ascii="Cambria" w:hAnsi="Cambria"/>
      <w:b/>
      <w:bCs/>
      <w:color w:val="7F7F7F"/>
      <w:szCs w:val="22"/>
      <w:lang w:bidi="en-US"/>
    </w:rPr>
  </w:style>
  <w:style w:type="character" w:customStyle="1" w:styleId="Heading6Char">
    <w:name w:val="Heading 6 Char"/>
    <w:basedOn w:val="DefaultParagraphFont"/>
    <w:link w:val="Heading6"/>
    <w:rsid w:val="00C36C96"/>
    <w:rPr>
      <w:rFonts w:ascii="Cambria" w:hAnsi="Cambria"/>
      <w:b/>
      <w:bCs/>
      <w:i/>
      <w:iCs/>
      <w:color w:val="7F7F7F"/>
      <w:szCs w:val="22"/>
      <w:lang w:bidi="en-US"/>
    </w:rPr>
  </w:style>
  <w:style w:type="character" w:customStyle="1" w:styleId="Heading7Char">
    <w:name w:val="Heading 7 Char"/>
    <w:basedOn w:val="DefaultParagraphFont"/>
    <w:link w:val="Heading7"/>
    <w:rsid w:val="003B7097"/>
    <w:rPr>
      <w:rFonts w:asciiTheme="majorHAnsi" w:eastAsiaTheme="majorEastAsia" w:hAnsiTheme="majorHAnsi" w:cstheme="majorBidi"/>
      <w:i/>
      <w:iCs/>
      <w:color w:val="404040" w:themeColor="text1" w:themeTint="BF"/>
      <w:szCs w:val="22"/>
      <w:lang w:eastAsia="zh-CN"/>
    </w:rPr>
  </w:style>
  <w:style w:type="character" w:customStyle="1" w:styleId="Heading8Char">
    <w:name w:val="Heading 8 Char"/>
    <w:basedOn w:val="DefaultParagraphFont"/>
    <w:link w:val="Heading8"/>
    <w:rsid w:val="00C36C96"/>
    <w:rPr>
      <w:rFonts w:ascii="Cambria" w:hAnsi="Cambria"/>
      <w:sz w:val="20"/>
      <w:szCs w:val="20"/>
      <w:lang w:bidi="en-US"/>
    </w:rPr>
  </w:style>
  <w:style w:type="character" w:customStyle="1" w:styleId="Heading9Char">
    <w:name w:val="Heading 9 Char"/>
    <w:basedOn w:val="DefaultParagraphFont"/>
    <w:link w:val="Heading9"/>
    <w:rsid w:val="00C36C96"/>
    <w:rPr>
      <w:rFonts w:ascii="Cambria" w:hAnsi="Cambria"/>
      <w:i/>
      <w:iCs/>
      <w:spacing w:val="5"/>
      <w:sz w:val="20"/>
      <w:szCs w:val="20"/>
      <w:lang w:bidi="en-US"/>
    </w:rPr>
  </w:style>
  <w:style w:type="paragraph" w:styleId="Title">
    <w:name w:val="Title"/>
    <w:basedOn w:val="Level1"/>
    <w:next w:val="Level1"/>
    <w:link w:val="TitleChar"/>
    <w:uiPriority w:val="10"/>
    <w:qFormat/>
    <w:rsid w:val="00E27A62"/>
    <w:pPr>
      <w:suppressLineNumbers/>
      <w:pBdr>
        <w:bottom w:val="single" w:sz="8" w:space="4" w:color="C00000"/>
      </w:pBdr>
      <w:spacing w:after="300"/>
      <w:contextualSpacing/>
    </w:pPr>
    <w:rPr>
      <w:rFonts w:eastAsiaTheme="majorEastAsia" w:cstheme="majorBidi"/>
      <w:b w:val="0"/>
      <w:spacing w:val="5"/>
      <w:sz w:val="52"/>
      <w:szCs w:val="52"/>
    </w:rPr>
  </w:style>
  <w:style w:type="character" w:customStyle="1" w:styleId="TitleChar">
    <w:name w:val="Title Char"/>
    <w:basedOn w:val="DefaultParagraphFont"/>
    <w:link w:val="Title"/>
    <w:uiPriority w:val="10"/>
    <w:rsid w:val="00E27A62"/>
    <w:rPr>
      <w:rFonts w:asciiTheme="minorHAnsi" w:eastAsiaTheme="majorEastAsia" w:hAnsiTheme="minorHAnsi" w:cstheme="majorBidi"/>
      <w:color w:val="1F497D" w:themeColor="text2"/>
      <w:spacing w:val="5"/>
      <w:kern w:val="28"/>
      <w:sz w:val="52"/>
      <w:szCs w:val="52"/>
      <w:lang w:eastAsia="zh-CN"/>
    </w:rPr>
  </w:style>
  <w:style w:type="paragraph" w:customStyle="1" w:styleId="Level1">
    <w:name w:val="Level_1"/>
    <w:basedOn w:val="Heading1"/>
    <w:link w:val="Level1Char"/>
    <w:qFormat/>
    <w:rsid w:val="002F6960"/>
    <w:pPr>
      <w:keepLines w:val="0"/>
      <w:numPr>
        <w:numId w:val="1"/>
      </w:numPr>
      <w:pBdr>
        <w:bottom w:val="single" w:sz="4" w:space="1" w:color="C00000"/>
      </w:pBdr>
      <w:spacing w:before="0" w:after="240"/>
    </w:pPr>
    <w:rPr>
      <w:rFonts w:asciiTheme="minorHAnsi" w:eastAsia="Arial Unicode MS" w:hAnsiTheme="minorHAnsi" w:cs="Times New Roman"/>
      <w:bCs w:val="0"/>
      <w:color w:val="1F497D" w:themeColor="text2"/>
      <w:kern w:val="28"/>
      <w:sz w:val="32"/>
      <w:szCs w:val="32"/>
    </w:rPr>
  </w:style>
  <w:style w:type="character" w:customStyle="1" w:styleId="Level1Char">
    <w:name w:val="Level_1 Char"/>
    <w:basedOn w:val="DefaultParagraphFont"/>
    <w:link w:val="Level1"/>
    <w:rsid w:val="002F6960"/>
    <w:rPr>
      <w:rFonts w:asciiTheme="minorHAnsi" w:eastAsia="Arial Unicode MS" w:hAnsiTheme="minorHAnsi"/>
      <w:b/>
      <w:color w:val="1F497D" w:themeColor="text2"/>
      <w:kern w:val="28"/>
      <w:sz w:val="32"/>
      <w:szCs w:val="32"/>
      <w:lang w:eastAsia="zh-CN"/>
    </w:rPr>
  </w:style>
  <w:style w:type="paragraph" w:customStyle="1" w:styleId="Level2">
    <w:name w:val="Level_2"/>
    <w:basedOn w:val="Heading2"/>
    <w:link w:val="Level2Char"/>
    <w:qFormat/>
    <w:rsid w:val="00040A9E"/>
    <w:pPr>
      <w:keepLines w:val="0"/>
      <w:numPr>
        <w:ilvl w:val="1"/>
        <w:numId w:val="1"/>
      </w:numPr>
      <w:spacing w:before="0" w:after="240"/>
    </w:pPr>
    <w:rPr>
      <w:rFonts w:asciiTheme="minorHAnsi" w:eastAsia="Arial Unicode MS" w:hAnsiTheme="minorHAnsi" w:cs="Times New Roman"/>
      <w:bCs w:val="0"/>
      <w:kern w:val="28"/>
      <w:sz w:val="28"/>
      <w:szCs w:val="28"/>
    </w:rPr>
  </w:style>
  <w:style w:type="character" w:customStyle="1" w:styleId="Level2Char">
    <w:name w:val="Level_2 Char"/>
    <w:basedOn w:val="DefaultParagraphFont"/>
    <w:link w:val="Level2"/>
    <w:rsid w:val="00040A9E"/>
    <w:rPr>
      <w:rFonts w:asciiTheme="minorHAnsi" w:eastAsia="Arial Unicode MS" w:hAnsiTheme="minorHAnsi"/>
      <w:b/>
      <w:color w:val="4F81BD" w:themeColor="accent1"/>
      <w:kern w:val="28"/>
      <w:sz w:val="28"/>
      <w:szCs w:val="28"/>
      <w:lang w:eastAsia="zh-CN"/>
    </w:rPr>
  </w:style>
  <w:style w:type="paragraph" w:customStyle="1" w:styleId="Level3">
    <w:name w:val="Level_3"/>
    <w:basedOn w:val="Level2"/>
    <w:next w:val="Level2"/>
    <w:link w:val="Level3Char"/>
    <w:qFormat/>
    <w:rsid w:val="003F077F"/>
    <w:pPr>
      <w:numPr>
        <w:ilvl w:val="0"/>
        <w:numId w:val="0"/>
      </w:numPr>
      <w:spacing w:before="240"/>
      <w:ind w:left="504" w:hanging="504"/>
      <w:outlineLvl w:val="2"/>
    </w:pPr>
    <w:rPr>
      <w:color w:val="000000" w:themeColor="text1"/>
      <w:sz w:val="24"/>
    </w:rPr>
  </w:style>
  <w:style w:type="character" w:customStyle="1" w:styleId="Level3Char">
    <w:name w:val="Level_3 Char"/>
    <w:basedOn w:val="Level2Char"/>
    <w:link w:val="Level3"/>
    <w:rsid w:val="003F077F"/>
    <w:rPr>
      <w:rFonts w:asciiTheme="minorHAnsi" w:eastAsia="Arial Unicode MS" w:hAnsiTheme="minorHAnsi"/>
      <w:b/>
      <w:color w:val="000000" w:themeColor="text1"/>
      <w:kern w:val="28"/>
      <w:sz w:val="24"/>
      <w:szCs w:val="28"/>
      <w:lang w:eastAsia="zh-CN"/>
    </w:rPr>
  </w:style>
  <w:style w:type="paragraph" w:customStyle="1" w:styleId="Level4">
    <w:name w:val="Level_4"/>
    <w:basedOn w:val="ListParagraph"/>
    <w:link w:val="Level4Char"/>
    <w:qFormat/>
    <w:rsid w:val="00FA2720"/>
    <w:pPr>
      <w:numPr>
        <w:ilvl w:val="3"/>
        <w:numId w:val="1"/>
      </w:numPr>
    </w:pPr>
  </w:style>
  <w:style w:type="paragraph" w:styleId="ListParagraph">
    <w:name w:val="List Paragraph"/>
    <w:aliases w:val="HSBC List Paragraph"/>
    <w:basedOn w:val="Normal"/>
    <w:link w:val="ListParagraphChar"/>
    <w:uiPriority w:val="34"/>
    <w:qFormat/>
    <w:rsid w:val="005D1BB6"/>
    <w:pPr>
      <w:ind w:left="720"/>
      <w:contextualSpacing/>
    </w:pPr>
  </w:style>
  <w:style w:type="character" w:customStyle="1" w:styleId="ListParagraphChar">
    <w:name w:val="List Paragraph Char"/>
    <w:aliases w:val="HSBC List Paragraph Char"/>
    <w:link w:val="ListParagraph"/>
    <w:uiPriority w:val="34"/>
    <w:rsid w:val="008A76EF"/>
    <w:rPr>
      <w:rFonts w:ascii="Arial" w:hAnsi="Arial"/>
      <w:lang w:eastAsia="zh-CN"/>
    </w:rPr>
  </w:style>
  <w:style w:type="character" w:customStyle="1" w:styleId="Level4Char">
    <w:name w:val="Level_4 Char"/>
    <w:link w:val="Level4"/>
    <w:rsid w:val="00FA2720"/>
    <w:rPr>
      <w:rFonts w:asciiTheme="minorHAnsi" w:hAnsiTheme="minorHAnsi"/>
      <w:szCs w:val="22"/>
      <w:lang w:eastAsia="zh-CN"/>
    </w:rPr>
  </w:style>
  <w:style w:type="paragraph" w:customStyle="1" w:styleId="bulletnewstyle">
    <w:name w:val="bullet new style"/>
    <w:basedOn w:val="ListParagraph"/>
    <w:link w:val="bulletnewstyleChar"/>
    <w:qFormat/>
    <w:rsid w:val="005D1BB6"/>
    <w:pPr>
      <w:spacing w:after="120" w:line="230" w:lineRule="auto"/>
      <w:ind w:right="0" w:hanging="360"/>
      <w:contextualSpacing w:val="0"/>
    </w:pPr>
    <w:rPr>
      <w:rFonts w:eastAsia="SimSun" w:cs="Arial"/>
    </w:rPr>
  </w:style>
  <w:style w:type="character" w:customStyle="1" w:styleId="bulletnewstyleChar">
    <w:name w:val="bullet new style Char"/>
    <w:link w:val="bulletnewstyle"/>
    <w:rsid w:val="005D1BB6"/>
    <w:rPr>
      <w:rFonts w:ascii="Arial" w:eastAsia="SimSun" w:hAnsi="Arial" w:cs="Arial"/>
      <w:sz w:val="24"/>
      <w:szCs w:val="24"/>
    </w:rPr>
  </w:style>
  <w:style w:type="paragraph" w:customStyle="1" w:styleId="mainbody1">
    <w:name w:val="mainbody1"/>
    <w:basedOn w:val="Normal"/>
    <w:link w:val="mainbody1Char"/>
    <w:qFormat/>
    <w:rsid w:val="005D1BB6"/>
    <w:pPr>
      <w:autoSpaceDE w:val="0"/>
      <w:autoSpaceDN w:val="0"/>
      <w:adjustRightInd w:val="0"/>
      <w:spacing w:before="240" w:after="200" w:line="276" w:lineRule="auto"/>
      <w:ind w:right="0"/>
      <w:textAlignment w:val="center"/>
    </w:pPr>
    <w:rPr>
      <w:rFonts w:eastAsia="SimSun" w:cs="Arial"/>
      <w:szCs w:val="20"/>
    </w:rPr>
  </w:style>
  <w:style w:type="character" w:customStyle="1" w:styleId="mainbody1Char">
    <w:name w:val="mainbody1 Char"/>
    <w:link w:val="mainbody1"/>
    <w:rsid w:val="005D1BB6"/>
    <w:rPr>
      <w:rFonts w:ascii="Arial" w:eastAsia="SimSun" w:hAnsi="Arial" w:cs="Arial"/>
      <w:sz w:val="22"/>
    </w:rPr>
  </w:style>
  <w:style w:type="paragraph" w:styleId="Caption">
    <w:name w:val="caption"/>
    <w:aliases w:val="Caption_S"/>
    <w:basedOn w:val="Normal"/>
    <w:next w:val="Normal"/>
    <w:uiPriority w:val="35"/>
    <w:unhideWhenUsed/>
    <w:qFormat/>
    <w:rsid w:val="00F11A88"/>
    <w:pPr>
      <w:spacing w:after="200"/>
    </w:pPr>
    <w:rPr>
      <w:b/>
      <w:bCs/>
      <w:color w:val="7E0000"/>
      <w:sz w:val="16"/>
      <w:szCs w:val="18"/>
    </w:rPr>
  </w:style>
  <w:style w:type="paragraph" w:styleId="Subtitle">
    <w:name w:val="Subtitle"/>
    <w:aliases w:val="Level_5,Subtitle_S"/>
    <w:basedOn w:val="Level4"/>
    <w:link w:val="SubtitleChar"/>
    <w:uiPriority w:val="11"/>
    <w:qFormat/>
    <w:rsid w:val="005D1BB6"/>
    <w:pPr>
      <w:numPr>
        <w:ilvl w:val="4"/>
      </w:numPr>
      <w:outlineLvl w:val="4"/>
    </w:pPr>
  </w:style>
  <w:style w:type="character" w:customStyle="1" w:styleId="SubtitleChar">
    <w:name w:val="Subtitle Char"/>
    <w:aliases w:val="Level_5 Char,Subtitle_S Char"/>
    <w:basedOn w:val="DefaultParagraphFont"/>
    <w:link w:val="Subtitle"/>
    <w:uiPriority w:val="11"/>
    <w:rsid w:val="005D1BB6"/>
    <w:rPr>
      <w:rFonts w:asciiTheme="minorHAnsi" w:hAnsiTheme="minorHAnsi"/>
      <w:szCs w:val="22"/>
      <w:lang w:eastAsia="zh-CN"/>
    </w:rPr>
  </w:style>
  <w:style w:type="paragraph" w:styleId="NoSpacing">
    <w:name w:val="No Spacing"/>
    <w:basedOn w:val="Normal"/>
    <w:link w:val="NoSpacingChar"/>
    <w:uiPriority w:val="1"/>
    <w:qFormat/>
    <w:rsid w:val="005D1BB6"/>
    <w:pPr>
      <w:ind w:right="0"/>
    </w:pPr>
    <w:rPr>
      <w:rFonts w:ascii="Calibri" w:eastAsia="SimSun" w:hAnsi="Calibri"/>
      <w:szCs w:val="20"/>
    </w:rPr>
  </w:style>
  <w:style w:type="character" w:customStyle="1" w:styleId="NoSpacingChar">
    <w:name w:val="No Spacing Char"/>
    <w:basedOn w:val="DefaultParagraphFont"/>
    <w:link w:val="NoSpacing"/>
    <w:uiPriority w:val="1"/>
    <w:rsid w:val="005D1BB6"/>
    <w:rPr>
      <w:rFonts w:ascii="Calibri" w:eastAsia="SimSun" w:hAnsi="Calibri"/>
      <w:sz w:val="22"/>
    </w:rPr>
  </w:style>
  <w:style w:type="character" w:styleId="SubtleEmphasis">
    <w:name w:val="Subtle Emphasis"/>
    <w:basedOn w:val="DefaultParagraphFont"/>
    <w:uiPriority w:val="19"/>
    <w:qFormat/>
    <w:rsid w:val="005D1BB6"/>
    <w:rPr>
      <w:i/>
      <w:iCs/>
      <w:color w:val="808080" w:themeColor="text1" w:themeTint="7F"/>
    </w:rPr>
  </w:style>
  <w:style w:type="paragraph" w:styleId="TOCHeading">
    <w:name w:val="TOC Heading"/>
    <w:basedOn w:val="Heading1"/>
    <w:next w:val="Normal"/>
    <w:uiPriority w:val="39"/>
    <w:unhideWhenUsed/>
    <w:qFormat/>
    <w:rsid w:val="005D1BB6"/>
    <w:pPr>
      <w:ind w:left="360" w:hanging="360"/>
      <w:outlineLvl w:val="9"/>
    </w:pPr>
  </w:style>
  <w:style w:type="paragraph" w:styleId="TOC2">
    <w:name w:val="toc 2"/>
    <w:basedOn w:val="Normal"/>
    <w:next w:val="Normal"/>
    <w:autoRedefine/>
    <w:uiPriority w:val="39"/>
    <w:unhideWhenUsed/>
    <w:qFormat/>
    <w:rsid w:val="008A76EF"/>
    <w:pPr>
      <w:spacing w:after="100"/>
      <w:ind w:left="220"/>
    </w:pPr>
  </w:style>
  <w:style w:type="paragraph" w:styleId="Footer">
    <w:name w:val="footer"/>
    <w:basedOn w:val="Normal"/>
    <w:link w:val="FooterChar"/>
    <w:uiPriority w:val="99"/>
    <w:rsid w:val="008A76EF"/>
    <w:pPr>
      <w:tabs>
        <w:tab w:val="right" w:pos="10080"/>
      </w:tabs>
      <w:autoSpaceDE w:val="0"/>
      <w:autoSpaceDN w:val="0"/>
      <w:adjustRightInd w:val="0"/>
      <w:spacing w:after="120"/>
      <w:ind w:right="0"/>
      <w:textAlignment w:val="center"/>
    </w:pPr>
    <w:rPr>
      <w:rFonts w:ascii="Calibri" w:hAnsi="Calibri" w:cs="HelveticaLT"/>
      <w:sz w:val="14"/>
    </w:rPr>
  </w:style>
  <w:style w:type="character" w:customStyle="1" w:styleId="FooterChar">
    <w:name w:val="Footer Char"/>
    <w:basedOn w:val="DefaultParagraphFont"/>
    <w:link w:val="Footer"/>
    <w:uiPriority w:val="99"/>
    <w:rsid w:val="008A76EF"/>
    <w:rPr>
      <w:rFonts w:cs="HelveticaLT"/>
      <w:sz w:val="14"/>
      <w:lang w:eastAsia="zh-CN"/>
    </w:rPr>
  </w:style>
  <w:style w:type="paragraph" w:styleId="Header">
    <w:name w:val="header"/>
    <w:basedOn w:val="Normal"/>
    <w:link w:val="HeaderChar"/>
    <w:rsid w:val="008A76EF"/>
    <w:pPr>
      <w:tabs>
        <w:tab w:val="left" w:pos="6840"/>
        <w:tab w:val="right" w:pos="9360"/>
      </w:tabs>
      <w:ind w:right="0"/>
    </w:pPr>
    <w:rPr>
      <w:rFonts w:ascii="Calibri" w:hAnsi="Calibri"/>
    </w:rPr>
  </w:style>
  <w:style w:type="character" w:customStyle="1" w:styleId="HeaderChar">
    <w:name w:val="Header Char"/>
    <w:basedOn w:val="DefaultParagraphFont"/>
    <w:link w:val="Header"/>
    <w:uiPriority w:val="99"/>
    <w:rsid w:val="008A76EF"/>
    <w:rPr>
      <w:sz w:val="20"/>
      <w:lang w:eastAsia="zh-CN"/>
    </w:rPr>
  </w:style>
  <w:style w:type="character" w:styleId="CommentReference">
    <w:name w:val="annotation reference"/>
    <w:basedOn w:val="DefaultParagraphFont"/>
    <w:uiPriority w:val="99"/>
    <w:unhideWhenUsed/>
    <w:rsid w:val="008A76EF"/>
    <w:rPr>
      <w:sz w:val="16"/>
      <w:szCs w:val="16"/>
    </w:rPr>
  </w:style>
  <w:style w:type="paragraph" w:styleId="CommentText">
    <w:name w:val="annotation text"/>
    <w:basedOn w:val="Normal"/>
    <w:link w:val="CommentTextChar"/>
    <w:uiPriority w:val="99"/>
    <w:unhideWhenUsed/>
    <w:rsid w:val="008A76EF"/>
    <w:pPr>
      <w:spacing w:after="120"/>
      <w:ind w:right="0"/>
    </w:pPr>
    <w:rPr>
      <w:rFonts w:ascii="Calibri" w:hAnsi="Calibri"/>
      <w:szCs w:val="20"/>
    </w:rPr>
  </w:style>
  <w:style w:type="character" w:customStyle="1" w:styleId="CommentTextChar">
    <w:name w:val="Comment Text Char"/>
    <w:basedOn w:val="DefaultParagraphFont"/>
    <w:link w:val="CommentText"/>
    <w:uiPriority w:val="99"/>
    <w:rsid w:val="008A76EF"/>
    <w:rPr>
      <w:sz w:val="20"/>
      <w:szCs w:val="20"/>
      <w:lang w:eastAsia="zh-CN"/>
    </w:rPr>
  </w:style>
  <w:style w:type="paragraph" w:styleId="ListBullet5">
    <w:name w:val="List Bullet 5"/>
    <w:basedOn w:val="Normal"/>
    <w:uiPriority w:val="99"/>
    <w:semiHidden/>
    <w:unhideWhenUsed/>
    <w:qFormat/>
    <w:rsid w:val="008A76EF"/>
    <w:pPr>
      <w:numPr>
        <w:numId w:val="2"/>
      </w:numPr>
      <w:spacing w:after="120"/>
      <w:ind w:right="0"/>
    </w:pPr>
    <w:rPr>
      <w:rFonts w:ascii="Calibri" w:hAnsi="Calibri" w:cs="Arial"/>
      <w:szCs w:val="20"/>
    </w:rPr>
  </w:style>
  <w:style w:type="paragraph" w:styleId="FootnoteText">
    <w:name w:val="footnote text"/>
    <w:basedOn w:val="Normal"/>
    <w:link w:val="FootnoteTextChar"/>
    <w:uiPriority w:val="99"/>
    <w:unhideWhenUsed/>
    <w:rsid w:val="008A76EF"/>
    <w:pPr>
      <w:ind w:right="0"/>
    </w:pPr>
    <w:rPr>
      <w:rFonts w:ascii="Calibri" w:hAnsi="Calibri"/>
      <w:szCs w:val="20"/>
    </w:rPr>
  </w:style>
  <w:style w:type="character" w:customStyle="1" w:styleId="FootnoteTextChar">
    <w:name w:val="Footnote Text Char"/>
    <w:basedOn w:val="DefaultParagraphFont"/>
    <w:link w:val="FootnoteText"/>
    <w:uiPriority w:val="99"/>
    <w:rsid w:val="008A76EF"/>
    <w:rPr>
      <w:sz w:val="20"/>
      <w:szCs w:val="20"/>
      <w:lang w:eastAsia="zh-CN"/>
    </w:rPr>
  </w:style>
  <w:style w:type="character" w:styleId="FootnoteReference">
    <w:name w:val="footnote reference"/>
    <w:basedOn w:val="DefaultParagraphFont"/>
    <w:uiPriority w:val="99"/>
    <w:unhideWhenUsed/>
    <w:rsid w:val="008A76EF"/>
    <w:rPr>
      <w:vertAlign w:val="superscript"/>
    </w:rPr>
  </w:style>
  <w:style w:type="table" w:styleId="LightList-Accent2">
    <w:name w:val="Light List Accent 2"/>
    <w:basedOn w:val="TableNormal"/>
    <w:uiPriority w:val="61"/>
    <w:rsid w:val="008A76EF"/>
    <w:pPr>
      <w:spacing w:line="240" w:lineRule="auto"/>
      <w:ind w:left="0" w:right="0" w:firstLine="0"/>
    </w:pPr>
    <w:rPr>
      <w:lang w:eastAsia="zh-C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BalloonText">
    <w:name w:val="Balloon Text"/>
    <w:basedOn w:val="Normal"/>
    <w:link w:val="BalloonTextChar"/>
    <w:semiHidden/>
    <w:unhideWhenUsed/>
    <w:rsid w:val="008A76EF"/>
    <w:rPr>
      <w:rFonts w:ascii="Tahoma" w:hAnsi="Tahoma" w:cs="Tahoma"/>
      <w:sz w:val="16"/>
      <w:szCs w:val="16"/>
    </w:rPr>
  </w:style>
  <w:style w:type="character" w:customStyle="1" w:styleId="BalloonTextChar">
    <w:name w:val="Balloon Text Char"/>
    <w:basedOn w:val="DefaultParagraphFont"/>
    <w:link w:val="BalloonText"/>
    <w:uiPriority w:val="99"/>
    <w:semiHidden/>
    <w:rsid w:val="008A76EF"/>
    <w:rPr>
      <w:rFonts w:ascii="Tahoma" w:hAnsi="Tahoma" w:cs="Tahoma"/>
      <w:sz w:val="16"/>
      <w:szCs w:val="16"/>
      <w:lang w:eastAsia="zh-CN"/>
    </w:rPr>
  </w:style>
  <w:style w:type="paragraph" w:styleId="TOC1">
    <w:name w:val="toc 1"/>
    <w:basedOn w:val="Normal"/>
    <w:next w:val="Normal"/>
    <w:autoRedefine/>
    <w:uiPriority w:val="39"/>
    <w:unhideWhenUsed/>
    <w:qFormat/>
    <w:rsid w:val="00A27C70"/>
    <w:pPr>
      <w:tabs>
        <w:tab w:val="left" w:pos="440"/>
        <w:tab w:val="right" w:leader="dot" w:pos="9350"/>
      </w:tabs>
      <w:spacing w:after="100"/>
    </w:pPr>
    <w:rPr>
      <w:color w:val="365F91" w:themeColor="accent1" w:themeShade="BF"/>
      <w:sz w:val="28"/>
    </w:rPr>
  </w:style>
  <w:style w:type="paragraph" w:styleId="TOC3">
    <w:name w:val="toc 3"/>
    <w:basedOn w:val="Normal"/>
    <w:next w:val="Normal"/>
    <w:autoRedefine/>
    <w:uiPriority w:val="39"/>
    <w:unhideWhenUsed/>
    <w:qFormat/>
    <w:rsid w:val="008A76EF"/>
    <w:pPr>
      <w:spacing w:after="100"/>
      <w:ind w:left="440"/>
    </w:pPr>
  </w:style>
  <w:style w:type="paragraph" w:styleId="TOC4">
    <w:name w:val="toc 4"/>
    <w:basedOn w:val="Normal"/>
    <w:next w:val="Normal"/>
    <w:autoRedefine/>
    <w:uiPriority w:val="39"/>
    <w:unhideWhenUsed/>
    <w:rsid w:val="008A76EF"/>
    <w:pPr>
      <w:spacing w:after="100" w:line="276" w:lineRule="auto"/>
      <w:ind w:left="660" w:right="0"/>
    </w:pPr>
    <w:rPr>
      <w:rFonts w:eastAsiaTheme="minorEastAsia" w:cstheme="minorBidi"/>
      <w:lang w:eastAsia="en-US"/>
    </w:rPr>
  </w:style>
  <w:style w:type="paragraph" w:styleId="TOC5">
    <w:name w:val="toc 5"/>
    <w:basedOn w:val="Normal"/>
    <w:next w:val="Normal"/>
    <w:autoRedefine/>
    <w:uiPriority w:val="39"/>
    <w:unhideWhenUsed/>
    <w:rsid w:val="008A76EF"/>
    <w:pPr>
      <w:spacing w:after="100" w:line="276" w:lineRule="auto"/>
      <w:ind w:left="880" w:right="0"/>
    </w:pPr>
    <w:rPr>
      <w:rFonts w:eastAsiaTheme="minorEastAsia" w:cstheme="minorBidi"/>
      <w:lang w:eastAsia="en-US"/>
    </w:rPr>
  </w:style>
  <w:style w:type="paragraph" w:styleId="TOC6">
    <w:name w:val="toc 6"/>
    <w:basedOn w:val="Normal"/>
    <w:next w:val="Normal"/>
    <w:autoRedefine/>
    <w:uiPriority w:val="39"/>
    <w:unhideWhenUsed/>
    <w:rsid w:val="008A76EF"/>
    <w:pPr>
      <w:spacing w:after="100" w:line="276" w:lineRule="auto"/>
      <w:ind w:left="1100" w:right="0"/>
    </w:pPr>
    <w:rPr>
      <w:rFonts w:eastAsiaTheme="minorEastAsia" w:cstheme="minorBidi"/>
      <w:lang w:eastAsia="en-US"/>
    </w:rPr>
  </w:style>
  <w:style w:type="paragraph" w:styleId="TOC7">
    <w:name w:val="toc 7"/>
    <w:basedOn w:val="Normal"/>
    <w:next w:val="Normal"/>
    <w:autoRedefine/>
    <w:uiPriority w:val="39"/>
    <w:unhideWhenUsed/>
    <w:rsid w:val="008A76EF"/>
    <w:pPr>
      <w:spacing w:after="100" w:line="276" w:lineRule="auto"/>
      <w:ind w:left="1320" w:right="0"/>
    </w:pPr>
    <w:rPr>
      <w:rFonts w:eastAsiaTheme="minorEastAsia" w:cstheme="minorBidi"/>
      <w:lang w:eastAsia="en-US"/>
    </w:rPr>
  </w:style>
  <w:style w:type="paragraph" w:styleId="TOC8">
    <w:name w:val="toc 8"/>
    <w:basedOn w:val="Normal"/>
    <w:next w:val="Normal"/>
    <w:autoRedefine/>
    <w:uiPriority w:val="39"/>
    <w:unhideWhenUsed/>
    <w:rsid w:val="008A76EF"/>
    <w:pPr>
      <w:spacing w:after="100" w:line="276" w:lineRule="auto"/>
      <w:ind w:left="1540" w:right="0"/>
    </w:pPr>
    <w:rPr>
      <w:rFonts w:eastAsiaTheme="minorEastAsia" w:cstheme="minorBidi"/>
      <w:lang w:eastAsia="en-US"/>
    </w:rPr>
  </w:style>
  <w:style w:type="paragraph" w:styleId="TOC9">
    <w:name w:val="toc 9"/>
    <w:basedOn w:val="Normal"/>
    <w:next w:val="Normal"/>
    <w:autoRedefine/>
    <w:uiPriority w:val="39"/>
    <w:unhideWhenUsed/>
    <w:rsid w:val="008A76EF"/>
    <w:pPr>
      <w:spacing w:after="100" w:line="276" w:lineRule="auto"/>
      <w:ind w:left="1760" w:right="0"/>
    </w:pPr>
    <w:rPr>
      <w:rFonts w:eastAsiaTheme="minorEastAsia" w:cstheme="minorBidi"/>
      <w:lang w:eastAsia="en-US"/>
    </w:rPr>
  </w:style>
  <w:style w:type="character" w:styleId="Hyperlink">
    <w:name w:val="Hyperlink"/>
    <w:aliases w:val="Indice 1º nivel"/>
    <w:basedOn w:val="DefaultParagraphFont"/>
    <w:uiPriority w:val="99"/>
    <w:unhideWhenUsed/>
    <w:rsid w:val="008A76EF"/>
    <w:rPr>
      <w:color w:val="0000FF" w:themeColor="hyperlink"/>
      <w:u w:val="single"/>
    </w:rPr>
  </w:style>
  <w:style w:type="paragraph" w:styleId="CommentSubject">
    <w:name w:val="annotation subject"/>
    <w:basedOn w:val="CommentText"/>
    <w:next w:val="CommentText"/>
    <w:link w:val="CommentSubjectChar"/>
    <w:unhideWhenUsed/>
    <w:rsid w:val="00E60BE3"/>
    <w:pPr>
      <w:spacing w:after="0"/>
      <w:ind w:right="-29"/>
    </w:pPr>
    <w:rPr>
      <w:rFonts w:asciiTheme="minorHAnsi" w:hAnsiTheme="minorHAnsi"/>
      <w:b/>
      <w:bCs/>
    </w:rPr>
  </w:style>
  <w:style w:type="character" w:customStyle="1" w:styleId="CommentSubjectChar">
    <w:name w:val="Comment Subject Char"/>
    <w:basedOn w:val="CommentTextChar"/>
    <w:link w:val="CommentSubject"/>
    <w:rsid w:val="00E60BE3"/>
    <w:rPr>
      <w:rFonts w:asciiTheme="minorHAnsi" w:hAnsiTheme="minorHAnsi"/>
      <w:b/>
      <w:bCs/>
      <w:sz w:val="20"/>
      <w:szCs w:val="20"/>
      <w:lang w:eastAsia="zh-CN"/>
    </w:rPr>
  </w:style>
  <w:style w:type="paragraph" w:styleId="Revision">
    <w:name w:val="Revision"/>
    <w:hidden/>
    <w:uiPriority w:val="99"/>
    <w:semiHidden/>
    <w:rsid w:val="00B77139"/>
    <w:pPr>
      <w:spacing w:line="240" w:lineRule="auto"/>
      <w:ind w:left="0" w:right="0" w:firstLine="0"/>
    </w:pPr>
    <w:rPr>
      <w:rFonts w:asciiTheme="minorHAnsi" w:hAnsiTheme="minorHAnsi"/>
      <w:szCs w:val="22"/>
      <w:lang w:eastAsia="zh-CN"/>
    </w:rPr>
  </w:style>
  <w:style w:type="character" w:styleId="LineNumber">
    <w:name w:val="line number"/>
    <w:basedOn w:val="DefaultParagraphFont"/>
    <w:uiPriority w:val="99"/>
    <w:semiHidden/>
    <w:unhideWhenUsed/>
    <w:rsid w:val="00995A7D"/>
  </w:style>
  <w:style w:type="character" w:styleId="FollowedHyperlink">
    <w:name w:val="FollowedHyperlink"/>
    <w:basedOn w:val="DefaultParagraphFont"/>
    <w:unhideWhenUsed/>
    <w:rsid w:val="0025068F"/>
    <w:rPr>
      <w:color w:val="800080" w:themeColor="followedHyperlink"/>
      <w:u w:val="single"/>
    </w:rPr>
  </w:style>
  <w:style w:type="paragraph" w:customStyle="1" w:styleId="ColorfulList-Accent11">
    <w:name w:val="Colorful List - Accent 11"/>
    <w:basedOn w:val="Normal"/>
    <w:link w:val="ColorfulList-Accent1Char"/>
    <w:uiPriority w:val="34"/>
    <w:qFormat/>
    <w:rsid w:val="00573DBD"/>
    <w:pPr>
      <w:spacing w:after="200" w:line="276" w:lineRule="auto"/>
      <w:ind w:left="720" w:right="0"/>
      <w:contextualSpacing/>
      <w:jc w:val="left"/>
    </w:pPr>
    <w:rPr>
      <w:rFonts w:ascii="Calibri" w:eastAsia="Calibri" w:hAnsi="Calibri"/>
      <w:lang w:eastAsia="en-US"/>
    </w:rPr>
  </w:style>
  <w:style w:type="character" w:customStyle="1" w:styleId="ColorfulList-Accent1Char">
    <w:name w:val="Colorful List - Accent 1 Char"/>
    <w:link w:val="ColorfulList-Accent11"/>
    <w:uiPriority w:val="34"/>
    <w:rsid w:val="00573DBD"/>
    <w:rPr>
      <w:rFonts w:eastAsia="Calibri"/>
      <w:szCs w:val="22"/>
    </w:rPr>
  </w:style>
  <w:style w:type="table" w:styleId="TableGrid">
    <w:name w:val="Table Grid"/>
    <w:basedOn w:val="TableNormal"/>
    <w:uiPriority w:val="39"/>
    <w:rsid w:val="00824C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0F1E"/>
    <w:pPr>
      <w:spacing w:before="100" w:beforeAutospacing="1" w:after="100" w:afterAutospacing="1"/>
      <w:ind w:right="0"/>
      <w:jc w:val="left"/>
    </w:pPr>
    <w:rPr>
      <w:rFonts w:ascii="Times New Roman" w:eastAsiaTheme="minorEastAsia" w:hAnsi="Times New Roman"/>
      <w:sz w:val="24"/>
      <w:szCs w:val="24"/>
      <w:lang w:eastAsia="en-US"/>
    </w:rPr>
  </w:style>
  <w:style w:type="paragraph" w:customStyle="1" w:styleId="Normal1">
    <w:name w:val="Normal1"/>
    <w:basedOn w:val="Normal"/>
    <w:link w:val="Normal1Char"/>
    <w:qFormat/>
    <w:rsid w:val="00E34321"/>
    <w:pPr>
      <w:spacing w:before="120" w:after="200" w:line="276" w:lineRule="auto"/>
      <w:ind w:right="0"/>
      <w:jc w:val="left"/>
    </w:pPr>
    <w:rPr>
      <w:rFonts w:ascii="Calibri" w:hAnsi="Calibri"/>
      <w:lang w:eastAsia="en-US" w:bidi="en-US"/>
    </w:rPr>
  </w:style>
  <w:style w:type="character" w:customStyle="1" w:styleId="Normal1Char">
    <w:name w:val="Normal1 Char"/>
    <w:link w:val="Normal1"/>
    <w:locked/>
    <w:rsid w:val="00E34321"/>
    <w:rPr>
      <w:szCs w:val="22"/>
      <w:lang w:bidi="en-US"/>
    </w:rPr>
  </w:style>
  <w:style w:type="paragraph" w:customStyle="1" w:styleId="SANUS2">
    <w:name w:val="SAN US 2"/>
    <w:basedOn w:val="Heading2"/>
    <w:link w:val="SANUS2Char"/>
    <w:qFormat/>
    <w:rsid w:val="005C06D5"/>
    <w:pPr>
      <w:keepNext w:val="0"/>
      <w:keepLines w:val="0"/>
      <w:spacing w:before="120" w:after="120" w:line="276" w:lineRule="auto"/>
      <w:ind w:right="0"/>
      <w:jc w:val="left"/>
    </w:pPr>
    <w:rPr>
      <w:rFonts w:ascii="Calibri" w:eastAsia="Times New Roman" w:hAnsi="Calibri" w:cs="Times New Roman"/>
      <w:color w:val="auto"/>
      <w:sz w:val="24"/>
      <w:szCs w:val="24"/>
      <w:lang w:eastAsia="en-US" w:bidi="en-US"/>
    </w:rPr>
  </w:style>
  <w:style w:type="character" w:customStyle="1" w:styleId="SANUS2Char">
    <w:name w:val="SAN US 2 Char"/>
    <w:basedOn w:val="DefaultParagraphFont"/>
    <w:link w:val="SANUS2"/>
    <w:rsid w:val="005C06D5"/>
    <w:rPr>
      <w:b/>
      <w:bCs/>
      <w:sz w:val="24"/>
      <w:lang w:bidi="en-US"/>
    </w:rPr>
  </w:style>
  <w:style w:type="paragraph" w:customStyle="1" w:styleId="Normal2">
    <w:name w:val="Normal2"/>
    <w:basedOn w:val="Normal"/>
    <w:link w:val="Normal2Char"/>
    <w:qFormat/>
    <w:rsid w:val="000374D2"/>
    <w:pPr>
      <w:spacing w:before="120" w:after="200" w:line="276" w:lineRule="auto"/>
      <w:ind w:right="0"/>
      <w:jc w:val="left"/>
    </w:pPr>
    <w:rPr>
      <w:rFonts w:ascii="Calibri" w:hAnsi="Calibri"/>
      <w:lang w:eastAsia="en-US" w:bidi="en-US"/>
    </w:rPr>
  </w:style>
  <w:style w:type="character" w:customStyle="1" w:styleId="Normal2Char">
    <w:name w:val="Normal2 Char"/>
    <w:link w:val="Normal2"/>
    <w:locked/>
    <w:rsid w:val="000374D2"/>
    <w:rPr>
      <w:szCs w:val="22"/>
      <w:lang w:bidi="en-US"/>
    </w:rPr>
  </w:style>
  <w:style w:type="table" w:styleId="TableGrid8">
    <w:name w:val="Table Grid 8"/>
    <w:basedOn w:val="TableNormal"/>
    <w:rsid w:val="00EC7279"/>
    <w:pPr>
      <w:spacing w:line="240" w:lineRule="auto"/>
      <w:ind w:left="0" w:right="0" w:firstLine="0"/>
    </w:pPr>
    <w:rPr>
      <w:rFonts w:ascii="Times New Roman" w:hAnsi="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tw4winError">
    <w:name w:val="tw4winError"/>
    <w:rsid w:val="00C36C96"/>
    <w:rPr>
      <w:rFonts w:ascii="Courier New" w:hAnsi="Courier New"/>
      <w:color w:val="00FF00"/>
      <w:sz w:val="40"/>
    </w:rPr>
  </w:style>
  <w:style w:type="paragraph" w:customStyle="1" w:styleId="TextonormalCharCharCharCharCharChar">
    <w:name w:val="Texto normal Char Char Char Char Char Char"/>
    <w:basedOn w:val="Normal"/>
    <w:rsid w:val="00C36C96"/>
    <w:pPr>
      <w:spacing w:after="40" w:line="276" w:lineRule="auto"/>
      <w:ind w:left="2211" w:right="0"/>
    </w:pPr>
    <w:rPr>
      <w:rFonts w:ascii="Calibri" w:hAnsi="Calibri"/>
      <w:lang w:eastAsia="en-US" w:bidi="en-US"/>
    </w:rPr>
  </w:style>
  <w:style w:type="character" w:customStyle="1" w:styleId="TextonormalCharCharCharCharCharCharChar">
    <w:name w:val="Texto normal Char Char Char Char Char Char Char"/>
    <w:locked/>
    <w:rsid w:val="00C36C96"/>
    <w:rPr>
      <w:rFonts w:ascii="Arial" w:hAnsi="Arial"/>
      <w:lang w:val="es-ES" w:eastAsia="x-none"/>
    </w:rPr>
  </w:style>
  <w:style w:type="paragraph" w:customStyle="1" w:styleId="CharCharCarCarCharCharCharCharCharCharCharCharCharChar">
    <w:name w:val="Char Char Car Car Char Char Char Char Char Char Char Char Char Char"/>
    <w:basedOn w:val="Heading2"/>
    <w:link w:val="Emphasis"/>
    <w:uiPriority w:val="20"/>
    <w:rsid w:val="00C36C96"/>
    <w:pPr>
      <w:keepNext w:val="0"/>
      <w:keepLines w:val="0"/>
      <w:numPr>
        <w:ilvl w:val="1"/>
      </w:numPr>
      <w:spacing w:before="280" w:after="120" w:line="276" w:lineRule="auto"/>
      <w:ind w:left="666" w:right="0" w:hanging="576"/>
      <w:jc w:val="left"/>
    </w:pPr>
    <w:rPr>
      <w:rFonts w:ascii="Calibri" w:eastAsia="Times New Roman" w:hAnsi="Calibri" w:cs="Times New Roman"/>
      <w:i/>
      <w:iCs/>
      <w:color w:val="auto"/>
      <w:spacing w:val="10"/>
      <w:sz w:val="20"/>
      <w:szCs w:val="20"/>
      <w:lang w:val="x-none" w:eastAsia="x-none"/>
    </w:rPr>
  </w:style>
  <w:style w:type="character" w:styleId="Emphasis">
    <w:name w:val="Emphasis"/>
    <w:aliases w:val="Char Char Car Car Char Char Char Char Char Char Char Char Char Char Char Char"/>
    <w:link w:val="CharCharCarCarCharCharCharCharCharCharCharCharCharChar"/>
    <w:uiPriority w:val="20"/>
    <w:qFormat/>
    <w:rsid w:val="00C36C96"/>
    <w:rPr>
      <w:b/>
      <w:bCs/>
      <w:i/>
      <w:iCs/>
      <w:spacing w:val="10"/>
      <w:sz w:val="20"/>
      <w:szCs w:val="20"/>
      <w:lang w:val="x-none" w:eastAsia="x-none"/>
    </w:rPr>
  </w:style>
  <w:style w:type="character" w:customStyle="1" w:styleId="Titulo3Char">
    <w:name w:val="Titulo3 Char"/>
    <w:aliases w:val="sub numerado Char"/>
    <w:locked/>
    <w:rsid w:val="00C36C96"/>
    <w:rPr>
      <w:rFonts w:ascii="Arial" w:hAnsi="Arial"/>
      <w:b/>
      <w:color w:val="707277"/>
      <w:sz w:val="24"/>
      <w:lang w:val="es-ES" w:eastAsia="x-none"/>
    </w:rPr>
  </w:style>
  <w:style w:type="character" w:customStyle="1" w:styleId="EndnoteTextChar">
    <w:name w:val="Endnote Text Char"/>
    <w:basedOn w:val="DefaultParagraphFont"/>
    <w:link w:val="EndnoteText"/>
    <w:uiPriority w:val="99"/>
    <w:semiHidden/>
    <w:rsid w:val="00C36C96"/>
    <w:rPr>
      <w:szCs w:val="22"/>
      <w:lang w:val="es-ES" w:bidi="en-US"/>
    </w:rPr>
  </w:style>
  <w:style w:type="paragraph" w:styleId="EndnoteText">
    <w:name w:val="endnote text"/>
    <w:basedOn w:val="Normal"/>
    <w:link w:val="EndnoteTextChar"/>
    <w:uiPriority w:val="99"/>
    <w:semiHidden/>
    <w:rsid w:val="00C36C96"/>
    <w:pPr>
      <w:spacing w:after="200" w:line="276" w:lineRule="auto"/>
      <w:ind w:right="0"/>
      <w:jc w:val="left"/>
    </w:pPr>
    <w:rPr>
      <w:rFonts w:ascii="Calibri" w:hAnsi="Calibri"/>
      <w:lang w:val="es-ES" w:eastAsia="en-US" w:bidi="en-US"/>
    </w:rPr>
  </w:style>
  <w:style w:type="paragraph" w:customStyle="1" w:styleId="Style1">
    <w:name w:val="Style1"/>
    <w:basedOn w:val="Heading2"/>
    <w:autoRedefine/>
    <w:rsid w:val="00C36C96"/>
    <w:pPr>
      <w:keepNext w:val="0"/>
      <w:keepLines w:val="0"/>
      <w:numPr>
        <w:ilvl w:val="1"/>
      </w:numPr>
      <w:spacing w:before="120" w:after="120" w:line="276" w:lineRule="auto"/>
      <w:ind w:left="666" w:right="0" w:hanging="576"/>
    </w:pPr>
    <w:rPr>
      <w:rFonts w:ascii="Calibri" w:eastAsia="Times New Roman" w:hAnsi="Calibri" w:cs="Arial"/>
      <w:b w:val="0"/>
      <w:color w:val="auto"/>
      <w:sz w:val="22"/>
      <w:szCs w:val="24"/>
      <w:lang w:eastAsia="en-US" w:bidi="en-US"/>
    </w:rPr>
  </w:style>
  <w:style w:type="character" w:customStyle="1" w:styleId="haupttext1">
    <w:name w:val="haupttext1"/>
    <w:rsid w:val="00C36C96"/>
    <w:rPr>
      <w:rFonts w:ascii="Times New Roman" w:hAnsi="Times New Roman"/>
      <w:sz w:val="18"/>
    </w:rPr>
  </w:style>
  <w:style w:type="paragraph" w:styleId="BodyText">
    <w:name w:val="Body Text"/>
    <w:basedOn w:val="Normal"/>
    <w:link w:val="BodyTextChar"/>
    <w:qFormat/>
    <w:rsid w:val="00C36C96"/>
    <w:pPr>
      <w:spacing w:after="200" w:line="276" w:lineRule="auto"/>
      <w:ind w:right="0"/>
    </w:pPr>
    <w:rPr>
      <w:rFonts w:ascii="Calibri" w:hAnsi="Calibri"/>
      <w:lang w:val="es-ES_tradnl" w:eastAsia="en-US" w:bidi="en-US"/>
    </w:rPr>
  </w:style>
  <w:style w:type="character" w:customStyle="1" w:styleId="BodyTextChar">
    <w:name w:val="Body Text Char"/>
    <w:basedOn w:val="DefaultParagraphFont"/>
    <w:link w:val="BodyText"/>
    <w:rsid w:val="00C36C96"/>
    <w:rPr>
      <w:szCs w:val="22"/>
      <w:lang w:val="es-ES_tradnl" w:bidi="en-US"/>
    </w:rPr>
  </w:style>
  <w:style w:type="paragraph" w:styleId="Index3">
    <w:name w:val="index 3"/>
    <w:basedOn w:val="Normal"/>
    <w:next w:val="Normal"/>
    <w:link w:val="Index3Char"/>
    <w:autoRedefine/>
    <w:semiHidden/>
    <w:rsid w:val="00C36C96"/>
    <w:pPr>
      <w:spacing w:after="200" w:line="276" w:lineRule="auto"/>
      <w:ind w:left="600" w:right="0" w:hanging="200"/>
      <w:jc w:val="left"/>
    </w:pPr>
    <w:rPr>
      <w:szCs w:val="20"/>
      <w:lang w:val="es-ES" w:eastAsia="x-none"/>
    </w:rPr>
  </w:style>
  <w:style w:type="character" w:customStyle="1" w:styleId="Index3Char">
    <w:name w:val="Index 3 Char"/>
    <w:link w:val="Index3"/>
    <w:semiHidden/>
    <w:locked/>
    <w:rsid w:val="00C36C96"/>
    <w:rPr>
      <w:rFonts w:ascii="Arial" w:hAnsi="Arial"/>
      <w:sz w:val="20"/>
      <w:szCs w:val="20"/>
      <w:lang w:val="es-ES" w:eastAsia="x-none"/>
    </w:rPr>
  </w:style>
  <w:style w:type="paragraph" w:customStyle="1" w:styleId="Textonormal">
    <w:name w:val="Texto normal"/>
    <w:basedOn w:val="Normal"/>
    <w:rsid w:val="00C36C96"/>
    <w:pPr>
      <w:spacing w:after="40" w:line="276" w:lineRule="auto"/>
      <w:ind w:left="2143" w:right="0"/>
      <w:jc w:val="left"/>
    </w:pPr>
    <w:rPr>
      <w:rFonts w:ascii="Calibri" w:eastAsia="PMingLiU" w:hAnsi="Calibri" w:cs="Arial"/>
      <w:bCs/>
      <w:sz w:val="18"/>
      <w:szCs w:val="18"/>
      <w:lang w:eastAsia="en-US" w:bidi="en-US"/>
    </w:rPr>
  </w:style>
  <w:style w:type="paragraph" w:customStyle="1" w:styleId="Formatofecha">
    <w:name w:val="Formato fecha"/>
    <w:basedOn w:val="Normal"/>
    <w:autoRedefine/>
    <w:rsid w:val="00C36C96"/>
    <w:pPr>
      <w:tabs>
        <w:tab w:val="left" w:pos="1020"/>
      </w:tabs>
      <w:spacing w:after="200" w:line="276" w:lineRule="auto"/>
      <w:ind w:right="0"/>
      <w:jc w:val="left"/>
    </w:pPr>
    <w:rPr>
      <w:rFonts w:ascii="Calibri" w:hAnsi="Calibri"/>
      <w:sz w:val="16"/>
      <w:szCs w:val="16"/>
      <w:lang w:val="es-ES_tradnl" w:eastAsia="en-US" w:bidi="en-US"/>
    </w:rPr>
  </w:style>
  <w:style w:type="character" w:styleId="PageNumber">
    <w:name w:val="page number"/>
    <w:rsid w:val="00C36C96"/>
    <w:rPr>
      <w:sz w:val="18"/>
    </w:rPr>
  </w:style>
  <w:style w:type="paragraph" w:styleId="BlockText">
    <w:name w:val="Block Text"/>
    <w:basedOn w:val="Normal"/>
    <w:uiPriority w:val="99"/>
    <w:rsid w:val="00C36C96"/>
    <w:pPr>
      <w:spacing w:after="200" w:line="408" w:lineRule="atLeast"/>
      <w:ind w:right="0"/>
      <w:jc w:val="left"/>
    </w:pPr>
    <w:rPr>
      <w:rFonts w:ascii="Times New Roman" w:hAnsi="Times New Roman"/>
      <w:sz w:val="24"/>
      <w:szCs w:val="24"/>
      <w:lang w:eastAsia="en-US" w:bidi="en-US"/>
    </w:rPr>
  </w:style>
  <w:style w:type="paragraph" w:customStyle="1" w:styleId="TextonormalCharCharChar">
    <w:name w:val="Texto normal Char Char Char"/>
    <w:basedOn w:val="Normal"/>
    <w:rsid w:val="00C36C96"/>
    <w:pPr>
      <w:spacing w:after="40" w:line="276" w:lineRule="auto"/>
      <w:ind w:left="2211" w:right="0"/>
    </w:pPr>
    <w:rPr>
      <w:rFonts w:ascii="Calibri" w:hAnsi="Calibri"/>
      <w:lang w:eastAsia="en-US" w:bidi="en-US"/>
    </w:rPr>
  </w:style>
  <w:style w:type="character" w:customStyle="1" w:styleId="tw4winMark">
    <w:name w:val="tw4winMark"/>
    <w:rsid w:val="00C36C96"/>
    <w:rPr>
      <w:rFonts w:ascii="Courier New" w:hAnsi="Courier New"/>
      <w:vanish/>
      <w:color w:val="800080"/>
      <w:sz w:val="24"/>
      <w:vertAlign w:val="subscript"/>
    </w:rPr>
  </w:style>
  <w:style w:type="character" w:customStyle="1" w:styleId="tw4winTerm">
    <w:name w:val="tw4winTerm"/>
    <w:rsid w:val="00C36C96"/>
    <w:rPr>
      <w:color w:val="0000FF"/>
    </w:rPr>
  </w:style>
  <w:style w:type="character" w:customStyle="1" w:styleId="tw4winPopup">
    <w:name w:val="tw4winPopup"/>
    <w:rsid w:val="00C36C96"/>
    <w:rPr>
      <w:rFonts w:ascii="Courier New" w:hAnsi="Courier New"/>
      <w:noProof/>
      <w:color w:val="008000"/>
    </w:rPr>
  </w:style>
  <w:style w:type="character" w:customStyle="1" w:styleId="tw4winJump">
    <w:name w:val="tw4winJump"/>
    <w:rsid w:val="00C36C96"/>
    <w:rPr>
      <w:rFonts w:ascii="Courier New" w:hAnsi="Courier New"/>
      <w:noProof/>
      <w:color w:val="008080"/>
    </w:rPr>
  </w:style>
  <w:style w:type="character" w:customStyle="1" w:styleId="tw4winExternal">
    <w:name w:val="tw4winExternal"/>
    <w:rsid w:val="00C36C96"/>
    <w:rPr>
      <w:rFonts w:ascii="Courier New" w:hAnsi="Courier New"/>
      <w:noProof/>
      <w:color w:val="808080"/>
    </w:rPr>
  </w:style>
  <w:style w:type="character" w:customStyle="1" w:styleId="tw4winInternal">
    <w:name w:val="tw4winInternal"/>
    <w:rsid w:val="00C36C96"/>
    <w:rPr>
      <w:rFonts w:ascii="Courier New" w:hAnsi="Courier New"/>
      <w:noProof/>
      <w:color w:val="FF0000"/>
    </w:rPr>
  </w:style>
  <w:style w:type="character" w:customStyle="1" w:styleId="DONOTTRANSLATE">
    <w:name w:val="DO_NOT_TRANSLATE"/>
    <w:rsid w:val="00C36C96"/>
    <w:rPr>
      <w:rFonts w:ascii="Courier New" w:hAnsi="Courier New"/>
      <w:noProof/>
      <w:color w:val="800000"/>
    </w:rPr>
  </w:style>
  <w:style w:type="paragraph" w:customStyle="1" w:styleId="Text">
    <w:name w:val="Text"/>
    <w:basedOn w:val="Normal"/>
    <w:rsid w:val="00C36C96"/>
    <w:pPr>
      <w:overflowPunct w:val="0"/>
      <w:autoSpaceDE w:val="0"/>
      <w:autoSpaceDN w:val="0"/>
      <w:adjustRightInd w:val="0"/>
      <w:spacing w:after="220" w:line="276" w:lineRule="auto"/>
      <w:ind w:right="0"/>
      <w:textAlignment w:val="baseline"/>
    </w:pPr>
    <w:rPr>
      <w:rFonts w:ascii="Times New Roman" w:hAnsi="Times New Roman"/>
      <w:lang w:eastAsia="en-US" w:bidi="en-US"/>
    </w:rPr>
  </w:style>
  <w:style w:type="paragraph" w:customStyle="1" w:styleId="Numbering">
    <w:name w:val="Numbering"/>
    <w:basedOn w:val="Normal"/>
    <w:rsid w:val="00C36C96"/>
    <w:pPr>
      <w:tabs>
        <w:tab w:val="left" w:pos="284"/>
      </w:tabs>
      <w:overflowPunct w:val="0"/>
      <w:autoSpaceDE w:val="0"/>
      <w:autoSpaceDN w:val="0"/>
      <w:adjustRightInd w:val="0"/>
      <w:spacing w:after="130" w:line="260" w:lineRule="exact"/>
      <w:ind w:right="0"/>
      <w:textAlignment w:val="baseline"/>
    </w:pPr>
    <w:rPr>
      <w:rFonts w:ascii="Times New Roman" w:hAnsi="Times New Roman"/>
      <w:lang w:eastAsia="en-US" w:bidi="en-US"/>
    </w:rPr>
  </w:style>
  <w:style w:type="paragraph" w:customStyle="1" w:styleId="Bullet">
    <w:name w:val="Bullet"/>
    <w:basedOn w:val="Normal"/>
    <w:rsid w:val="00C36C96"/>
    <w:pPr>
      <w:tabs>
        <w:tab w:val="left" w:pos="284"/>
        <w:tab w:val="left" w:pos="360"/>
      </w:tabs>
      <w:overflowPunct w:val="0"/>
      <w:autoSpaceDE w:val="0"/>
      <w:autoSpaceDN w:val="0"/>
      <w:adjustRightInd w:val="0"/>
      <w:spacing w:after="130" w:line="276" w:lineRule="auto"/>
      <w:ind w:left="360" w:right="0" w:hanging="360"/>
      <w:textAlignment w:val="baseline"/>
    </w:pPr>
    <w:rPr>
      <w:rFonts w:ascii="Times New Roman" w:hAnsi="Times New Roman"/>
      <w:lang w:eastAsia="en-US" w:bidi="en-US"/>
    </w:rPr>
  </w:style>
  <w:style w:type="paragraph" w:styleId="BodyTextIndent3">
    <w:name w:val="Body Text Indent 3"/>
    <w:basedOn w:val="Normal"/>
    <w:link w:val="BodyTextIndent3Char"/>
    <w:uiPriority w:val="99"/>
    <w:rsid w:val="00C36C96"/>
    <w:pPr>
      <w:spacing w:after="120" w:line="276" w:lineRule="auto"/>
      <w:ind w:left="283" w:right="0"/>
      <w:jc w:val="left"/>
    </w:pPr>
    <w:rPr>
      <w:rFonts w:ascii="Calibri" w:hAnsi="Calibri"/>
      <w:sz w:val="16"/>
      <w:szCs w:val="16"/>
      <w:lang w:eastAsia="en-US" w:bidi="en-US"/>
    </w:rPr>
  </w:style>
  <w:style w:type="character" w:customStyle="1" w:styleId="BodyTextIndent3Char">
    <w:name w:val="Body Text Indent 3 Char"/>
    <w:basedOn w:val="DefaultParagraphFont"/>
    <w:link w:val="BodyTextIndent3"/>
    <w:uiPriority w:val="99"/>
    <w:rsid w:val="00C36C96"/>
    <w:rPr>
      <w:sz w:val="16"/>
      <w:szCs w:val="16"/>
      <w:lang w:bidi="en-US"/>
    </w:rPr>
  </w:style>
  <w:style w:type="paragraph" w:styleId="BodyText2">
    <w:name w:val="Body Text 2"/>
    <w:basedOn w:val="Normal"/>
    <w:link w:val="BodyText2Char"/>
    <w:uiPriority w:val="99"/>
    <w:rsid w:val="00C36C96"/>
    <w:pPr>
      <w:spacing w:after="120" w:line="480" w:lineRule="auto"/>
      <w:ind w:right="0"/>
      <w:jc w:val="left"/>
    </w:pPr>
    <w:rPr>
      <w:rFonts w:ascii="Calibri" w:hAnsi="Calibri"/>
      <w:lang w:eastAsia="en-US" w:bidi="en-US"/>
    </w:rPr>
  </w:style>
  <w:style w:type="character" w:customStyle="1" w:styleId="BodyText2Char">
    <w:name w:val="Body Text 2 Char"/>
    <w:basedOn w:val="DefaultParagraphFont"/>
    <w:link w:val="BodyText2"/>
    <w:uiPriority w:val="99"/>
    <w:rsid w:val="00C36C96"/>
    <w:rPr>
      <w:szCs w:val="22"/>
      <w:lang w:bidi="en-US"/>
    </w:rPr>
  </w:style>
  <w:style w:type="paragraph" w:styleId="BodyTextIndent">
    <w:name w:val="Body Text Indent"/>
    <w:basedOn w:val="Normal"/>
    <w:link w:val="BodyTextIndentChar"/>
    <w:uiPriority w:val="99"/>
    <w:rsid w:val="00C36C96"/>
    <w:pPr>
      <w:spacing w:after="120" w:line="276" w:lineRule="auto"/>
      <w:ind w:left="283" w:right="0"/>
      <w:jc w:val="left"/>
    </w:pPr>
    <w:rPr>
      <w:rFonts w:ascii="Times New Roman" w:hAnsi="Times New Roman"/>
      <w:szCs w:val="24"/>
      <w:lang w:eastAsia="en-US" w:bidi="en-US"/>
    </w:rPr>
  </w:style>
  <w:style w:type="character" w:customStyle="1" w:styleId="BodyTextIndentChar">
    <w:name w:val="Body Text Indent Char"/>
    <w:basedOn w:val="DefaultParagraphFont"/>
    <w:link w:val="BodyTextIndent"/>
    <w:uiPriority w:val="99"/>
    <w:rsid w:val="00C36C96"/>
    <w:rPr>
      <w:rFonts w:ascii="Times New Roman" w:hAnsi="Times New Roman"/>
      <w:lang w:bidi="en-US"/>
    </w:rPr>
  </w:style>
  <w:style w:type="paragraph" w:styleId="BodyTextIndent2">
    <w:name w:val="Body Text Indent 2"/>
    <w:basedOn w:val="Normal"/>
    <w:link w:val="BodyTextIndent2Char"/>
    <w:uiPriority w:val="99"/>
    <w:rsid w:val="00C36C96"/>
    <w:pPr>
      <w:spacing w:after="120" w:line="480" w:lineRule="auto"/>
      <w:ind w:left="283" w:right="0"/>
      <w:jc w:val="left"/>
    </w:pPr>
    <w:rPr>
      <w:rFonts w:ascii="Calibri" w:hAnsi="Calibri"/>
      <w:lang w:eastAsia="en-US" w:bidi="en-US"/>
    </w:rPr>
  </w:style>
  <w:style w:type="character" w:customStyle="1" w:styleId="BodyTextIndent2Char">
    <w:name w:val="Body Text Indent 2 Char"/>
    <w:basedOn w:val="DefaultParagraphFont"/>
    <w:link w:val="BodyTextIndent2"/>
    <w:uiPriority w:val="99"/>
    <w:rsid w:val="00C36C96"/>
    <w:rPr>
      <w:szCs w:val="22"/>
      <w:lang w:bidi="en-US"/>
    </w:rPr>
  </w:style>
  <w:style w:type="paragraph" w:customStyle="1" w:styleId="xmsonormal">
    <w:name w:val="x_msonormal"/>
    <w:basedOn w:val="Normal"/>
    <w:rsid w:val="00C36C96"/>
    <w:pPr>
      <w:spacing w:before="100" w:beforeAutospacing="1" w:after="100" w:afterAutospacing="1" w:line="276" w:lineRule="auto"/>
      <w:ind w:right="0"/>
      <w:jc w:val="left"/>
    </w:pPr>
    <w:rPr>
      <w:rFonts w:ascii="Times New Roman" w:hAnsi="Times New Roman"/>
      <w:sz w:val="24"/>
      <w:szCs w:val="24"/>
      <w:lang w:val="es-ES" w:eastAsia="es-ES" w:bidi="en-US"/>
    </w:rPr>
  </w:style>
  <w:style w:type="paragraph" w:customStyle="1" w:styleId="xtextonormalcharcharcharcharcharchar">
    <w:name w:val="x_textonormalcharcharcharcharcharchar"/>
    <w:basedOn w:val="Normal"/>
    <w:rsid w:val="00C36C96"/>
    <w:pPr>
      <w:spacing w:before="100" w:beforeAutospacing="1" w:after="100" w:afterAutospacing="1" w:line="276" w:lineRule="auto"/>
      <w:ind w:right="0"/>
      <w:jc w:val="left"/>
    </w:pPr>
    <w:rPr>
      <w:rFonts w:ascii="Times New Roman" w:hAnsi="Times New Roman"/>
      <w:sz w:val="24"/>
      <w:szCs w:val="24"/>
      <w:lang w:val="es-ES" w:eastAsia="es-ES" w:bidi="en-US"/>
    </w:rPr>
  </w:style>
  <w:style w:type="character" w:customStyle="1" w:styleId="apple-converted-space">
    <w:name w:val="apple-converted-space"/>
    <w:rsid w:val="00C36C96"/>
    <w:rPr>
      <w:rFonts w:cs="Times New Roman"/>
    </w:rPr>
  </w:style>
  <w:style w:type="paragraph" w:styleId="DocumentMap">
    <w:name w:val="Document Map"/>
    <w:basedOn w:val="Normal"/>
    <w:link w:val="DocumentMapChar"/>
    <w:rsid w:val="00C36C96"/>
    <w:pPr>
      <w:spacing w:after="200" w:line="276" w:lineRule="auto"/>
      <w:ind w:right="0"/>
      <w:jc w:val="left"/>
    </w:pPr>
    <w:rPr>
      <w:rFonts w:ascii="Tahoma" w:hAnsi="Tahoma"/>
      <w:sz w:val="16"/>
      <w:szCs w:val="16"/>
      <w:lang w:eastAsia="en-US" w:bidi="en-US"/>
    </w:rPr>
  </w:style>
  <w:style w:type="character" w:customStyle="1" w:styleId="DocumentMapChar">
    <w:name w:val="Document Map Char"/>
    <w:basedOn w:val="DefaultParagraphFont"/>
    <w:link w:val="DocumentMap"/>
    <w:rsid w:val="00C36C96"/>
    <w:rPr>
      <w:rFonts w:ascii="Tahoma" w:hAnsi="Tahoma"/>
      <w:sz w:val="16"/>
      <w:szCs w:val="16"/>
      <w:lang w:bidi="en-US"/>
    </w:rPr>
  </w:style>
  <w:style w:type="paragraph" w:customStyle="1" w:styleId="xmsolistparagraph">
    <w:name w:val="x_msolistparagraph"/>
    <w:basedOn w:val="Normal"/>
    <w:rsid w:val="00C36C96"/>
    <w:pPr>
      <w:spacing w:before="100" w:beforeAutospacing="1" w:after="100" w:afterAutospacing="1" w:line="276" w:lineRule="auto"/>
      <w:ind w:right="0"/>
      <w:jc w:val="left"/>
    </w:pPr>
    <w:rPr>
      <w:rFonts w:ascii="Times New Roman" w:hAnsi="Times New Roman"/>
      <w:sz w:val="24"/>
      <w:szCs w:val="24"/>
      <w:lang w:val="es-ES" w:eastAsia="es-ES" w:bidi="en-US"/>
    </w:rPr>
  </w:style>
  <w:style w:type="character" w:styleId="IntenseEmphasis">
    <w:name w:val="Intense Emphasis"/>
    <w:uiPriority w:val="21"/>
    <w:qFormat/>
    <w:rsid w:val="00C36C96"/>
    <w:rPr>
      <w:b/>
      <w:bCs/>
    </w:rPr>
  </w:style>
  <w:style w:type="character" w:styleId="IntenseReference">
    <w:name w:val="Intense Reference"/>
    <w:uiPriority w:val="32"/>
    <w:qFormat/>
    <w:rsid w:val="00C36C96"/>
    <w:rPr>
      <w:smallCaps/>
      <w:spacing w:val="5"/>
      <w:u w:val="single"/>
    </w:rPr>
  </w:style>
  <w:style w:type="paragraph" w:customStyle="1" w:styleId="Bulletted">
    <w:name w:val="Bulletted"/>
    <w:basedOn w:val="Normal"/>
    <w:link w:val="BullettedChar"/>
    <w:qFormat/>
    <w:rsid w:val="00C36C96"/>
    <w:pPr>
      <w:spacing w:before="40" w:after="200" w:line="276" w:lineRule="auto"/>
      <w:ind w:right="0"/>
    </w:pPr>
    <w:rPr>
      <w:rFonts w:ascii="Calibri" w:hAnsi="Calibri" w:cs="Arial"/>
      <w:lang w:eastAsia="en-US" w:bidi="en-US"/>
    </w:rPr>
  </w:style>
  <w:style w:type="character" w:customStyle="1" w:styleId="BullettedChar">
    <w:name w:val="Bulletted Char"/>
    <w:link w:val="Bulletted"/>
    <w:locked/>
    <w:rsid w:val="00C36C96"/>
    <w:rPr>
      <w:rFonts w:cs="Arial"/>
      <w:szCs w:val="22"/>
      <w:lang w:bidi="en-US"/>
    </w:rPr>
  </w:style>
  <w:style w:type="paragraph" w:customStyle="1" w:styleId="Bulletted2">
    <w:name w:val="Bulletted 2"/>
    <w:basedOn w:val="Bulletted1"/>
    <w:link w:val="Bulletted2Char"/>
    <w:qFormat/>
    <w:rsid w:val="00C36C96"/>
    <w:pPr>
      <w:numPr>
        <w:ilvl w:val="0"/>
        <w:numId w:val="0"/>
      </w:numPr>
      <w:ind w:left="1224" w:hanging="504"/>
    </w:pPr>
  </w:style>
  <w:style w:type="paragraph" w:customStyle="1" w:styleId="Bulletted1">
    <w:name w:val="Bulletted_1"/>
    <w:basedOn w:val="Normal"/>
    <w:link w:val="Bulletted1Char"/>
    <w:qFormat/>
    <w:rsid w:val="00C36C96"/>
    <w:pPr>
      <w:numPr>
        <w:ilvl w:val="1"/>
        <w:numId w:val="3"/>
      </w:numPr>
      <w:spacing w:before="40" w:after="200" w:line="276" w:lineRule="auto"/>
      <w:ind w:right="0"/>
    </w:pPr>
    <w:rPr>
      <w:rFonts w:ascii="Calibri" w:hAnsi="Calibri" w:cs="Arial"/>
      <w:lang w:eastAsia="en-US" w:bidi="en-US"/>
    </w:rPr>
  </w:style>
  <w:style w:type="character" w:customStyle="1" w:styleId="Bulletted1Char">
    <w:name w:val="Bulletted_1 Char"/>
    <w:link w:val="Bulletted1"/>
    <w:locked/>
    <w:rsid w:val="00C36C96"/>
    <w:rPr>
      <w:rFonts w:cs="Arial"/>
      <w:szCs w:val="22"/>
      <w:lang w:bidi="en-US"/>
    </w:rPr>
  </w:style>
  <w:style w:type="character" w:customStyle="1" w:styleId="Bulletted2Char">
    <w:name w:val="Bulletted 2 Char"/>
    <w:basedOn w:val="Bulletted1Char"/>
    <w:link w:val="Bulletted2"/>
    <w:locked/>
    <w:rsid w:val="00C36C96"/>
    <w:rPr>
      <w:rFonts w:cs="Arial"/>
      <w:sz w:val="20"/>
      <w:szCs w:val="22"/>
      <w:lang w:bidi="en-US"/>
    </w:rPr>
  </w:style>
  <w:style w:type="paragraph" w:customStyle="1" w:styleId="Footnote">
    <w:name w:val="Footnote"/>
    <w:basedOn w:val="FootnoteText"/>
    <w:link w:val="FootnoteChar"/>
    <w:rsid w:val="00C36C96"/>
    <w:pPr>
      <w:overflowPunct w:val="0"/>
      <w:autoSpaceDE w:val="0"/>
      <w:autoSpaceDN w:val="0"/>
      <w:adjustRightInd w:val="0"/>
      <w:spacing w:after="200" w:line="276" w:lineRule="auto"/>
      <w:ind w:left="142" w:hanging="142"/>
      <w:jc w:val="left"/>
      <w:textAlignment w:val="baseline"/>
    </w:pPr>
    <w:rPr>
      <w:rFonts w:ascii="Times New Roman" w:hAnsi="Times New Roman"/>
      <w:szCs w:val="22"/>
      <w:lang w:eastAsia="en-US" w:bidi="en-US"/>
    </w:rPr>
  </w:style>
  <w:style w:type="character" w:customStyle="1" w:styleId="FootnoteChar">
    <w:name w:val="Footnote Char"/>
    <w:link w:val="Footnote"/>
    <w:locked/>
    <w:rsid w:val="00C36C96"/>
    <w:rPr>
      <w:rFonts w:ascii="Times New Roman" w:hAnsi="Times New Roman"/>
      <w:szCs w:val="22"/>
      <w:lang w:bidi="en-US"/>
    </w:rPr>
  </w:style>
  <w:style w:type="paragraph" w:customStyle="1" w:styleId="Bulleted30">
    <w:name w:val="Bulleted 3"/>
    <w:basedOn w:val="Bulletted1"/>
    <w:link w:val="Bulleted3Char"/>
    <w:qFormat/>
    <w:rsid w:val="00C36C96"/>
    <w:pPr>
      <w:numPr>
        <w:ilvl w:val="3"/>
      </w:numPr>
      <w:tabs>
        <w:tab w:val="clear" w:pos="2880"/>
      </w:tabs>
      <w:ind w:left="3240"/>
    </w:pPr>
  </w:style>
  <w:style w:type="character" w:customStyle="1" w:styleId="Bulleted3Char">
    <w:name w:val="Bulleted 3 Char"/>
    <w:basedOn w:val="Bulletted1Char"/>
    <w:link w:val="Bulleted30"/>
    <w:locked/>
    <w:rsid w:val="00C36C96"/>
    <w:rPr>
      <w:rFonts w:cs="Arial"/>
      <w:szCs w:val="22"/>
      <w:lang w:bidi="en-US"/>
    </w:rPr>
  </w:style>
  <w:style w:type="paragraph" w:customStyle="1" w:styleId="Bulletintable">
    <w:name w:val="Bullet in table"/>
    <w:basedOn w:val="Normal2"/>
    <w:link w:val="BulletintableChar"/>
    <w:rsid w:val="00C36C96"/>
    <w:pPr>
      <w:numPr>
        <w:numId w:val="5"/>
      </w:numPr>
      <w:spacing w:before="40"/>
    </w:pPr>
    <w:rPr>
      <w:sz w:val="18"/>
      <w:szCs w:val="18"/>
    </w:rPr>
  </w:style>
  <w:style w:type="character" w:customStyle="1" w:styleId="BulletintableChar">
    <w:name w:val="Bullet in table Char"/>
    <w:link w:val="Bulletintable"/>
    <w:locked/>
    <w:rsid w:val="00C36C96"/>
    <w:rPr>
      <w:sz w:val="18"/>
      <w:szCs w:val="18"/>
      <w:lang w:bidi="en-US"/>
    </w:rPr>
  </w:style>
  <w:style w:type="paragraph" w:customStyle="1" w:styleId="SuperBullet">
    <w:name w:val="SuperBullet"/>
    <w:basedOn w:val="Bulletted1"/>
    <w:link w:val="SuperBulletChar"/>
    <w:qFormat/>
    <w:rsid w:val="00C36C96"/>
    <w:pPr>
      <w:numPr>
        <w:ilvl w:val="0"/>
        <w:numId w:val="0"/>
      </w:numPr>
      <w:ind w:left="1080" w:hanging="360"/>
    </w:pPr>
    <w:rPr>
      <w:b/>
    </w:rPr>
  </w:style>
  <w:style w:type="character" w:customStyle="1" w:styleId="SuperBulletChar">
    <w:name w:val="SuperBullet Char"/>
    <w:link w:val="SuperBullet"/>
    <w:locked/>
    <w:rsid w:val="00C36C96"/>
    <w:rPr>
      <w:rFonts w:cs="Arial"/>
      <w:b/>
      <w:szCs w:val="22"/>
      <w:lang w:bidi="en-US"/>
    </w:rPr>
  </w:style>
  <w:style w:type="paragraph" w:customStyle="1" w:styleId="Default">
    <w:name w:val="Default"/>
    <w:link w:val="DefaultChar"/>
    <w:rsid w:val="00C36C96"/>
    <w:pPr>
      <w:widowControl w:val="0"/>
      <w:autoSpaceDE w:val="0"/>
      <w:autoSpaceDN w:val="0"/>
      <w:adjustRightInd w:val="0"/>
      <w:spacing w:after="200" w:line="276" w:lineRule="auto"/>
      <w:ind w:left="0" w:right="0" w:firstLine="0"/>
    </w:pPr>
    <w:rPr>
      <w:rFonts w:ascii="Arial" w:hAnsi="Arial" w:cs="Arial"/>
      <w:color w:val="000000"/>
      <w:sz w:val="24"/>
    </w:rPr>
  </w:style>
  <w:style w:type="character" w:customStyle="1" w:styleId="DefaultChar">
    <w:name w:val="Default Char"/>
    <w:link w:val="Default"/>
    <w:rsid w:val="00C36C96"/>
    <w:rPr>
      <w:rFonts w:ascii="Arial" w:hAnsi="Arial" w:cs="Arial"/>
      <w:color w:val="000000"/>
      <w:sz w:val="24"/>
    </w:rPr>
  </w:style>
  <w:style w:type="paragraph" w:customStyle="1" w:styleId="NormalS">
    <w:name w:val="Normal_S"/>
    <w:basedOn w:val="Normal"/>
    <w:link w:val="NormalSChar"/>
    <w:qFormat/>
    <w:rsid w:val="00C36C96"/>
    <w:pPr>
      <w:spacing w:before="120" w:after="200" w:line="276" w:lineRule="auto"/>
      <w:ind w:right="0"/>
      <w:jc w:val="left"/>
    </w:pPr>
    <w:rPr>
      <w:rFonts w:ascii="Calibri" w:hAnsi="Calibri"/>
      <w:lang w:eastAsia="en-US" w:bidi="en-US"/>
    </w:rPr>
  </w:style>
  <w:style w:type="character" w:customStyle="1" w:styleId="NormalSChar">
    <w:name w:val="Normal_S Char"/>
    <w:link w:val="NormalS"/>
    <w:locked/>
    <w:rsid w:val="00C36C96"/>
    <w:rPr>
      <w:szCs w:val="22"/>
      <w:lang w:bidi="en-US"/>
    </w:rPr>
  </w:style>
  <w:style w:type="paragraph" w:customStyle="1" w:styleId="Bulletted20">
    <w:name w:val="Bulletted_2"/>
    <w:basedOn w:val="Bulletted1"/>
    <w:link w:val="Bulletted2Char0"/>
    <w:qFormat/>
    <w:rsid w:val="00C36C96"/>
    <w:pPr>
      <w:tabs>
        <w:tab w:val="clear" w:pos="1440"/>
        <w:tab w:val="num" w:pos="2160"/>
      </w:tabs>
      <w:ind w:left="2160"/>
    </w:pPr>
  </w:style>
  <w:style w:type="character" w:customStyle="1" w:styleId="Bulletted2Char0">
    <w:name w:val="Bulletted_2 Char"/>
    <w:basedOn w:val="Bulletted1Char"/>
    <w:link w:val="Bulletted20"/>
    <w:locked/>
    <w:rsid w:val="00C36C96"/>
    <w:rPr>
      <w:rFonts w:cs="Arial"/>
      <w:szCs w:val="22"/>
      <w:lang w:bidi="en-US"/>
    </w:rPr>
  </w:style>
  <w:style w:type="paragraph" w:customStyle="1" w:styleId="Bulleted3">
    <w:name w:val="Bulleted_3"/>
    <w:basedOn w:val="Bulletted1"/>
    <w:link w:val="Bulleted3Char0"/>
    <w:qFormat/>
    <w:rsid w:val="00C36C96"/>
  </w:style>
  <w:style w:type="character" w:customStyle="1" w:styleId="Bulleted3Char0">
    <w:name w:val="Bulleted_3 Char"/>
    <w:basedOn w:val="Bulletted1Char"/>
    <w:link w:val="Bulleted3"/>
    <w:locked/>
    <w:rsid w:val="00C36C96"/>
    <w:rPr>
      <w:rFonts w:cs="Arial"/>
      <w:szCs w:val="22"/>
      <w:lang w:bidi="en-US"/>
    </w:rPr>
  </w:style>
  <w:style w:type="character" w:styleId="Strong">
    <w:name w:val="Strong"/>
    <w:aliases w:val="Strong_S"/>
    <w:uiPriority w:val="22"/>
    <w:qFormat/>
    <w:rsid w:val="00C36C96"/>
    <w:rPr>
      <w:b/>
      <w:bCs/>
    </w:rPr>
  </w:style>
  <w:style w:type="paragraph" w:customStyle="1" w:styleId="Bulleteadotabla">
    <w:name w:val="Bulleteado tabla"/>
    <w:basedOn w:val="Heading2"/>
    <w:link w:val="BulleteadotablaChar"/>
    <w:qFormat/>
    <w:rsid w:val="00C36C96"/>
    <w:pPr>
      <w:keepNext w:val="0"/>
      <w:keepLines w:val="0"/>
      <w:numPr>
        <w:numId w:val="4"/>
      </w:numPr>
      <w:tabs>
        <w:tab w:val="num" w:pos="176"/>
      </w:tabs>
      <w:spacing w:before="20" w:after="60" w:line="276" w:lineRule="auto"/>
      <w:ind w:left="176" w:right="0" w:hanging="142"/>
    </w:pPr>
    <w:rPr>
      <w:rFonts w:ascii="Calibri" w:eastAsia="Times New Roman" w:hAnsi="Calibri" w:cs="Arial"/>
      <w:b w:val="0"/>
      <w:color w:val="auto"/>
      <w:sz w:val="22"/>
      <w:szCs w:val="22"/>
      <w:lang w:eastAsia="en-US" w:bidi="en-US"/>
    </w:rPr>
  </w:style>
  <w:style w:type="character" w:customStyle="1" w:styleId="BulleteadotablaChar">
    <w:name w:val="Bulleteado tabla Char"/>
    <w:link w:val="Bulleteadotabla"/>
    <w:locked/>
    <w:rsid w:val="00C36C96"/>
    <w:rPr>
      <w:rFonts w:cs="Arial"/>
      <w:bCs/>
      <w:szCs w:val="22"/>
      <w:lang w:bidi="en-US"/>
    </w:rPr>
  </w:style>
  <w:style w:type="paragraph" w:customStyle="1" w:styleId="AppendixStyle2">
    <w:name w:val="Appendix Style2"/>
    <w:basedOn w:val="Heading2"/>
    <w:rsid w:val="00C36C96"/>
    <w:pPr>
      <w:keepNext w:val="0"/>
      <w:keepLines w:val="0"/>
      <w:numPr>
        <w:numId w:val="6"/>
      </w:numPr>
      <w:spacing w:before="120" w:after="120" w:line="276" w:lineRule="auto"/>
      <w:ind w:right="0"/>
      <w:jc w:val="left"/>
    </w:pPr>
    <w:rPr>
      <w:rFonts w:ascii="Calibri" w:eastAsia="Times New Roman" w:hAnsi="Calibri" w:cs="Times New Roman"/>
      <w:color w:val="auto"/>
      <w:sz w:val="22"/>
      <w:lang w:eastAsia="en-US" w:bidi="en-US"/>
    </w:rPr>
  </w:style>
  <w:style w:type="paragraph" w:customStyle="1" w:styleId="AppendixHeading">
    <w:name w:val="Appendix Heading"/>
    <w:basedOn w:val="Heading2"/>
    <w:link w:val="AppendixHeadingChar"/>
    <w:qFormat/>
    <w:rsid w:val="00C36C96"/>
    <w:pPr>
      <w:keepNext w:val="0"/>
      <w:keepLines w:val="0"/>
      <w:numPr>
        <w:numId w:val="7"/>
      </w:numPr>
      <w:spacing w:before="120" w:after="120" w:line="276" w:lineRule="auto"/>
      <w:ind w:right="0"/>
      <w:jc w:val="left"/>
    </w:pPr>
    <w:rPr>
      <w:lang w:eastAsia="en-US" w:bidi="en-US"/>
    </w:rPr>
  </w:style>
  <w:style w:type="character" w:customStyle="1" w:styleId="AppendixHeadingChar">
    <w:name w:val="Appendix Heading Char"/>
    <w:basedOn w:val="Heading2Char"/>
    <w:link w:val="AppendixHeading"/>
    <w:locked/>
    <w:rsid w:val="00C36C96"/>
    <w:rPr>
      <w:rFonts w:asciiTheme="majorHAnsi" w:eastAsiaTheme="majorEastAsia" w:hAnsiTheme="majorHAnsi" w:cstheme="majorBidi"/>
      <w:b/>
      <w:bCs/>
      <w:color w:val="4F81BD" w:themeColor="accent1"/>
      <w:sz w:val="26"/>
      <w:szCs w:val="26"/>
      <w:lang w:bidi="en-US"/>
    </w:rPr>
  </w:style>
  <w:style w:type="paragraph" w:customStyle="1" w:styleId="AppendixSub">
    <w:name w:val="Appendix Sub"/>
    <w:basedOn w:val="AppendixHeading"/>
    <w:link w:val="AppendixSubChar"/>
    <w:rsid w:val="00C36C96"/>
    <w:pPr>
      <w:numPr>
        <w:ilvl w:val="1"/>
      </w:numPr>
    </w:pPr>
  </w:style>
  <w:style w:type="character" w:customStyle="1" w:styleId="AppendixSubChar">
    <w:name w:val="Appendix Sub Char"/>
    <w:basedOn w:val="AppendixHeadingChar"/>
    <w:link w:val="AppendixSub"/>
    <w:locked/>
    <w:rsid w:val="00C36C96"/>
    <w:rPr>
      <w:rFonts w:asciiTheme="majorHAnsi" w:eastAsiaTheme="majorEastAsia" w:hAnsiTheme="majorHAnsi" w:cstheme="majorBidi"/>
      <w:b/>
      <w:bCs/>
      <w:color w:val="4F81BD" w:themeColor="accent1"/>
      <w:sz w:val="26"/>
      <w:szCs w:val="26"/>
      <w:lang w:bidi="en-US"/>
    </w:rPr>
  </w:style>
  <w:style w:type="paragraph" w:styleId="Quote">
    <w:name w:val="Quote"/>
    <w:basedOn w:val="Normal"/>
    <w:next w:val="Normal"/>
    <w:link w:val="QuoteChar"/>
    <w:uiPriority w:val="29"/>
    <w:qFormat/>
    <w:rsid w:val="00C36C96"/>
    <w:pPr>
      <w:spacing w:before="200" w:line="276" w:lineRule="auto"/>
      <w:ind w:left="360" w:right="360"/>
      <w:jc w:val="left"/>
    </w:pPr>
    <w:rPr>
      <w:rFonts w:ascii="Calibri" w:hAnsi="Calibri"/>
      <w:i/>
      <w:iCs/>
      <w:lang w:eastAsia="en-US" w:bidi="en-US"/>
    </w:rPr>
  </w:style>
  <w:style w:type="character" w:customStyle="1" w:styleId="QuoteChar">
    <w:name w:val="Quote Char"/>
    <w:basedOn w:val="DefaultParagraphFont"/>
    <w:link w:val="Quote"/>
    <w:uiPriority w:val="29"/>
    <w:rsid w:val="00C36C96"/>
    <w:rPr>
      <w:i/>
      <w:iCs/>
      <w:szCs w:val="22"/>
      <w:lang w:bidi="en-US"/>
    </w:rPr>
  </w:style>
  <w:style w:type="paragraph" w:styleId="IntenseQuote">
    <w:name w:val="Intense Quote"/>
    <w:basedOn w:val="Normal"/>
    <w:next w:val="Normal"/>
    <w:link w:val="IntenseQuoteChar"/>
    <w:uiPriority w:val="30"/>
    <w:qFormat/>
    <w:rsid w:val="00C36C96"/>
    <w:pPr>
      <w:pBdr>
        <w:bottom w:val="single" w:sz="4" w:space="1" w:color="auto"/>
      </w:pBdr>
      <w:spacing w:before="200" w:after="280" w:line="276" w:lineRule="auto"/>
      <w:ind w:left="1008" w:right="1152"/>
    </w:pPr>
    <w:rPr>
      <w:rFonts w:ascii="Calibri" w:hAnsi="Calibri"/>
      <w:b/>
      <w:bCs/>
      <w:i/>
      <w:iCs/>
      <w:lang w:eastAsia="en-US" w:bidi="en-US"/>
    </w:rPr>
  </w:style>
  <w:style w:type="character" w:customStyle="1" w:styleId="IntenseQuoteChar">
    <w:name w:val="Intense Quote Char"/>
    <w:basedOn w:val="DefaultParagraphFont"/>
    <w:link w:val="IntenseQuote"/>
    <w:uiPriority w:val="30"/>
    <w:rsid w:val="00C36C96"/>
    <w:rPr>
      <w:b/>
      <w:bCs/>
      <w:i/>
      <w:iCs/>
      <w:szCs w:val="22"/>
      <w:lang w:bidi="en-US"/>
    </w:rPr>
  </w:style>
  <w:style w:type="character" w:styleId="SubtleReference">
    <w:name w:val="Subtle Reference"/>
    <w:uiPriority w:val="31"/>
    <w:qFormat/>
    <w:rsid w:val="00C36C96"/>
    <w:rPr>
      <w:smallCaps/>
    </w:rPr>
  </w:style>
  <w:style w:type="character" w:styleId="BookTitle">
    <w:name w:val="Book Title"/>
    <w:uiPriority w:val="33"/>
    <w:qFormat/>
    <w:rsid w:val="00C36C96"/>
    <w:rPr>
      <w:i/>
      <w:iCs/>
      <w:smallCaps/>
      <w:spacing w:val="5"/>
    </w:rPr>
  </w:style>
  <w:style w:type="paragraph" w:customStyle="1" w:styleId="SANUS1">
    <w:name w:val="SANUS 1"/>
    <w:basedOn w:val="Heading1"/>
    <w:link w:val="SANUS1Char"/>
    <w:qFormat/>
    <w:rsid w:val="00C36C96"/>
    <w:pPr>
      <w:keepNext w:val="0"/>
      <w:keepLines w:val="0"/>
      <w:pBdr>
        <w:bottom w:val="single" w:sz="4" w:space="1" w:color="FF0000"/>
      </w:pBdr>
      <w:tabs>
        <w:tab w:val="num" w:pos="567"/>
      </w:tabs>
      <w:spacing w:before="120" w:after="120" w:line="276" w:lineRule="auto"/>
      <w:ind w:left="680" w:right="0" w:hanging="680"/>
      <w:contextualSpacing/>
      <w:jc w:val="left"/>
    </w:pPr>
    <w:rPr>
      <w:color w:val="FF0000"/>
      <w:lang w:eastAsia="en-US" w:bidi="en-US"/>
    </w:rPr>
  </w:style>
  <w:style w:type="character" w:customStyle="1" w:styleId="SANUS1Char">
    <w:name w:val="SANUS 1 Char"/>
    <w:basedOn w:val="Heading1Char"/>
    <w:link w:val="SANUS1"/>
    <w:rsid w:val="00C36C96"/>
    <w:rPr>
      <w:rFonts w:asciiTheme="majorHAnsi" w:eastAsiaTheme="majorEastAsia" w:hAnsiTheme="majorHAnsi" w:cstheme="majorBidi"/>
      <w:b/>
      <w:bCs/>
      <w:color w:val="FF0000"/>
      <w:sz w:val="28"/>
      <w:szCs w:val="28"/>
      <w:lang w:bidi="en-US"/>
    </w:rPr>
  </w:style>
  <w:style w:type="paragraph" w:customStyle="1" w:styleId="SANUS3">
    <w:name w:val="SAN US 3"/>
    <w:basedOn w:val="SANUS2"/>
    <w:link w:val="SANUS3Char"/>
    <w:qFormat/>
    <w:rsid w:val="00C36C96"/>
    <w:pPr>
      <w:ind w:left="900" w:hanging="680"/>
    </w:pPr>
    <w:rPr>
      <w:rFonts w:asciiTheme="majorHAnsi" w:eastAsiaTheme="majorEastAsia" w:hAnsiTheme="majorHAnsi" w:cstheme="majorBidi"/>
      <w:color w:val="4F81BD" w:themeColor="accent1"/>
      <w:sz w:val="22"/>
      <w:szCs w:val="22"/>
      <w:lang w:eastAsia="zh-CN"/>
    </w:rPr>
  </w:style>
  <w:style w:type="character" w:customStyle="1" w:styleId="SANUS3Char">
    <w:name w:val="SAN US 3 Char"/>
    <w:basedOn w:val="Heading3Char"/>
    <w:link w:val="SANUS3"/>
    <w:rsid w:val="00C36C96"/>
    <w:rPr>
      <w:rFonts w:asciiTheme="majorHAnsi" w:eastAsiaTheme="majorEastAsia" w:hAnsiTheme="majorHAnsi" w:cstheme="majorBidi"/>
      <w:b/>
      <w:bCs/>
      <w:color w:val="4F81BD" w:themeColor="accent1"/>
      <w:szCs w:val="22"/>
      <w:lang w:eastAsia="zh-CN" w:bidi="en-US"/>
    </w:rPr>
  </w:style>
  <w:style w:type="paragraph" w:customStyle="1" w:styleId="SANUS4">
    <w:name w:val="SAN US 4"/>
    <w:basedOn w:val="SANUS2"/>
    <w:link w:val="SANUS4Char"/>
    <w:qFormat/>
    <w:rsid w:val="00C36C96"/>
    <w:pPr>
      <w:ind w:left="864" w:hanging="864"/>
    </w:pPr>
    <w:rPr>
      <w:rFonts w:asciiTheme="majorHAnsi" w:eastAsiaTheme="majorEastAsia" w:hAnsiTheme="majorHAnsi" w:cs="Calibri"/>
      <w:color w:val="4F81BD" w:themeColor="accent1"/>
      <w:sz w:val="22"/>
      <w:szCs w:val="22"/>
      <w:lang w:eastAsia="zh-CN"/>
    </w:rPr>
  </w:style>
  <w:style w:type="character" w:customStyle="1" w:styleId="SANUS4Char">
    <w:name w:val="SAN US 4 Char"/>
    <w:basedOn w:val="Heading4Char"/>
    <w:link w:val="SANUS4"/>
    <w:rsid w:val="00C36C96"/>
    <w:rPr>
      <w:rFonts w:asciiTheme="majorHAnsi" w:eastAsiaTheme="majorEastAsia" w:hAnsiTheme="majorHAnsi" w:cs="Calibri"/>
      <w:b/>
      <w:bCs/>
      <w:i w:val="0"/>
      <w:iCs w:val="0"/>
      <w:color w:val="4F81BD" w:themeColor="accent1"/>
      <w:szCs w:val="22"/>
      <w:lang w:eastAsia="zh-CN" w:bidi="en-US"/>
    </w:rPr>
  </w:style>
  <w:style w:type="paragraph" w:customStyle="1" w:styleId="StyleHeading211ptNotItalic">
    <w:name w:val="Style Heading 2 + 11 pt Not Italic"/>
    <w:basedOn w:val="Heading2"/>
    <w:rsid w:val="00C36C96"/>
    <w:pPr>
      <w:keepLines w:val="0"/>
      <w:numPr>
        <w:ilvl w:val="1"/>
      </w:numPr>
      <w:tabs>
        <w:tab w:val="num" w:pos="576"/>
      </w:tabs>
      <w:spacing w:before="240" w:after="120"/>
      <w:ind w:right="0"/>
      <w:jc w:val="left"/>
    </w:pPr>
    <w:rPr>
      <w:rFonts w:asciiTheme="minorHAnsi" w:eastAsia="Times New Roman" w:hAnsiTheme="minorHAnsi" w:cs="Arial"/>
      <w:i/>
      <w:color w:val="auto"/>
      <w:sz w:val="22"/>
      <w:szCs w:val="28"/>
      <w:lang w:eastAsia="en-US"/>
    </w:rPr>
  </w:style>
  <w:style w:type="paragraph" w:customStyle="1" w:styleId="Heading2Bold">
    <w:name w:val="Heading 2 Bold"/>
    <w:basedOn w:val="Heading2"/>
    <w:rsid w:val="00C36C96"/>
    <w:pPr>
      <w:keepLines w:val="0"/>
      <w:spacing w:before="240" w:after="120"/>
      <w:ind w:right="0"/>
      <w:jc w:val="left"/>
    </w:pPr>
    <w:rPr>
      <w:rFonts w:asciiTheme="minorHAnsi" w:eastAsia="Times New Roman" w:hAnsiTheme="minorHAnsi" w:cs="Arial"/>
      <w:iCs/>
      <w:color w:val="auto"/>
      <w:sz w:val="22"/>
      <w:szCs w:val="22"/>
      <w:lang w:eastAsia="en-US"/>
    </w:rPr>
  </w:style>
  <w:style w:type="paragraph" w:styleId="PlainText">
    <w:name w:val="Plain Text"/>
    <w:basedOn w:val="Normal"/>
    <w:link w:val="PlainTextChar"/>
    <w:uiPriority w:val="99"/>
    <w:unhideWhenUsed/>
    <w:rsid w:val="00C36C96"/>
    <w:pPr>
      <w:ind w:right="0"/>
      <w:jc w:val="left"/>
    </w:pPr>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C36C96"/>
    <w:rPr>
      <w:rFonts w:ascii="Consolas" w:eastAsia="Calibri" w:hAnsi="Consolas"/>
      <w:sz w:val="21"/>
      <w:szCs w:val="21"/>
    </w:rPr>
  </w:style>
  <w:style w:type="table" w:styleId="LightShading-Accent2">
    <w:name w:val="Light Shading Accent 2"/>
    <w:basedOn w:val="TableNormal"/>
    <w:uiPriority w:val="60"/>
    <w:rsid w:val="00A21362"/>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1">
    <w:name w:val="Light List Accent 1"/>
    <w:basedOn w:val="TableNormal"/>
    <w:uiPriority w:val="61"/>
    <w:rsid w:val="00F618C8"/>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dTable3-Accent5">
    <w:name w:val="Grid Table 3 Accent 5"/>
    <w:basedOn w:val="TableNormal"/>
    <w:uiPriority w:val="48"/>
    <w:rsid w:val="00AE7547"/>
    <w:pPr>
      <w:spacing w:line="240" w:lineRule="auto"/>
      <w:ind w:left="0" w:right="0" w:firstLine="0"/>
    </w:pPr>
    <w:rPr>
      <w:rFonts w:asciiTheme="minorHAnsi" w:eastAsiaTheme="minorHAnsi" w:hAnsiTheme="minorHAnsi" w:cstheme="minorBidi"/>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4-Accent5">
    <w:name w:val="Grid Table 4 Accent 5"/>
    <w:basedOn w:val="TableNormal"/>
    <w:uiPriority w:val="49"/>
    <w:rsid w:val="00200581"/>
    <w:pPr>
      <w:spacing w:line="240" w:lineRule="auto"/>
      <w:ind w:left="0" w:right="0" w:firstLine="0"/>
    </w:pPr>
    <w:rPr>
      <w:rFonts w:asciiTheme="minorHAnsi" w:eastAsiaTheme="minorHAnsi" w:hAnsiTheme="minorHAnsi" w:cstheme="minorBidi"/>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PlaceholderText">
    <w:name w:val="Placeholder Text"/>
    <w:basedOn w:val="DefaultParagraphFont"/>
    <w:uiPriority w:val="99"/>
    <w:semiHidden/>
    <w:rsid w:val="00974843"/>
    <w:rPr>
      <w:color w:val="808080"/>
    </w:rPr>
  </w:style>
  <w:style w:type="paragraph" w:customStyle="1" w:styleId="p3">
    <w:name w:val="p3"/>
    <w:basedOn w:val="Normal"/>
    <w:rsid w:val="004F2BB9"/>
    <w:pPr>
      <w:spacing w:before="100" w:beforeAutospacing="1" w:after="100" w:afterAutospacing="1"/>
      <w:ind w:right="0"/>
      <w:jc w:val="left"/>
    </w:pPr>
    <w:rPr>
      <w:rFonts w:ascii="Times New Roman" w:eastAsiaTheme="minorHAnsi" w:hAnsi="Times New Roman"/>
      <w:sz w:val="24"/>
      <w:szCs w:val="24"/>
      <w:lang w:eastAsia="en-US"/>
    </w:rPr>
  </w:style>
  <w:style w:type="character" w:customStyle="1" w:styleId="s1">
    <w:name w:val="s1"/>
    <w:basedOn w:val="DefaultParagraphFont"/>
    <w:rsid w:val="004F2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690">
      <w:bodyDiv w:val="1"/>
      <w:marLeft w:val="0"/>
      <w:marRight w:val="0"/>
      <w:marTop w:val="0"/>
      <w:marBottom w:val="0"/>
      <w:divBdr>
        <w:top w:val="none" w:sz="0" w:space="0" w:color="auto"/>
        <w:left w:val="none" w:sz="0" w:space="0" w:color="auto"/>
        <w:bottom w:val="none" w:sz="0" w:space="0" w:color="auto"/>
        <w:right w:val="none" w:sz="0" w:space="0" w:color="auto"/>
      </w:divBdr>
    </w:div>
    <w:div w:id="17052138">
      <w:bodyDiv w:val="1"/>
      <w:marLeft w:val="0"/>
      <w:marRight w:val="0"/>
      <w:marTop w:val="0"/>
      <w:marBottom w:val="0"/>
      <w:divBdr>
        <w:top w:val="none" w:sz="0" w:space="0" w:color="auto"/>
        <w:left w:val="none" w:sz="0" w:space="0" w:color="auto"/>
        <w:bottom w:val="none" w:sz="0" w:space="0" w:color="auto"/>
        <w:right w:val="none" w:sz="0" w:space="0" w:color="auto"/>
      </w:divBdr>
    </w:div>
    <w:div w:id="123541853">
      <w:bodyDiv w:val="1"/>
      <w:marLeft w:val="0"/>
      <w:marRight w:val="0"/>
      <w:marTop w:val="0"/>
      <w:marBottom w:val="0"/>
      <w:divBdr>
        <w:top w:val="none" w:sz="0" w:space="0" w:color="auto"/>
        <w:left w:val="none" w:sz="0" w:space="0" w:color="auto"/>
        <w:bottom w:val="none" w:sz="0" w:space="0" w:color="auto"/>
        <w:right w:val="none" w:sz="0" w:space="0" w:color="auto"/>
      </w:divBdr>
    </w:div>
    <w:div w:id="185757460">
      <w:bodyDiv w:val="1"/>
      <w:marLeft w:val="0"/>
      <w:marRight w:val="0"/>
      <w:marTop w:val="0"/>
      <w:marBottom w:val="0"/>
      <w:divBdr>
        <w:top w:val="none" w:sz="0" w:space="0" w:color="auto"/>
        <w:left w:val="none" w:sz="0" w:space="0" w:color="auto"/>
        <w:bottom w:val="none" w:sz="0" w:space="0" w:color="auto"/>
        <w:right w:val="none" w:sz="0" w:space="0" w:color="auto"/>
      </w:divBdr>
    </w:div>
    <w:div w:id="214317905">
      <w:bodyDiv w:val="1"/>
      <w:marLeft w:val="0"/>
      <w:marRight w:val="0"/>
      <w:marTop w:val="0"/>
      <w:marBottom w:val="0"/>
      <w:divBdr>
        <w:top w:val="none" w:sz="0" w:space="0" w:color="auto"/>
        <w:left w:val="none" w:sz="0" w:space="0" w:color="auto"/>
        <w:bottom w:val="none" w:sz="0" w:space="0" w:color="auto"/>
        <w:right w:val="none" w:sz="0" w:space="0" w:color="auto"/>
      </w:divBdr>
    </w:div>
    <w:div w:id="342441970">
      <w:bodyDiv w:val="1"/>
      <w:marLeft w:val="0"/>
      <w:marRight w:val="0"/>
      <w:marTop w:val="0"/>
      <w:marBottom w:val="0"/>
      <w:divBdr>
        <w:top w:val="none" w:sz="0" w:space="0" w:color="auto"/>
        <w:left w:val="none" w:sz="0" w:space="0" w:color="auto"/>
        <w:bottom w:val="none" w:sz="0" w:space="0" w:color="auto"/>
        <w:right w:val="none" w:sz="0" w:space="0" w:color="auto"/>
      </w:divBdr>
    </w:div>
    <w:div w:id="359279031">
      <w:bodyDiv w:val="1"/>
      <w:marLeft w:val="0"/>
      <w:marRight w:val="0"/>
      <w:marTop w:val="0"/>
      <w:marBottom w:val="0"/>
      <w:divBdr>
        <w:top w:val="none" w:sz="0" w:space="0" w:color="auto"/>
        <w:left w:val="none" w:sz="0" w:space="0" w:color="auto"/>
        <w:bottom w:val="none" w:sz="0" w:space="0" w:color="auto"/>
        <w:right w:val="none" w:sz="0" w:space="0" w:color="auto"/>
      </w:divBdr>
    </w:div>
    <w:div w:id="411976035">
      <w:bodyDiv w:val="1"/>
      <w:marLeft w:val="0"/>
      <w:marRight w:val="0"/>
      <w:marTop w:val="0"/>
      <w:marBottom w:val="0"/>
      <w:divBdr>
        <w:top w:val="none" w:sz="0" w:space="0" w:color="auto"/>
        <w:left w:val="none" w:sz="0" w:space="0" w:color="auto"/>
        <w:bottom w:val="none" w:sz="0" w:space="0" w:color="auto"/>
        <w:right w:val="none" w:sz="0" w:space="0" w:color="auto"/>
      </w:divBdr>
    </w:div>
    <w:div w:id="427240046">
      <w:bodyDiv w:val="1"/>
      <w:marLeft w:val="0"/>
      <w:marRight w:val="0"/>
      <w:marTop w:val="0"/>
      <w:marBottom w:val="0"/>
      <w:divBdr>
        <w:top w:val="none" w:sz="0" w:space="0" w:color="auto"/>
        <w:left w:val="none" w:sz="0" w:space="0" w:color="auto"/>
        <w:bottom w:val="none" w:sz="0" w:space="0" w:color="auto"/>
        <w:right w:val="none" w:sz="0" w:space="0" w:color="auto"/>
      </w:divBdr>
    </w:div>
    <w:div w:id="605818178">
      <w:bodyDiv w:val="1"/>
      <w:marLeft w:val="0"/>
      <w:marRight w:val="0"/>
      <w:marTop w:val="0"/>
      <w:marBottom w:val="0"/>
      <w:divBdr>
        <w:top w:val="none" w:sz="0" w:space="0" w:color="auto"/>
        <w:left w:val="none" w:sz="0" w:space="0" w:color="auto"/>
        <w:bottom w:val="none" w:sz="0" w:space="0" w:color="auto"/>
        <w:right w:val="none" w:sz="0" w:space="0" w:color="auto"/>
      </w:divBdr>
    </w:div>
    <w:div w:id="643701045">
      <w:bodyDiv w:val="1"/>
      <w:marLeft w:val="0"/>
      <w:marRight w:val="0"/>
      <w:marTop w:val="0"/>
      <w:marBottom w:val="0"/>
      <w:divBdr>
        <w:top w:val="none" w:sz="0" w:space="0" w:color="auto"/>
        <w:left w:val="none" w:sz="0" w:space="0" w:color="auto"/>
        <w:bottom w:val="none" w:sz="0" w:space="0" w:color="auto"/>
        <w:right w:val="none" w:sz="0" w:space="0" w:color="auto"/>
      </w:divBdr>
    </w:div>
    <w:div w:id="692726317">
      <w:bodyDiv w:val="1"/>
      <w:marLeft w:val="0"/>
      <w:marRight w:val="0"/>
      <w:marTop w:val="0"/>
      <w:marBottom w:val="0"/>
      <w:divBdr>
        <w:top w:val="none" w:sz="0" w:space="0" w:color="auto"/>
        <w:left w:val="none" w:sz="0" w:space="0" w:color="auto"/>
        <w:bottom w:val="none" w:sz="0" w:space="0" w:color="auto"/>
        <w:right w:val="none" w:sz="0" w:space="0" w:color="auto"/>
      </w:divBdr>
    </w:div>
    <w:div w:id="730926371">
      <w:bodyDiv w:val="1"/>
      <w:marLeft w:val="0"/>
      <w:marRight w:val="0"/>
      <w:marTop w:val="0"/>
      <w:marBottom w:val="0"/>
      <w:divBdr>
        <w:top w:val="none" w:sz="0" w:space="0" w:color="auto"/>
        <w:left w:val="none" w:sz="0" w:space="0" w:color="auto"/>
        <w:bottom w:val="none" w:sz="0" w:space="0" w:color="auto"/>
        <w:right w:val="none" w:sz="0" w:space="0" w:color="auto"/>
      </w:divBdr>
    </w:div>
    <w:div w:id="780614659">
      <w:bodyDiv w:val="1"/>
      <w:marLeft w:val="0"/>
      <w:marRight w:val="0"/>
      <w:marTop w:val="0"/>
      <w:marBottom w:val="0"/>
      <w:divBdr>
        <w:top w:val="none" w:sz="0" w:space="0" w:color="auto"/>
        <w:left w:val="none" w:sz="0" w:space="0" w:color="auto"/>
        <w:bottom w:val="none" w:sz="0" w:space="0" w:color="auto"/>
        <w:right w:val="none" w:sz="0" w:space="0" w:color="auto"/>
      </w:divBdr>
    </w:div>
    <w:div w:id="794372634">
      <w:bodyDiv w:val="1"/>
      <w:marLeft w:val="0"/>
      <w:marRight w:val="0"/>
      <w:marTop w:val="0"/>
      <w:marBottom w:val="0"/>
      <w:divBdr>
        <w:top w:val="none" w:sz="0" w:space="0" w:color="auto"/>
        <w:left w:val="none" w:sz="0" w:space="0" w:color="auto"/>
        <w:bottom w:val="none" w:sz="0" w:space="0" w:color="auto"/>
        <w:right w:val="none" w:sz="0" w:space="0" w:color="auto"/>
      </w:divBdr>
    </w:div>
    <w:div w:id="799499385">
      <w:bodyDiv w:val="1"/>
      <w:marLeft w:val="0"/>
      <w:marRight w:val="0"/>
      <w:marTop w:val="0"/>
      <w:marBottom w:val="0"/>
      <w:divBdr>
        <w:top w:val="none" w:sz="0" w:space="0" w:color="auto"/>
        <w:left w:val="none" w:sz="0" w:space="0" w:color="auto"/>
        <w:bottom w:val="none" w:sz="0" w:space="0" w:color="auto"/>
        <w:right w:val="none" w:sz="0" w:space="0" w:color="auto"/>
      </w:divBdr>
    </w:div>
    <w:div w:id="818424182">
      <w:bodyDiv w:val="1"/>
      <w:marLeft w:val="0"/>
      <w:marRight w:val="0"/>
      <w:marTop w:val="0"/>
      <w:marBottom w:val="0"/>
      <w:divBdr>
        <w:top w:val="none" w:sz="0" w:space="0" w:color="auto"/>
        <w:left w:val="none" w:sz="0" w:space="0" w:color="auto"/>
        <w:bottom w:val="none" w:sz="0" w:space="0" w:color="auto"/>
        <w:right w:val="none" w:sz="0" w:space="0" w:color="auto"/>
      </w:divBdr>
    </w:div>
    <w:div w:id="893084467">
      <w:bodyDiv w:val="1"/>
      <w:marLeft w:val="0"/>
      <w:marRight w:val="0"/>
      <w:marTop w:val="0"/>
      <w:marBottom w:val="0"/>
      <w:divBdr>
        <w:top w:val="none" w:sz="0" w:space="0" w:color="auto"/>
        <w:left w:val="none" w:sz="0" w:space="0" w:color="auto"/>
        <w:bottom w:val="none" w:sz="0" w:space="0" w:color="auto"/>
        <w:right w:val="none" w:sz="0" w:space="0" w:color="auto"/>
      </w:divBdr>
    </w:div>
    <w:div w:id="922102870">
      <w:bodyDiv w:val="1"/>
      <w:marLeft w:val="0"/>
      <w:marRight w:val="0"/>
      <w:marTop w:val="0"/>
      <w:marBottom w:val="0"/>
      <w:divBdr>
        <w:top w:val="none" w:sz="0" w:space="0" w:color="auto"/>
        <w:left w:val="none" w:sz="0" w:space="0" w:color="auto"/>
        <w:bottom w:val="none" w:sz="0" w:space="0" w:color="auto"/>
        <w:right w:val="none" w:sz="0" w:space="0" w:color="auto"/>
      </w:divBdr>
    </w:div>
    <w:div w:id="947472109">
      <w:bodyDiv w:val="1"/>
      <w:marLeft w:val="0"/>
      <w:marRight w:val="0"/>
      <w:marTop w:val="0"/>
      <w:marBottom w:val="0"/>
      <w:divBdr>
        <w:top w:val="none" w:sz="0" w:space="0" w:color="auto"/>
        <w:left w:val="none" w:sz="0" w:space="0" w:color="auto"/>
        <w:bottom w:val="none" w:sz="0" w:space="0" w:color="auto"/>
        <w:right w:val="none" w:sz="0" w:space="0" w:color="auto"/>
      </w:divBdr>
      <w:divsChild>
        <w:div w:id="707293351">
          <w:marLeft w:val="720"/>
          <w:marRight w:val="0"/>
          <w:marTop w:val="112"/>
          <w:marBottom w:val="0"/>
          <w:divBdr>
            <w:top w:val="none" w:sz="0" w:space="0" w:color="auto"/>
            <w:left w:val="none" w:sz="0" w:space="0" w:color="auto"/>
            <w:bottom w:val="none" w:sz="0" w:space="0" w:color="auto"/>
            <w:right w:val="none" w:sz="0" w:space="0" w:color="auto"/>
          </w:divBdr>
        </w:div>
        <w:div w:id="1522089045">
          <w:marLeft w:val="720"/>
          <w:marRight w:val="0"/>
          <w:marTop w:val="112"/>
          <w:marBottom w:val="0"/>
          <w:divBdr>
            <w:top w:val="none" w:sz="0" w:space="0" w:color="auto"/>
            <w:left w:val="none" w:sz="0" w:space="0" w:color="auto"/>
            <w:bottom w:val="none" w:sz="0" w:space="0" w:color="auto"/>
            <w:right w:val="none" w:sz="0" w:space="0" w:color="auto"/>
          </w:divBdr>
        </w:div>
        <w:div w:id="456989436">
          <w:marLeft w:val="720"/>
          <w:marRight w:val="0"/>
          <w:marTop w:val="112"/>
          <w:marBottom w:val="0"/>
          <w:divBdr>
            <w:top w:val="none" w:sz="0" w:space="0" w:color="auto"/>
            <w:left w:val="none" w:sz="0" w:space="0" w:color="auto"/>
            <w:bottom w:val="none" w:sz="0" w:space="0" w:color="auto"/>
            <w:right w:val="none" w:sz="0" w:space="0" w:color="auto"/>
          </w:divBdr>
        </w:div>
        <w:div w:id="207302417">
          <w:marLeft w:val="720"/>
          <w:marRight w:val="0"/>
          <w:marTop w:val="112"/>
          <w:marBottom w:val="0"/>
          <w:divBdr>
            <w:top w:val="none" w:sz="0" w:space="0" w:color="auto"/>
            <w:left w:val="none" w:sz="0" w:space="0" w:color="auto"/>
            <w:bottom w:val="none" w:sz="0" w:space="0" w:color="auto"/>
            <w:right w:val="none" w:sz="0" w:space="0" w:color="auto"/>
          </w:divBdr>
        </w:div>
        <w:div w:id="119306607">
          <w:marLeft w:val="720"/>
          <w:marRight w:val="0"/>
          <w:marTop w:val="112"/>
          <w:marBottom w:val="0"/>
          <w:divBdr>
            <w:top w:val="none" w:sz="0" w:space="0" w:color="auto"/>
            <w:left w:val="none" w:sz="0" w:space="0" w:color="auto"/>
            <w:bottom w:val="none" w:sz="0" w:space="0" w:color="auto"/>
            <w:right w:val="none" w:sz="0" w:space="0" w:color="auto"/>
          </w:divBdr>
        </w:div>
      </w:divsChild>
    </w:div>
    <w:div w:id="1036735461">
      <w:bodyDiv w:val="1"/>
      <w:marLeft w:val="0"/>
      <w:marRight w:val="0"/>
      <w:marTop w:val="0"/>
      <w:marBottom w:val="0"/>
      <w:divBdr>
        <w:top w:val="none" w:sz="0" w:space="0" w:color="auto"/>
        <w:left w:val="none" w:sz="0" w:space="0" w:color="auto"/>
        <w:bottom w:val="none" w:sz="0" w:space="0" w:color="auto"/>
        <w:right w:val="none" w:sz="0" w:space="0" w:color="auto"/>
      </w:divBdr>
    </w:div>
    <w:div w:id="1044671671">
      <w:bodyDiv w:val="1"/>
      <w:marLeft w:val="0"/>
      <w:marRight w:val="0"/>
      <w:marTop w:val="0"/>
      <w:marBottom w:val="0"/>
      <w:divBdr>
        <w:top w:val="none" w:sz="0" w:space="0" w:color="auto"/>
        <w:left w:val="none" w:sz="0" w:space="0" w:color="auto"/>
        <w:bottom w:val="none" w:sz="0" w:space="0" w:color="auto"/>
        <w:right w:val="none" w:sz="0" w:space="0" w:color="auto"/>
      </w:divBdr>
    </w:div>
    <w:div w:id="1175462093">
      <w:bodyDiv w:val="1"/>
      <w:marLeft w:val="0"/>
      <w:marRight w:val="0"/>
      <w:marTop w:val="0"/>
      <w:marBottom w:val="0"/>
      <w:divBdr>
        <w:top w:val="none" w:sz="0" w:space="0" w:color="auto"/>
        <w:left w:val="none" w:sz="0" w:space="0" w:color="auto"/>
        <w:bottom w:val="none" w:sz="0" w:space="0" w:color="auto"/>
        <w:right w:val="none" w:sz="0" w:space="0" w:color="auto"/>
      </w:divBdr>
    </w:div>
    <w:div w:id="1216545420">
      <w:bodyDiv w:val="1"/>
      <w:marLeft w:val="0"/>
      <w:marRight w:val="0"/>
      <w:marTop w:val="0"/>
      <w:marBottom w:val="0"/>
      <w:divBdr>
        <w:top w:val="none" w:sz="0" w:space="0" w:color="auto"/>
        <w:left w:val="none" w:sz="0" w:space="0" w:color="auto"/>
        <w:bottom w:val="none" w:sz="0" w:space="0" w:color="auto"/>
        <w:right w:val="none" w:sz="0" w:space="0" w:color="auto"/>
      </w:divBdr>
    </w:div>
    <w:div w:id="1280064301">
      <w:bodyDiv w:val="1"/>
      <w:marLeft w:val="0"/>
      <w:marRight w:val="0"/>
      <w:marTop w:val="0"/>
      <w:marBottom w:val="0"/>
      <w:divBdr>
        <w:top w:val="none" w:sz="0" w:space="0" w:color="auto"/>
        <w:left w:val="none" w:sz="0" w:space="0" w:color="auto"/>
        <w:bottom w:val="none" w:sz="0" w:space="0" w:color="auto"/>
        <w:right w:val="none" w:sz="0" w:space="0" w:color="auto"/>
      </w:divBdr>
    </w:div>
    <w:div w:id="1302227634">
      <w:bodyDiv w:val="1"/>
      <w:marLeft w:val="0"/>
      <w:marRight w:val="0"/>
      <w:marTop w:val="0"/>
      <w:marBottom w:val="0"/>
      <w:divBdr>
        <w:top w:val="none" w:sz="0" w:space="0" w:color="auto"/>
        <w:left w:val="none" w:sz="0" w:space="0" w:color="auto"/>
        <w:bottom w:val="none" w:sz="0" w:space="0" w:color="auto"/>
        <w:right w:val="none" w:sz="0" w:space="0" w:color="auto"/>
      </w:divBdr>
      <w:divsChild>
        <w:div w:id="238057775">
          <w:marLeft w:val="720"/>
          <w:marRight w:val="0"/>
          <w:marTop w:val="112"/>
          <w:marBottom w:val="0"/>
          <w:divBdr>
            <w:top w:val="none" w:sz="0" w:space="0" w:color="auto"/>
            <w:left w:val="none" w:sz="0" w:space="0" w:color="auto"/>
            <w:bottom w:val="none" w:sz="0" w:space="0" w:color="auto"/>
            <w:right w:val="none" w:sz="0" w:space="0" w:color="auto"/>
          </w:divBdr>
        </w:div>
        <w:div w:id="946086830">
          <w:marLeft w:val="720"/>
          <w:marRight w:val="0"/>
          <w:marTop w:val="112"/>
          <w:marBottom w:val="0"/>
          <w:divBdr>
            <w:top w:val="none" w:sz="0" w:space="0" w:color="auto"/>
            <w:left w:val="none" w:sz="0" w:space="0" w:color="auto"/>
            <w:bottom w:val="none" w:sz="0" w:space="0" w:color="auto"/>
            <w:right w:val="none" w:sz="0" w:space="0" w:color="auto"/>
          </w:divBdr>
        </w:div>
      </w:divsChild>
    </w:div>
    <w:div w:id="1333295281">
      <w:bodyDiv w:val="1"/>
      <w:marLeft w:val="0"/>
      <w:marRight w:val="0"/>
      <w:marTop w:val="0"/>
      <w:marBottom w:val="0"/>
      <w:divBdr>
        <w:top w:val="none" w:sz="0" w:space="0" w:color="auto"/>
        <w:left w:val="none" w:sz="0" w:space="0" w:color="auto"/>
        <w:bottom w:val="none" w:sz="0" w:space="0" w:color="auto"/>
        <w:right w:val="none" w:sz="0" w:space="0" w:color="auto"/>
      </w:divBdr>
      <w:divsChild>
        <w:div w:id="740372031">
          <w:marLeft w:val="720"/>
          <w:marRight w:val="0"/>
          <w:marTop w:val="112"/>
          <w:marBottom w:val="0"/>
          <w:divBdr>
            <w:top w:val="none" w:sz="0" w:space="0" w:color="auto"/>
            <w:left w:val="none" w:sz="0" w:space="0" w:color="auto"/>
            <w:bottom w:val="none" w:sz="0" w:space="0" w:color="auto"/>
            <w:right w:val="none" w:sz="0" w:space="0" w:color="auto"/>
          </w:divBdr>
        </w:div>
        <w:div w:id="333725560">
          <w:marLeft w:val="720"/>
          <w:marRight w:val="0"/>
          <w:marTop w:val="112"/>
          <w:marBottom w:val="0"/>
          <w:divBdr>
            <w:top w:val="none" w:sz="0" w:space="0" w:color="auto"/>
            <w:left w:val="none" w:sz="0" w:space="0" w:color="auto"/>
            <w:bottom w:val="none" w:sz="0" w:space="0" w:color="auto"/>
            <w:right w:val="none" w:sz="0" w:space="0" w:color="auto"/>
          </w:divBdr>
        </w:div>
        <w:div w:id="1174152613">
          <w:marLeft w:val="1440"/>
          <w:marRight w:val="0"/>
          <w:marTop w:val="96"/>
          <w:marBottom w:val="0"/>
          <w:divBdr>
            <w:top w:val="none" w:sz="0" w:space="0" w:color="auto"/>
            <w:left w:val="none" w:sz="0" w:space="0" w:color="auto"/>
            <w:bottom w:val="none" w:sz="0" w:space="0" w:color="auto"/>
            <w:right w:val="none" w:sz="0" w:space="0" w:color="auto"/>
          </w:divBdr>
        </w:div>
        <w:div w:id="386152733">
          <w:marLeft w:val="1440"/>
          <w:marRight w:val="0"/>
          <w:marTop w:val="96"/>
          <w:marBottom w:val="0"/>
          <w:divBdr>
            <w:top w:val="none" w:sz="0" w:space="0" w:color="auto"/>
            <w:left w:val="none" w:sz="0" w:space="0" w:color="auto"/>
            <w:bottom w:val="none" w:sz="0" w:space="0" w:color="auto"/>
            <w:right w:val="none" w:sz="0" w:space="0" w:color="auto"/>
          </w:divBdr>
        </w:div>
        <w:div w:id="990137872">
          <w:marLeft w:val="1440"/>
          <w:marRight w:val="0"/>
          <w:marTop w:val="96"/>
          <w:marBottom w:val="0"/>
          <w:divBdr>
            <w:top w:val="none" w:sz="0" w:space="0" w:color="auto"/>
            <w:left w:val="none" w:sz="0" w:space="0" w:color="auto"/>
            <w:bottom w:val="none" w:sz="0" w:space="0" w:color="auto"/>
            <w:right w:val="none" w:sz="0" w:space="0" w:color="auto"/>
          </w:divBdr>
        </w:div>
      </w:divsChild>
    </w:div>
    <w:div w:id="1344555163">
      <w:bodyDiv w:val="1"/>
      <w:marLeft w:val="0"/>
      <w:marRight w:val="0"/>
      <w:marTop w:val="0"/>
      <w:marBottom w:val="0"/>
      <w:divBdr>
        <w:top w:val="none" w:sz="0" w:space="0" w:color="auto"/>
        <w:left w:val="none" w:sz="0" w:space="0" w:color="auto"/>
        <w:bottom w:val="none" w:sz="0" w:space="0" w:color="auto"/>
        <w:right w:val="none" w:sz="0" w:space="0" w:color="auto"/>
      </w:divBdr>
      <w:divsChild>
        <w:div w:id="1362127430">
          <w:marLeft w:val="274"/>
          <w:marRight w:val="0"/>
          <w:marTop w:val="0"/>
          <w:marBottom w:val="0"/>
          <w:divBdr>
            <w:top w:val="none" w:sz="0" w:space="0" w:color="auto"/>
            <w:left w:val="none" w:sz="0" w:space="0" w:color="auto"/>
            <w:bottom w:val="none" w:sz="0" w:space="0" w:color="auto"/>
            <w:right w:val="none" w:sz="0" w:space="0" w:color="auto"/>
          </w:divBdr>
        </w:div>
        <w:div w:id="1570462027">
          <w:marLeft w:val="274"/>
          <w:marRight w:val="0"/>
          <w:marTop w:val="0"/>
          <w:marBottom w:val="0"/>
          <w:divBdr>
            <w:top w:val="none" w:sz="0" w:space="0" w:color="auto"/>
            <w:left w:val="none" w:sz="0" w:space="0" w:color="auto"/>
            <w:bottom w:val="none" w:sz="0" w:space="0" w:color="auto"/>
            <w:right w:val="none" w:sz="0" w:space="0" w:color="auto"/>
          </w:divBdr>
        </w:div>
        <w:div w:id="1643581282">
          <w:marLeft w:val="274"/>
          <w:marRight w:val="0"/>
          <w:marTop w:val="0"/>
          <w:marBottom w:val="0"/>
          <w:divBdr>
            <w:top w:val="none" w:sz="0" w:space="0" w:color="auto"/>
            <w:left w:val="none" w:sz="0" w:space="0" w:color="auto"/>
            <w:bottom w:val="none" w:sz="0" w:space="0" w:color="auto"/>
            <w:right w:val="none" w:sz="0" w:space="0" w:color="auto"/>
          </w:divBdr>
        </w:div>
        <w:div w:id="1379284447">
          <w:marLeft w:val="274"/>
          <w:marRight w:val="0"/>
          <w:marTop w:val="0"/>
          <w:marBottom w:val="0"/>
          <w:divBdr>
            <w:top w:val="none" w:sz="0" w:space="0" w:color="auto"/>
            <w:left w:val="none" w:sz="0" w:space="0" w:color="auto"/>
            <w:bottom w:val="none" w:sz="0" w:space="0" w:color="auto"/>
            <w:right w:val="none" w:sz="0" w:space="0" w:color="auto"/>
          </w:divBdr>
        </w:div>
        <w:div w:id="1717703934">
          <w:marLeft w:val="274"/>
          <w:marRight w:val="0"/>
          <w:marTop w:val="0"/>
          <w:marBottom w:val="0"/>
          <w:divBdr>
            <w:top w:val="none" w:sz="0" w:space="0" w:color="auto"/>
            <w:left w:val="none" w:sz="0" w:space="0" w:color="auto"/>
            <w:bottom w:val="none" w:sz="0" w:space="0" w:color="auto"/>
            <w:right w:val="none" w:sz="0" w:space="0" w:color="auto"/>
          </w:divBdr>
        </w:div>
        <w:div w:id="892154883">
          <w:marLeft w:val="274"/>
          <w:marRight w:val="0"/>
          <w:marTop w:val="0"/>
          <w:marBottom w:val="0"/>
          <w:divBdr>
            <w:top w:val="none" w:sz="0" w:space="0" w:color="auto"/>
            <w:left w:val="none" w:sz="0" w:space="0" w:color="auto"/>
            <w:bottom w:val="none" w:sz="0" w:space="0" w:color="auto"/>
            <w:right w:val="none" w:sz="0" w:space="0" w:color="auto"/>
          </w:divBdr>
        </w:div>
        <w:div w:id="899290154">
          <w:marLeft w:val="274"/>
          <w:marRight w:val="0"/>
          <w:marTop w:val="0"/>
          <w:marBottom w:val="0"/>
          <w:divBdr>
            <w:top w:val="none" w:sz="0" w:space="0" w:color="auto"/>
            <w:left w:val="none" w:sz="0" w:space="0" w:color="auto"/>
            <w:bottom w:val="none" w:sz="0" w:space="0" w:color="auto"/>
            <w:right w:val="none" w:sz="0" w:space="0" w:color="auto"/>
          </w:divBdr>
        </w:div>
        <w:div w:id="1611275281">
          <w:marLeft w:val="274"/>
          <w:marRight w:val="0"/>
          <w:marTop w:val="0"/>
          <w:marBottom w:val="0"/>
          <w:divBdr>
            <w:top w:val="none" w:sz="0" w:space="0" w:color="auto"/>
            <w:left w:val="none" w:sz="0" w:space="0" w:color="auto"/>
            <w:bottom w:val="none" w:sz="0" w:space="0" w:color="auto"/>
            <w:right w:val="none" w:sz="0" w:space="0" w:color="auto"/>
          </w:divBdr>
        </w:div>
        <w:div w:id="1620604728">
          <w:marLeft w:val="274"/>
          <w:marRight w:val="0"/>
          <w:marTop w:val="0"/>
          <w:marBottom w:val="0"/>
          <w:divBdr>
            <w:top w:val="none" w:sz="0" w:space="0" w:color="auto"/>
            <w:left w:val="none" w:sz="0" w:space="0" w:color="auto"/>
            <w:bottom w:val="none" w:sz="0" w:space="0" w:color="auto"/>
            <w:right w:val="none" w:sz="0" w:space="0" w:color="auto"/>
          </w:divBdr>
        </w:div>
        <w:div w:id="1493909510">
          <w:marLeft w:val="274"/>
          <w:marRight w:val="0"/>
          <w:marTop w:val="0"/>
          <w:marBottom w:val="0"/>
          <w:divBdr>
            <w:top w:val="none" w:sz="0" w:space="0" w:color="auto"/>
            <w:left w:val="none" w:sz="0" w:space="0" w:color="auto"/>
            <w:bottom w:val="none" w:sz="0" w:space="0" w:color="auto"/>
            <w:right w:val="none" w:sz="0" w:space="0" w:color="auto"/>
          </w:divBdr>
        </w:div>
        <w:div w:id="416679077">
          <w:marLeft w:val="274"/>
          <w:marRight w:val="0"/>
          <w:marTop w:val="0"/>
          <w:marBottom w:val="0"/>
          <w:divBdr>
            <w:top w:val="none" w:sz="0" w:space="0" w:color="auto"/>
            <w:left w:val="none" w:sz="0" w:space="0" w:color="auto"/>
            <w:bottom w:val="none" w:sz="0" w:space="0" w:color="auto"/>
            <w:right w:val="none" w:sz="0" w:space="0" w:color="auto"/>
          </w:divBdr>
        </w:div>
        <w:div w:id="59835408">
          <w:marLeft w:val="274"/>
          <w:marRight w:val="0"/>
          <w:marTop w:val="0"/>
          <w:marBottom w:val="0"/>
          <w:divBdr>
            <w:top w:val="none" w:sz="0" w:space="0" w:color="auto"/>
            <w:left w:val="none" w:sz="0" w:space="0" w:color="auto"/>
            <w:bottom w:val="none" w:sz="0" w:space="0" w:color="auto"/>
            <w:right w:val="none" w:sz="0" w:space="0" w:color="auto"/>
          </w:divBdr>
        </w:div>
        <w:div w:id="2040009923">
          <w:marLeft w:val="274"/>
          <w:marRight w:val="0"/>
          <w:marTop w:val="0"/>
          <w:marBottom w:val="0"/>
          <w:divBdr>
            <w:top w:val="none" w:sz="0" w:space="0" w:color="auto"/>
            <w:left w:val="none" w:sz="0" w:space="0" w:color="auto"/>
            <w:bottom w:val="none" w:sz="0" w:space="0" w:color="auto"/>
            <w:right w:val="none" w:sz="0" w:space="0" w:color="auto"/>
          </w:divBdr>
        </w:div>
        <w:div w:id="664473575">
          <w:marLeft w:val="274"/>
          <w:marRight w:val="0"/>
          <w:marTop w:val="0"/>
          <w:marBottom w:val="0"/>
          <w:divBdr>
            <w:top w:val="none" w:sz="0" w:space="0" w:color="auto"/>
            <w:left w:val="none" w:sz="0" w:space="0" w:color="auto"/>
            <w:bottom w:val="none" w:sz="0" w:space="0" w:color="auto"/>
            <w:right w:val="none" w:sz="0" w:space="0" w:color="auto"/>
          </w:divBdr>
        </w:div>
        <w:div w:id="530998507">
          <w:marLeft w:val="274"/>
          <w:marRight w:val="0"/>
          <w:marTop w:val="0"/>
          <w:marBottom w:val="0"/>
          <w:divBdr>
            <w:top w:val="none" w:sz="0" w:space="0" w:color="auto"/>
            <w:left w:val="none" w:sz="0" w:space="0" w:color="auto"/>
            <w:bottom w:val="none" w:sz="0" w:space="0" w:color="auto"/>
            <w:right w:val="none" w:sz="0" w:space="0" w:color="auto"/>
          </w:divBdr>
        </w:div>
        <w:div w:id="1665086837">
          <w:marLeft w:val="274"/>
          <w:marRight w:val="0"/>
          <w:marTop w:val="0"/>
          <w:marBottom w:val="0"/>
          <w:divBdr>
            <w:top w:val="none" w:sz="0" w:space="0" w:color="auto"/>
            <w:left w:val="none" w:sz="0" w:space="0" w:color="auto"/>
            <w:bottom w:val="none" w:sz="0" w:space="0" w:color="auto"/>
            <w:right w:val="none" w:sz="0" w:space="0" w:color="auto"/>
          </w:divBdr>
        </w:div>
        <w:div w:id="1849557961">
          <w:marLeft w:val="274"/>
          <w:marRight w:val="0"/>
          <w:marTop w:val="0"/>
          <w:marBottom w:val="0"/>
          <w:divBdr>
            <w:top w:val="none" w:sz="0" w:space="0" w:color="auto"/>
            <w:left w:val="none" w:sz="0" w:space="0" w:color="auto"/>
            <w:bottom w:val="none" w:sz="0" w:space="0" w:color="auto"/>
            <w:right w:val="none" w:sz="0" w:space="0" w:color="auto"/>
          </w:divBdr>
        </w:div>
        <w:div w:id="506751492">
          <w:marLeft w:val="274"/>
          <w:marRight w:val="0"/>
          <w:marTop w:val="0"/>
          <w:marBottom w:val="0"/>
          <w:divBdr>
            <w:top w:val="none" w:sz="0" w:space="0" w:color="auto"/>
            <w:left w:val="none" w:sz="0" w:space="0" w:color="auto"/>
            <w:bottom w:val="none" w:sz="0" w:space="0" w:color="auto"/>
            <w:right w:val="none" w:sz="0" w:space="0" w:color="auto"/>
          </w:divBdr>
        </w:div>
      </w:divsChild>
    </w:div>
    <w:div w:id="1416325011">
      <w:bodyDiv w:val="1"/>
      <w:marLeft w:val="0"/>
      <w:marRight w:val="0"/>
      <w:marTop w:val="0"/>
      <w:marBottom w:val="0"/>
      <w:divBdr>
        <w:top w:val="none" w:sz="0" w:space="0" w:color="auto"/>
        <w:left w:val="none" w:sz="0" w:space="0" w:color="auto"/>
        <w:bottom w:val="none" w:sz="0" w:space="0" w:color="auto"/>
        <w:right w:val="none" w:sz="0" w:space="0" w:color="auto"/>
      </w:divBdr>
      <w:divsChild>
        <w:div w:id="1115252050">
          <w:marLeft w:val="274"/>
          <w:marRight w:val="0"/>
          <w:marTop w:val="0"/>
          <w:marBottom w:val="0"/>
          <w:divBdr>
            <w:top w:val="none" w:sz="0" w:space="0" w:color="auto"/>
            <w:left w:val="none" w:sz="0" w:space="0" w:color="auto"/>
            <w:bottom w:val="none" w:sz="0" w:space="0" w:color="auto"/>
            <w:right w:val="none" w:sz="0" w:space="0" w:color="auto"/>
          </w:divBdr>
        </w:div>
        <w:div w:id="1979259189">
          <w:marLeft w:val="274"/>
          <w:marRight w:val="0"/>
          <w:marTop w:val="0"/>
          <w:marBottom w:val="0"/>
          <w:divBdr>
            <w:top w:val="none" w:sz="0" w:space="0" w:color="auto"/>
            <w:left w:val="none" w:sz="0" w:space="0" w:color="auto"/>
            <w:bottom w:val="none" w:sz="0" w:space="0" w:color="auto"/>
            <w:right w:val="none" w:sz="0" w:space="0" w:color="auto"/>
          </w:divBdr>
        </w:div>
        <w:div w:id="812218892">
          <w:marLeft w:val="274"/>
          <w:marRight w:val="0"/>
          <w:marTop w:val="0"/>
          <w:marBottom w:val="0"/>
          <w:divBdr>
            <w:top w:val="none" w:sz="0" w:space="0" w:color="auto"/>
            <w:left w:val="none" w:sz="0" w:space="0" w:color="auto"/>
            <w:bottom w:val="none" w:sz="0" w:space="0" w:color="auto"/>
            <w:right w:val="none" w:sz="0" w:space="0" w:color="auto"/>
          </w:divBdr>
        </w:div>
        <w:div w:id="1282954243">
          <w:marLeft w:val="274"/>
          <w:marRight w:val="0"/>
          <w:marTop w:val="0"/>
          <w:marBottom w:val="0"/>
          <w:divBdr>
            <w:top w:val="none" w:sz="0" w:space="0" w:color="auto"/>
            <w:left w:val="none" w:sz="0" w:space="0" w:color="auto"/>
            <w:bottom w:val="none" w:sz="0" w:space="0" w:color="auto"/>
            <w:right w:val="none" w:sz="0" w:space="0" w:color="auto"/>
          </w:divBdr>
        </w:div>
        <w:div w:id="1090739520">
          <w:marLeft w:val="274"/>
          <w:marRight w:val="0"/>
          <w:marTop w:val="0"/>
          <w:marBottom w:val="0"/>
          <w:divBdr>
            <w:top w:val="none" w:sz="0" w:space="0" w:color="auto"/>
            <w:left w:val="none" w:sz="0" w:space="0" w:color="auto"/>
            <w:bottom w:val="none" w:sz="0" w:space="0" w:color="auto"/>
            <w:right w:val="none" w:sz="0" w:space="0" w:color="auto"/>
          </w:divBdr>
        </w:div>
        <w:div w:id="2054495006">
          <w:marLeft w:val="274"/>
          <w:marRight w:val="0"/>
          <w:marTop w:val="0"/>
          <w:marBottom w:val="0"/>
          <w:divBdr>
            <w:top w:val="none" w:sz="0" w:space="0" w:color="auto"/>
            <w:left w:val="none" w:sz="0" w:space="0" w:color="auto"/>
            <w:bottom w:val="none" w:sz="0" w:space="0" w:color="auto"/>
            <w:right w:val="none" w:sz="0" w:space="0" w:color="auto"/>
          </w:divBdr>
        </w:div>
        <w:div w:id="946621799">
          <w:marLeft w:val="274"/>
          <w:marRight w:val="0"/>
          <w:marTop w:val="0"/>
          <w:marBottom w:val="0"/>
          <w:divBdr>
            <w:top w:val="none" w:sz="0" w:space="0" w:color="auto"/>
            <w:left w:val="none" w:sz="0" w:space="0" w:color="auto"/>
            <w:bottom w:val="none" w:sz="0" w:space="0" w:color="auto"/>
            <w:right w:val="none" w:sz="0" w:space="0" w:color="auto"/>
          </w:divBdr>
        </w:div>
        <w:div w:id="746072961">
          <w:marLeft w:val="274"/>
          <w:marRight w:val="0"/>
          <w:marTop w:val="0"/>
          <w:marBottom w:val="0"/>
          <w:divBdr>
            <w:top w:val="none" w:sz="0" w:space="0" w:color="auto"/>
            <w:left w:val="none" w:sz="0" w:space="0" w:color="auto"/>
            <w:bottom w:val="none" w:sz="0" w:space="0" w:color="auto"/>
            <w:right w:val="none" w:sz="0" w:space="0" w:color="auto"/>
          </w:divBdr>
        </w:div>
        <w:div w:id="1025788068">
          <w:marLeft w:val="274"/>
          <w:marRight w:val="0"/>
          <w:marTop w:val="0"/>
          <w:marBottom w:val="0"/>
          <w:divBdr>
            <w:top w:val="none" w:sz="0" w:space="0" w:color="auto"/>
            <w:left w:val="none" w:sz="0" w:space="0" w:color="auto"/>
            <w:bottom w:val="none" w:sz="0" w:space="0" w:color="auto"/>
            <w:right w:val="none" w:sz="0" w:space="0" w:color="auto"/>
          </w:divBdr>
        </w:div>
        <w:div w:id="1385519686">
          <w:marLeft w:val="274"/>
          <w:marRight w:val="0"/>
          <w:marTop w:val="0"/>
          <w:marBottom w:val="0"/>
          <w:divBdr>
            <w:top w:val="none" w:sz="0" w:space="0" w:color="auto"/>
            <w:left w:val="none" w:sz="0" w:space="0" w:color="auto"/>
            <w:bottom w:val="none" w:sz="0" w:space="0" w:color="auto"/>
            <w:right w:val="none" w:sz="0" w:space="0" w:color="auto"/>
          </w:divBdr>
        </w:div>
        <w:div w:id="836576733">
          <w:marLeft w:val="274"/>
          <w:marRight w:val="0"/>
          <w:marTop w:val="0"/>
          <w:marBottom w:val="0"/>
          <w:divBdr>
            <w:top w:val="none" w:sz="0" w:space="0" w:color="auto"/>
            <w:left w:val="none" w:sz="0" w:space="0" w:color="auto"/>
            <w:bottom w:val="none" w:sz="0" w:space="0" w:color="auto"/>
            <w:right w:val="none" w:sz="0" w:space="0" w:color="auto"/>
          </w:divBdr>
        </w:div>
        <w:div w:id="2125348370">
          <w:marLeft w:val="274"/>
          <w:marRight w:val="0"/>
          <w:marTop w:val="0"/>
          <w:marBottom w:val="0"/>
          <w:divBdr>
            <w:top w:val="none" w:sz="0" w:space="0" w:color="auto"/>
            <w:left w:val="none" w:sz="0" w:space="0" w:color="auto"/>
            <w:bottom w:val="none" w:sz="0" w:space="0" w:color="auto"/>
            <w:right w:val="none" w:sz="0" w:space="0" w:color="auto"/>
          </w:divBdr>
        </w:div>
        <w:div w:id="395325981">
          <w:marLeft w:val="274"/>
          <w:marRight w:val="0"/>
          <w:marTop w:val="0"/>
          <w:marBottom w:val="0"/>
          <w:divBdr>
            <w:top w:val="none" w:sz="0" w:space="0" w:color="auto"/>
            <w:left w:val="none" w:sz="0" w:space="0" w:color="auto"/>
            <w:bottom w:val="none" w:sz="0" w:space="0" w:color="auto"/>
            <w:right w:val="none" w:sz="0" w:space="0" w:color="auto"/>
          </w:divBdr>
        </w:div>
        <w:div w:id="240024960">
          <w:marLeft w:val="274"/>
          <w:marRight w:val="0"/>
          <w:marTop w:val="0"/>
          <w:marBottom w:val="0"/>
          <w:divBdr>
            <w:top w:val="none" w:sz="0" w:space="0" w:color="auto"/>
            <w:left w:val="none" w:sz="0" w:space="0" w:color="auto"/>
            <w:bottom w:val="none" w:sz="0" w:space="0" w:color="auto"/>
            <w:right w:val="none" w:sz="0" w:space="0" w:color="auto"/>
          </w:divBdr>
        </w:div>
        <w:div w:id="1006136289">
          <w:marLeft w:val="274"/>
          <w:marRight w:val="0"/>
          <w:marTop w:val="0"/>
          <w:marBottom w:val="0"/>
          <w:divBdr>
            <w:top w:val="none" w:sz="0" w:space="0" w:color="auto"/>
            <w:left w:val="none" w:sz="0" w:space="0" w:color="auto"/>
            <w:bottom w:val="none" w:sz="0" w:space="0" w:color="auto"/>
            <w:right w:val="none" w:sz="0" w:space="0" w:color="auto"/>
          </w:divBdr>
        </w:div>
        <w:div w:id="2070883965">
          <w:marLeft w:val="274"/>
          <w:marRight w:val="0"/>
          <w:marTop w:val="0"/>
          <w:marBottom w:val="0"/>
          <w:divBdr>
            <w:top w:val="none" w:sz="0" w:space="0" w:color="auto"/>
            <w:left w:val="none" w:sz="0" w:space="0" w:color="auto"/>
            <w:bottom w:val="none" w:sz="0" w:space="0" w:color="auto"/>
            <w:right w:val="none" w:sz="0" w:space="0" w:color="auto"/>
          </w:divBdr>
        </w:div>
        <w:div w:id="1274286956">
          <w:marLeft w:val="274"/>
          <w:marRight w:val="0"/>
          <w:marTop w:val="0"/>
          <w:marBottom w:val="0"/>
          <w:divBdr>
            <w:top w:val="none" w:sz="0" w:space="0" w:color="auto"/>
            <w:left w:val="none" w:sz="0" w:space="0" w:color="auto"/>
            <w:bottom w:val="none" w:sz="0" w:space="0" w:color="auto"/>
            <w:right w:val="none" w:sz="0" w:space="0" w:color="auto"/>
          </w:divBdr>
        </w:div>
        <w:div w:id="359284261">
          <w:marLeft w:val="274"/>
          <w:marRight w:val="0"/>
          <w:marTop w:val="0"/>
          <w:marBottom w:val="0"/>
          <w:divBdr>
            <w:top w:val="none" w:sz="0" w:space="0" w:color="auto"/>
            <w:left w:val="none" w:sz="0" w:space="0" w:color="auto"/>
            <w:bottom w:val="none" w:sz="0" w:space="0" w:color="auto"/>
            <w:right w:val="none" w:sz="0" w:space="0" w:color="auto"/>
          </w:divBdr>
        </w:div>
        <w:div w:id="1509557596">
          <w:marLeft w:val="274"/>
          <w:marRight w:val="0"/>
          <w:marTop w:val="0"/>
          <w:marBottom w:val="0"/>
          <w:divBdr>
            <w:top w:val="none" w:sz="0" w:space="0" w:color="auto"/>
            <w:left w:val="none" w:sz="0" w:space="0" w:color="auto"/>
            <w:bottom w:val="none" w:sz="0" w:space="0" w:color="auto"/>
            <w:right w:val="none" w:sz="0" w:space="0" w:color="auto"/>
          </w:divBdr>
        </w:div>
        <w:div w:id="329647503">
          <w:marLeft w:val="274"/>
          <w:marRight w:val="0"/>
          <w:marTop w:val="0"/>
          <w:marBottom w:val="0"/>
          <w:divBdr>
            <w:top w:val="none" w:sz="0" w:space="0" w:color="auto"/>
            <w:left w:val="none" w:sz="0" w:space="0" w:color="auto"/>
            <w:bottom w:val="none" w:sz="0" w:space="0" w:color="auto"/>
            <w:right w:val="none" w:sz="0" w:space="0" w:color="auto"/>
          </w:divBdr>
        </w:div>
      </w:divsChild>
    </w:div>
    <w:div w:id="1418819219">
      <w:bodyDiv w:val="1"/>
      <w:marLeft w:val="0"/>
      <w:marRight w:val="0"/>
      <w:marTop w:val="0"/>
      <w:marBottom w:val="0"/>
      <w:divBdr>
        <w:top w:val="none" w:sz="0" w:space="0" w:color="auto"/>
        <w:left w:val="none" w:sz="0" w:space="0" w:color="auto"/>
        <w:bottom w:val="none" w:sz="0" w:space="0" w:color="auto"/>
        <w:right w:val="none" w:sz="0" w:space="0" w:color="auto"/>
      </w:divBdr>
    </w:div>
    <w:div w:id="1442338278">
      <w:bodyDiv w:val="1"/>
      <w:marLeft w:val="0"/>
      <w:marRight w:val="0"/>
      <w:marTop w:val="0"/>
      <w:marBottom w:val="0"/>
      <w:divBdr>
        <w:top w:val="none" w:sz="0" w:space="0" w:color="auto"/>
        <w:left w:val="none" w:sz="0" w:space="0" w:color="auto"/>
        <w:bottom w:val="none" w:sz="0" w:space="0" w:color="auto"/>
        <w:right w:val="none" w:sz="0" w:space="0" w:color="auto"/>
      </w:divBdr>
    </w:div>
    <w:div w:id="1533106720">
      <w:bodyDiv w:val="1"/>
      <w:marLeft w:val="0"/>
      <w:marRight w:val="0"/>
      <w:marTop w:val="0"/>
      <w:marBottom w:val="0"/>
      <w:divBdr>
        <w:top w:val="none" w:sz="0" w:space="0" w:color="auto"/>
        <w:left w:val="none" w:sz="0" w:space="0" w:color="auto"/>
        <w:bottom w:val="none" w:sz="0" w:space="0" w:color="auto"/>
        <w:right w:val="none" w:sz="0" w:space="0" w:color="auto"/>
      </w:divBdr>
    </w:div>
    <w:div w:id="1570336241">
      <w:bodyDiv w:val="1"/>
      <w:marLeft w:val="0"/>
      <w:marRight w:val="0"/>
      <w:marTop w:val="0"/>
      <w:marBottom w:val="0"/>
      <w:divBdr>
        <w:top w:val="none" w:sz="0" w:space="0" w:color="auto"/>
        <w:left w:val="none" w:sz="0" w:space="0" w:color="auto"/>
        <w:bottom w:val="none" w:sz="0" w:space="0" w:color="auto"/>
        <w:right w:val="none" w:sz="0" w:space="0" w:color="auto"/>
      </w:divBdr>
    </w:div>
    <w:div w:id="1610352167">
      <w:bodyDiv w:val="1"/>
      <w:marLeft w:val="0"/>
      <w:marRight w:val="0"/>
      <w:marTop w:val="0"/>
      <w:marBottom w:val="0"/>
      <w:divBdr>
        <w:top w:val="none" w:sz="0" w:space="0" w:color="auto"/>
        <w:left w:val="none" w:sz="0" w:space="0" w:color="auto"/>
        <w:bottom w:val="none" w:sz="0" w:space="0" w:color="auto"/>
        <w:right w:val="none" w:sz="0" w:space="0" w:color="auto"/>
      </w:divBdr>
    </w:div>
    <w:div w:id="1616446954">
      <w:bodyDiv w:val="1"/>
      <w:marLeft w:val="0"/>
      <w:marRight w:val="0"/>
      <w:marTop w:val="0"/>
      <w:marBottom w:val="0"/>
      <w:divBdr>
        <w:top w:val="none" w:sz="0" w:space="0" w:color="auto"/>
        <w:left w:val="none" w:sz="0" w:space="0" w:color="auto"/>
        <w:bottom w:val="none" w:sz="0" w:space="0" w:color="auto"/>
        <w:right w:val="none" w:sz="0" w:space="0" w:color="auto"/>
      </w:divBdr>
    </w:div>
    <w:div w:id="1645546321">
      <w:bodyDiv w:val="1"/>
      <w:marLeft w:val="0"/>
      <w:marRight w:val="0"/>
      <w:marTop w:val="0"/>
      <w:marBottom w:val="0"/>
      <w:divBdr>
        <w:top w:val="none" w:sz="0" w:space="0" w:color="auto"/>
        <w:left w:val="none" w:sz="0" w:space="0" w:color="auto"/>
        <w:bottom w:val="none" w:sz="0" w:space="0" w:color="auto"/>
        <w:right w:val="none" w:sz="0" w:space="0" w:color="auto"/>
      </w:divBdr>
    </w:div>
    <w:div w:id="1712462256">
      <w:bodyDiv w:val="1"/>
      <w:marLeft w:val="0"/>
      <w:marRight w:val="0"/>
      <w:marTop w:val="0"/>
      <w:marBottom w:val="0"/>
      <w:divBdr>
        <w:top w:val="none" w:sz="0" w:space="0" w:color="auto"/>
        <w:left w:val="none" w:sz="0" w:space="0" w:color="auto"/>
        <w:bottom w:val="none" w:sz="0" w:space="0" w:color="auto"/>
        <w:right w:val="none" w:sz="0" w:space="0" w:color="auto"/>
      </w:divBdr>
    </w:div>
    <w:div w:id="1770545586">
      <w:bodyDiv w:val="1"/>
      <w:marLeft w:val="0"/>
      <w:marRight w:val="0"/>
      <w:marTop w:val="0"/>
      <w:marBottom w:val="0"/>
      <w:divBdr>
        <w:top w:val="none" w:sz="0" w:space="0" w:color="auto"/>
        <w:left w:val="none" w:sz="0" w:space="0" w:color="auto"/>
        <w:bottom w:val="none" w:sz="0" w:space="0" w:color="auto"/>
        <w:right w:val="none" w:sz="0" w:space="0" w:color="auto"/>
      </w:divBdr>
    </w:div>
    <w:div w:id="1784616832">
      <w:bodyDiv w:val="1"/>
      <w:marLeft w:val="0"/>
      <w:marRight w:val="0"/>
      <w:marTop w:val="0"/>
      <w:marBottom w:val="0"/>
      <w:divBdr>
        <w:top w:val="none" w:sz="0" w:space="0" w:color="auto"/>
        <w:left w:val="none" w:sz="0" w:space="0" w:color="auto"/>
        <w:bottom w:val="none" w:sz="0" w:space="0" w:color="auto"/>
        <w:right w:val="none" w:sz="0" w:space="0" w:color="auto"/>
      </w:divBdr>
    </w:div>
    <w:div w:id="1881239795">
      <w:bodyDiv w:val="1"/>
      <w:marLeft w:val="0"/>
      <w:marRight w:val="0"/>
      <w:marTop w:val="0"/>
      <w:marBottom w:val="0"/>
      <w:divBdr>
        <w:top w:val="none" w:sz="0" w:space="0" w:color="auto"/>
        <w:left w:val="none" w:sz="0" w:space="0" w:color="auto"/>
        <w:bottom w:val="none" w:sz="0" w:space="0" w:color="auto"/>
        <w:right w:val="none" w:sz="0" w:space="0" w:color="auto"/>
      </w:divBdr>
    </w:div>
    <w:div w:id="1901209122">
      <w:bodyDiv w:val="1"/>
      <w:marLeft w:val="0"/>
      <w:marRight w:val="0"/>
      <w:marTop w:val="0"/>
      <w:marBottom w:val="0"/>
      <w:divBdr>
        <w:top w:val="none" w:sz="0" w:space="0" w:color="auto"/>
        <w:left w:val="none" w:sz="0" w:space="0" w:color="auto"/>
        <w:bottom w:val="none" w:sz="0" w:space="0" w:color="auto"/>
        <w:right w:val="none" w:sz="0" w:space="0" w:color="auto"/>
      </w:divBdr>
    </w:div>
    <w:div w:id="2016568015">
      <w:bodyDiv w:val="1"/>
      <w:marLeft w:val="0"/>
      <w:marRight w:val="0"/>
      <w:marTop w:val="0"/>
      <w:marBottom w:val="0"/>
      <w:divBdr>
        <w:top w:val="none" w:sz="0" w:space="0" w:color="auto"/>
        <w:left w:val="none" w:sz="0" w:space="0" w:color="auto"/>
        <w:bottom w:val="none" w:sz="0" w:space="0" w:color="auto"/>
        <w:right w:val="none" w:sz="0" w:space="0" w:color="auto"/>
      </w:divBdr>
    </w:div>
    <w:div w:id="2132044271">
      <w:bodyDiv w:val="1"/>
      <w:marLeft w:val="0"/>
      <w:marRight w:val="0"/>
      <w:marTop w:val="0"/>
      <w:marBottom w:val="0"/>
      <w:divBdr>
        <w:top w:val="none" w:sz="0" w:space="0" w:color="auto"/>
        <w:left w:val="none" w:sz="0" w:space="0" w:color="auto"/>
        <w:bottom w:val="none" w:sz="0" w:space="0" w:color="auto"/>
        <w:right w:val="none" w:sz="0" w:space="0" w:color="auto"/>
      </w:divBdr>
      <w:divsChild>
        <w:div w:id="92170881">
          <w:marLeft w:val="720"/>
          <w:marRight w:val="0"/>
          <w:marTop w:val="112"/>
          <w:marBottom w:val="0"/>
          <w:divBdr>
            <w:top w:val="none" w:sz="0" w:space="0" w:color="auto"/>
            <w:left w:val="none" w:sz="0" w:space="0" w:color="auto"/>
            <w:bottom w:val="none" w:sz="0" w:space="0" w:color="auto"/>
            <w:right w:val="none" w:sz="0" w:space="0" w:color="auto"/>
          </w:divBdr>
        </w:div>
        <w:div w:id="2056344957">
          <w:marLeft w:val="720"/>
          <w:marRight w:val="0"/>
          <w:marTop w:val="112"/>
          <w:marBottom w:val="0"/>
          <w:divBdr>
            <w:top w:val="none" w:sz="0" w:space="0" w:color="auto"/>
            <w:left w:val="none" w:sz="0" w:space="0" w:color="auto"/>
            <w:bottom w:val="none" w:sz="0" w:space="0" w:color="auto"/>
            <w:right w:val="none" w:sz="0" w:space="0" w:color="auto"/>
          </w:divBdr>
        </w:div>
        <w:div w:id="1681161665">
          <w:marLeft w:val="720"/>
          <w:marRight w:val="0"/>
          <w:marTop w:val="112"/>
          <w:marBottom w:val="0"/>
          <w:divBdr>
            <w:top w:val="none" w:sz="0" w:space="0" w:color="auto"/>
            <w:left w:val="none" w:sz="0" w:space="0" w:color="auto"/>
            <w:bottom w:val="none" w:sz="0" w:space="0" w:color="auto"/>
            <w:right w:val="none" w:sz="0" w:space="0" w:color="auto"/>
          </w:divBdr>
        </w:div>
      </w:divsChild>
    </w:div>
    <w:div w:id="2136018089">
      <w:bodyDiv w:val="1"/>
      <w:marLeft w:val="0"/>
      <w:marRight w:val="0"/>
      <w:marTop w:val="0"/>
      <w:marBottom w:val="0"/>
      <w:divBdr>
        <w:top w:val="none" w:sz="0" w:space="0" w:color="auto"/>
        <w:left w:val="none" w:sz="0" w:space="0" w:color="auto"/>
        <w:bottom w:val="none" w:sz="0" w:space="0" w:color="auto"/>
        <w:right w:val="none" w:sz="0" w:space="0" w:color="auto"/>
      </w:divBdr>
      <w:divsChild>
        <w:div w:id="549657662">
          <w:marLeft w:val="274"/>
          <w:marRight w:val="0"/>
          <w:marTop w:val="0"/>
          <w:marBottom w:val="0"/>
          <w:divBdr>
            <w:top w:val="none" w:sz="0" w:space="0" w:color="auto"/>
            <w:left w:val="none" w:sz="0" w:space="0" w:color="auto"/>
            <w:bottom w:val="none" w:sz="0" w:space="0" w:color="auto"/>
            <w:right w:val="none" w:sz="0" w:space="0" w:color="auto"/>
          </w:divBdr>
        </w:div>
        <w:div w:id="77676152">
          <w:marLeft w:val="274"/>
          <w:marRight w:val="0"/>
          <w:marTop w:val="0"/>
          <w:marBottom w:val="0"/>
          <w:divBdr>
            <w:top w:val="none" w:sz="0" w:space="0" w:color="auto"/>
            <w:left w:val="none" w:sz="0" w:space="0" w:color="auto"/>
            <w:bottom w:val="none" w:sz="0" w:space="0" w:color="auto"/>
            <w:right w:val="none" w:sz="0" w:space="0" w:color="auto"/>
          </w:divBdr>
        </w:div>
        <w:div w:id="156960409">
          <w:marLeft w:val="274"/>
          <w:marRight w:val="0"/>
          <w:marTop w:val="0"/>
          <w:marBottom w:val="0"/>
          <w:divBdr>
            <w:top w:val="none" w:sz="0" w:space="0" w:color="auto"/>
            <w:left w:val="none" w:sz="0" w:space="0" w:color="auto"/>
            <w:bottom w:val="none" w:sz="0" w:space="0" w:color="auto"/>
            <w:right w:val="none" w:sz="0" w:space="0" w:color="auto"/>
          </w:divBdr>
        </w:div>
        <w:div w:id="1998804438">
          <w:marLeft w:val="274"/>
          <w:marRight w:val="0"/>
          <w:marTop w:val="0"/>
          <w:marBottom w:val="0"/>
          <w:divBdr>
            <w:top w:val="none" w:sz="0" w:space="0" w:color="auto"/>
            <w:left w:val="none" w:sz="0" w:space="0" w:color="auto"/>
            <w:bottom w:val="none" w:sz="0" w:space="0" w:color="auto"/>
            <w:right w:val="none" w:sz="0" w:space="0" w:color="auto"/>
          </w:divBdr>
        </w:div>
        <w:div w:id="1687295093">
          <w:marLeft w:val="274"/>
          <w:marRight w:val="0"/>
          <w:marTop w:val="0"/>
          <w:marBottom w:val="0"/>
          <w:divBdr>
            <w:top w:val="none" w:sz="0" w:space="0" w:color="auto"/>
            <w:left w:val="none" w:sz="0" w:space="0" w:color="auto"/>
            <w:bottom w:val="none" w:sz="0" w:space="0" w:color="auto"/>
            <w:right w:val="none" w:sz="0" w:space="0" w:color="auto"/>
          </w:divBdr>
        </w:div>
        <w:div w:id="2122793546">
          <w:marLeft w:val="274"/>
          <w:marRight w:val="0"/>
          <w:marTop w:val="0"/>
          <w:marBottom w:val="0"/>
          <w:divBdr>
            <w:top w:val="none" w:sz="0" w:space="0" w:color="auto"/>
            <w:left w:val="none" w:sz="0" w:space="0" w:color="auto"/>
            <w:bottom w:val="none" w:sz="0" w:space="0" w:color="auto"/>
            <w:right w:val="none" w:sz="0" w:space="0" w:color="auto"/>
          </w:divBdr>
        </w:div>
        <w:div w:id="320620005">
          <w:marLeft w:val="274"/>
          <w:marRight w:val="0"/>
          <w:marTop w:val="0"/>
          <w:marBottom w:val="0"/>
          <w:divBdr>
            <w:top w:val="none" w:sz="0" w:space="0" w:color="auto"/>
            <w:left w:val="none" w:sz="0" w:space="0" w:color="auto"/>
            <w:bottom w:val="none" w:sz="0" w:space="0" w:color="auto"/>
            <w:right w:val="none" w:sz="0" w:space="0" w:color="auto"/>
          </w:divBdr>
        </w:div>
        <w:div w:id="1100612700">
          <w:marLeft w:val="274"/>
          <w:marRight w:val="0"/>
          <w:marTop w:val="0"/>
          <w:marBottom w:val="0"/>
          <w:divBdr>
            <w:top w:val="none" w:sz="0" w:space="0" w:color="auto"/>
            <w:left w:val="none" w:sz="0" w:space="0" w:color="auto"/>
            <w:bottom w:val="none" w:sz="0" w:space="0" w:color="auto"/>
            <w:right w:val="none" w:sz="0" w:space="0" w:color="auto"/>
          </w:divBdr>
        </w:div>
        <w:div w:id="1728453928">
          <w:marLeft w:val="274"/>
          <w:marRight w:val="0"/>
          <w:marTop w:val="0"/>
          <w:marBottom w:val="0"/>
          <w:divBdr>
            <w:top w:val="none" w:sz="0" w:space="0" w:color="auto"/>
            <w:left w:val="none" w:sz="0" w:space="0" w:color="auto"/>
            <w:bottom w:val="none" w:sz="0" w:space="0" w:color="auto"/>
            <w:right w:val="none" w:sz="0" w:space="0" w:color="auto"/>
          </w:divBdr>
        </w:div>
        <w:div w:id="948469407">
          <w:marLeft w:val="274"/>
          <w:marRight w:val="0"/>
          <w:marTop w:val="0"/>
          <w:marBottom w:val="0"/>
          <w:divBdr>
            <w:top w:val="none" w:sz="0" w:space="0" w:color="auto"/>
            <w:left w:val="none" w:sz="0" w:space="0" w:color="auto"/>
            <w:bottom w:val="none" w:sz="0" w:space="0" w:color="auto"/>
            <w:right w:val="none" w:sz="0" w:space="0" w:color="auto"/>
          </w:divBdr>
        </w:div>
        <w:div w:id="424498609">
          <w:marLeft w:val="274"/>
          <w:marRight w:val="0"/>
          <w:marTop w:val="0"/>
          <w:marBottom w:val="0"/>
          <w:divBdr>
            <w:top w:val="none" w:sz="0" w:space="0" w:color="auto"/>
            <w:left w:val="none" w:sz="0" w:space="0" w:color="auto"/>
            <w:bottom w:val="none" w:sz="0" w:space="0" w:color="auto"/>
            <w:right w:val="none" w:sz="0" w:space="0" w:color="auto"/>
          </w:divBdr>
        </w:div>
        <w:div w:id="208222137">
          <w:marLeft w:val="274"/>
          <w:marRight w:val="0"/>
          <w:marTop w:val="0"/>
          <w:marBottom w:val="0"/>
          <w:divBdr>
            <w:top w:val="none" w:sz="0" w:space="0" w:color="auto"/>
            <w:left w:val="none" w:sz="0" w:space="0" w:color="auto"/>
            <w:bottom w:val="none" w:sz="0" w:space="0" w:color="auto"/>
            <w:right w:val="none" w:sz="0" w:space="0" w:color="auto"/>
          </w:divBdr>
        </w:div>
        <w:div w:id="2128085548">
          <w:marLeft w:val="274"/>
          <w:marRight w:val="0"/>
          <w:marTop w:val="0"/>
          <w:marBottom w:val="0"/>
          <w:divBdr>
            <w:top w:val="none" w:sz="0" w:space="0" w:color="auto"/>
            <w:left w:val="none" w:sz="0" w:space="0" w:color="auto"/>
            <w:bottom w:val="none" w:sz="0" w:space="0" w:color="auto"/>
            <w:right w:val="none" w:sz="0" w:space="0" w:color="auto"/>
          </w:divBdr>
        </w:div>
        <w:div w:id="295188778">
          <w:marLeft w:val="274"/>
          <w:marRight w:val="0"/>
          <w:marTop w:val="0"/>
          <w:marBottom w:val="0"/>
          <w:divBdr>
            <w:top w:val="none" w:sz="0" w:space="0" w:color="auto"/>
            <w:left w:val="none" w:sz="0" w:space="0" w:color="auto"/>
            <w:bottom w:val="none" w:sz="0" w:space="0" w:color="auto"/>
            <w:right w:val="none" w:sz="0" w:space="0" w:color="auto"/>
          </w:divBdr>
        </w:div>
        <w:div w:id="1300381128">
          <w:marLeft w:val="274"/>
          <w:marRight w:val="0"/>
          <w:marTop w:val="0"/>
          <w:marBottom w:val="0"/>
          <w:divBdr>
            <w:top w:val="none" w:sz="0" w:space="0" w:color="auto"/>
            <w:left w:val="none" w:sz="0" w:space="0" w:color="auto"/>
            <w:bottom w:val="none" w:sz="0" w:space="0" w:color="auto"/>
            <w:right w:val="none" w:sz="0" w:space="0" w:color="auto"/>
          </w:divBdr>
        </w:div>
        <w:div w:id="1861219">
          <w:marLeft w:val="274"/>
          <w:marRight w:val="0"/>
          <w:marTop w:val="0"/>
          <w:marBottom w:val="0"/>
          <w:divBdr>
            <w:top w:val="none" w:sz="0" w:space="0" w:color="auto"/>
            <w:left w:val="none" w:sz="0" w:space="0" w:color="auto"/>
            <w:bottom w:val="none" w:sz="0" w:space="0" w:color="auto"/>
            <w:right w:val="none" w:sz="0" w:space="0" w:color="auto"/>
          </w:divBdr>
        </w:div>
        <w:div w:id="595557396">
          <w:marLeft w:val="274"/>
          <w:marRight w:val="0"/>
          <w:marTop w:val="0"/>
          <w:marBottom w:val="0"/>
          <w:divBdr>
            <w:top w:val="none" w:sz="0" w:space="0" w:color="auto"/>
            <w:left w:val="none" w:sz="0" w:space="0" w:color="auto"/>
            <w:bottom w:val="none" w:sz="0" w:space="0" w:color="auto"/>
            <w:right w:val="none" w:sz="0" w:space="0" w:color="auto"/>
          </w:divBdr>
        </w:div>
        <w:div w:id="571082732">
          <w:marLeft w:val="274"/>
          <w:marRight w:val="0"/>
          <w:marTop w:val="0"/>
          <w:marBottom w:val="0"/>
          <w:divBdr>
            <w:top w:val="none" w:sz="0" w:space="0" w:color="auto"/>
            <w:left w:val="none" w:sz="0" w:space="0" w:color="auto"/>
            <w:bottom w:val="none" w:sz="0" w:space="0" w:color="auto"/>
            <w:right w:val="none" w:sz="0" w:space="0" w:color="auto"/>
          </w:divBdr>
        </w:div>
        <w:div w:id="217863678">
          <w:marLeft w:val="274"/>
          <w:marRight w:val="0"/>
          <w:marTop w:val="0"/>
          <w:marBottom w:val="0"/>
          <w:divBdr>
            <w:top w:val="none" w:sz="0" w:space="0" w:color="auto"/>
            <w:left w:val="none" w:sz="0" w:space="0" w:color="auto"/>
            <w:bottom w:val="none" w:sz="0" w:space="0" w:color="auto"/>
            <w:right w:val="none" w:sz="0" w:space="0" w:color="auto"/>
          </w:divBdr>
        </w:div>
        <w:div w:id="982124760">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oleObject" Target="embeddings/oleObject5.bin"/><Relationship Id="rId39" Type="http://schemas.openxmlformats.org/officeDocument/2006/relationships/image" Target="media/image20.png"/><Relationship Id="rId21" Type="http://schemas.openxmlformats.org/officeDocument/2006/relationships/oleObject" Target="embeddings/oleObject3.bin"/><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4.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oleObject" Target="embeddings/oleObject7.bin"/><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emf"/><Relationship Id="rId53" Type="http://schemas.openxmlformats.org/officeDocument/2006/relationships/image" Target="media/image34.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oleObject" Target="embeddings/oleObject6.bin"/><Relationship Id="rId35" Type="http://schemas.openxmlformats.org/officeDocument/2006/relationships/oleObject" Target="embeddings/oleObject8.bin"/><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9.bin"/><Relationship Id="rId46" Type="http://schemas.openxmlformats.org/officeDocument/2006/relationships/image" Target="media/image27.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emf"/><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occ.gov/news-issuances/bulletins/2013/bulletin-2013-29.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SIST02.XSL" StyleName="SIST02"/>
</file>

<file path=customXml/item2.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75E5BC1B-6CD9-4515-878B-267CCA98A633}">
  <ds:schemaRefs>
    <ds:schemaRef ds:uri="http://schemas.openxmlformats.org/officeDocument/2006/bibliography"/>
  </ds:schemaRefs>
</ds:datastoreItem>
</file>

<file path=customXml/itemProps2.xml><?xml version="1.0" encoding="utf-8"?>
<ds:datastoreItem xmlns:ds="http://schemas.openxmlformats.org/officeDocument/2006/customXml" ds:itemID="{3752F5D2-3177-4103-8D52-E8945386F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60</Pages>
  <Words>16071</Words>
  <Characters>91609</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LONG, ADRIAN XIN</dc:creator>
  <cp:lastModifiedBy>LONG, ADRIAN XIN</cp:lastModifiedBy>
  <cp:revision>11</cp:revision>
  <cp:lastPrinted>2021-01-13T19:31:00Z</cp:lastPrinted>
  <dcterms:created xsi:type="dcterms:W3CDTF">2021-08-24T14:27:00Z</dcterms:created>
  <dcterms:modified xsi:type="dcterms:W3CDTF">2021-08-25T14:07:00Z</dcterms:modified>
</cp:coreProperties>
</file>